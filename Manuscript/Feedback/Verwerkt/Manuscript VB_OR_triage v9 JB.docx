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3336EB85" w:rsidR="00DA712E" w:rsidRPr="0092480E" w:rsidRDefault="005145A4" w:rsidP="00153762">
      <w:pPr>
        <w:pStyle w:val="Title"/>
        <w:spacing w:line="276" w:lineRule="auto"/>
        <w:rPr>
          <w:rFonts w:ascii="Calibri" w:hAnsi="Calibri" w:cs="Calibri"/>
          <w:lang w:val="en-US"/>
        </w:rPr>
      </w:pPr>
      <w:r>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commentRangeStart w:id="0"/>
      <w:commentRangeStart w:id="1"/>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commentRangeEnd w:id="0"/>
      <w:r w:rsidR="00541C68">
        <w:rPr>
          <w:rStyle w:val="CommentReference"/>
          <w:rFonts w:asciiTheme="minorHAnsi" w:eastAsiaTheme="minorHAnsi" w:hAnsiTheme="minorHAnsi" w:cstheme="minorBidi"/>
          <w:spacing w:val="0"/>
          <w:kern w:val="0"/>
        </w:rPr>
        <w:commentReference w:id="0"/>
      </w:r>
      <w:commentRangeEnd w:id="1"/>
      <w:r w:rsidR="00637AAF">
        <w:rPr>
          <w:rStyle w:val="CommentReference"/>
          <w:rFonts w:asciiTheme="minorHAnsi" w:eastAsiaTheme="minorHAnsi" w:hAnsiTheme="minorHAnsi" w:cstheme="minorBidi"/>
          <w:spacing w:val="0"/>
          <w:kern w:val="0"/>
        </w:rPr>
        <w:commentReference w:id="1"/>
      </w:r>
    </w:p>
    <w:p w14:paraId="061EEB96" w14:textId="77777777" w:rsidR="00163AE5" w:rsidRPr="0092480E" w:rsidRDefault="00163AE5" w:rsidP="00153762">
      <w:pPr>
        <w:spacing w:line="276" w:lineRule="auto"/>
        <w:rPr>
          <w:rFonts w:ascii="Calibri" w:hAnsi="Calibri" w:cs="Calibri"/>
          <w:i/>
          <w:iCs/>
        </w:rPr>
      </w:pPr>
    </w:p>
    <w:p w14:paraId="4DB354C9" w14:textId="5C9294D6"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w:t>
      </w:r>
      <w:commentRangeStart w:id="2"/>
      <w:r w:rsidR="04214332" w:rsidRPr="00306820">
        <w:rPr>
          <w:rFonts w:ascii="Calibri" w:eastAsia="Calibri" w:hAnsi="Calibri" w:cs="Calibri"/>
          <w:lang w:val="nl-NL"/>
        </w:rPr>
        <w:t xml:space="preserve">OR </w:t>
      </w:r>
      <w:commentRangeEnd w:id="2"/>
      <w:r w:rsidR="00922A42">
        <w:rPr>
          <w:rStyle w:val="CommentReference"/>
          <w:rFonts w:asciiTheme="minorHAnsi" w:eastAsiaTheme="minorHAnsi" w:hAnsiTheme="minorHAnsi" w:cstheme="minorBidi"/>
          <w:lang w:val="en-GB"/>
        </w:rPr>
        <w:commentReference w:id="2"/>
      </w:r>
      <w:r w:rsidR="04214332" w:rsidRPr="00306820">
        <w:rPr>
          <w:rFonts w:ascii="Calibri" w:eastAsia="Calibri" w:hAnsi="Calibri" w:cs="Calibri"/>
          <w:lang w:val="nl-NL"/>
        </w:rPr>
        <w:t>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3"/>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3"/>
      <w:r w:rsidR="00552A94">
        <w:rPr>
          <w:rStyle w:val="CommentReference"/>
          <w:rFonts w:asciiTheme="minorHAnsi" w:eastAsiaTheme="minorHAnsi" w:hAnsiTheme="minorHAnsi" w:cstheme="minorBidi"/>
          <w:lang w:val="en-GB"/>
        </w:rPr>
        <w:commentReference w:id="3"/>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4"/>
      <w:r w:rsidRPr="0092480E">
        <w:rPr>
          <w:rFonts w:ascii="Calibri" w:hAnsi="Calibri" w:cs="Calibri"/>
        </w:rPr>
        <w:t>NEJM</w:t>
      </w:r>
      <w:commentRangeEnd w:id="4"/>
      <w:r w:rsidR="00027475">
        <w:rPr>
          <w:rStyle w:val="CommentReference"/>
        </w:rPr>
        <w:commentReference w:id="4"/>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5"/>
      <w:r>
        <w:rPr>
          <w:rFonts w:ascii="Calibri" w:hAnsi="Calibri" w:cs="Calibri"/>
        </w:rPr>
        <w:t>ancet</w:t>
      </w:r>
      <w:commentRangeEnd w:id="5"/>
      <w:r w:rsidR="00027475">
        <w:rPr>
          <w:rStyle w:val="CommentReference"/>
        </w:rPr>
        <w:commentReference w:id="5"/>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6"/>
      <w:r>
        <w:rPr>
          <w:rFonts w:ascii="Calibri" w:hAnsi="Calibri" w:cs="Calibri"/>
        </w:rPr>
        <w:t>B</w:t>
      </w:r>
      <w:r w:rsidR="00584B7F" w:rsidRPr="0092480E">
        <w:rPr>
          <w:rFonts w:ascii="Calibri" w:hAnsi="Calibri" w:cs="Calibri"/>
        </w:rPr>
        <w:t>M</w:t>
      </w:r>
      <w:r>
        <w:rPr>
          <w:rFonts w:ascii="Calibri" w:hAnsi="Calibri" w:cs="Calibri"/>
        </w:rPr>
        <w:t>J</w:t>
      </w:r>
      <w:commentRangeEnd w:id="6"/>
      <w:r w:rsidR="00CD5FE9">
        <w:rPr>
          <w:rStyle w:val="CommentReference"/>
        </w:rPr>
        <w:commentReference w:id="6"/>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7"/>
      <w:r w:rsidRPr="0092480E">
        <w:rPr>
          <w:rFonts w:ascii="Calibri" w:hAnsi="Calibri" w:cs="Calibri"/>
          <w:lang w:val="en-US"/>
        </w:rPr>
        <w:lastRenderedPageBreak/>
        <w:t>Abstract</w:t>
      </w:r>
      <w:commentRangeEnd w:id="7"/>
      <w:r w:rsidR="001069EC">
        <w:rPr>
          <w:rStyle w:val="CommentReference"/>
          <w:rFonts w:asciiTheme="minorHAnsi" w:eastAsiaTheme="minorHAnsi" w:hAnsiTheme="minorHAnsi" w:cstheme="minorBidi"/>
          <w:color w:val="auto"/>
        </w:rPr>
        <w:commentReference w:id="7"/>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311DBC0E"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commentRangeStart w:id="8"/>
      <w:r w:rsidR="005145A4" w:rsidRPr="0092480E">
        <w:rPr>
          <w:rFonts w:ascii="Calibri" w:eastAsia="Calibri" w:hAnsi="Calibri" w:cs="Calibri"/>
        </w:rPr>
        <w:t xml:space="preserve">estimate the effects </w:t>
      </w:r>
      <w:commentRangeEnd w:id="8"/>
      <w:r w:rsidR="005145A4">
        <w:rPr>
          <w:rStyle w:val="CommentReference"/>
          <w:rFonts w:asciiTheme="minorHAnsi" w:eastAsiaTheme="minorHAnsi" w:hAnsiTheme="minorHAnsi" w:cstheme="minorBidi"/>
          <w:lang w:val="en-GB"/>
        </w:rPr>
        <w:commentReference w:id="8"/>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916C169"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ins w:id="9" w:author="Jan Busschbach" w:date="2020-06-14T21:01:00Z">
        <w:r w:rsidR="00922A42">
          <w:rPr>
            <w:rFonts w:ascii="Calibri" w:eastAsia="Calibri" w:hAnsi="Calibri" w:cs="Calibri"/>
          </w:rPr>
          <w:t xml:space="preserve">loss of </w:t>
        </w:r>
      </w:ins>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0A2BA08D" w:rsidR="00354D49" w:rsidRPr="0092480E" w:rsidRDefault="00950350" w:rsidP="00153762">
      <w:pPr>
        <w:spacing w:line="276" w:lineRule="auto"/>
        <w:rPr>
          <w:rFonts w:ascii="Calibri" w:hAnsi="Calibri" w:cs="Calibri"/>
        </w:rPr>
      </w:pPr>
      <w:commentRangeStart w:id="10"/>
      <w:r>
        <w:rPr>
          <w:rFonts w:ascii="Calibri" w:hAnsi="Calibri" w:cs="Calibri"/>
        </w:rPr>
        <w:t>The tree most u</w:t>
      </w:r>
      <w:r w:rsidR="00354D49" w:rsidRPr="0092480E">
        <w:rPr>
          <w:rFonts w:ascii="Calibri" w:hAnsi="Calibri" w:cs="Calibri"/>
        </w:rPr>
        <w:t xml:space="preserve">rgent </w:t>
      </w:r>
      <w:commentRangeEnd w:id="10"/>
      <w:r>
        <w:rPr>
          <w:rStyle w:val="CommentReference"/>
          <w:rFonts w:asciiTheme="minorHAnsi" w:eastAsiaTheme="minorHAnsi" w:hAnsiTheme="minorHAnsi" w:cstheme="minorBidi"/>
          <w:lang w:val="en-GB"/>
        </w:rPr>
        <w:commentReference w:id="10"/>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commentRangeStart w:id="11"/>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commentRangeEnd w:id="11"/>
      <w:r w:rsidR="005145A4">
        <w:rPr>
          <w:rStyle w:val="CommentReference"/>
          <w:rFonts w:asciiTheme="minorHAnsi" w:eastAsiaTheme="minorHAnsi" w:hAnsiTheme="minorHAnsi" w:cstheme="minorBidi"/>
          <w:lang w:val="en-GB"/>
        </w:rPr>
        <w:commentReference w:id="11"/>
      </w:r>
      <w:r w:rsidR="005145A4" w:rsidRPr="0092480E">
        <w:rPr>
          <w:rFonts w:ascii="Calibri" w:hAnsi="Calibri" w:cs="Calibri"/>
        </w:rPr>
        <w:t>)</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3831A127"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67514AE2"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CF60C0">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operties":{"noteIndex":0},"schema":"https://github.com/citation-style-language/schema/raw/master/csl-citation.json"}</w:instrText>
      </w:r>
      <w:r w:rsidR="00CF60C0">
        <w:rPr>
          <w:rFonts w:ascii="Calibri" w:eastAsiaTheme="minorEastAsia" w:hAnsi="Calibri" w:cs="Calibri"/>
        </w:rPr>
        <w:fldChar w:fldCharType="separate"/>
      </w:r>
      <w:r w:rsidR="00CF60C0" w:rsidRPr="00CF60C0">
        <w:rPr>
          <w:rFonts w:ascii="Calibri" w:eastAsiaTheme="minorEastAsia" w:hAnsi="Calibri" w:cs="Calibri"/>
          <w:noProof/>
          <w:vertAlign w:val="superscript"/>
        </w:rPr>
        <w:t>8</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w:t>
      </w:r>
      <w:del w:id="12" w:author="Jan Busschbach" w:date="2020-06-14T21:05:00Z">
        <w:r w:rsidR="00895489" w:rsidDel="00A67B4F">
          <w:rPr>
            <w:rFonts w:ascii="Calibri" w:eastAsiaTheme="minorEastAsia" w:hAnsi="Calibri" w:cs="Calibri"/>
          </w:rPr>
          <w:delText xml:space="preserve">back </w:delText>
        </w:r>
      </w:del>
      <w:r w:rsidR="00895489">
        <w:rPr>
          <w:rFonts w:ascii="Calibri" w:eastAsiaTheme="minorEastAsia" w:hAnsi="Calibri" w:cs="Calibri"/>
        </w:rPr>
        <w:t xml:space="preserve">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394B2A7F" w:rsidR="256137A7" w:rsidRPr="00C2764C" w:rsidRDefault="401C91F5" w:rsidP="00A67B4F">
      <w:pPr>
        <w:spacing w:line="276" w:lineRule="auto"/>
        <w:jc w:val="center"/>
        <w:rPr>
          <w:rFonts w:ascii="Calibri" w:eastAsiaTheme="minorEastAsia" w:hAnsi="Calibri" w:cs="Calibri"/>
        </w:rPr>
        <w:pPrChange w:id="13" w:author="Jan Busschbach" w:date="2020-06-14T21:07:00Z">
          <w:pPr>
            <w:spacing w:line="276" w:lineRule="auto"/>
          </w:pPr>
        </w:pPrChange>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ins w:id="14" w:author="Jan Busschbach" w:date="2020-06-14T21:07:00Z">
        <w:r w:rsidR="00A67B4F">
          <w:rPr>
            <w:rFonts w:ascii="Calibri" w:eastAsiaTheme="minorEastAsia" w:hAnsi="Calibri" w:cs="Calibri"/>
          </w:rPr>
          <w:t xml:space="preserve"> when resources are scarce </w:t>
        </w:r>
      </w:ins>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p>
    <w:p w14:paraId="2821388A" w14:textId="77777777" w:rsidR="00404879" w:rsidRPr="00C2764C" w:rsidRDefault="00404879" w:rsidP="00153762">
      <w:pPr>
        <w:spacing w:line="276" w:lineRule="auto"/>
        <w:rPr>
          <w:rFonts w:ascii="Calibri" w:eastAsiaTheme="minorEastAsia" w:hAnsi="Calibri" w:cs="Calibri"/>
        </w:rPr>
      </w:pPr>
    </w:p>
    <w:p w14:paraId="20D463E7" w14:textId="2014159E"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commentRangeStart w:id="15"/>
      <w:r w:rsidR="00B366DE">
        <w:rPr>
          <w:rFonts w:ascii="Calibri" w:hAnsi="Calibri" w:cs="Calibri"/>
        </w:rPr>
        <w:t xml:space="preserve">while </w:t>
      </w:r>
      <w:r w:rsidRPr="00C2764C">
        <w:rPr>
          <w:rFonts w:ascii="Calibri" w:hAnsi="Calibri" w:cs="Calibri"/>
        </w:rPr>
        <w:t>it is known that the agreement o</w:t>
      </w:r>
      <w:r w:rsidR="00623071">
        <w:rPr>
          <w:rFonts w:ascii="Calibri" w:hAnsi="Calibri" w:cs="Calibri"/>
        </w:rPr>
        <w:t>n</w:t>
      </w:r>
      <w:r w:rsidRPr="00C2764C">
        <w:rPr>
          <w:rFonts w:ascii="Calibri" w:hAnsi="Calibri" w:cs="Calibri"/>
        </w:rPr>
        <w:t xml:space="preserve">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commentRangeEnd w:id="15"/>
      <w:r w:rsidR="00EE1BAB">
        <w:rPr>
          <w:rStyle w:val="CommentReference"/>
          <w:rFonts w:asciiTheme="minorHAnsi" w:eastAsiaTheme="minorHAnsi" w:hAnsiTheme="minorHAnsi" w:cstheme="minorBidi"/>
          <w:lang w:val="en-GB"/>
        </w:rPr>
        <w:commentReference w:id="15"/>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38DA4ACF"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lastRenderedPageBreak/>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 xml:space="preserve">pandemics, </w:t>
      </w:r>
      <w:commentRangeStart w:id="16"/>
      <w:r w:rsidR="00E63B33">
        <w:rPr>
          <w:rFonts w:ascii="Calibri" w:eastAsia="Calibri" w:hAnsi="Calibri" w:cs="Calibri"/>
        </w:rPr>
        <w:t>and</w:t>
      </w:r>
      <w:r w:rsidR="004057AB" w:rsidRPr="00C2764C">
        <w:rPr>
          <w:rFonts w:ascii="Calibri" w:eastAsia="Calibri" w:hAnsi="Calibri" w:cs="Calibri"/>
        </w:rPr>
        <w:t xml:space="preserve">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w:t>
      </w:r>
      <w:r w:rsidR="00E63B33">
        <w:rPr>
          <w:rFonts w:ascii="Calibri" w:eastAsia="Calibri" w:hAnsi="Calibri" w:cs="Calibri"/>
        </w:rPr>
        <w:t>in times of</w:t>
      </w:r>
      <w:r w:rsidR="004057AB" w:rsidRPr="00C2764C">
        <w:rPr>
          <w:rFonts w:ascii="Calibri" w:eastAsia="Calibri" w:hAnsi="Calibri" w:cs="Calibri"/>
        </w:rPr>
        <w:t xml:space="preserve"> economic scarcity</w:t>
      </w:r>
      <w:commentRangeEnd w:id="16"/>
      <w:r w:rsidR="003A65AE">
        <w:rPr>
          <w:rStyle w:val="CommentReference"/>
          <w:rFonts w:asciiTheme="minorHAnsi" w:eastAsiaTheme="minorHAnsi" w:hAnsiTheme="minorHAnsi" w:cstheme="minorBidi"/>
          <w:lang w:val="en-GB"/>
        </w:rPr>
        <w:commentReference w:id="16"/>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3E57F464"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17"/>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7"/>
      <w:r w:rsidR="00CE401A">
        <w:rPr>
          <w:rStyle w:val="CommentReference"/>
          <w:rFonts w:asciiTheme="minorHAnsi" w:eastAsiaTheme="minorHAnsi" w:hAnsiTheme="minorHAnsi" w:cstheme="minorBidi"/>
          <w:lang w:val="en-GB"/>
        </w:rPr>
        <w:commentReference w:id="17"/>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CommentReference"/>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B298E3"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0989586B" w:rsidRPr="0092480E">
        <w:rPr>
          <w:rFonts w:ascii="Calibri" w:hAnsi="Calibri" w:cs="Calibri"/>
        </w:rPr>
        <w:lastRenderedPageBreak/>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730829EB"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ins w:id="18" w:author="Jan Busschbach" w:date="2020-06-14T21:35:00Z">
        <w:r w:rsidR="005B1EB7">
          <w:rPr>
            <w:rFonts w:ascii="Calibri" w:eastAsia="Calibri" w:hAnsi="Calibri" w:cs="Calibri"/>
          </w:rPr>
          <w:t>(</w:t>
        </w:r>
      </w:ins>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63AE418E"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ins w:id="19" w:author="Jan Busschbach" w:date="2020-06-14T21:36:00Z">
        <w:r w:rsidR="005B1EB7">
          <w:rPr>
            <w:rFonts w:ascii="Calibri" w:hAnsi="Calibri" w:cs="Calibri"/>
          </w:rPr>
          <w:t xml:space="preserve"> at for hand</w:t>
        </w:r>
      </w:ins>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ins w:id="20" w:author="Jan Busschbach" w:date="2020-06-14T21:37:00Z">
        <w:r w:rsidR="005B1EB7">
          <w:rPr>
            <w:rFonts w:ascii="Calibri" w:hAnsi="Calibri" w:cs="Calibri"/>
          </w:rPr>
          <w:t xml:space="preserve">the expert registered their own </w:t>
        </w:r>
      </w:ins>
      <w:r w:rsidR="0046627F">
        <w:rPr>
          <w:rFonts w:ascii="Calibri" w:hAnsi="Calibri" w:cs="Calibri"/>
        </w:rPr>
        <w:t>the final value</w:t>
      </w:r>
      <w:del w:id="21" w:author="Jan Busschbach" w:date="2020-06-14T21:37:00Z">
        <w:r w:rsidR="0046627F" w:rsidDel="005B1EB7">
          <w:rPr>
            <w:rFonts w:ascii="Calibri" w:hAnsi="Calibri" w:cs="Calibri"/>
          </w:rPr>
          <w:delText>s was</w:delText>
        </w:r>
      </w:del>
      <w:del w:id="22" w:author="Jan Busschbach" w:date="2020-06-14T21:38:00Z">
        <w:r w:rsidR="0046627F" w:rsidDel="005B1EB7">
          <w:rPr>
            <w:rFonts w:ascii="Calibri" w:hAnsi="Calibri" w:cs="Calibri"/>
          </w:rPr>
          <w:delText xml:space="preserve"> noted</w:delText>
        </w:r>
      </w:del>
      <w:r w:rsidR="0046627F">
        <w:rPr>
          <w:rFonts w:ascii="Calibri" w:hAnsi="Calibri" w:cs="Calibri"/>
        </w:rPr>
        <w:t xml:space="preserve">.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w:t>
      </w:r>
      <w:r w:rsidR="02AE29D7" w:rsidRPr="0092480E">
        <w:rPr>
          <w:rFonts w:ascii="Calibri" w:hAnsi="Calibri" w:cs="Calibri"/>
        </w:rPr>
        <w:lastRenderedPageBreak/>
        <w:t>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5DCEE09F"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w:t>
      </w:r>
      <w:r w:rsidR="70654D95" w:rsidRPr="0092480E">
        <w:rPr>
          <w:rFonts w:ascii="Calibri" w:hAnsi="Calibri" w:cs="Calibri"/>
        </w:rPr>
        <w:lastRenderedPageBreak/>
        <w:t xml:space="preserve">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stParagraph"/>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stParagraph"/>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2320638C"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lastRenderedPageBreak/>
        <w:t>Results</w:t>
      </w:r>
    </w:p>
    <w:p w14:paraId="08E22379" w14:textId="74001217" w:rsidR="00872009" w:rsidRDefault="00872009" w:rsidP="00872009">
      <w:pPr>
        <w:pStyle w:val="Heading2"/>
      </w:pPr>
      <w:r>
        <w:t>Data collection</w:t>
      </w:r>
    </w:p>
    <w:p w14:paraId="46292CAD" w14:textId="2F9882E4"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commentRangeStart w:id="23"/>
      <w:r w:rsidR="008C3804">
        <w:rPr>
          <w:rFonts w:ascii="Calibri" w:hAnsi="Calibri" w:cs="Calibri"/>
        </w:rPr>
        <w:t>These</w:t>
      </w:r>
      <w:r w:rsidR="008C3804" w:rsidRPr="0092480E">
        <w:rPr>
          <w:rFonts w:ascii="Calibri" w:hAnsi="Calibri" w:cs="Calibri"/>
        </w:rPr>
        <w:t xml:space="preserve"> 34 evaluated </w:t>
      </w:r>
      <w:commentRangeEnd w:id="23"/>
      <w:r w:rsidR="000E539F">
        <w:rPr>
          <w:rStyle w:val="CommentReference"/>
          <w:rFonts w:asciiTheme="minorHAnsi" w:eastAsiaTheme="minorHAnsi" w:hAnsiTheme="minorHAnsi" w:cstheme="minorBidi"/>
          <w:lang w:val="en-GB"/>
        </w:rPr>
        <w:commentReference w:id="23"/>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334D248E" w14:textId="1DEF1B0B"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 xml:space="preserve">surgeries, we </w:t>
      </w:r>
      <w:commentRangeStart w:id="24"/>
      <w:r w:rsidR="005E6B21" w:rsidRPr="00731F63">
        <w:rPr>
          <w:rFonts w:ascii="Calibri" w:hAnsi="Calibri" w:cs="Calibri"/>
        </w:rPr>
        <w:t xml:space="preserve">assumed </w:t>
      </w:r>
      <w:commentRangeEnd w:id="24"/>
      <w:r w:rsidR="00990D9B">
        <w:rPr>
          <w:rStyle w:val="CommentReference"/>
          <w:rFonts w:asciiTheme="minorHAnsi" w:eastAsiaTheme="minorHAnsi" w:hAnsiTheme="minorHAnsi" w:cstheme="minorBidi"/>
          <w:lang w:val="en-GB"/>
        </w:rPr>
        <w:commentReference w:id="24"/>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CF60C0">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CF60C0">
        <w:rPr>
          <w:rFonts w:ascii="Cambria Math" w:hAnsi="Cambria Math" w:cs="Cambria Math"/>
        </w:rPr>
        <w:instrText>∼</w:instrText>
      </w:r>
      <w:r w:rsidR="00CF60C0">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CF60C0">
        <w:rPr>
          <w:rFonts w:ascii="Cambria Math" w:hAnsi="Cambria Math" w:cs="Cambria Math"/>
        </w:rPr>
        <w:instrText>∼</w:instrText>
      </w:r>
      <w:r w:rsidR="00CF60C0">
        <w:rPr>
          <w:rFonts w:ascii="Calibri" w:hAnsi="Calibri" w:cs="Calibri"/>
        </w:rPr>
        <w:instrText>80%) and median survival (</w:instrText>
      </w:r>
      <w:r w:rsidR="00CF60C0">
        <w:rPr>
          <w:rFonts w:ascii="Cambria Math" w:hAnsi="Cambria Math" w:cs="Cambria Math"/>
        </w:rPr>
        <w:instrText>∼</w:instrText>
      </w:r>
      <w:r w:rsidR="00CF60C0">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17,18,34–82&lt;/sup&gt;","plainTextFormattedCitation":"17,18,34–82","previouslyFormattedCitation":"&lt;sup&gt;17,18,42–51,34,52–61,35,62–71,36,72–81,37,82,38–41&lt;/sup&gt;"},"properties":{"noteIndex":0},"schema":"https://github.com/citation-style-language/schema/raw/master/csl-citation.json"}</w:instrText>
      </w:r>
      <w:r w:rsidR="00830F68" w:rsidRPr="0092480E">
        <w:rPr>
          <w:rFonts w:ascii="Calibri" w:hAnsi="Calibri" w:cs="Calibri"/>
        </w:rPr>
        <w:fldChar w:fldCharType="separate"/>
      </w:r>
      <w:r w:rsidR="00CF60C0" w:rsidRPr="00CF60C0">
        <w:rPr>
          <w:rFonts w:ascii="Calibri" w:hAnsi="Calibri" w:cs="Calibri"/>
          <w:noProof/>
          <w:vertAlign w:val="superscript"/>
        </w:rPr>
        <w:t>17,18,34–82</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Heading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Heading2"/>
      </w:pPr>
      <w:r>
        <w:t>Urgency</w:t>
      </w:r>
    </w:p>
    <w:p w14:paraId="47E809C4" w14:textId="6329BF83"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25"/>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commentRangeEnd w:id="25"/>
      <w:r w:rsidR="00DA50B4">
        <w:rPr>
          <w:rStyle w:val="CommentReference"/>
          <w:rFonts w:asciiTheme="minorHAnsi" w:eastAsiaTheme="minorHAnsi" w:hAnsiTheme="minorHAnsi" w:cstheme="minorBidi"/>
          <w:lang w:val="en-GB"/>
        </w:rPr>
        <w:commentReference w:id="25"/>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w:t>
      </w:r>
      <w:r w:rsidR="7386EC48" w:rsidRPr="0092480E">
        <w:rPr>
          <w:rFonts w:ascii="Calibri" w:hAnsi="Calibri" w:cs="Calibri"/>
        </w:rPr>
        <w:lastRenderedPageBreak/>
        <w:t xml:space="preserve">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 xml:space="preserve"> 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Heading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commentRangeStart w:id="26"/>
      <w:r w:rsidRPr="00787ED8">
        <w:t>Discussion</w:t>
      </w:r>
      <w:commentRangeEnd w:id="26"/>
      <w:r>
        <w:rPr>
          <w:rStyle w:val="CommentReference"/>
          <w:rFonts w:asciiTheme="minorHAnsi" w:eastAsiaTheme="minorHAnsi" w:hAnsiTheme="minorHAnsi" w:cstheme="minorBidi"/>
          <w:color w:val="auto"/>
        </w:rPr>
        <w:commentReference w:id="26"/>
      </w:r>
      <w:r w:rsidRPr="00787ED8">
        <w:t xml:space="preserve"> </w:t>
      </w:r>
    </w:p>
    <w:p w14:paraId="7D9C96BF" w14:textId="10DA31BB"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 xml:space="preserve">of a shunt for dialysis, resection of </w:t>
      </w:r>
      <w:r w:rsidR="002208A9" w:rsidRPr="0092480E">
        <w:rPr>
          <w:rFonts w:ascii="Calibri" w:hAnsi="Calibri" w:cs="Calibri"/>
        </w:rPr>
        <w:lastRenderedPageBreak/>
        <w:t>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54232E83"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w:t>
      </w:r>
      <w:commentRangeStart w:id="27"/>
      <w:r w:rsidR="004A5E8C" w:rsidRPr="0059528B">
        <w:rPr>
          <w:rFonts w:ascii="Calibri" w:eastAsia="Calibri" w:hAnsi="Calibri" w:cs="Calibri"/>
          <w:lang w:val="en-GB"/>
        </w:rPr>
        <w:t xml:space="preserve">gain in life years associated with </w:t>
      </w:r>
      <w:r w:rsidR="004A5E8C">
        <w:rPr>
          <w:rFonts w:ascii="Calibri" w:eastAsia="Calibri" w:hAnsi="Calibri" w:cs="Calibri"/>
          <w:lang w:val="en-GB"/>
        </w:rPr>
        <w:t>surgery</w:t>
      </w:r>
      <w:commentRangeEnd w:id="27"/>
      <w:r w:rsidR="004A5E8C">
        <w:rPr>
          <w:rStyle w:val="CommentReference"/>
          <w:rFonts w:asciiTheme="minorHAnsi" w:eastAsiaTheme="minorHAnsi" w:hAnsiTheme="minorHAnsi" w:cstheme="minorBidi"/>
          <w:lang w:val="en-GB"/>
        </w:rPr>
        <w:commentReference w:id="27"/>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9EA2088" w14:textId="6E82163B"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28"/>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28"/>
      <w:r w:rsidR="00FC6CF2">
        <w:rPr>
          <w:rStyle w:val="CommentReference"/>
          <w:rFonts w:asciiTheme="minorHAnsi" w:eastAsiaTheme="minorHAnsi" w:hAnsiTheme="minorHAnsi" w:cstheme="minorBidi"/>
          <w:lang w:val="en-GB"/>
        </w:rPr>
        <w:commentReference w:id="28"/>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CF60C0">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49&lt;/sup&gt;","plainTextFormattedCitation":"49","previouslyFormattedCitation":"&lt;sup&gt;57&lt;/sup&gt;"},"properties":{"noteIndex":0},"schema":"https://github.com/citation-style-language/schema/raw/master/csl-citation.json"}</w:instrText>
      </w:r>
      <w:r w:rsidR="00764BAA">
        <w:rPr>
          <w:rFonts w:ascii="Calibri" w:eastAsia="Calibri" w:hAnsi="Calibri" w:cs="Calibri"/>
          <w:lang w:val="en-GB"/>
        </w:rPr>
        <w:fldChar w:fldCharType="separate"/>
      </w:r>
      <w:r w:rsidR="00CF60C0" w:rsidRPr="00CF60C0">
        <w:rPr>
          <w:rFonts w:ascii="Calibri" w:eastAsia="Calibri" w:hAnsi="Calibri" w:cs="Calibri"/>
          <w:noProof/>
          <w:vertAlign w:val="superscript"/>
          <w:lang w:val="en-GB"/>
        </w:rPr>
        <w:t>49</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1846DBD1"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lastRenderedPageBreak/>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15E9D70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3A2F1DFC"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w:t>
      </w:r>
      <w:commentRangeStart w:id="29"/>
      <w:commentRangeStart w:id="30"/>
      <w:r w:rsidR="004A5E8C" w:rsidRPr="0092480E">
        <w:rPr>
          <w:rFonts w:ascii="Calibri" w:hAnsi="Calibri" w:cs="Calibri"/>
        </w:rPr>
        <w:t>advantages</w:t>
      </w:r>
      <w:commentRangeEnd w:id="29"/>
      <w:r w:rsidR="004A5E8C">
        <w:rPr>
          <w:rStyle w:val="CommentReference"/>
          <w:rFonts w:asciiTheme="minorHAnsi" w:eastAsiaTheme="minorHAnsi" w:hAnsiTheme="minorHAnsi" w:cstheme="minorBidi"/>
          <w:lang w:val="en-GB"/>
        </w:rPr>
        <w:commentReference w:id="29"/>
      </w:r>
      <w:commentRangeEnd w:id="30"/>
      <w:r w:rsidR="00FA7EB3">
        <w:rPr>
          <w:rStyle w:val="CommentReference"/>
          <w:rFonts w:asciiTheme="minorHAnsi" w:eastAsiaTheme="minorHAnsi" w:hAnsiTheme="minorHAnsi" w:cstheme="minorBidi"/>
          <w:lang w:val="en-GB"/>
        </w:rPr>
        <w:commentReference w:id="30"/>
      </w:r>
      <w:r w:rsidR="004A5E8C" w:rsidRPr="0092480E">
        <w:rPr>
          <w:rFonts w:ascii="Calibri" w:hAnsi="Calibri" w:cs="Calibri"/>
        </w:rPr>
        <w:t xml:space="preserve">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04D2FC0"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first class</w:t>
      </w:r>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lastRenderedPageBreak/>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the model output is </w:t>
      </w:r>
      <w:r w:rsidR="00633198">
        <w:rPr>
          <w:rFonts w:ascii="Calibri" w:hAnsi="Calibri" w:cs="Calibri"/>
        </w:rPr>
        <w:t xml:space="preserve">simply </w:t>
      </w:r>
      <w:r w:rsidR="00CB3CBB">
        <w:rPr>
          <w:rFonts w:ascii="Calibri" w:hAnsi="Calibri" w:cs="Calibri"/>
        </w:rPr>
        <w:t>the result of the best available evidence currently available.</w:t>
      </w:r>
      <w:r w:rsidR="00633198">
        <w:rPr>
          <w:rFonts w:ascii="Calibri" w:hAnsi="Calibri" w:cs="Calibri"/>
        </w:rPr>
        <w:t xml:space="preserve">  </w:t>
      </w:r>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14:paraId="60120856" w14:textId="3FA75F3F"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ins w:id="31" w:author="Jan Busschbach" w:date="2020-06-14T21:51:00Z">
        <w:r w:rsidR="00B328E9">
          <w:rPr>
            <w:rFonts w:ascii="Calibri" w:hAnsi="Calibri" w:cs="Calibri"/>
          </w:rPr>
          <w:t xml:space="preserve">with </w:t>
        </w:r>
      </w:ins>
      <w:del w:id="32" w:author="Jan Busschbach" w:date="2020-06-14T21:51:00Z">
        <w:r w:rsidR="41D95270" w:rsidRPr="0092480E" w:rsidDel="00B328E9">
          <w:rPr>
            <w:rFonts w:ascii="Calibri" w:hAnsi="Calibri" w:cs="Calibri"/>
          </w:rPr>
          <w:delText xml:space="preserve">by the disutility </w:delText>
        </w:r>
      </w:del>
      <w:r w:rsidR="41D95270" w:rsidRPr="0092480E">
        <w:rPr>
          <w:rFonts w:ascii="Calibri" w:hAnsi="Calibri" w:cs="Calibri"/>
        </w:rPr>
        <w:t xml:space="preserve">weights </w:t>
      </w:r>
      <w:ins w:id="33" w:author="Jan Busschbach" w:date="2020-06-14T21:51:00Z">
        <w:r w:rsidR="00B328E9">
          <w:rPr>
            <w:rFonts w:ascii="Calibri" w:hAnsi="Calibri" w:cs="Calibri"/>
          </w:rPr>
          <w:t xml:space="preserve">which were based on the method </w:t>
        </w:r>
      </w:ins>
      <w:del w:id="34" w:author="Jan Busschbach" w:date="2020-06-14T21:51:00Z">
        <w:r w:rsidR="41D95270" w:rsidRPr="0092480E" w:rsidDel="00B328E9">
          <w:rPr>
            <w:rFonts w:ascii="Calibri" w:hAnsi="Calibri" w:cs="Calibri"/>
          </w:rPr>
          <w:delText xml:space="preserve">by </w:delText>
        </w:r>
      </w:del>
      <w:r w:rsidR="41D95270" w:rsidRPr="0092480E">
        <w:rPr>
          <w:rFonts w:ascii="Calibri" w:hAnsi="Calibri" w:cs="Calibri"/>
        </w:rPr>
        <w:t>the WHO</w:t>
      </w:r>
      <w:ins w:id="35" w:author="Jan Busschbach" w:date="2020-06-14T21:51:00Z">
        <w:r w:rsidR="00B328E9">
          <w:rPr>
            <w:rFonts w:ascii="Calibri" w:hAnsi="Calibri" w:cs="Calibri"/>
          </w:rPr>
          <w:t xml:space="preserve"> used </w:t>
        </w:r>
      </w:ins>
      <w:ins w:id="36" w:author="Jan Busschbach" w:date="2020-06-14T21:52:00Z">
        <w:r w:rsidR="009077A1">
          <w:rPr>
            <w:rFonts w:ascii="Calibri" w:hAnsi="Calibri" w:cs="Calibri"/>
          </w:rPr>
          <w:t>to arrive</w:t>
        </w:r>
      </w:ins>
      <w:ins w:id="37" w:author="Jan Busschbach" w:date="2020-06-14T21:51:00Z">
        <w:r w:rsidR="00B328E9">
          <w:rPr>
            <w:rFonts w:ascii="Calibri" w:hAnsi="Calibri" w:cs="Calibri"/>
          </w:rPr>
          <w:t xml:space="preserve"> at DALYs</w:t>
        </w:r>
      </w:ins>
      <w:r w:rsidR="41D95270" w:rsidRPr="0092480E">
        <w:rPr>
          <w:rFonts w:ascii="Calibri" w:hAnsi="Calibri" w:cs="Calibri"/>
        </w:rPr>
        <w:t xml:space="preserve">. </w:t>
      </w:r>
      <w:ins w:id="38" w:author="Jan Busschbach" w:date="2020-06-14T21:52:00Z">
        <w:r w:rsidR="009077A1">
          <w:rPr>
            <w:rFonts w:ascii="Calibri" w:hAnsi="Calibri" w:cs="Calibri"/>
          </w:rPr>
          <w:t xml:space="preserve">In this approach the patient is hardly involved, as experts interpret the </w:t>
        </w:r>
      </w:ins>
      <w:ins w:id="39" w:author="Jan Busschbach" w:date="2020-06-14T21:53:00Z">
        <w:r w:rsidR="009077A1">
          <w:rPr>
            <w:rFonts w:ascii="Calibri" w:hAnsi="Calibri" w:cs="Calibri"/>
          </w:rPr>
          <w:t>health</w:t>
        </w:r>
      </w:ins>
      <w:ins w:id="40" w:author="Jan Busschbach" w:date="2020-06-14T21:52:00Z">
        <w:r w:rsidR="009077A1">
          <w:rPr>
            <w:rFonts w:ascii="Calibri" w:hAnsi="Calibri" w:cs="Calibri"/>
          </w:rPr>
          <w:t xml:space="preserve"> states and give the </w:t>
        </w:r>
      </w:ins>
      <w:ins w:id="41" w:author="Jan Busschbach" w:date="2020-06-14T21:53:00Z">
        <w:r w:rsidR="009077A1">
          <w:rPr>
            <w:rFonts w:ascii="Calibri" w:hAnsi="Calibri" w:cs="Calibri"/>
          </w:rPr>
          <w:t xml:space="preserve">weights. Patient involvement could be achieved by administer </w:t>
        </w:r>
      </w:ins>
      <w:ins w:id="42" w:author="Jan Busschbach" w:date="2020-06-14T22:12:00Z">
        <w:r w:rsidR="005A3102">
          <w:rPr>
            <w:rFonts w:ascii="Calibri" w:hAnsi="Calibri" w:cs="Calibri"/>
          </w:rPr>
          <w:t xml:space="preserve">often used </w:t>
        </w:r>
      </w:ins>
      <w:ins w:id="43" w:author="Jan Busschbach" w:date="2020-06-14T21:53:00Z">
        <w:r w:rsidR="009077A1">
          <w:rPr>
            <w:rFonts w:ascii="Calibri" w:hAnsi="Calibri" w:cs="Calibri"/>
          </w:rPr>
          <w:t>generic QoL questionnaires for</w:t>
        </w:r>
      </w:ins>
      <w:ins w:id="44" w:author="Jan Busschbach" w:date="2020-06-14T21:54:00Z">
        <w:r w:rsidR="009077A1">
          <w:rPr>
            <w:rFonts w:ascii="Calibri" w:hAnsi="Calibri" w:cs="Calibri"/>
          </w:rPr>
          <w:t xml:space="preserve"> which had been valued by the general public</w:t>
        </w:r>
      </w:ins>
      <w:ins w:id="45" w:author="Jan Busschbach" w:date="2020-06-14T22:11:00Z">
        <w:r w:rsidR="005A3102">
          <w:rPr>
            <w:rFonts w:ascii="Calibri" w:hAnsi="Calibri" w:cs="Calibri"/>
          </w:rPr>
          <w:t xml:space="preserve">, like the </w:t>
        </w:r>
      </w:ins>
      <w:commentRangeStart w:id="46"/>
      <w:ins w:id="47" w:author="Jan Busschbach" w:date="2020-06-14T21:55:00Z">
        <w:r w:rsidR="009077A1">
          <w:rPr>
            <w:rFonts w:ascii="Calibri" w:hAnsi="Calibri" w:cs="Calibri"/>
          </w:rPr>
          <w:t>EQ-5D</w:t>
        </w:r>
      </w:ins>
      <w:ins w:id="48" w:author="Jan Busschbach" w:date="2020-06-14T22:11:00Z">
        <w:r w:rsidR="005A3102">
          <w:rPr>
            <w:rFonts w:ascii="Calibri" w:hAnsi="Calibri" w:cs="Calibri"/>
          </w:rPr>
          <w:t xml:space="preserve"> or </w:t>
        </w:r>
        <w:proofErr w:type="spellStart"/>
        <w:r w:rsidR="005A3102">
          <w:rPr>
            <w:rFonts w:ascii="Calibri" w:hAnsi="Calibri" w:cs="Calibri"/>
          </w:rPr>
          <w:t>AQoL</w:t>
        </w:r>
      </w:ins>
      <w:commentRangeEnd w:id="46"/>
      <w:proofErr w:type="spellEnd"/>
      <w:ins w:id="49" w:author="Jan Busschbach" w:date="2020-06-14T22:12:00Z">
        <w:r w:rsidR="005A3102">
          <w:rPr>
            <w:rStyle w:val="CommentReference"/>
            <w:rFonts w:asciiTheme="minorHAnsi" w:eastAsiaTheme="minorHAnsi" w:hAnsiTheme="minorHAnsi" w:cstheme="minorBidi"/>
            <w:lang w:val="en-GB"/>
          </w:rPr>
          <w:commentReference w:id="46"/>
        </w:r>
      </w:ins>
      <w:ins w:id="50" w:author="Jan Busschbach" w:date="2020-06-14T22:11:00Z">
        <w:r w:rsidR="005A3102">
          <w:rPr>
            <w:rFonts w:ascii="Calibri" w:hAnsi="Calibri" w:cs="Calibri"/>
          </w:rPr>
          <w:t>.</w:t>
        </w:r>
      </w:ins>
      <w:ins w:id="51" w:author="Jan Busschbach" w:date="2020-06-14T21:55:00Z">
        <w:r w:rsidR="009077A1">
          <w:rPr>
            <w:rFonts w:ascii="Calibri" w:hAnsi="Calibri" w:cs="Calibri"/>
          </w:rPr>
          <w:t xml:space="preserve"> </w:t>
        </w:r>
      </w:ins>
      <w:ins w:id="52" w:author="Jan Busschbach" w:date="2020-06-14T21:54:00Z">
        <w:r w:rsidR="009077A1">
          <w:rPr>
            <w:rFonts w:ascii="Calibri" w:hAnsi="Calibri" w:cs="Calibri"/>
          </w:rPr>
          <w:t xml:space="preserve"> </w:t>
        </w:r>
      </w:ins>
      <w:commentRangeStart w:id="53"/>
      <w:commentRangeStart w:id="54"/>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53"/>
      <w:r w:rsidR="00FE2640" w:rsidRPr="0092480E">
        <w:rPr>
          <w:rStyle w:val="CommentReference"/>
          <w:rFonts w:ascii="Calibri" w:hAnsi="Calibri" w:cs="Calibri"/>
        </w:rPr>
        <w:commentReference w:id="53"/>
      </w:r>
      <w:commentRangeEnd w:id="54"/>
      <w:r w:rsidR="00CD04DB">
        <w:rPr>
          <w:rStyle w:val="CommentReference"/>
          <w:rFonts w:asciiTheme="minorHAnsi" w:eastAsiaTheme="minorHAnsi" w:hAnsiTheme="minorHAnsi" w:cstheme="minorBidi"/>
          <w:lang w:val="en-GB"/>
        </w:rPr>
        <w:commentReference w:id="54"/>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ins w:id="55" w:author="Jan Busschbach" w:date="2020-06-14T22:13:00Z">
        <w:r w:rsidR="005A3102">
          <w:rPr>
            <w:rFonts w:ascii="Calibri" w:hAnsi="Calibri" w:cs="Calibri"/>
          </w:rPr>
          <w:t xml:space="preserve"> report</w:t>
        </w:r>
      </w:ins>
      <w:ins w:id="56" w:author="Jan Busschbach" w:date="2020-06-14T22:15:00Z">
        <w:r w:rsidR="005A3102">
          <w:rPr>
            <w:rFonts w:ascii="Calibri" w:hAnsi="Calibri" w:cs="Calibri"/>
          </w:rPr>
          <w:t>ed</w:t>
        </w:r>
      </w:ins>
      <w:ins w:id="57" w:author="Jan Busschbach" w:date="2020-06-14T22:13:00Z">
        <w:r w:rsidR="005A3102">
          <w:rPr>
            <w:rFonts w:ascii="Calibri" w:hAnsi="Calibri" w:cs="Calibri"/>
          </w:rPr>
          <w:t>, but it should be noted that most of th</w:t>
        </w:r>
      </w:ins>
      <w:ins w:id="58" w:author="Jan Busschbach" w:date="2020-06-14T22:14:00Z">
        <w:r w:rsidR="005A3102">
          <w:rPr>
            <w:rFonts w:ascii="Calibri" w:hAnsi="Calibri" w:cs="Calibri"/>
          </w:rPr>
          <w:t>ose</w:t>
        </w:r>
      </w:ins>
      <w:ins w:id="59" w:author="Jan Busschbach" w:date="2020-06-14T22:13:00Z">
        <w:r w:rsidR="005A3102">
          <w:rPr>
            <w:rFonts w:ascii="Calibri" w:hAnsi="Calibri" w:cs="Calibri"/>
          </w:rPr>
          <w:t xml:space="preserve"> </w:t>
        </w:r>
      </w:ins>
      <w:ins w:id="60" w:author="Jan Busschbach" w:date="2020-06-14T22:14:00Z">
        <w:r w:rsidR="005A3102">
          <w:rPr>
            <w:rFonts w:ascii="Calibri" w:hAnsi="Calibri" w:cs="Calibri"/>
          </w:rPr>
          <w:t>discussion are more about utilitarian principles</w:t>
        </w:r>
      </w:ins>
      <w:ins w:id="61" w:author="Jan Busschbach" w:date="2020-06-14T22:15:00Z">
        <w:r w:rsidR="005A3102">
          <w:rPr>
            <w:rFonts w:ascii="Calibri" w:hAnsi="Calibri" w:cs="Calibri"/>
          </w:rPr>
          <w:t xml:space="preserve">, than discussion </w:t>
        </w:r>
      </w:ins>
      <w:ins w:id="62" w:author="Jan Busschbach" w:date="2020-06-14T22:14:00Z">
        <w:r w:rsidR="005A3102">
          <w:rPr>
            <w:rFonts w:ascii="Calibri" w:hAnsi="Calibri" w:cs="Calibri"/>
          </w:rPr>
          <w:t xml:space="preserve">specific </w:t>
        </w:r>
      </w:ins>
      <w:ins w:id="63" w:author="Jan Busschbach" w:date="2020-06-14T22:15:00Z">
        <w:r w:rsidR="005A3102">
          <w:rPr>
            <w:rFonts w:ascii="Calibri" w:hAnsi="Calibri" w:cs="Calibri"/>
          </w:rPr>
          <w:t xml:space="preserve">for </w:t>
        </w:r>
      </w:ins>
      <w:ins w:id="64" w:author="Jan Busschbach" w:date="2020-06-14T22:14:00Z">
        <w:r w:rsidR="005A3102">
          <w:rPr>
            <w:rFonts w:ascii="Calibri" w:hAnsi="Calibri" w:cs="Calibri"/>
          </w:rPr>
          <w:t>QALY</w:t>
        </w:r>
      </w:ins>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08A1D297"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lastRenderedPageBreak/>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3005E0">
        <w:rPr>
          <w:rFonts w:ascii="Calibri" w:hAnsi="Calibri" w:cs="Calibri"/>
        </w:rPr>
        <w:t xml:space="preserve">If </w:t>
      </w:r>
      <w:proofErr w:type="spellStart"/>
      <w:r w:rsidR="003005E0">
        <w:rPr>
          <w:rFonts w:ascii="Calibri" w:hAnsi="Calibri" w:cs="Calibri"/>
        </w:rPr>
        <w:t>succesful</w:t>
      </w:r>
      <w:proofErr w:type="spellEnd"/>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commentRangeStart w:id="65"/>
      <w:commentRangeStart w:id="66"/>
      <w:r w:rsidRPr="0092480E">
        <w:t>Conclusion</w:t>
      </w:r>
      <w:commentRangeEnd w:id="65"/>
      <w:r w:rsidR="00FA7EB3">
        <w:rPr>
          <w:rStyle w:val="CommentReference"/>
          <w:rFonts w:asciiTheme="minorHAnsi" w:eastAsiaTheme="minorHAnsi" w:hAnsiTheme="minorHAnsi" w:cstheme="minorBidi"/>
          <w:color w:val="auto"/>
        </w:rPr>
        <w:commentReference w:id="65"/>
      </w:r>
      <w:commentRangeEnd w:id="66"/>
      <w:r w:rsidR="005A3102">
        <w:rPr>
          <w:rStyle w:val="CommentReference"/>
          <w:rFonts w:asciiTheme="minorHAnsi" w:eastAsiaTheme="minorHAnsi" w:hAnsiTheme="minorHAnsi" w:cstheme="minorBidi"/>
          <w:color w:val="auto"/>
        </w:rPr>
        <w:commentReference w:id="66"/>
      </w:r>
    </w:p>
    <w:p w14:paraId="7C0BF022" w14:textId="148052ED"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w:t>
      </w:r>
      <w:r w:rsidR="003005E0">
        <w:rPr>
          <w:rFonts w:ascii="Calibri" w:eastAsia="Calibri" w:hAnsi="Calibri" w:cs="Calibri"/>
        </w:rPr>
        <w:t>mathematical modelin</w:t>
      </w:r>
      <w:r w:rsidR="00622B73">
        <w:rPr>
          <w:rFonts w:ascii="Calibri" w:eastAsia="Calibri" w:hAnsi="Calibri" w:cs="Calibri"/>
        </w:rPr>
        <w:t xml:space="preserve">g approach, based on best available evidence, </w:t>
      </w:r>
      <w:r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lastRenderedPageBreak/>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67"/>
      <w:r w:rsidR="009D5E88">
        <w:rPr>
          <w:rFonts w:ascii="Calibri" w:hAnsi="Calibri" w:cs="Calibri"/>
          <w:lang w:val="en-US"/>
        </w:rPr>
        <w:t>QALY loss per month</w:t>
      </w:r>
      <w:commentRangeEnd w:id="67"/>
      <w:r w:rsidR="009C656C">
        <w:rPr>
          <w:rStyle w:val="CommentReference"/>
          <w:i w:val="0"/>
          <w:iCs w:val="0"/>
          <w:color w:val="auto"/>
        </w:rPr>
        <w:commentReference w:id="67"/>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Beek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Helmrich</w:t>
      </w:r>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67A24C01" w14:textId="16CC794E" w:rsidR="00CF60C0" w:rsidRPr="00CF60C0" w:rsidRDefault="0065107A" w:rsidP="00CF60C0">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F60C0" w:rsidRPr="00CF60C0">
        <w:rPr>
          <w:rFonts w:ascii="Calibri" w:hAnsi="Calibri" w:cs="Calibri"/>
          <w:noProof/>
          <w:sz w:val="20"/>
        </w:rPr>
        <w:t xml:space="preserve">1. </w:t>
      </w:r>
      <w:r w:rsidR="00CF60C0" w:rsidRPr="00CF60C0">
        <w:rPr>
          <w:rFonts w:ascii="Calibri" w:hAnsi="Calibri" w:cs="Calibri"/>
          <w:noProof/>
          <w:sz w:val="20"/>
        </w:rPr>
        <w:tab/>
        <w:t xml:space="preserve">Office of the Assistant Secretary for Preparedness H. Pandemic Influenza Plan - Update IV (December 2017). 2017. </w:t>
      </w:r>
    </w:p>
    <w:p w14:paraId="584AB66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 </w:t>
      </w:r>
      <w:r w:rsidRPr="00CF60C0">
        <w:rPr>
          <w:rFonts w:ascii="Calibri" w:hAnsi="Calibri" w:cs="Calibri"/>
          <w:noProof/>
          <w:sz w:val="20"/>
        </w:rPr>
        <w:tab/>
        <w:t xml:space="preserve">Emanuel EJ, Persad G, Upshur R, et al. Fair Allocation of Scarce Medical Resources in the Time of Covid-19. N Engl J Med 2020;1–7. </w:t>
      </w:r>
    </w:p>
    <w:p w14:paraId="45455B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 </w:t>
      </w:r>
      <w:r w:rsidRPr="00CF60C0">
        <w:rPr>
          <w:rFonts w:ascii="Calibri" w:hAnsi="Calibri" w:cs="Calibri"/>
          <w:noProof/>
          <w:sz w:val="20"/>
        </w:rPr>
        <w:tab/>
        <w:t xml:space="preserve">D’Agostino A, Demartini B, Cavallotti S, Gambini O. Mental health services in Italy during the COVID-19 outbreak. The Lancet Psychiatry. 2020;7(5):385–7. </w:t>
      </w:r>
    </w:p>
    <w:p w14:paraId="10CC5B7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 </w:t>
      </w:r>
      <w:r w:rsidRPr="00CF60C0">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0ADC8F9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 </w:t>
      </w:r>
      <w:r w:rsidRPr="00CF60C0">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A7D344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68" w:author="E.M. Krijkamp" w:date="2020-06-11T17:00:00Z">
            <w:rPr>
              <w:rFonts w:ascii="Calibri" w:hAnsi="Calibri" w:cs="Calibri"/>
              <w:noProof/>
              <w:sz w:val="20"/>
            </w:rPr>
          </w:rPrChange>
        </w:rPr>
        <w:t xml:space="preserve">6. </w:t>
      </w:r>
      <w:r w:rsidRPr="006646BB">
        <w:rPr>
          <w:rFonts w:ascii="Calibri" w:hAnsi="Calibri" w:cs="Calibri"/>
          <w:noProof/>
          <w:sz w:val="20"/>
          <w:lang w:val="nl-NL"/>
          <w:rPrChange w:id="69" w:author="E.M. Krijkamp" w:date="2020-06-11T17:00:00Z">
            <w:rPr>
              <w:rFonts w:ascii="Calibri" w:hAnsi="Calibri" w:cs="Calibri"/>
              <w:noProof/>
              <w:sz w:val="20"/>
            </w:rPr>
          </w:rPrChange>
        </w:rPr>
        <w:tab/>
        <w:t xml:space="preserve">NZA. Analyse van de gevolgen van de coronacrisis voor de reguliere zorg [Internet]. </w:t>
      </w:r>
      <w:r w:rsidRPr="00CF60C0">
        <w:rPr>
          <w:rFonts w:ascii="Calibri" w:hAnsi="Calibri" w:cs="Calibri"/>
          <w:noProof/>
          <w:sz w:val="20"/>
        </w:rPr>
        <w:t>2020 [cited 2020 May 17]. Available from: https://zorgdomein.com/media/documents/NZa-analyse_van_de_gevolgen_van_de_coronacrisis_voor_de_reguliere_zorg_-....pdf</w:t>
      </w:r>
    </w:p>
    <w:p w14:paraId="404C3A6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 </w:t>
      </w:r>
      <w:r w:rsidRPr="00CF60C0">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47693F62"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70" w:author="E.M. Krijkamp" w:date="2020-06-11T17:00:00Z">
            <w:rPr>
              <w:rFonts w:ascii="Calibri" w:hAnsi="Calibri" w:cs="Calibri"/>
              <w:noProof/>
              <w:sz w:val="20"/>
            </w:rPr>
          </w:rPrChange>
        </w:rPr>
      </w:pPr>
      <w:r w:rsidRPr="00CF60C0">
        <w:rPr>
          <w:rFonts w:ascii="Calibri" w:hAnsi="Calibri" w:cs="Calibri"/>
          <w:noProof/>
          <w:sz w:val="20"/>
        </w:rPr>
        <w:t xml:space="preserve">8. </w:t>
      </w:r>
      <w:r w:rsidRPr="00CF60C0">
        <w:rPr>
          <w:rFonts w:ascii="Calibri" w:hAnsi="Calibri" w:cs="Calibri"/>
          <w:noProof/>
          <w:sz w:val="20"/>
        </w:rPr>
        <w:tab/>
        <w:t xml:space="preserve">Powell SN, Mullen T, Young L, Heald D, Iv ETP. SARS-CoV-2 Impact on Elective Orthopaedic Surgery: Implications for Post-Pandemic Recovery. </w:t>
      </w:r>
      <w:r w:rsidRPr="006646BB">
        <w:rPr>
          <w:rFonts w:ascii="Calibri" w:hAnsi="Calibri" w:cs="Calibri"/>
          <w:noProof/>
          <w:sz w:val="20"/>
          <w:lang w:val="nl-NL"/>
          <w:rPrChange w:id="71" w:author="E.M. Krijkamp" w:date="2020-06-11T17:00:00Z">
            <w:rPr>
              <w:rFonts w:ascii="Calibri" w:hAnsi="Calibri" w:cs="Calibri"/>
              <w:noProof/>
              <w:sz w:val="20"/>
            </w:rPr>
          </w:rPrChange>
        </w:rPr>
        <w:t>J Bone Jt Surg  2020;</w:t>
      </w:r>
    </w:p>
    <w:p w14:paraId="2BB174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72" w:author="E.M. Krijkamp" w:date="2020-06-11T17:00:00Z">
            <w:rPr>
              <w:rFonts w:ascii="Calibri" w:hAnsi="Calibri" w:cs="Calibri"/>
              <w:noProof/>
              <w:sz w:val="20"/>
            </w:rPr>
          </w:rPrChange>
        </w:rPr>
        <w:t xml:space="preserve">9. </w:t>
      </w:r>
      <w:r w:rsidRPr="006646BB">
        <w:rPr>
          <w:rFonts w:ascii="Calibri" w:hAnsi="Calibri" w:cs="Calibri"/>
          <w:noProof/>
          <w:sz w:val="20"/>
          <w:lang w:val="nl-NL"/>
          <w:rPrChange w:id="73" w:author="E.M. Krijkamp" w:date="2020-06-11T17:00:00Z">
            <w:rPr>
              <w:rFonts w:ascii="Calibri" w:hAnsi="Calibri" w:cs="Calibri"/>
              <w:noProof/>
              <w:sz w:val="20"/>
            </w:rPr>
          </w:rPrChange>
        </w:rPr>
        <w:tab/>
        <w:t xml:space="preserve">Vergano M, Bertolini G, Giannini A, et al. </w:t>
      </w:r>
      <w:r w:rsidRPr="00CF60C0">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1D90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10. </w:t>
      </w:r>
      <w:r w:rsidRPr="00CF60C0">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0F09087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11. </w:t>
      </w:r>
      <w:r w:rsidRPr="00CF60C0">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96685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12. </w:t>
      </w:r>
      <w:r w:rsidRPr="00CF60C0">
        <w:rPr>
          <w:rFonts w:ascii="Calibri" w:hAnsi="Calibri" w:cs="Calibri"/>
          <w:noProof/>
          <w:sz w:val="20"/>
        </w:rPr>
        <w:tab/>
        <w:t xml:space="preserve">York State Department of Health N. VENTILATOR ALLOCATION GUIDELINES New York State Task Force on Life and the Law New York State Department of Health. 2015. </w:t>
      </w:r>
    </w:p>
    <w:p w14:paraId="6D2CAFE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13. </w:t>
      </w:r>
      <w:r w:rsidRPr="00CF60C0">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665583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14. </w:t>
      </w:r>
      <w:r w:rsidRPr="00CF60C0">
        <w:rPr>
          <w:rFonts w:ascii="Calibri" w:hAnsi="Calibri" w:cs="Calibri"/>
          <w:noProof/>
          <w:sz w:val="20"/>
        </w:rPr>
        <w:tab/>
        <w:t xml:space="preserve">Garner RT, Rosen B. Moral Philosophy: A Systematic Introduction to Normative Ethics and Meta-Ethics. New York: Macmillan; 1967. </w:t>
      </w:r>
    </w:p>
    <w:p w14:paraId="58F6C08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15. </w:t>
      </w:r>
      <w:r w:rsidRPr="00CF60C0">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D43CC0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16. </w:t>
      </w:r>
      <w:r w:rsidRPr="00CF60C0">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CF65C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17. </w:t>
      </w:r>
      <w:r w:rsidRPr="00CF60C0">
        <w:rPr>
          <w:rFonts w:ascii="Calibri" w:hAnsi="Calibri" w:cs="Calibri"/>
          <w:noProof/>
          <w:sz w:val="20"/>
        </w:rPr>
        <w:tab/>
        <w:t>Kankersoorten - IKNL [Internet]. [cited 2020 May 19];Available from: https://iknl.nl/kankersoorten</w:t>
      </w:r>
    </w:p>
    <w:p w14:paraId="125858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18. </w:t>
      </w:r>
      <w:r w:rsidRPr="00CF60C0">
        <w:rPr>
          <w:rFonts w:ascii="Calibri" w:hAnsi="Calibri" w:cs="Calibri"/>
          <w:noProof/>
          <w:sz w:val="20"/>
        </w:rPr>
        <w:tab/>
        <w:t>NHR [Internet]. [cited 2020 May 19];Available from: https://nederlandsehartregistratie.nl/</w:t>
      </w:r>
    </w:p>
    <w:p w14:paraId="625477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74" w:author="E.M. Krijkamp" w:date="2020-06-11T17:00:00Z">
            <w:rPr>
              <w:rFonts w:ascii="Calibri" w:hAnsi="Calibri" w:cs="Calibri"/>
              <w:noProof/>
              <w:sz w:val="20"/>
            </w:rPr>
          </w:rPrChange>
        </w:rPr>
        <w:t xml:space="preserve">19. </w:t>
      </w:r>
      <w:r w:rsidRPr="006646BB">
        <w:rPr>
          <w:rFonts w:ascii="Calibri" w:hAnsi="Calibri" w:cs="Calibri"/>
          <w:noProof/>
          <w:sz w:val="20"/>
          <w:lang w:val="nl-NL"/>
          <w:rPrChange w:id="75" w:author="E.M. Krijkamp" w:date="2020-06-11T17:00:00Z">
            <w:rPr>
              <w:rFonts w:ascii="Calibri" w:hAnsi="Calibri" w:cs="Calibri"/>
              <w:noProof/>
              <w:sz w:val="20"/>
            </w:rPr>
          </w:rPrChange>
        </w:rPr>
        <w:tab/>
        <w:t xml:space="preserve">CBS. Sterftekansen naar leeftijd, geslacht, opleidingsniveau [Internet]. </w:t>
      </w:r>
      <w:r w:rsidRPr="00CF60C0">
        <w:rPr>
          <w:rFonts w:ascii="Calibri" w:hAnsi="Calibri" w:cs="Calibri"/>
          <w:noProof/>
          <w:sz w:val="20"/>
        </w:rPr>
        <w:t>[cited 2020 May 19];Available from: https://www.cbs.nl/nl-nl/maatwerk/2017/23/sterftekansen-naar-leeftijd-geslacht-opleidingsniveau</w:t>
      </w:r>
    </w:p>
    <w:p w14:paraId="5D74D78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20. </w:t>
      </w:r>
      <w:r w:rsidRPr="00CF60C0">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67DF3B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21. </w:t>
      </w:r>
      <w:r w:rsidRPr="00CF60C0">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8FCB0B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22. </w:t>
      </w:r>
      <w:r w:rsidRPr="00CF60C0">
        <w:rPr>
          <w:rFonts w:ascii="Calibri" w:hAnsi="Calibri" w:cs="Calibri"/>
          <w:noProof/>
          <w:sz w:val="20"/>
        </w:rPr>
        <w:tab/>
        <w:t>General Guidance for DALYs calculation [Internet]. [cited 2020 May 19]. Available from: https://montagu.vaccineimpact.org/contribution/resources/c978e5a1acf6a502679c92200e78ef61.pdf</w:t>
      </w:r>
    </w:p>
    <w:p w14:paraId="61143D8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23. </w:t>
      </w:r>
      <w:r w:rsidRPr="00CF60C0">
        <w:rPr>
          <w:rFonts w:ascii="Calibri" w:hAnsi="Calibri" w:cs="Calibri"/>
          <w:noProof/>
          <w:sz w:val="20"/>
        </w:rPr>
        <w:tab/>
        <w:t>Disability-adjusted life years (DALYs) [Internet]. [cited 2020 May 19];Available from: https://www.who.int/data/gho/indicator-metadata-registry/imr-details/158</w:t>
      </w:r>
    </w:p>
    <w:p w14:paraId="6088AD0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24. </w:t>
      </w:r>
      <w:r w:rsidRPr="00CF60C0">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66372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76" w:author="E.M. Krijkamp" w:date="2020-06-11T17:00:00Z">
            <w:rPr>
              <w:rFonts w:ascii="Calibri" w:hAnsi="Calibri" w:cs="Calibri"/>
              <w:noProof/>
              <w:sz w:val="20"/>
            </w:rPr>
          </w:rPrChange>
        </w:rPr>
        <w:t xml:space="preserve">25. </w:t>
      </w:r>
      <w:r w:rsidRPr="006646BB">
        <w:rPr>
          <w:rFonts w:ascii="Calibri" w:hAnsi="Calibri" w:cs="Calibri"/>
          <w:noProof/>
          <w:sz w:val="20"/>
          <w:lang w:val="nl-NL"/>
          <w:rPrChange w:id="77" w:author="E.M. Krijkamp" w:date="2020-06-11T17:00:00Z">
            <w:rPr>
              <w:rFonts w:ascii="Calibri" w:hAnsi="Calibri" w:cs="Calibri"/>
              <w:noProof/>
              <w:sz w:val="20"/>
            </w:rPr>
          </w:rPrChange>
        </w:rPr>
        <w:tab/>
        <w:t xml:space="preserve">Siebert U, Alagoz O, Bayoumi AM, et al. </w:t>
      </w:r>
      <w:r w:rsidRPr="00CF60C0">
        <w:rPr>
          <w:rFonts w:ascii="Calibri" w:hAnsi="Calibri" w:cs="Calibri"/>
          <w:noProof/>
          <w:sz w:val="20"/>
        </w:rPr>
        <w:t>State-Transition Modeling: A Report of the ISPOR-SMDM Modeling Good Research Practices Task Force-3. Value Heal [Internet] 2012;15(6):812–20. Available from: http://eprints.gla.ac.uk/73437/</w:t>
      </w:r>
    </w:p>
    <w:p w14:paraId="60366E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26. </w:t>
      </w:r>
      <w:r w:rsidRPr="00CF60C0">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340691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27. </w:t>
      </w:r>
      <w:r w:rsidRPr="00CF60C0">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90B8D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28. </w:t>
      </w:r>
      <w:r w:rsidRPr="00CF60C0">
        <w:rPr>
          <w:rFonts w:ascii="Calibri" w:hAnsi="Calibri" w:cs="Calibri"/>
          <w:noProof/>
          <w:sz w:val="20"/>
        </w:rPr>
        <w:tab/>
        <w:t>Torgerson DJ, Raftery J. Economic notes. Discounting. BMJ [Internet] 1999;319(7214):914–5. Available from: http://www.ncbi.nlm.nih.gov/pubmed/10506056</w:t>
      </w:r>
    </w:p>
    <w:p w14:paraId="4B510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78" w:author="E.M. Krijkamp" w:date="2020-06-11T17:00:00Z">
            <w:rPr>
              <w:rFonts w:ascii="Calibri" w:hAnsi="Calibri" w:cs="Calibri"/>
              <w:noProof/>
              <w:sz w:val="20"/>
            </w:rPr>
          </w:rPrChange>
        </w:rPr>
        <w:t xml:space="preserve">29. </w:t>
      </w:r>
      <w:r w:rsidRPr="006646BB">
        <w:rPr>
          <w:rFonts w:ascii="Calibri" w:hAnsi="Calibri" w:cs="Calibri"/>
          <w:noProof/>
          <w:sz w:val="20"/>
          <w:lang w:val="nl-NL"/>
          <w:rPrChange w:id="79" w:author="E.M. Krijkamp" w:date="2020-06-11T17:00:00Z">
            <w:rPr>
              <w:rFonts w:ascii="Calibri" w:hAnsi="Calibri" w:cs="Calibri"/>
              <w:noProof/>
              <w:sz w:val="20"/>
            </w:rPr>
          </w:rPrChange>
        </w:rPr>
        <w:tab/>
        <w:t xml:space="preserve">Zorginstituut Nederland. Richtlijn voor het uitvoeren van economische evaluaties in de gezondheidszorg. </w:t>
      </w:r>
      <w:r w:rsidRPr="00CF60C0">
        <w:rPr>
          <w:rFonts w:ascii="Calibri" w:hAnsi="Calibri" w:cs="Calibri"/>
          <w:noProof/>
          <w:sz w:val="20"/>
        </w:rPr>
        <w:t xml:space="preserve">2016. </w:t>
      </w:r>
    </w:p>
    <w:p w14:paraId="7E3CC8D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30. </w:t>
      </w:r>
      <w:r w:rsidRPr="00CF60C0">
        <w:rPr>
          <w:rFonts w:ascii="Calibri" w:hAnsi="Calibri" w:cs="Calibri"/>
          <w:noProof/>
          <w:sz w:val="20"/>
        </w:rPr>
        <w:tab/>
        <w:t xml:space="preserve">Husereau D, Drummond M, Petrou S, et al. Consolidated Health Economic Evaluation Reporting Standards (CHEERS) statement. Eur J Heal Econ 2013;14:367–72. </w:t>
      </w:r>
    </w:p>
    <w:p w14:paraId="7CF12A7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31. </w:t>
      </w:r>
      <w:r w:rsidRPr="00CF60C0">
        <w:rPr>
          <w:rFonts w:ascii="Calibri" w:hAnsi="Calibri" w:cs="Calibri"/>
          <w:noProof/>
          <w:sz w:val="20"/>
        </w:rPr>
        <w:tab/>
        <w:t>R Core Team. R: A language and Environment for Statistical Computing [Internet]. 2013;Available from: https://www.r-project.org</w:t>
      </w:r>
    </w:p>
    <w:p w14:paraId="4AF6A23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32. </w:t>
      </w:r>
      <w:r w:rsidRPr="00CF60C0">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2BB195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33. </w:t>
      </w:r>
      <w:r w:rsidRPr="00CF60C0">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EC7D8E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34. </w:t>
      </w:r>
      <w:r w:rsidRPr="00CF60C0">
        <w:rPr>
          <w:rFonts w:ascii="Calibri" w:hAnsi="Calibri" w:cs="Calibri"/>
          <w:noProof/>
          <w:sz w:val="20"/>
        </w:rPr>
        <w:tab/>
        <w:t>Salomon JA, Haagsma JA, Davis A, et al. Disability weights for the Global Burden of Disease 2013 study [Internet]. 2015 [cited 2020 May 14]. Available from: www.thelancet.com/lancetgh</w:t>
      </w:r>
    </w:p>
    <w:p w14:paraId="23D8D5A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35. </w:t>
      </w:r>
      <w:r w:rsidRPr="00CF60C0">
        <w:rPr>
          <w:rFonts w:ascii="Calibri" w:hAnsi="Calibri" w:cs="Calibri"/>
          <w:noProof/>
          <w:sz w:val="20"/>
        </w:rPr>
        <w:tab/>
        <w:t xml:space="preserve">Chen EY, Mayo SC, Sutton T, et al. Effect of Time to Surgery of Colorectal Liver Metastases on Survival. J Gastrointest Cancer 2020;Epub. </w:t>
      </w:r>
    </w:p>
    <w:p w14:paraId="508A64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36. </w:t>
      </w:r>
      <w:r w:rsidRPr="00CF60C0">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83114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37. </w:t>
      </w:r>
      <w:r w:rsidRPr="00CF60C0">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DE273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38. </w:t>
      </w:r>
      <w:r w:rsidRPr="00CF60C0">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338255A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39. </w:t>
      </w:r>
      <w:r w:rsidRPr="00CF60C0">
        <w:rPr>
          <w:rFonts w:ascii="Calibri" w:hAnsi="Calibri" w:cs="Calibri"/>
          <w:noProof/>
          <w:sz w:val="20"/>
        </w:rPr>
        <w:tab/>
        <w:t xml:space="preserve">Lee JN, Kwon SY, Choi GS, et al. Impact of surgical wait time on oncologic outcomes in upper urinary tract urothelial carcinoma. J Surg Oncol 2014;110(4):468–75. </w:t>
      </w:r>
    </w:p>
    <w:p w14:paraId="2A1D702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40. </w:t>
      </w:r>
      <w:r w:rsidRPr="00CF60C0">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664DC7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41. </w:t>
      </w:r>
      <w:r w:rsidRPr="00CF60C0">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669A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42. </w:t>
      </w:r>
      <w:r w:rsidRPr="00CF60C0">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DEEDBC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43. </w:t>
      </w:r>
      <w:r w:rsidRPr="00CF60C0">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F72A0F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44. </w:t>
      </w:r>
      <w:r w:rsidRPr="00CF60C0">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3B95C9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45. </w:t>
      </w:r>
      <w:r w:rsidRPr="00CF60C0">
        <w:rPr>
          <w:rFonts w:ascii="Calibri" w:hAnsi="Calibri" w:cs="Calibri"/>
          <w:noProof/>
          <w:sz w:val="20"/>
        </w:rPr>
        <w:tab/>
        <w:t xml:space="preserve">Brewster DC, Jones JE, Chung TK, et al. Long-term outcomes after endovascular abdominal aortic aneurysm repair: The First Decade. Ann. Surg. 2006;244(3):426–36. </w:t>
      </w:r>
    </w:p>
    <w:p w14:paraId="7C5735F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46. </w:t>
      </w:r>
      <w:r w:rsidRPr="00CF60C0">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8BEB6D3"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80" w:author="E.M. Krijkamp" w:date="2020-06-11T17:00:00Z">
            <w:rPr>
              <w:rFonts w:ascii="Calibri" w:hAnsi="Calibri" w:cs="Calibri"/>
              <w:noProof/>
              <w:sz w:val="20"/>
            </w:rPr>
          </w:rPrChange>
        </w:rPr>
      </w:pPr>
      <w:r w:rsidRPr="00CF60C0">
        <w:rPr>
          <w:rFonts w:ascii="Calibri" w:hAnsi="Calibri" w:cs="Calibri"/>
          <w:noProof/>
          <w:sz w:val="20"/>
        </w:rPr>
        <w:t xml:space="preserve">47. </w:t>
      </w:r>
      <w:r w:rsidRPr="00CF60C0">
        <w:rPr>
          <w:rFonts w:ascii="Calibri" w:hAnsi="Calibri" w:cs="Calibri"/>
          <w:noProof/>
          <w:sz w:val="20"/>
        </w:rPr>
        <w:tab/>
        <w:t xml:space="preserve">Rose EA, Gelijns AC, Moskowitz AJ, et al. Long-term use of a left ventricular assist device for end-stage heart failure. </w:t>
      </w:r>
      <w:r w:rsidRPr="006646BB">
        <w:rPr>
          <w:rFonts w:ascii="Calibri" w:hAnsi="Calibri" w:cs="Calibri"/>
          <w:noProof/>
          <w:sz w:val="20"/>
          <w:lang w:val="nl-NL"/>
          <w:rPrChange w:id="81" w:author="E.M. Krijkamp" w:date="2020-06-11T17:00:00Z">
            <w:rPr>
              <w:rFonts w:ascii="Calibri" w:hAnsi="Calibri" w:cs="Calibri"/>
              <w:noProof/>
              <w:sz w:val="20"/>
            </w:rPr>
          </w:rPrChange>
        </w:rPr>
        <w:t xml:space="preserve">N Engl J Med 2001;345(20):1435–43. </w:t>
      </w:r>
    </w:p>
    <w:p w14:paraId="07789200"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82" w:author="E.M. Krijkamp" w:date="2020-06-11T17:00:00Z">
            <w:rPr>
              <w:rFonts w:ascii="Calibri" w:hAnsi="Calibri" w:cs="Calibri"/>
              <w:noProof/>
              <w:sz w:val="20"/>
            </w:rPr>
          </w:rPrChange>
        </w:rPr>
      </w:pPr>
      <w:r w:rsidRPr="006646BB">
        <w:rPr>
          <w:rFonts w:ascii="Calibri" w:hAnsi="Calibri" w:cs="Calibri"/>
          <w:noProof/>
          <w:sz w:val="20"/>
          <w:lang w:val="nl-NL"/>
          <w:rPrChange w:id="83" w:author="E.M. Krijkamp" w:date="2020-06-11T17:00:00Z">
            <w:rPr>
              <w:rFonts w:ascii="Calibri" w:hAnsi="Calibri" w:cs="Calibri"/>
              <w:noProof/>
              <w:sz w:val="20"/>
            </w:rPr>
          </w:rPrChange>
        </w:rPr>
        <w:t xml:space="preserve">48. </w:t>
      </w:r>
      <w:r w:rsidRPr="006646BB">
        <w:rPr>
          <w:rFonts w:ascii="Calibri" w:hAnsi="Calibri" w:cs="Calibri"/>
          <w:noProof/>
          <w:sz w:val="20"/>
          <w:lang w:val="nl-NL"/>
          <w:rPrChange w:id="84" w:author="E.M. Krijkamp" w:date="2020-06-11T17:00:00Z">
            <w:rPr>
              <w:rFonts w:ascii="Calibri" w:hAnsi="Calibri" w:cs="Calibri"/>
              <w:noProof/>
              <w:sz w:val="20"/>
            </w:rPr>
          </w:rPrChange>
        </w:rPr>
        <w:tab/>
        <w:t xml:space="preserve">Mazzone E, Preisser F, Nazzani S, et al. </w:t>
      </w:r>
      <w:r w:rsidRPr="00CF60C0">
        <w:rPr>
          <w:rFonts w:ascii="Calibri" w:hAnsi="Calibri" w:cs="Calibri"/>
          <w:noProof/>
          <w:sz w:val="20"/>
        </w:rPr>
        <w:t xml:space="preserve">More Extensive Lymph Node Dissection Improves Survival Benefit of Radical Cystectomy in Metastatic Urothelial Carcinoma of the Bladder. </w:t>
      </w:r>
      <w:r w:rsidRPr="006646BB">
        <w:rPr>
          <w:rFonts w:ascii="Calibri" w:hAnsi="Calibri" w:cs="Calibri"/>
          <w:noProof/>
          <w:sz w:val="20"/>
          <w:lang w:val="nl-NL"/>
          <w:rPrChange w:id="85" w:author="E.M. Krijkamp" w:date="2020-06-11T17:00:00Z">
            <w:rPr>
              <w:rFonts w:ascii="Calibri" w:hAnsi="Calibri" w:cs="Calibri"/>
              <w:noProof/>
              <w:sz w:val="20"/>
            </w:rPr>
          </w:rPrChange>
        </w:rPr>
        <w:t xml:space="preserve">Clin Genitourin Cancer 2019;17(2):105-113.e2. </w:t>
      </w:r>
    </w:p>
    <w:p w14:paraId="3785B93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86" w:author="E.M. Krijkamp" w:date="2020-06-11T17:00:00Z">
            <w:rPr>
              <w:rFonts w:ascii="Calibri" w:hAnsi="Calibri" w:cs="Calibri"/>
              <w:noProof/>
              <w:sz w:val="20"/>
            </w:rPr>
          </w:rPrChange>
        </w:rPr>
        <w:t xml:space="preserve">49. </w:t>
      </w:r>
      <w:r w:rsidRPr="006646BB">
        <w:rPr>
          <w:rFonts w:ascii="Calibri" w:hAnsi="Calibri" w:cs="Calibri"/>
          <w:noProof/>
          <w:sz w:val="20"/>
          <w:lang w:val="nl-NL"/>
          <w:rPrChange w:id="87" w:author="E.M. Krijkamp" w:date="2020-06-11T17:00:00Z">
            <w:rPr>
              <w:rFonts w:ascii="Calibri" w:hAnsi="Calibri" w:cs="Calibri"/>
              <w:noProof/>
              <w:sz w:val="20"/>
            </w:rPr>
          </w:rPrChange>
        </w:rPr>
        <w:tab/>
        <w:t xml:space="preserve">Kann BH, Verma V, Stahl JM, et al. </w:t>
      </w:r>
      <w:r w:rsidRPr="00CF60C0">
        <w:rPr>
          <w:rFonts w:ascii="Calibri" w:hAnsi="Calibri" w:cs="Calibri"/>
          <w:noProof/>
          <w:sz w:val="20"/>
        </w:rPr>
        <w:t xml:space="preserve">Multi-institutional analysis of stereotactic body radiation therapy for operable early-stage non-small cell lung carcinoma. Radiother Oncol 2019;134:44–9. </w:t>
      </w:r>
    </w:p>
    <w:p w14:paraId="201EEA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50. </w:t>
      </w:r>
      <w:r w:rsidRPr="00CF60C0">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D11CFE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51. </w:t>
      </w:r>
      <w:r w:rsidRPr="00CF60C0">
        <w:rPr>
          <w:rFonts w:ascii="Calibri" w:hAnsi="Calibri" w:cs="Calibri"/>
          <w:noProof/>
          <w:sz w:val="20"/>
        </w:rPr>
        <w:tab/>
        <w:t xml:space="preserve">Shalowitz DI, Epstein AJ, Ko EM, Giuntoli RL. Non-surgical management of ovarian cancer: Prevalence and implications. Gynecol Oncol 2016;142(1):30–7. </w:t>
      </w:r>
    </w:p>
    <w:p w14:paraId="0F6163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52. </w:t>
      </w:r>
      <w:r w:rsidRPr="00CF60C0">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6302145"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88" w:author="E.M. Krijkamp" w:date="2020-06-11T17:00:00Z">
            <w:rPr>
              <w:rFonts w:ascii="Calibri" w:hAnsi="Calibri" w:cs="Calibri"/>
              <w:noProof/>
              <w:sz w:val="20"/>
            </w:rPr>
          </w:rPrChange>
        </w:rPr>
      </w:pPr>
      <w:r w:rsidRPr="00CF60C0">
        <w:rPr>
          <w:rFonts w:ascii="Calibri" w:hAnsi="Calibri" w:cs="Calibri"/>
          <w:noProof/>
          <w:sz w:val="20"/>
        </w:rPr>
        <w:t xml:space="preserve">53. </w:t>
      </w:r>
      <w:r w:rsidRPr="00CF60C0">
        <w:rPr>
          <w:rFonts w:ascii="Calibri" w:hAnsi="Calibri" w:cs="Calibri"/>
          <w:noProof/>
          <w:sz w:val="20"/>
        </w:rPr>
        <w:tab/>
        <w:t xml:space="preserve">Kim WR, Lake JR, Smith JM, et al. OPTN/SRTR 2016 Annual Data Report: Liver. </w:t>
      </w:r>
      <w:r w:rsidRPr="006646BB">
        <w:rPr>
          <w:rFonts w:ascii="Calibri" w:hAnsi="Calibri" w:cs="Calibri"/>
          <w:noProof/>
          <w:sz w:val="20"/>
          <w:lang w:val="nl-NL"/>
          <w:rPrChange w:id="89" w:author="E.M. Krijkamp" w:date="2020-06-11T17:00:00Z">
            <w:rPr>
              <w:rFonts w:ascii="Calibri" w:hAnsi="Calibri" w:cs="Calibri"/>
              <w:noProof/>
              <w:sz w:val="20"/>
            </w:rPr>
          </w:rPrChange>
        </w:rPr>
        <w:t xml:space="preserve">Am J Transplant 2018;18:172–253. </w:t>
      </w:r>
    </w:p>
    <w:p w14:paraId="1F79114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90" w:author="E.M. Krijkamp" w:date="2020-06-11T17:00:00Z">
            <w:rPr>
              <w:rFonts w:ascii="Calibri" w:hAnsi="Calibri" w:cs="Calibri"/>
              <w:noProof/>
              <w:sz w:val="20"/>
            </w:rPr>
          </w:rPrChange>
        </w:rPr>
        <w:t xml:space="preserve">54. </w:t>
      </w:r>
      <w:r w:rsidRPr="006646BB">
        <w:rPr>
          <w:rFonts w:ascii="Calibri" w:hAnsi="Calibri" w:cs="Calibri"/>
          <w:noProof/>
          <w:sz w:val="20"/>
          <w:lang w:val="nl-NL"/>
          <w:rPrChange w:id="91" w:author="E.M. Krijkamp" w:date="2020-06-11T17:00:00Z">
            <w:rPr>
              <w:rFonts w:ascii="Calibri" w:hAnsi="Calibri" w:cs="Calibri"/>
              <w:noProof/>
              <w:sz w:val="20"/>
            </w:rPr>
          </w:rPrChange>
        </w:rPr>
        <w:tab/>
        <w:t xml:space="preserve">Muluk SC, Muluk VS, Kelley ME, et al. </w:t>
      </w:r>
      <w:r w:rsidRPr="00CF60C0">
        <w:rPr>
          <w:rFonts w:ascii="Calibri" w:hAnsi="Calibri" w:cs="Calibri"/>
          <w:noProof/>
          <w:sz w:val="20"/>
        </w:rPr>
        <w:t xml:space="preserve">Outcome events in patients with claudication: A 15-year study in 2777 patients. J Vasc Surg 2001;33(2):251–8. </w:t>
      </w:r>
    </w:p>
    <w:p w14:paraId="0298E05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55. </w:t>
      </w:r>
      <w:r w:rsidRPr="00CF60C0">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3DE3DDC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56. </w:t>
      </w:r>
      <w:r w:rsidRPr="00CF60C0">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69C0B3A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57. </w:t>
      </w:r>
      <w:r w:rsidRPr="00CF60C0">
        <w:rPr>
          <w:rFonts w:ascii="Calibri" w:hAnsi="Calibri" w:cs="Calibri"/>
          <w:noProof/>
          <w:sz w:val="20"/>
        </w:rPr>
        <w:tab/>
        <w:t xml:space="preserve">Murphy MM, Simons JP, Hill JS, et al. Pancreatic resection: A key component to reducing racial disparities in pancreatic adenocarcinoma. Cancer 2009;115(17):3979–90. </w:t>
      </w:r>
    </w:p>
    <w:p w14:paraId="20B9D9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58. </w:t>
      </w:r>
      <w:r w:rsidRPr="00CF60C0">
        <w:rPr>
          <w:rFonts w:ascii="Calibri" w:hAnsi="Calibri" w:cs="Calibri"/>
          <w:noProof/>
          <w:sz w:val="20"/>
        </w:rPr>
        <w:tab/>
        <w:t xml:space="preserve">Mikkola R, Kelahaara J, Heikkinen J, Lahtinen J, Biancari F. Poor late survival after surgical treatment of pleural empyema. World J Surg 2010;34(2):266–71. </w:t>
      </w:r>
    </w:p>
    <w:p w14:paraId="14CC7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59. </w:t>
      </w:r>
      <w:r w:rsidRPr="00CF60C0">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2F7455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60. </w:t>
      </w:r>
      <w:r w:rsidRPr="00CF60C0">
        <w:rPr>
          <w:rFonts w:ascii="Calibri" w:hAnsi="Calibri" w:cs="Calibri"/>
          <w:noProof/>
          <w:sz w:val="20"/>
        </w:rPr>
        <w:tab/>
        <w:t xml:space="preserve">Piehler JM, Crichlow RW. Primary Carcinoma of the Gallbladder. Arch Surg 1977;112(1):26–30. </w:t>
      </w:r>
    </w:p>
    <w:p w14:paraId="632BAF0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61. </w:t>
      </w:r>
      <w:r w:rsidRPr="00CF60C0">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DE7C2D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62. </w:t>
      </w:r>
      <w:r w:rsidRPr="00CF60C0">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w:t>
      </w:r>
      <w:r w:rsidRPr="00CF60C0">
        <w:rPr>
          <w:rFonts w:ascii="Calibri" w:hAnsi="Calibri" w:cs="Calibri"/>
          <w:noProof/>
          <w:sz w:val="20"/>
        </w:rPr>
        <w:lastRenderedPageBreak/>
        <w:t xml:space="preserve">Lancet 1998;351(9113):1379–87. </w:t>
      </w:r>
    </w:p>
    <w:p w14:paraId="5F2AB4A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63. </w:t>
      </w:r>
      <w:r w:rsidRPr="00CF60C0">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04606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64. </w:t>
      </w:r>
      <w:r w:rsidRPr="00CF60C0">
        <w:rPr>
          <w:rFonts w:ascii="Calibri" w:hAnsi="Calibri" w:cs="Calibri"/>
          <w:noProof/>
          <w:sz w:val="20"/>
        </w:rPr>
        <w:tab/>
        <w:t xml:space="preserve">Ginsberg RJ, Rubinstein L V. Randomized trial of lobectomy versus limited resection for T1 N0 non-small cell lung cancer. Ann Thorac Surg 1995;60(3):615–23. </w:t>
      </w:r>
    </w:p>
    <w:p w14:paraId="0276B28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65. </w:t>
      </w:r>
      <w:r w:rsidRPr="00CF60C0">
        <w:rPr>
          <w:rFonts w:ascii="Calibri" w:hAnsi="Calibri" w:cs="Calibri"/>
          <w:noProof/>
          <w:sz w:val="20"/>
        </w:rPr>
        <w:tab/>
        <w:t xml:space="preserve">Redden MD, Chin TY, van Driel ML. Surgical versus non-surgical management for pleural empyema. Cochrane Database Syst. Rev. 2017;2017(3). </w:t>
      </w:r>
    </w:p>
    <w:p w14:paraId="1EAB256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92" w:author="E.M. Krijkamp" w:date="2020-06-11T17:00:00Z">
            <w:rPr>
              <w:rFonts w:ascii="Calibri" w:hAnsi="Calibri" w:cs="Calibri"/>
              <w:noProof/>
              <w:sz w:val="20"/>
            </w:rPr>
          </w:rPrChange>
        </w:rPr>
      </w:pPr>
      <w:r w:rsidRPr="00CF60C0">
        <w:rPr>
          <w:rFonts w:ascii="Calibri" w:hAnsi="Calibri" w:cs="Calibri"/>
          <w:noProof/>
          <w:sz w:val="20"/>
        </w:rPr>
        <w:t xml:space="preserve">66. </w:t>
      </w:r>
      <w:r w:rsidRPr="00CF60C0">
        <w:rPr>
          <w:rFonts w:ascii="Calibri" w:hAnsi="Calibri" w:cs="Calibri"/>
          <w:noProof/>
          <w:sz w:val="20"/>
        </w:rPr>
        <w:tab/>
        <w:t xml:space="preserve">Konstantinides S, Geibel A, Olschewski M, et al. A comparison of surgical and medical therapy for atrial septal defect in adults. </w:t>
      </w:r>
      <w:r w:rsidRPr="006646BB">
        <w:rPr>
          <w:rFonts w:ascii="Calibri" w:hAnsi="Calibri" w:cs="Calibri"/>
          <w:noProof/>
          <w:sz w:val="20"/>
          <w:lang w:val="nl-NL"/>
          <w:rPrChange w:id="93" w:author="E.M. Krijkamp" w:date="2020-06-11T17:00:00Z">
            <w:rPr>
              <w:rFonts w:ascii="Calibri" w:hAnsi="Calibri" w:cs="Calibri"/>
              <w:noProof/>
              <w:sz w:val="20"/>
            </w:rPr>
          </w:rPrChange>
        </w:rPr>
        <w:t xml:space="preserve">N Engl J Med 1995;333(8):469–73. </w:t>
      </w:r>
    </w:p>
    <w:p w14:paraId="26C7BEA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94" w:author="E.M. Krijkamp" w:date="2020-06-11T17:00:00Z">
            <w:rPr>
              <w:rFonts w:ascii="Calibri" w:hAnsi="Calibri" w:cs="Calibri"/>
              <w:noProof/>
              <w:sz w:val="20"/>
            </w:rPr>
          </w:rPrChange>
        </w:rPr>
        <w:t xml:space="preserve">67. </w:t>
      </w:r>
      <w:r w:rsidRPr="006646BB">
        <w:rPr>
          <w:rFonts w:ascii="Calibri" w:hAnsi="Calibri" w:cs="Calibri"/>
          <w:noProof/>
          <w:sz w:val="20"/>
          <w:lang w:val="nl-NL"/>
          <w:rPrChange w:id="95" w:author="E.M. Krijkamp" w:date="2020-06-11T17:00:00Z">
            <w:rPr>
              <w:rFonts w:ascii="Calibri" w:hAnsi="Calibri" w:cs="Calibri"/>
              <w:noProof/>
              <w:sz w:val="20"/>
            </w:rPr>
          </w:rPrChange>
        </w:rPr>
        <w:tab/>
        <w:t xml:space="preserve">Sørensen VR, Heaf J, Wehberg S, Sørensen SS. </w:t>
      </w:r>
      <w:r w:rsidRPr="00CF60C0">
        <w:rPr>
          <w:rFonts w:ascii="Calibri" w:hAnsi="Calibri" w:cs="Calibri"/>
          <w:noProof/>
          <w:sz w:val="20"/>
        </w:rPr>
        <w:t xml:space="preserve">Survival Benefit in Renal Transplantation Despite High Comorbidity. Transplantation 2016;100(10):2160–7. </w:t>
      </w:r>
    </w:p>
    <w:p w14:paraId="57E93D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68. </w:t>
      </w:r>
      <w:r w:rsidRPr="00CF60C0">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29DF5F0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69. </w:t>
      </w:r>
      <w:r w:rsidRPr="00CF60C0">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94E1B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96" w:author="E.M. Krijkamp" w:date="2020-06-11T17:00:00Z">
            <w:rPr>
              <w:rFonts w:ascii="Calibri" w:hAnsi="Calibri" w:cs="Calibri"/>
              <w:noProof/>
              <w:sz w:val="20"/>
            </w:rPr>
          </w:rPrChange>
        </w:rPr>
        <w:t xml:space="preserve">70. </w:t>
      </w:r>
      <w:r w:rsidRPr="006646BB">
        <w:rPr>
          <w:rFonts w:ascii="Calibri" w:hAnsi="Calibri" w:cs="Calibri"/>
          <w:noProof/>
          <w:sz w:val="20"/>
          <w:lang w:val="nl-NL"/>
          <w:rPrChange w:id="97" w:author="E.M. Krijkamp" w:date="2020-06-11T17:00:00Z">
            <w:rPr>
              <w:rFonts w:ascii="Calibri" w:hAnsi="Calibri" w:cs="Calibri"/>
              <w:noProof/>
              <w:sz w:val="20"/>
            </w:rPr>
          </w:rPrChange>
        </w:rPr>
        <w:tab/>
        <w:t xml:space="preserve">Stewart JM, Tone AA, Jiang H, et al. </w:t>
      </w:r>
      <w:r w:rsidRPr="00CF60C0">
        <w:rPr>
          <w:rFonts w:ascii="Calibri" w:hAnsi="Calibri" w:cs="Calibri"/>
          <w:noProof/>
          <w:sz w:val="20"/>
        </w:rPr>
        <w:t xml:space="preserve">The optimal time for surgery in women with serous ovarian cancer. Can J Surg 2016;59(4):223–32. </w:t>
      </w:r>
    </w:p>
    <w:p w14:paraId="4492921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71. </w:t>
      </w:r>
      <w:r w:rsidRPr="00CF60C0">
        <w:rPr>
          <w:rFonts w:ascii="Calibri" w:hAnsi="Calibri" w:cs="Calibri"/>
          <w:noProof/>
          <w:sz w:val="20"/>
        </w:rPr>
        <w:tab/>
        <w:t xml:space="preserve">Davies L, Welch G. Thyroid cancer survival in the United States: Observational data from 1973 to 2005. Arch Otolaryngol - Head Neck Surg 2010;136(5):440–4. </w:t>
      </w:r>
    </w:p>
    <w:p w14:paraId="45FB565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72. </w:t>
      </w:r>
      <w:r w:rsidRPr="00CF60C0">
        <w:rPr>
          <w:rFonts w:ascii="Calibri" w:hAnsi="Calibri" w:cs="Calibri"/>
          <w:noProof/>
          <w:sz w:val="20"/>
        </w:rPr>
        <w:tab/>
        <w:t xml:space="preserve">Bleicher RJ, Ruth K, Sigurdson ER, et al. Time to surgery and breast cancer survival in the United States. JAMA Oncol 2016;2(3):330–9. </w:t>
      </w:r>
    </w:p>
    <w:p w14:paraId="562C4D9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73. </w:t>
      </w:r>
      <w:r w:rsidRPr="00CF60C0">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CA8F7E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74. </w:t>
      </w:r>
      <w:r w:rsidRPr="00CF60C0">
        <w:rPr>
          <w:rFonts w:ascii="Calibri" w:hAnsi="Calibri" w:cs="Calibri"/>
          <w:noProof/>
          <w:sz w:val="20"/>
        </w:rPr>
        <w:tab/>
        <w:t>USRDS [Internet]. [cited 2020 May 19];Available from: https://www.usrds.org/2015/view/</w:t>
      </w:r>
    </w:p>
    <w:p w14:paraId="793B9AF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75. </w:t>
      </w:r>
      <w:r w:rsidRPr="00CF60C0">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B57A6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76. </w:t>
      </w:r>
      <w:r w:rsidRPr="00CF60C0">
        <w:rPr>
          <w:rFonts w:ascii="Calibri" w:hAnsi="Calibri" w:cs="Calibri"/>
          <w:noProof/>
          <w:sz w:val="20"/>
        </w:rPr>
        <w:tab/>
        <w:t xml:space="preserve">Chung JH, Lee SH, Kim KT, Jung JS, Son HS, Sun K. Optimal Timing of Thoracoscopic Drainage and Decortication for Empyema. Ann Thorac Surg 2014;97(1):224–9. </w:t>
      </w:r>
    </w:p>
    <w:p w14:paraId="1325BEE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77. </w:t>
      </w:r>
      <w:r w:rsidRPr="00CF60C0">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2A1A472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78. </w:t>
      </w:r>
      <w:r w:rsidRPr="00CF60C0">
        <w:rPr>
          <w:rFonts w:ascii="Calibri" w:hAnsi="Calibri" w:cs="Calibri"/>
          <w:noProof/>
          <w:sz w:val="20"/>
        </w:rPr>
        <w:tab/>
        <w:t>Organ Procurement and Transplantation Network [Internet]. [cited 2020 May 19];Available from: https://optn.transplant.hrsa.gov/data/view-data-reports/national-data/</w:t>
      </w:r>
    </w:p>
    <w:p w14:paraId="4D28F18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98" w:author="E.M. Krijkamp" w:date="2020-06-11T17:00:00Z">
            <w:rPr>
              <w:rFonts w:ascii="Calibri" w:hAnsi="Calibri" w:cs="Calibri"/>
              <w:noProof/>
              <w:sz w:val="20"/>
            </w:rPr>
          </w:rPrChange>
        </w:rPr>
        <w:t xml:space="preserve">79. </w:t>
      </w:r>
      <w:r w:rsidRPr="006646BB">
        <w:rPr>
          <w:rFonts w:ascii="Calibri" w:hAnsi="Calibri" w:cs="Calibri"/>
          <w:noProof/>
          <w:sz w:val="20"/>
          <w:lang w:val="nl-NL"/>
          <w:rPrChange w:id="99" w:author="E.M. Krijkamp" w:date="2020-06-11T17:00:00Z">
            <w:rPr>
              <w:rFonts w:ascii="Calibri" w:hAnsi="Calibri" w:cs="Calibri"/>
              <w:noProof/>
              <w:sz w:val="20"/>
            </w:rPr>
          </w:rPrChange>
        </w:rPr>
        <w:tab/>
        <w:t xml:space="preserve">Jakola AS, Myrmel KS, Kloster R, et al. </w:t>
      </w:r>
      <w:r w:rsidRPr="00CF60C0">
        <w:rPr>
          <w:rFonts w:ascii="Calibri" w:hAnsi="Calibri" w:cs="Calibri"/>
          <w:noProof/>
          <w:sz w:val="20"/>
        </w:rPr>
        <w:t xml:space="preserve">Comparison of a strategy favoring early surgical resection vs a strategy favoring watchful waiting in low-grade gliomas. JAMA - J Am Med Assoc 2012;308(18):1881–8. </w:t>
      </w:r>
    </w:p>
    <w:p w14:paraId="36C65E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80. </w:t>
      </w:r>
      <w:r w:rsidRPr="00CF60C0">
        <w:rPr>
          <w:rFonts w:ascii="Calibri" w:hAnsi="Calibri" w:cs="Calibri"/>
          <w:noProof/>
          <w:sz w:val="20"/>
        </w:rPr>
        <w:tab/>
        <w:t xml:space="preserve">Haruna A, Muro S, Nakano Y, et al. CT scan findings of emphysema predict mortality in COPD. Chest 2010;138(3):635–40. </w:t>
      </w:r>
    </w:p>
    <w:p w14:paraId="731C616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81. </w:t>
      </w:r>
      <w:r w:rsidRPr="00CF60C0">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2D267F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82. </w:t>
      </w:r>
      <w:r w:rsidRPr="00CF60C0">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7CEA5E3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83. </w:t>
      </w:r>
      <w:r w:rsidRPr="00CF60C0">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462C6F3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100" w:author="E.M. Krijkamp" w:date="2020-06-11T17:00:00Z">
            <w:rPr>
              <w:rFonts w:ascii="Calibri" w:hAnsi="Calibri" w:cs="Calibri"/>
              <w:noProof/>
              <w:sz w:val="20"/>
            </w:rPr>
          </w:rPrChange>
        </w:rPr>
      </w:pPr>
      <w:r w:rsidRPr="00CF60C0">
        <w:rPr>
          <w:rFonts w:ascii="Calibri" w:hAnsi="Calibri" w:cs="Calibri"/>
          <w:noProof/>
          <w:sz w:val="20"/>
        </w:rPr>
        <w:t xml:space="preserve">84. </w:t>
      </w:r>
      <w:r w:rsidRPr="00CF60C0">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6646BB">
        <w:rPr>
          <w:rFonts w:ascii="Calibri" w:hAnsi="Calibri" w:cs="Calibri"/>
          <w:noProof/>
          <w:sz w:val="20"/>
          <w:lang w:val="nl-NL"/>
          <w:rPrChange w:id="101" w:author="E.M. Krijkamp" w:date="2020-06-11T17:00:00Z">
            <w:rPr>
              <w:rFonts w:ascii="Calibri" w:hAnsi="Calibri" w:cs="Calibri"/>
              <w:noProof/>
              <w:sz w:val="20"/>
            </w:rPr>
          </w:rPrChange>
        </w:rPr>
        <w:t xml:space="preserve">J Clin Nurs 2019;28:2111–23. </w:t>
      </w:r>
    </w:p>
    <w:p w14:paraId="31B477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102" w:author="E.M. Krijkamp" w:date="2020-06-11T17:00:00Z">
            <w:rPr>
              <w:rFonts w:ascii="Calibri" w:hAnsi="Calibri" w:cs="Calibri"/>
              <w:noProof/>
              <w:sz w:val="20"/>
            </w:rPr>
          </w:rPrChange>
        </w:rPr>
        <w:t xml:space="preserve">85. </w:t>
      </w:r>
      <w:r w:rsidRPr="006646BB">
        <w:rPr>
          <w:rFonts w:ascii="Calibri" w:hAnsi="Calibri" w:cs="Calibri"/>
          <w:noProof/>
          <w:sz w:val="20"/>
          <w:lang w:val="nl-NL"/>
          <w:rPrChange w:id="103" w:author="E.M. Krijkamp" w:date="2020-06-11T17:00:00Z">
            <w:rPr>
              <w:rFonts w:ascii="Calibri" w:hAnsi="Calibri" w:cs="Calibri"/>
              <w:noProof/>
              <w:sz w:val="20"/>
            </w:rPr>
          </w:rPrChange>
        </w:rPr>
        <w:tab/>
        <w:t xml:space="preserve">Ae LXC, Reichman ME, Ae BAM, et al. </w:t>
      </w:r>
      <w:r w:rsidRPr="00CF60C0">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735F7B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86. </w:t>
      </w:r>
      <w:r w:rsidRPr="00CF60C0">
        <w:rPr>
          <w:rFonts w:ascii="Calibri" w:hAnsi="Calibri" w:cs="Calibri"/>
          <w:noProof/>
          <w:sz w:val="20"/>
        </w:rPr>
        <w:tab/>
        <w:t xml:space="preserve">Pettitt D, Raza S, Naughton B, et al. The Limitations of QALY: A Literature Review. J Stem Cell Res Ther </w:t>
      </w:r>
      <w:r w:rsidRPr="00CF60C0">
        <w:rPr>
          <w:rFonts w:ascii="Calibri" w:hAnsi="Calibri" w:cs="Calibri"/>
          <w:noProof/>
          <w:sz w:val="20"/>
        </w:rPr>
        <w:lastRenderedPageBreak/>
        <w:t xml:space="preserve">2016;6(4). </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 Krijkamp" w:date="2020-06-10T22:53:00Z" w:initials="EK">
    <w:p w14:paraId="72BF261E" w14:textId="18F1776C" w:rsidR="009077A1" w:rsidRPr="002F081D" w:rsidRDefault="009077A1">
      <w:pPr>
        <w:pStyle w:val="CommentText"/>
        <w:rPr>
          <w:lang w:val="nl-NL"/>
        </w:rPr>
      </w:pPr>
      <w:r>
        <w:rPr>
          <w:rStyle w:val="CommentReference"/>
        </w:rPr>
        <w:annotationRef/>
      </w:r>
      <w:r w:rsidRPr="002F081D">
        <w:rPr>
          <w:lang w:val="nl-NL"/>
        </w:rPr>
        <w:t>Als de NEJM niet happig is om mondeling studi</w:t>
      </w:r>
      <w:r>
        <w:rPr>
          <w:lang w:val="nl-NL"/>
        </w:rPr>
        <w:t xml:space="preserve">es, zullen we het dan uit de titel halen? Of geeft het met dit in de titel juist wel een beter beeld? </w:t>
      </w:r>
    </w:p>
  </w:comment>
  <w:comment w:id="1" w:author="Gebruiker" w:date="2020-06-11T21:00:00Z" w:initials="G">
    <w:p w14:paraId="551EDABE" w14:textId="21B457F5" w:rsidR="009077A1" w:rsidRPr="00637AAF" w:rsidRDefault="009077A1">
      <w:pPr>
        <w:pStyle w:val="CommentText"/>
        <w:rPr>
          <w:lang w:val="nl-NL"/>
        </w:rPr>
      </w:pPr>
      <w:r>
        <w:rPr>
          <w:rStyle w:val="CommentReference"/>
        </w:rPr>
        <w:annotationRef/>
      </w:r>
      <w:r w:rsidRPr="00637AAF">
        <w:rPr>
          <w:lang w:val="nl-NL"/>
        </w:rPr>
        <w:t xml:space="preserve">Ik vind het te essentieel om het </w:t>
      </w:r>
      <w:r>
        <w:rPr>
          <w:lang w:val="nl-NL"/>
        </w:rPr>
        <w:t>eruit te halen…</w:t>
      </w:r>
    </w:p>
  </w:comment>
  <w:comment w:id="2" w:author="Jan Busschbach" w:date="2020-06-14T20:55:00Z" w:initials="JB">
    <w:p w14:paraId="32DE42BA" w14:textId="0EC644D9" w:rsidR="009077A1" w:rsidRPr="00922A42" w:rsidRDefault="009077A1">
      <w:pPr>
        <w:pStyle w:val="CommentText"/>
        <w:rPr>
          <w:lang w:val="nl-NL"/>
        </w:rPr>
      </w:pPr>
      <w:r>
        <w:rPr>
          <w:rStyle w:val="CommentReference"/>
        </w:rPr>
        <w:annotationRef/>
      </w:r>
      <w:r w:rsidRPr="00922A42">
        <w:rPr>
          <w:lang w:val="nl-NL"/>
        </w:rPr>
        <w:t xml:space="preserve">Bedoel je hier “of”? </w:t>
      </w:r>
      <w:r>
        <w:rPr>
          <w:lang w:val="nl-NL"/>
        </w:rPr>
        <w:t xml:space="preserve">Ik zou het simpel houden: ‘collaborators’ </w:t>
      </w:r>
    </w:p>
  </w:comment>
  <w:comment w:id="3" w:author="E.M. Krijkamp" w:date="2020-06-02T09:12:00Z" w:initials="EK">
    <w:p w14:paraId="076DCBF6" w14:textId="728B606D" w:rsidR="009077A1" w:rsidRDefault="009077A1">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4" w:author="E.M. Krijkamp" w:date="2020-06-01T19:13:00Z" w:initials="EK">
    <w:p w14:paraId="68D75E67" w14:textId="3490CCAB" w:rsidR="009077A1" w:rsidRDefault="009077A1">
      <w:pPr>
        <w:pStyle w:val="CommentText"/>
      </w:pPr>
      <w:r>
        <w:rPr>
          <w:rStyle w:val="CommentReference"/>
        </w:rPr>
        <w:annotationRef/>
      </w:r>
      <w:r>
        <w:t xml:space="preserve">Abstract </w:t>
      </w:r>
      <w:proofErr w:type="spellStart"/>
      <w:r>
        <w:t>naar</w:t>
      </w:r>
      <w:proofErr w:type="spellEnd"/>
      <w:r>
        <w:t xml:space="preserve"> 250 words </w:t>
      </w:r>
    </w:p>
  </w:comment>
  <w:comment w:id="5" w:author="E.M. Krijkamp" w:date="2020-06-01T19:13:00Z" w:initials="EK">
    <w:p w14:paraId="103B26AF" w14:textId="05ECCF3F" w:rsidR="009077A1" w:rsidRDefault="009077A1">
      <w:pPr>
        <w:pStyle w:val="CommentText"/>
      </w:pPr>
      <w:r>
        <w:rPr>
          <w:rStyle w:val="CommentReference"/>
        </w:rPr>
        <w:annotationRef/>
      </w:r>
      <w:r>
        <w:t xml:space="preserve">Abstract </w:t>
      </w:r>
      <w:proofErr w:type="spellStart"/>
      <w:r>
        <w:t>naar</w:t>
      </w:r>
      <w:proofErr w:type="spellEnd"/>
      <w:r>
        <w:t xml:space="preserve"> 300 words </w:t>
      </w:r>
    </w:p>
  </w:comment>
  <w:comment w:id="6" w:author="E.M. Krijkamp" w:date="2020-06-01T19:21:00Z" w:initials="EK">
    <w:p w14:paraId="04EE98AF" w14:textId="77777777" w:rsidR="009077A1" w:rsidRPr="00CD5FE9" w:rsidRDefault="009077A1"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9077A1" w:rsidRDefault="009077A1">
      <w:pPr>
        <w:pStyle w:val="CommentText"/>
      </w:pPr>
    </w:p>
  </w:comment>
  <w:comment w:id="7" w:author="E.M. Krijkamp" w:date="2020-06-08T21:56:00Z" w:initials="EK">
    <w:p w14:paraId="595ACFA3" w14:textId="77777777" w:rsidR="009077A1" w:rsidRDefault="009077A1">
      <w:pPr>
        <w:pStyle w:val="CommentText"/>
      </w:pPr>
      <w:r>
        <w:rPr>
          <w:rStyle w:val="CommentReference"/>
        </w:rPr>
        <w:annotationRef/>
      </w:r>
      <w:r>
        <w:t>Feedback student editor NEJM:</w:t>
      </w:r>
    </w:p>
    <w:p w14:paraId="30AFE675" w14:textId="77777777" w:rsidR="009077A1" w:rsidRDefault="009077A1"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9077A1" w:rsidRPr="001069EC" w:rsidRDefault="009077A1">
      <w:pPr>
        <w:pStyle w:val="CommentText"/>
        <w:rPr>
          <w:lang w:val="en-US"/>
        </w:rPr>
      </w:pPr>
    </w:p>
  </w:comment>
  <w:comment w:id="8" w:author="Ewout Steyerberg" w:date="2020-06-10T21:59:00Z" w:initials="ES">
    <w:p w14:paraId="00CC2F63" w14:textId="77777777" w:rsidR="009077A1" w:rsidRPr="004F6E18" w:rsidRDefault="009077A1" w:rsidP="005145A4">
      <w:pPr>
        <w:pStyle w:val="CommentText"/>
        <w:rPr>
          <w:lang w:val="nl-NL"/>
        </w:rPr>
      </w:pPr>
      <w:r>
        <w:rPr>
          <w:rStyle w:val="CommentReference"/>
        </w:rPr>
        <w:annotationRef/>
      </w:r>
      <w:r w:rsidRPr="004F6E18">
        <w:rPr>
          <w:lang w:val="nl-NL"/>
        </w:rPr>
        <w:t>Klinkt als RCT; het is juist omgekeerd</w:t>
      </w:r>
      <w:r>
        <w:rPr>
          <w:lang w:val="nl-NL"/>
        </w:rPr>
        <w:t>, gebruik aannames over effecten om door te rekenen wat delay als impact heeft?</w:t>
      </w:r>
    </w:p>
  </w:comment>
  <w:comment w:id="10" w:author="E.M. Krijkamp" w:date="2020-06-08T11:04:00Z" w:initials="EK">
    <w:p w14:paraId="520CF118" w14:textId="0A6AD440" w:rsidR="009077A1" w:rsidRPr="00EE62AE" w:rsidRDefault="009077A1">
      <w:pPr>
        <w:pStyle w:val="CommentText"/>
      </w:pPr>
      <w:r>
        <w:rPr>
          <w:rStyle w:val="CommentReference"/>
        </w:rPr>
        <w:annotationRef/>
      </w:r>
      <w:r w:rsidRPr="00EE62AE">
        <w:t xml:space="preserve">In case NEJM  we can only show 2 </w:t>
      </w:r>
      <w:proofErr w:type="spellStart"/>
      <w:r w:rsidRPr="00EE62AE">
        <w:t>ipv</w:t>
      </w:r>
      <w:proofErr w:type="spellEnd"/>
      <w:r w:rsidRPr="00EE62AE">
        <w:t xml:space="preserve"> 3 </w:t>
      </w:r>
      <w:proofErr w:type="spellStart"/>
      <w:r w:rsidRPr="00EE62AE">
        <w:t>meest</w:t>
      </w:r>
      <w:proofErr w:type="spellEnd"/>
      <w:r w:rsidRPr="00EE62AE">
        <w:t>/</w:t>
      </w:r>
      <w:proofErr w:type="spellStart"/>
      <w:r w:rsidRPr="00EE62AE">
        <w:t>minst</w:t>
      </w:r>
      <w:proofErr w:type="spellEnd"/>
      <w:r w:rsidRPr="00EE62AE">
        <w:t xml:space="preserve"> urgent</w:t>
      </w:r>
    </w:p>
  </w:comment>
  <w:comment w:id="11" w:author="Ewout Steyerberg" w:date="2020-06-10T22:02:00Z" w:initials="ES">
    <w:p w14:paraId="2AACEA22" w14:textId="77777777" w:rsidR="009077A1" w:rsidRPr="008D1B6C" w:rsidRDefault="009077A1" w:rsidP="005145A4">
      <w:pPr>
        <w:pStyle w:val="CommentText"/>
        <w:rPr>
          <w:lang w:val="nl-NL"/>
        </w:rPr>
      </w:pPr>
      <w:r>
        <w:rPr>
          <w:rStyle w:val="CommentReference"/>
        </w:rPr>
        <w:annotationRef/>
      </w:r>
      <w:r w:rsidRPr="008D1B6C">
        <w:rPr>
          <w:lang w:val="nl-NL"/>
        </w:rPr>
        <w:t xml:space="preserve">Hoe kan je die uit het model krijgen? </w:t>
      </w:r>
      <w:r>
        <w:rPr>
          <w:lang w:val="nl-NL"/>
        </w:rPr>
        <w:t xml:space="preserve">Iets over zeggen in </w:t>
      </w:r>
      <w:proofErr w:type="spellStart"/>
      <w:r>
        <w:rPr>
          <w:lang w:val="nl-NL"/>
        </w:rPr>
        <w:t>Methods</w:t>
      </w:r>
      <w:proofErr w:type="spellEnd"/>
      <w:r w:rsidRPr="008D1B6C">
        <w:rPr>
          <w:lang w:val="nl-NL"/>
        </w:rPr>
        <w:t xml:space="preserve"> </w:t>
      </w:r>
    </w:p>
  </w:comment>
  <w:comment w:id="15" w:author="Jan Busschbach" w:date="2020-06-14T21:22:00Z" w:initials="JB">
    <w:p w14:paraId="267566C6" w14:textId="4EFFB12E" w:rsidR="009077A1" w:rsidRPr="00EE1BAB" w:rsidRDefault="009077A1">
      <w:pPr>
        <w:pStyle w:val="CommentText"/>
        <w:rPr>
          <w:lang w:val="nl-NL"/>
        </w:rPr>
      </w:pPr>
      <w:r>
        <w:rPr>
          <w:rStyle w:val="CommentReference"/>
        </w:rPr>
        <w:annotationRef/>
      </w:r>
      <w:r w:rsidRPr="00EE1BAB">
        <w:rPr>
          <w:lang w:val="nl-NL"/>
        </w:rPr>
        <w:t>Ik snap niet wat j</w:t>
      </w:r>
      <w:r>
        <w:rPr>
          <w:lang w:val="nl-NL"/>
        </w:rPr>
        <w:t xml:space="preserve">e hier bedoeld. Bedoel je: …, terwijl in het post corona tijdperk we moeten interdisciplinair moeten triëren.  </w:t>
      </w:r>
    </w:p>
  </w:comment>
  <w:comment w:id="16" w:author="Jan Busschbach" w:date="2020-06-14T21:32:00Z" w:initials="JB">
    <w:p w14:paraId="1E3EC516" w14:textId="1B8C4356" w:rsidR="009077A1" w:rsidRPr="003A65AE" w:rsidRDefault="009077A1">
      <w:pPr>
        <w:pStyle w:val="CommentText"/>
        <w:rPr>
          <w:lang w:val="nl-NL"/>
        </w:rPr>
      </w:pPr>
      <w:r>
        <w:rPr>
          <w:rStyle w:val="CommentReference"/>
        </w:rPr>
        <w:annotationRef/>
      </w:r>
      <w:r w:rsidRPr="003A65AE">
        <w:rPr>
          <w:lang w:val="nl-NL"/>
        </w:rPr>
        <w:t>Ik zou dit weg</w:t>
      </w:r>
      <w:r>
        <w:rPr>
          <w:lang w:val="nl-NL"/>
        </w:rPr>
        <w:t xml:space="preserve">laten. Wat we doen is zit in de context van een ad hoc wachtrij, niet in de betekenis van een constante schaarse, </w:t>
      </w:r>
    </w:p>
  </w:comment>
  <w:comment w:id="17" w:author="E.M. Krijkamp" w:date="2020-06-10T18:13:00Z" w:initials="EK">
    <w:p w14:paraId="1CF787DB" w14:textId="06E6A522" w:rsidR="009077A1" w:rsidRPr="00AF3B66" w:rsidRDefault="009077A1" w:rsidP="00CE401A">
      <w:pPr>
        <w:pStyle w:val="CommentText"/>
        <w:rPr>
          <w:lang w:val="nl-NL"/>
        </w:rPr>
      </w:pPr>
      <w:r>
        <w:rPr>
          <w:rStyle w:val="CommentReference"/>
        </w:rPr>
        <w:annotationRef/>
      </w:r>
      <w:r w:rsidRPr="00AF3B66">
        <w:rPr>
          <w:lang w:val="nl-NL"/>
        </w:rPr>
        <w:t>Wellicht nog aanpassen</w:t>
      </w:r>
      <w:r>
        <w:rPr>
          <w:lang w:val="nl-NL"/>
        </w:rPr>
        <w:t xml:space="preserve"> als er nieuwe data is</w:t>
      </w:r>
    </w:p>
    <w:p w14:paraId="057F7455" w14:textId="30C71C95" w:rsidR="009077A1" w:rsidRPr="00CE401A" w:rsidRDefault="009077A1">
      <w:pPr>
        <w:pStyle w:val="CommentText"/>
        <w:rPr>
          <w:lang w:val="nl-NL"/>
        </w:rPr>
      </w:pPr>
      <w:r w:rsidRPr="00CE401A">
        <w:rPr>
          <w:lang w:val="nl-NL"/>
        </w:rPr>
        <w:t xml:space="preserve"> </w:t>
      </w:r>
      <w:r>
        <w:rPr>
          <w:lang w:val="nl-NL"/>
        </w:rPr>
        <w:t xml:space="preserve">Ook hoe we tot die lijst gekomen zijn! </w:t>
      </w:r>
    </w:p>
  </w:comment>
  <w:comment w:id="23" w:author="E.M. Krijkamp" w:date="2020-06-11T17:29:00Z" w:initials="EK">
    <w:p w14:paraId="34EBBB42" w14:textId="16A8ECE8" w:rsidR="009077A1" w:rsidRDefault="009077A1">
      <w:pPr>
        <w:pStyle w:val="CommentText"/>
      </w:pPr>
      <w:r>
        <w:rPr>
          <w:rStyle w:val="CommentReference"/>
        </w:rPr>
        <w:annotationRef/>
      </w:r>
      <w:r>
        <w:t>Still not in line with the 49 from before.</w:t>
      </w:r>
    </w:p>
  </w:comment>
  <w:comment w:id="24" w:author="E.M. Krijkamp" w:date="2020-06-09T08:51:00Z" w:initials="EK">
    <w:p w14:paraId="6272514D" w14:textId="69E56E7D" w:rsidR="009077A1" w:rsidRDefault="009077A1">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25" w:author="E.M. Krijkamp" w:date="2020-06-11T17:34:00Z" w:initials="EK">
    <w:p w14:paraId="0BDCA429" w14:textId="730EF230" w:rsidR="009077A1" w:rsidRPr="00DA50B4" w:rsidRDefault="009077A1">
      <w:pPr>
        <w:pStyle w:val="CommentText"/>
        <w:rPr>
          <w:lang w:val="en-US"/>
        </w:rPr>
      </w:pPr>
      <w:r>
        <w:rPr>
          <w:rStyle w:val="CommentReference"/>
        </w:rPr>
        <w:annotationRef/>
      </w:r>
      <w:r>
        <w:rPr>
          <w:lang w:val="en-US"/>
        </w:rPr>
        <w:t>Shall we explain this a bit more?</w:t>
      </w:r>
    </w:p>
  </w:comment>
  <w:comment w:id="26" w:author="R.J. Baatenburg de Jong" w:date="2020-06-10T14:34:00Z" w:initials="RBdJ">
    <w:p w14:paraId="26838075" w14:textId="77777777" w:rsidR="009077A1" w:rsidRDefault="009077A1" w:rsidP="00FA70F1">
      <w:pPr>
        <w:pStyle w:val="CommentText"/>
        <w:rPr>
          <w:lang w:val="nl-NL"/>
        </w:rPr>
      </w:pPr>
      <w:r>
        <w:rPr>
          <w:rStyle w:val="CommentReference"/>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9077A1" w:rsidRDefault="009077A1" w:rsidP="00FA70F1">
      <w:pPr>
        <w:pStyle w:val="CommentText"/>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9077A1" w:rsidRPr="003B2332" w:rsidRDefault="009077A1" w:rsidP="00FA70F1">
      <w:pPr>
        <w:pStyle w:val="CommentText"/>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27" w:author="Ewout Steyerberg" w:date="2020-06-10T23:32:00Z" w:initials="ES">
    <w:p w14:paraId="424FAD5B" w14:textId="77777777" w:rsidR="009077A1" w:rsidRPr="006042E6" w:rsidRDefault="009077A1" w:rsidP="004A5E8C">
      <w:pPr>
        <w:pStyle w:val="CommentText"/>
        <w:rPr>
          <w:lang w:val="nl-NL"/>
        </w:rPr>
      </w:pPr>
      <w:r>
        <w:rPr>
          <w:rStyle w:val="CommentReference"/>
        </w:rPr>
        <w:annotationRef/>
      </w:r>
      <w:r w:rsidRPr="006042E6">
        <w:rPr>
          <w:lang w:val="nl-NL"/>
        </w:rPr>
        <w:t xml:space="preserve">inderdaad; het gaat om </w:t>
      </w:r>
      <w:r>
        <w:rPr>
          <w:lang w:val="nl-NL"/>
        </w:rPr>
        <w:t xml:space="preserve">increment door de ingreep. Daar moet je het causale effect van weten .. vaak zal dat </w:t>
      </w:r>
      <w:proofErr w:type="spellStart"/>
      <w:r>
        <w:rPr>
          <w:lang w:val="nl-NL"/>
        </w:rPr>
        <w:t>tyoch</w:t>
      </w:r>
      <w:proofErr w:type="spellEnd"/>
      <w:r>
        <w:rPr>
          <w:lang w:val="nl-NL"/>
        </w:rPr>
        <w:t xml:space="preserve"> niet bekend zijn? </w:t>
      </w:r>
    </w:p>
  </w:comment>
  <w:comment w:id="28" w:author="E.M. Krijkamp" w:date="2020-06-09T09:46:00Z" w:initials="EK">
    <w:p w14:paraId="0FCA2E18" w14:textId="0F0A9F5F" w:rsidR="009077A1" w:rsidRPr="00241B01" w:rsidRDefault="009077A1">
      <w:pPr>
        <w:pStyle w:val="CommentText"/>
        <w:rPr>
          <w:lang w:val="nl-NL"/>
        </w:rPr>
      </w:pPr>
      <w:r>
        <w:rPr>
          <w:rStyle w:val="CommentReference"/>
        </w:rPr>
        <w:annotationRef/>
      </w:r>
      <w:r w:rsidRPr="00241B01">
        <w:rPr>
          <w:lang w:val="nl-NL"/>
        </w:rPr>
        <w:t>Dit is mij nog niet duidelijk.</w:t>
      </w:r>
    </w:p>
  </w:comment>
  <w:comment w:id="29" w:author="Ewout Steyerberg" w:date="2020-06-10T23:34:00Z" w:initials="ES">
    <w:p w14:paraId="3C9E2BEE" w14:textId="77777777" w:rsidR="009077A1" w:rsidRPr="0009687E" w:rsidRDefault="009077A1" w:rsidP="004A5E8C">
      <w:pPr>
        <w:pStyle w:val="CommentText"/>
        <w:rPr>
          <w:lang w:val="nl-NL"/>
        </w:rPr>
      </w:pPr>
      <w:r>
        <w:rPr>
          <w:rStyle w:val="CommentReference"/>
        </w:rPr>
        <w:annotationRef/>
      </w:r>
      <w:r w:rsidRPr="0009687E">
        <w:rPr>
          <w:lang w:val="nl-NL"/>
        </w:rPr>
        <w:t>Maar niet zo subtiel ..</w:t>
      </w:r>
    </w:p>
  </w:comment>
  <w:comment w:id="30" w:author="Gebruiker" w:date="2020-06-11T21:23:00Z" w:initials="G">
    <w:p w14:paraId="38B41603" w14:textId="31BC71B5" w:rsidR="009077A1" w:rsidRPr="00FA7EB3" w:rsidRDefault="009077A1" w:rsidP="00FA7EB3">
      <w:pPr>
        <w:shd w:val="clear" w:color="auto" w:fill="FFFFFF"/>
        <w:textAlignment w:val="baseline"/>
        <w:rPr>
          <w:rFonts w:ascii="Segoe UI" w:hAnsi="Segoe UI" w:cs="Segoe UI"/>
          <w:color w:val="201F1E"/>
          <w:sz w:val="23"/>
          <w:szCs w:val="23"/>
          <w:lang w:val="nl-NL"/>
        </w:rPr>
      </w:pPr>
      <w:r>
        <w:rPr>
          <w:rStyle w:val="CommentReference"/>
        </w:rPr>
        <w:annotationRef/>
      </w:r>
      <w:r>
        <w:rPr>
          <w:rFonts w:ascii="Segoe UI" w:hAnsi="Segoe UI" w:cs="Segoe UI"/>
          <w:color w:val="201F1E"/>
          <w:sz w:val="23"/>
          <w:szCs w:val="23"/>
          <w:lang w:val="nl-NL"/>
        </w:rPr>
        <w:t xml:space="preserve">Ewout: </w:t>
      </w:r>
      <w:r w:rsidRPr="00FA7EB3">
        <w:rPr>
          <w:rFonts w:ascii="Segoe UI" w:hAnsi="Segoe UI" w:cs="Segoe UI"/>
          <w:color w:val="201F1E"/>
          <w:sz w:val="23"/>
          <w:szCs w:val="23"/>
          <w:lang w:val="nl-NL"/>
        </w:rPr>
        <w:t>Heterogeniteit van ziekte maakt het ook moeilijk .. neem het AAA voorbeeld. Daar is toch juist discussie over hoeveel nut het opsporen van kleine AAA is, &lt;5 cm? Hoe kan het dan de meest nuttige chirurgie zijn? Omdat het om een gemiddelde gaat denk ik hier, dus typisch 6 / 7 cm of zo? </w:t>
      </w:r>
    </w:p>
    <w:p w14:paraId="293E50F8" w14:textId="56B4F057" w:rsidR="009077A1" w:rsidRPr="00FA7EB3" w:rsidRDefault="009077A1">
      <w:pPr>
        <w:pStyle w:val="CommentText"/>
        <w:rPr>
          <w:lang w:val="nl-NL"/>
        </w:rPr>
      </w:pPr>
    </w:p>
  </w:comment>
  <w:comment w:id="46" w:author="Jan Busschbach" w:date="2020-06-14T22:12:00Z" w:initials="JB">
    <w:p w14:paraId="6322CCE2" w14:textId="1A963406" w:rsidR="005A3102" w:rsidRDefault="005A3102">
      <w:pPr>
        <w:pStyle w:val="CommentText"/>
      </w:pPr>
      <w:r>
        <w:rPr>
          <w:rStyle w:val="CommentReference"/>
        </w:rPr>
        <w:annotationRef/>
      </w:r>
      <w:r w:rsidRPr="005A3102">
        <w:rPr>
          <w:lang w:val="nl-NL"/>
        </w:rPr>
        <w:t xml:space="preserve">Kennedy-Martin M, Slaap B, </w:t>
      </w:r>
      <w:proofErr w:type="spellStart"/>
      <w:r w:rsidRPr="005A3102">
        <w:rPr>
          <w:lang w:val="nl-NL"/>
        </w:rPr>
        <w:t>Herdman</w:t>
      </w:r>
      <w:proofErr w:type="spellEnd"/>
      <w:r w:rsidRPr="005A3102">
        <w:rPr>
          <w:lang w:val="nl-NL"/>
        </w:rPr>
        <w:t xml:space="preserve"> M, et al. </w:t>
      </w:r>
      <w:r w:rsidRPr="005A3102">
        <w:t>Which multi-attribute utility instruments are recommended for use in cost-utility analysis? A review of national health technology assessment (HTA) guidelines [published online ahead of print, 2020 Jun 8]. Eur J Health Econ. 2020;10.1007/s10198-020-01195-8. doi:10.1007/s10198-020-01195-8</w:t>
      </w:r>
    </w:p>
  </w:comment>
  <w:comment w:id="53" w:author="E.M. Krijkamp" w:date="2020-05-19T22:22:00Z" w:initials="EK">
    <w:p w14:paraId="08EEC46E" w14:textId="39D75491" w:rsidR="009077A1" w:rsidRPr="00FE2640" w:rsidRDefault="009077A1">
      <w:pPr>
        <w:pStyle w:val="CommentText"/>
        <w:rPr>
          <w:lang w:val="nl-NL"/>
        </w:rPr>
      </w:pPr>
      <w:r>
        <w:rPr>
          <w:rStyle w:val="CommentReference"/>
        </w:rPr>
        <w:annotationRef/>
      </w:r>
      <w:r w:rsidRPr="00FE2640">
        <w:rPr>
          <w:lang w:val="nl-NL"/>
        </w:rPr>
        <w:t>Jan van Busschbach,</w:t>
      </w:r>
      <w:r>
        <w:rPr>
          <w:lang w:val="nl-NL"/>
        </w:rPr>
        <w:t xml:space="preserve"> zou u ons aub kunnen helpen bij het reflecteren op de gebruikte methode?</w:t>
      </w:r>
    </w:p>
  </w:comment>
  <w:comment w:id="54" w:author="E.M. Krijkamp" w:date="2020-06-01T22:13:00Z" w:initials="EK">
    <w:p w14:paraId="05DF933D" w14:textId="7A1EB1E6" w:rsidR="009077A1" w:rsidRPr="00CD04DB" w:rsidRDefault="009077A1">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65" w:author="Gebruiker" w:date="2020-06-11T21:22:00Z" w:initials="G">
    <w:p w14:paraId="3EC50DF0" w14:textId="77777777" w:rsidR="009077A1" w:rsidRPr="00FA7EB3" w:rsidRDefault="009077A1" w:rsidP="00FA7EB3">
      <w:pPr>
        <w:shd w:val="clear" w:color="auto" w:fill="FFFFFF"/>
        <w:textAlignment w:val="baseline"/>
        <w:rPr>
          <w:rFonts w:ascii="Segoe UI" w:hAnsi="Segoe UI" w:cs="Segoe UI"/>
          <w:color w:val="201F1E"/>
          <w:sz w:val="23"/>
          <w:szCs w:val="23"/>
          <w:lang w:val="nl-NL"/>
        </w:rPr>
      </w:pPr>
      <w:r>
        <w:rPr>
          <w:rStyle w:val="CommentReference"/>
        </w:rPr>
        <w:annotationRef/>
      </w:r>
      <w:r w:rsidRPr="00FA7EB3">
        <w:rPr>
          <w:lang w:val="nl-NL"/>
        </w:rPr>
        <w:t xml:space="preserve">Ewout: </w:t>
      </w:r>
      <w:r w:rsidRPr="00FA7EB3">
        <w:rPr>
          <w:rFonts w:ascii="Segoe UI" w:hAnsi="Segoe UI" w:cs="Segoe UI"/>
          <w:color w:val="201F1E"/>
          <w:sz w:val="23"/>
          <w:szCs w:val="23"/>
          <w:lang w:val="nl-NL"/>
        </w:rPr>
        <w:t>Ik had eigenlijk een conclusie verwacht als: het kan niet echt geschat worden wat de impact van al die verschillende chirurgie is, want we hebben van heel veel ingrepen geen goede vergelijkende studies. En vaak wordt tegenwoordig chirurgie in combinatie met (</w:t>
      </w:r>
      <w:proofErr w:type="spellStart"/>
      <w:r w:rsidRPr="00FA7EB3">
        <w:rPr>
          <w:rFonts w:ascii="Segoe UI" w:hAnsi="Segoe UI" w:cs="Segoe UI"/>
          <w:color w:val="201F1E"/>
          <w:sz w:val="23"/>
          <w:szCs w:val="23"/>
          <w:lang w:val="nl-NL"/>
        </w:rPr>
        <w:t>neo</w:t>
      </w:r>
      <w:proofErr w:type="spellEnd"/>
      <w:r w:rsidRPr="00FA7EB3">
        <w:rPr>
          <w:rFonts w:ascii="Segoe UI" w:hAnsi="Segoe UI" w:cs="Segoe UI"/>
          <w:color w:val="201F1E"/>
          <w:sz w:val="23"/>
          <w:szCs w:val="23"/>
          <w:lang w:val="nl-NL"/>
        </w:rPr>
        <w:t>) adjudant behandelingen gegeven; dus we kunnen het effect niet echt weten. Laat staan dat we het nog ingewikkelder maken, nl door uitstel van behandeling mee te modelleren.</w:t>
      </w:r>
    </w:p>
    <w:p w14:paraId="28B48D1A" w14:textId="77777777" w:rsidR="009077A1" w:rsidRPr="00FA7EB3" w:rsidRDefault="009077A1" w:rsidP="00FA7EB3">
      <w:pPr>
        <w:shd w:val="clear" w:color="auto" w:fill="FFFFFF"/>
        <w:textAlignment w:val="baseline"/>
        <w:rPr>
          <w:rFonts w:ascii="Segoe UI" w:hAnsi="Segoe UI" w:cs="Segoe UI"/>
          <w:color w:val="201F1E"/>
          <w:sz w:val="23"/>
          <w:szCs w:val="23"/>
          <w:lang w:val="nl-NL"/>
        </w:rPr>
      </w:pPr>
      <w:r w:rsidRPr="00FA7EB3">
        <w:rPr>
          <w:rFonts w:ascii="Segoe UI" w:hAnsi="Segoe UI" w:cs="Segoe UI"/>
          <w:color w:val="201F1E"/>
          <w:sz w:val="23"/>
          <w:szCs w:val="23"/>
          <w:lang w:val="nl-NL"/>
        </w:rPr>
        <w:t xml:space="preserve">Neem het </w:t>
      </w:r>
      <w:proofErr w:type="spellStart"/>
      <w:r w:rsidRPr="00FA7EB3">
        <w:rPr>
          <w:rFonts w:ascii="Segoe UI" w:hAnsi="Segoe UI" w:cs="Segoe UI"/>
          <w:color w:val="201F1E"/>
          <w:sz w:val="23"/>
          <w:szCs w:val="23"/>
          <w:lang w:val="nl-NL"/>
        </w:rPr>
        <w:t>vb</w:t>
      </w:r>
      <w:proofErr w:type="spellEnd"/>
      <w:r w:rsidRPr="00FA7EB3">
        <w:rPr>
          <w:rFonts w:ascii="Segoe UI" w:hAnsi="Segoe UI" w:cs="Segoe UI"/>
          <w:color w:val="201F1E"/>
          <w:sz w:val="23"/>
          <w:szCs w:val="23"/>
          <w:lang w:val="nl-NL"/>
        </w:rPr>
        <w:t xml:space="preserve"> van slokdarm kanker; de SANO trial kijkt bij wie geen chirurgie nodig is na </w:t>
      </w:r>
      <w:proofErr w:type="spellStart"/>
      <w:r w:rsidRPr="00FA7EB3">
        <w:rPr>
          <w:rFonts w:ascii="Segoe UI" w:hAnsi="Segoe UI" w:cs="Segoe UI"/>
          <w:color w:val="201F1E"/>
          <w:sz w:val="23"/>
          <w:szCs w:val="23"/>
          <w:lang w:val="nl-NL"/>
        </w:rPr>
        <w:t>neoadj</w:t>
      </w:r>
      <w:proofErr w:type="spellEnd"/>
      <w:r w:rsidRPr="00FA7EB3">
        <w:rPr>
          <w:rFonts w:ascii="Segoe UI" w:hAnsi="Segoe UI" w:cs="Segoe UI"/>
          <w:color w:val="201F1E"/>
          <w:sz w:val="23"/>
          <w:szCs w:val="23"/>
          <w:lang w:val="nl-NL"/>
        </w:rPr>
        <w:t xml:space="preserve"> chemo .. Chemo starten kan wel / niet in combi met chirurgie / ..</w:t>
      </w:r>
    </w:p>
    <w:p w14:paraId="3195DAEA" w14:textId="77777777" w:rsidR="009077A1" w:rsidRPr="00FA7EB3" w:rsidRDefault="009077A1" w:rsidP="00FA7EB3">
      <w:pPr>
        <w:shd w:val="clear" w:color="auto" w:fill="FFFFFF"/>
        <w:textAlignment w:val="baseline"/>
        <w:rPr>
          <w:rFonts w:ascii="Segoe UI" w:hAnsi="Segoe UI" w:cs="Segoe UI"/>
          <w:color w:val="201F1E"/>
          <w:sz w:val="23"/>
          <w:szCs w:val="23"/>
          <w:lang w:val="nl-NL"/>
        </w:rPr>
      </w:pPr>
      <w:r w:rsidRPr="00FA7EB3">
        <w:rPr>
          <w:rFonts w:ascii="Segoe UI" w:hAnsi="Segoe UI" w:cs="Segoe UI"/>
          <w:color w:val="201F1E"/>
          <w:sz w:val="23"/>
          <w:szCs w:val="23"/>
          <w:lang w:val="nl-NL"/>
        </w:rPr>
        <w:t xml:space="preserve">Dus we willen iets dat niet kan. We kunnen wel aannames maken op basis van ‘best </w:t>
      </w:r>
      <w:proofErr w:type="spellStart"/>
      <w:r w:rsidRPr="00FA7EB3">
        <w:rPr>
          <w:rFonts w:ascii="Segoe UI" w:hAnsi="Segoe UI" w:cs="Segoe UI"/>
          <w:color w:val="201F1E"/>
          <w:sz w:val="23"/>
          <w:szCs w:val="23"/>
          <w:lang w:val="nl-NL"/>
        </w:rPr>
        <w:t>evidence</w:t>
      </w:r>
      <w:proofErr w:type="spellEnd"/>
      <w:r w:rsidRPr="00FA7EB3">
        <w:rPr>
          <w:rFonts w:ascii="Segoe UI" w:hAnsi="Segoe UI" w:cs="Segoe UI"/>
          <w:color w:val="201F1E"/>
          <w:sz w:val="23"/>
          <w:szCs w:val="23"/>
          <w:lang w:val="nl-NL"/>
        </w:rPr>
        <w:t xml:space="preserve">’; maar dat kan er flink naast zitten door het ontbreken van </w:t>
      </w:r>
      <w:proofErr w:type="spellStart"/>
      <w:r w:rsidRPr="00FA7EB3">
        <w:rPr>
          <w:rFonts w:ascii="Segoe UI" w:hAnsi="Segoe UI" w:cs="Segoe UI"/>
          <w:color w:val="201F1E"/>
          <w:sz w:val="23"/>
          <w:szCs w:val="23"/>
          <w:lang w:val="nl-NL"/>
        </w:rPr>
        <w:t>RCTs</w:t>
      </w:r>
      <w:proofErr w:type="spellEnd"/>
      <w:r w:rsidRPr="00FA7EB3">
        <w:rPr>
          <w:rFonts w:ascii="Segoe UI" w:hAnsi="Segoe UI" w:cs="Segoe UI"/>
          <w:color w:val="201F1E"/>
          <w:sz w:val="23"/>
          <w:szCs w:val="23"/>
          <w:lang w:val="nl-NL"/>
        </w:rPr>
        <w:t>.</w:t>
      </w:r>
    </w:p>
    <w:p w14:paraId="3B450B31" w14:textId="250AD84D" w:rsidR="009077A1" w:rsidRPr="00FA7EB3" w:rsidRDefault="009077A1">
      <w:pPr>
        <w:pStyle w:val="CommentText"/>
        <w:rPr>
          <w:lang w:val="nl-NL"/>
        </w:rPr>
      </w:pPr>
    </w:p>
  </w:comment>
  <w:comment w:id="66" w:author="Jan Busschbach" w:date="2020-06-14T22:17:00Z" w:initials="JB">
    <w:p w14:paraId="12FDCB68" w14:textId="2F2DA555" w:rsidR="005A3102" w:rsidRPr="005A3102" w:rsidRDefault="005A3102">
      <w:pPr>
        <w:pStyle w:val="CommentText"/>
        <w:rPr>
          <w:lang w:val="nl-NL"/>
        </w:rPr>
      </w:pPr>
      <w:r>
        <w:rPr>
          <w:rStyle w:val="CommentReference"/>
        </w:rPr>
        <w:annotationRef/>
      </w:r>
      <w:r w:rsidRPr="005A3102">
        <w:rPr>
          <w:lang w:val="nl-NL"/>
        </w:rPr>
        <w:t>Als we geen model m</w:t>
      </w:r>
      <w:r>
        <w:rPr>
          <w:lang w:val="nl-NL"/>
        </w:rPr>
        <w:t xml:space="preserve">aken zitten we er nog meer naast. Dat we niet alles weten, ontslaat ons niet van de plicht om zo goed mogelijk dat wat we wel weten bij elkaar te brengen. </w:t>
      </w:r>
    </w:p>
  </w:comment>
  <w:comment w:id="67" w:author="E.M. Krijkamp" w:date="2020-06-08T23:14:00Z" w:initials="EK">
    <w:p w14:paraId="3E3EA54E" w14:textId="27160E45" w:rsidR="009077A1" w:rsidRDefault="009077A1">
      <w:pPr>
        <w:pStyle w:val="CommentText"/>
      </w:pPr>
      <w:r>
        <w:rPr>
          <w:rStyle w:val="CommentReference"/>
        </w:rPr>
        <w:annotationRef/>
      </w:r>
      <w:r>
        <w:t>X-as figure gets title “Duration surgery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BF261E" w15:done="0"/>
  <w15:commentEx w15:paraId="551EDABE" w15:paraIdParent="72BF261E" w15:done="0"/>
  <w15:commentEx w15:paraId="32DE42BA" w15:done="0"/>
  <w15:commentEx w15:paraId="076DCBF6" w15:done="0"/>
  <w15:commentEx w15:paraId="68D75E67" w15:done="0"/>
  <w15:commentEx w15:paraId="103B26AF" w15:done="0"/>
  <w15:commentEx w15:paraId="3AC6469A" w15:done="0"/>
  <w15:commentEx w15:paraId="53915A86" w15:done="0"/>
  <w15:commentEx w15:paraId="00CC2F63" w15:done="0"/>
  <w15:commentEx w15:paraId="520CF118" w15:done="0"/>
  <w15:commentEx w15:paraId="2AACEA22" w15:done="0"/>
  <w15:commentEx w15:paraId="267566C6" w15:done="0"/>
  <w15:commentEx w15:paraId="1E3EC516" w15:done="0"/>
  <w15:commentEx w15:paraId="057F7455" w15:done="0"/>
  <w15:commentEx w15:paraId="34EBBB42" w15:done="0"/>
  <w15:commentEx w15:paraId="6272514D" w15:done="0"/>
  <w15:commentEx w15:paraId="0BDCA429" w15:done="0"/>
  <w15:commentEx w15:paraId="47FF57B4" w15:done="0"/>
  <w15:commentEx w15:paraId="424FAD5B" w15:done="0"/>
  <w15:commentEx w15:paraId="0FCA2E18" w15:done="0"/>
  <w15:commentEx w15:paraId="3C9E2BEE" w15:done="0"/>
  <w15:commentEx w15:paraId="293E50F8" w15:paraIdParent="3C9E2BEE" w15:done="0"/>
  <w15:commentEx w15:paraId="6322CCE2" w15:done="0"/>
  <w15:commentEx w15:paraId="08EEC46E" w15:done="0"/>
  <w15:commentEx w15:paraId="05DF933D" w15:paraIdParent="08EEC46E" w15:done="0"/>
  <w15:commentEx w15:paraId="3B450B31" w15:done="0"/>
  <w15:commentEx w15:paraId="12FDCB68" w15:paraIdParent="3B450B31"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10D3A" w16cex:dateUtc="2020-06-14T18:55:00Z"/>
  <w16cex:commentExtensible w16cex:durableId="2291138F" w16cex:dateUtc="2020-06-14T19:22:00Z"/>
  <w16cex:commentExtensible w16cex:durableId="2291160A" w16cex:dateUtc="2020-06-14T19:32:00Z"/>
  <w16cex:commentExtensible w16cex:durableId="22911F3D" w16cex:dateUtc="2020-06-14T20:12:00Z"/>
  <w16cex:commentExtensible w16cex:durableId="22912093" w16cex:dateUtc="2020-06-14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BF261E" w16cid:durableId="228BE2E9"/>
  <w16cid:commentId w16cid:paraId="551EDABE" w16cid:durableId="22910CBF"/>
  <w16cid:commentId w16cid:paraId="32DE42BA" w16cid:durableId="22910D3A"/>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0CC2F63" w16cid:durableId="22910CC5"/>
  <w16cid:commentId w16cid:paraId="520CF118" w16cid:durableId="228899CC"/>
  <w16cid:commentId w16cid:paraId="2AACEA22" w16cid:durableId="22910CC7"/>
  <w16cid:commentId w16cid:paraId="267566C6" w16cid:durableId="2291138F"/>
  <w16cid:commentId w16cid:paraId="1E3EC516" w16cid:durableId="2291160A"/>
  <w16cid:commentId w16cid:paraId="057F7455" w16cid:durableId="228BA152"/>
  <w16cid:commentId w16cid:paraId="34EBBB42" w16cid:durableId="228CE862"/>
  <w16cid:commentId w16cid:paraId="6272514D" w16cid:durableId="2289CC1D"/>
  <w16cid:commentId w16cid:paraId="0BDCA429" w16cid:durableId="228CE9A9"/>
  <w16cid:commentId w16cid:paraId="47FF57B4" w16cid:durableId="228BA06A"/>
  <w16cid:commentId w16cid:paraId="424FAD5B" w16cid:durableId="22910CCD"/>
  <w16cid:commentId w16cid:paraId="0FCA2E18" w16cid:durableId="2289D90E"/>
  <w16cid:commentId w16cid:paraId="3C9E2BEE" w16cid:durableId="22910CCF"/>
  <w16cid:commentId w16cid:paraId="293E50F8" w16cid:durableId="22910CD0"/>
  <w16cid:commentId w16cid:paraId="6322CCE2" w16cid:durableId="22911F3D"/>
  <w16cid:commentId w16cid:paraId="08EEC46E" w16cid:durableId="226EDABD"/>
  <w16cid:commentId w16cid:paraId="05DF933D" w16cid:durableId="227FFBEE"/>
  <w16cid:commentId w16cid:paraId="3B450B31" w16cid:durableId="22910CD3"/>
  <w16cid:commentId w16cid:paraId="12FDCB68" w16cid:durableId="22912093"/>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793CD" w14:textId="77777777" w:rsidR="000C758C" w:rsidRDefault="000C758C" w:rsidP="00FE7393">
      <w:r>
        <w:separator/>
      </w:r>
    </w:p>
  </w:endnote>
  <w:endnote w:type="continuationSeparator" w:id="0">
    <w:p w14:paraId="45201001" w14:textId="77777777" w:rsidR="000C758C" w:rsidRDefault="000C758C"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109262"/>
      <w:docPartObj>
        <w:docPartGallery w:val="Page Numbers (Bottom of Page)"/>
        <w:docPartUnique/>
      </w:docPartObj>
    </w:sdtPr>
    <w:sdtContent>
      <w:p w14:paraId="64752CE8" w14:textId="46F37364" w:rsidR="009077A1" w:rsidRDefault="009077A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9077A1" w:rsidRDefault="009077A1"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8200398"/>
      <w:docPartObj>
        <w:docPartGallery w:val="Page Numbers (Bottom of Page)"/>
        <w:docPartUnique/>
      </w:docPartObj>
    </w:sdtPr>
    <w:sdtContent>
      <w:p w14:paraId="00329293" w14:textId="30F7BF95" w:rsidR="009077A1" w:rsidRDefault="009077A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4CEB769F" w14:textId="77777777" w:rsidR="009077A1" w:rsidRDefault="009077A1"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3BE3E" w14:textId="77777777" w:rsidR="000C758C" w:rsidRDefault="000C758C" w:rsidP="00FE7393">
      <w:r>
        <w:separator/>
      </w:r>
    </w:p>
  </w:footnote>
  <w:footnote w:type="continuationSeparator" w:id="0">
    <w:p w14:paraId="3AF6715A" w14:textId="77777777" w:rsidR="000C758C" w:rsidRDefault="000C758C"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 Krijkamp">
    <w15:presenceInfo w15:providerId="AD" w15:userId="S::e.krijkamp@erasmusmc.nl::6b549f4a-e21e-4342-9116-7452856f1b15"/>
  </w15:person>
  <w15:person w15:author="Gebruiker">
    <w15:presenceInfo w15:providerId="None" w15:userId="Gebruiker"/>
  </w15:person>
  <w15:person w15:author="Jan Busschbach">
    <w15:presenceInfo w15:providerId="Windows Live" w15:userId="bd1d17540ca5f229"/>
  </w15:person>
  <w15:person w15:author="Ewout Steyerberg">
    <w15:presenceInfo w15:providerId="Windows Live" w15:userId="bb56c2bcdc0ca8a8"/>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C758C"/>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A65AE"/>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A3102"/>
    <w:rsid w:val="005B1EB7"/>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77A1"/>
    <w:rsid w:val="0091097D"/>
    <w:rsid w:val="00912A1A"/>
    <w:rsid w:val="00921E11"/>
    <w:rsid w:val="00922A42"/>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67B4F"/>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3379"/>
    <w:rsid w:val="00B240B5"/>
    <w:rsid w:val="00B243F4"/>
    <w:rsid w:val="00B25DB0"/>
    <w:rsid w:val="00B271FB"/>
    <w:rsid w:val="00B308D5"/>
    <w:rsid w:val="00B328E9"/>
    <w:rsid w:val="00B33A0A"/>
    <w:rsid w:val="00B366DE"/>
    <w:rsid w:val="00B36A8C"/>
    <w:rsid w:val="00B433A0"/>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831"/>
    <w:rsid w:val="00E2092E"/>
    <w:rsid w:val="00E21A7F"/>
    <w:rsid w:val="00E25C4D"/>
    <w:rsid w:val="00E3229F"/>
    <w:rsid w:val="00E4132A"/>
    <w:rsid w:val="00E4166A"/>
    <w:rsid w:val="00E514DF"/>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1BAB"/>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F279D7-8DF5-4C29-B63F-A9079925F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22</Pages>
  <Words>45608</Words>
  <Characters>259966</Characters>
  <Application>Microsoft Office Word</Application>
  <DocSecurity>0</DocSecurity>
  <Lines>2166</Lines>
  <Paragraphs>609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Jan Busschbach</cp:lastModifiedBy>
  <cp:revision>3</cp:revision>
  <dcterms:created xsi:type="dcterms:W3CDTF">2020-06-14T19:34:00Z</dcterms:created>
  <dcterms:modified xsi:type="dcterms:W3CDTF">2020-06-14T20:19:00Z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