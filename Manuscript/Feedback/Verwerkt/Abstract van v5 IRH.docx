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63BD14" w14:textId="57560576" w:rsidR="00DA712E" w:rsidRDefault="00E9EE46" w:rsidP="39A4890C">
      <w:pPr>
        <w:pStyle w:val="Titel"/>
        <w:rPr>
          <w:lang w:val="en-US"/>
        </w:rPr>
      </w:pPr>
      <w:r w:rsidRPr="39A4890C">
        <w:rPr>
          <w:lang w:val="en-US"/>
        </w:rPr>
        <w:t>U</w:t>
      </w:r>
      <w:r w:rsidR="3587E93D" w:rsidRPr="39A4890C">
        <w:rPr>
          <w:lang w:val="en-US"/>
        </w:rPr>
        <w:t>tilitarian</w:t>
      </w:r>
      <w:r w:rsidR="03ECD8FD" w:rsidRPr="39A4890C">
        <w:rPr>
          <w:lang w:val="en-US"/>
        </w:rPr>
        <w:t xml:space="preserve"> </w:t>
      </w:r>
      <w:r w:rsidR="1D1CC270" w:rsidRPr="39A4890C">
        <w:rPr>
          <w:lang w:val="en-US"/>
        </w:rPr>
        <w:t>d</w:t>
      </w:r>
      <w:r w:rsidR="3CF342A6" w:rsidRPr="39A4890C">
        <w:rPr>
          <w:lang w:val="en-US"/>
        </w:rPr>
        <w:t xml:space="preserve">istribution of </w:t>
      </w:r>
      <w:r w:rsidR="3BA4EAA4" w:rsidRPr="39A4890C">
        <w:rPr>
          <w:lang w:val="en-US"/>
        </w:rPr>
        <w:t xml:space="preserve">scarce </w:t>
      </w:r>
      <w:r w:rsidR="3CF342A6" w:rsidRPr="39A4890C">
        <w:rPr>
          <w:lang w:val="en-US"/>
        </w:rPr>
        <w:t>surgical capacity</w:t>
      </w:r>
      <w:r w:rsidR="314CFB97" w:rsidRPr="39A4890C">
        <w:rPr>
          <w:lang w:val="en-US"/>
        </w:rPr>
        <w:t xml:space="preserve"> </w:t>
      </w:r>
      <w:commentRangeStart w:id="0"/>
      <w:r w:rsidR="314CFB97" w:rsidRPr="39A4890C">
        <w:rPr>
          <w:lang w:val="en-US"/>
        </w:rPr>
        <w:t xml:space="preserve">during </w:t>
      </w:r>
      <w:r w:rsidR="1D1CC270" w:rsidRPr="39A4890C">
        <w:rPr>
          <w:lang w:val="en-US"/>
        </w:rPr>
        <w:t xml:space="preserve">the </w:t>
      </w:r>
      <w:r w:rsidR="00737CE6" w:rsidRPr="39A4890C">
        <w:rPr>
          <w:lang w:val="en-US"/>
        </w:rPr>
        <w:t>COVID-19</w:t>
      </w:r>
      <w:r w:rsidR="17A4E65A" w:rsidRPr="39A4890C">
        <w:rPr>
          <w:lang w:val="en-US"/>
        </w:rPr>
        <w:t xml:space="preserve"> crisis</w:t>
      </w:r>
      <w:commentRangeEnd w:id="0"/>
      <w:r w:rsidR="00D141B8">
        <w:rPr>
          <w:rStyle w:val="Verwijzingopmerking"/>
          <w:rFonts w:asciiTheme="minorHAnsi" w:eastAsiaTheme="minorHAnsi" w:hAnsiTheme="minorHAnsi" w:cstheme="minorBidi"/>
          <w:spacing w:val="0"/>
          <w:kern w:val="0"/>
        </w:rPr>
        <w:commentReference w:id="0"/>
      </w:r>
      <w:r w:rsidR="637421DD" w:rsidRPr="39A4890C">
        <w:rPr>
          <w:lang w:val="en-US"/>
        </w:rPr>
        <w:t>: a comparative modelling study</w:t>
      </w:r>
    </w:p>
    <w:p w14:paraId="061EEB96" w14:textId="77777777" w:rsidR="00163AE5" w:rsidRDefault="00163AE5" w:rsidP="39A4890C">
      <w:pPr>
        <w:spacing w:line="257" w:lineRule="auto"/>
        <w:rPr>
          <w:i/>
          <w:iCs/>
          <w:lang w:val="en-US"/>
        </w:rPr>
      </w:pPr>
    </w:p>
    <w:p w14:paraId="4DB354C9" w14:textId="630464C0" w:rsidR="34696E4A" w:rsidRPr="00CA1D47" w:rsidRDefault="2C3E4E29" w:rsidP="39A4890C">
      <w:pPr>
        <w:spacing w:line="257" w:lineRule="auto"/>
        <w:rPr>
          <w:rFonts w:ascii="Calibri" w:eastAsia="Calibri" w:hAnsi="Calibri" w:cs="Calibri"/>
          <w:vertAlign w:val="superscript"/>
          <w:lang w:val="nl-NL"/>
        </w:rPr>
      </w:pPr>
      <w:r w:rsidRPr="00CA1D47">
        <w:rPr>
          <w:rFonts w:ascii="Calibri" w:eastAsia="Calibri" w:hAnsi="Calibri" w:cs="Calibri"/>
          <w:lang w:val="nl-NL"/>
        </w:rPr>
        <w:t>Benjamin Gravesteijn</w:t>
      </w:r>
      <w:r w:rsidR="3C023D5A" w:rsidRPr="00CA1D47">
        <w:rPr>
          <w:rFonts w:ascii="Calibri" w:eastAsia="Calibri" w:hAnsi="Calibri" w:cs="Calibri"/>
          <w:lang w:val="nl-NL"/>
        </w:rPr>
        <w:t>* (</w:t>
      </w:r>
      <w:r w:rsidR="3C023D5A" w:rsidRPr="00F6246C">
        <w:rPr>
          <w:rFonts w:ascii="Calibri" w:eastAsia="Calibri" w:hAnsi="Calibri" w:cs="Calibri"/>
          <w:lang w:val="nl-NL"/>
        </w:rPr>
        <w:t>0000-0001-8096-5803</w:t>
      </w:r>
      <w:r w:rsidR="3C023D5A" w:rsidRPr="00CA1D47">
        <w:rPr>
          <w:rFonts w:ascii="Calibri" w:eastAsia="Calibri" w:hAnsi="Calibri" w:cs="Calibri"/>
          <w:lang w:val="nl-NL"/>
        </w:rPr>
        <w:t>)</w:t>
      </w:r>
      <w:r w:rsidR="1DF92E00" w:rsidRPr="00CA1D47">
        <w:rPr>
          <w:rFonts w:ascii="Calibri" w:eastAsia="Calibri" w:hAnsi="Calibri" w:cs="Calibri"/>
          <w:vertAlign w:val="superscript"/>
          <w:lang w:val="nl-NL"/>
        </w:rPr>
        <w:t>1,2</w:t>
      </w:r>
      <w:r w:rsidRPr="00CA1D47">
        <w:rPr>
          <w:rFonts w:ascii="Calibri" w:eastAsia="Calibri" w:hAnsi="Calibri" w:cs="Calibri"/>
          <w:lang w:val="nl-NL"/>
        </w:rPr>
        <w:t>, Eline Krijkamp</w:t>
      </w:r>
      <w:r w:rsidR="1CB3C244" w:rsidRPr="00CA1D47">
        <w:rPr>
          <w:rFonts w:ascii="Calibri" w:eastAsia="Calibri" w:hAnsi="Calibri" w:cs="Calibri"/>
          <w:lang w:val="nl-NL"/>
        </w:rPr>
        <w:t>*</w:t>
      </w:r>
      <w:r w:rsidR="29AFBA32" w:rsidRPr="00CA1D47">
        <w:rPr>
          <w:rFonts w:ascii="Calibri" w:eastAsia="Calibri" w:hAnsi="Calibri" w:cs="Calibri"/>
          <w:lang w:val="nl-NL"/>
        </w:rPr>
        <w:t xml:space="preserve"> (</w:t>
      </w:r>
      <w:r w:rsidR="29AFBA32" w:rsidRPr="00CA1D47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0000-0003-3970-2206)</w:t>
      </w:r>
      <w:commentRangeStart w:id="1"/>
      <w:r w:rsidR="3CED7B10" w:rsidRPr="00CA1D47">
        <w:rPr>
          <w:rFonts w:ascii="Calibri" w:eastAsia="Calibri" w:hAnsi="Calibri" w:cs="Calibri"/>
          <w:vertAlign w:val="superscript"/>
          <w:lang w:val="nl-NL"/>
        </w:rPr>
        <w:t>3</w:t>
      </w:r>
      <w:r w:rsidR="1D8E4217" w:rsidRPr="00CA1D47">
        <w:rPr>
          <w:rFonts w:ascii="Calibri" w:eastAsia="Calibri" w:hAnsi="Calibri" w:cs="Calibri"/>
          <w:vertAlign w:val="superscript"/>
          <w:lang w:val="nl-NL"/>
        </w:rPr>
        <w:t>,5</w:t>
      </w:r>
      <w:commentRangeEnd w:id="1"/>
      <w:r w:rsidR="34696E4A">
        <w:commentReference w:id="1"/>
      </w:r>
      <w:r w:rsidRPr="00CA1D47">
        <w:rPr>
          <w:rFonts w:ascii="Calibri" w:eastAsia="Calibri" w:hAnsi="Calibri" w:cs="Calibri"/>
          <w:lang w:val="nl-NL"/>
        </w:rPr>
        <w:t>, Jan van Busschbach</w:t>
      </w:r>
      <w:r w:rsidR="272C95F8" w:rsidRPr="00CA1D47">
        <w:rPr>
          <w:rFonts w:ascii="Calibri" w:eastAsia="Calibri" w:hAnsi="Calibri" w:cs="Calibri"/>
          <w:lang w:val="nl-NL"/>
        </w:rPr>
        <w:t xml:space="preserve"> (</w:t>
      </w:r>
      <w:r w:rsidR="272C95F8" w:rsidRPr="00F6246C">
        <w:rPr>
          <w:rFonts w:ascii="Calibri" w:eastAsia="Calibri" w:hAnsi="Calibri" w:cs="Calibri"/>
          <w:lang w:val="nl-NL"/>
        </w:rPr>
        <w:t>0000-0002-8602-0381</w:t>
      </w:r>
      <w:r w:rsidR="272C95F8" w:rsidRPr="00CA1D47">
        <w:rPr>
          <w:rFonts w:ascii="Calibri" w:eastAsia="Calibri" w:hAnsi="Calibri" w:cs="Calibri"/>
          <w:lang w:val="nl-NL"/>
        </w:rPr>
        <w:t>)</w:t>
      </w:r>
      <w:r w:rsidR="5B8ABC00" w:rsidRPr="00CA1D47">
        <w:rPr>
          <w:rFonts w:ascii="Calibri" w:eastAsia="Calibri" w:hAnsi="Calibri" w:cs="Calibri"/>
          <w:vertAlign w:val="superscript"/>
          <w:lang w:val="nl-NL"/>
        </w:rPr>
        <w:t>4</w:t>
      </w:r>
      <w:r w:rsidR="49F4B852" w:rsidRPr="00CA1D47">
        <w:rPr>
          <w:rFonts w:ascii="Calibri" w:eastAsia="Calibri" w:hAnsi="Calibri" w:cs="Calibri"/>
          <w:vertAlign w:val="superscript"/>
          <w:lang w:val="nl-NL"/>
        </w:rPr>
        <w:t>,5</w:t>
      </w:r>
      <w:r w:rsidRPr="00CA1D47">
        <w:rPr>
          <w:rFonts w:ascii="Calibri" w:eastAsia="Calibri" w:hAnsi="Calibri" w:cs="Calibri"/>
          <w:lang w:val="nl-NL"/>
        </w:rPr>
        <w:t xml:space="preserve">, </w:t>
      </w:r>
      <w:r w:rsidR="3B874E9B" w:rsidRPr="00CA1D47">
        <w:rPr>
          <w:rFonts w:ascii="Calibri" w:eastAsia="Calibri" w:hAnsi="Calibri" w:cs="Calibri"/>
          <w:lang w:val="nl-NL"/>
        </w:rPr>
        <w:t>Geert Geleijnse</w:t>
      </w:r>
      <w:r w:rsidR="3E25E866" w:rsidRPr="00CA1D47">
        <w:rPr>
          <w:rFonts w:ascii="Calibri" w:eastAsia="Calibri" w:hAnsi="Calibri" w:cs="Calibri"/>
          <w:lang w:val="nl-NL"/>
        </w:rPr>
        <w:t xml:space="preserve"> (</w:t>
      </w:r>
      <w:r w:rsidR="00CA1D47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0000-0002-4718-0032</w:t>
      </w:r>
      <w:r w:rsidR="3E25E866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 xml:space="preserve">) </w:t>
      </w:r>
      <w:r w:rsidR="00CA1D47">
        <w:rPr>
          <w:rFonts w:ascii="Calibri" w:eastAsia="Calibri" w:hAnsi="Calibri" w:cs="Calibri"/>
          <w:vertAlign w:val="superscript"/>
          <w:lang w:val="nl-NL"/>
        </w:rPr>
        <w:t>1</w:t>
      </w:r>
      <w:r w:rsidR="3B874E9B" w:rsidRPr="00CA1D47">
        <w:rPr>
          <w:rFonts w:ascii="Calibri" w:eastAsia="Calibri" w:hAnsi="Calibri" w:cs="Calibri"/>
          <w:lang w:val="nl-NL"/>
        </w:rPr>
        <w:t xml:space="preserve">, </w:t>
      </w:r>
      <w:r w:rsidR="00E543F9" w:rsidRPr="00CA1D47">
        <w:rPr>
          <w:rFonts w:ascii="Calibri" w:eastAsia="Calibri" w:hAnsi="Calibri" w:cs="Calibri"/>
          <w:lang w:val="nl-NL"/>
        </w:rPr>
        <w:t xml:space="preserve">Isabel </w:t>
      </w:r>
      <w:commentRangeStart w:id="2"/>
      <w:r w:rsidR="00E543F9" w:rsidRPr="00CA1D47">
        <w:rPr>
          <w:rFonts w:ascii="Calibri" w:eastAsia="Calibri" w:hAnsi="Calibri" w:cs="Calibri"/>
          <w:lang w:val="nl-NL"/>
        </w:rPr>
        <w:t>Retel</w:t>
      </w:r>
      <w:ins w:id="3" w:author="I.R.A. Retel Helmrich" w:date="2020-05-26T13:41:00Z">
        <w:r w:rsidR="00D141B8">
          <w:rPr>
            <w:rFonts w:ascii="Calibri" w:eastAsia="Calibri" w:hAnsi="Calibri" w:cs="Calibri"/>
            <w:lang w:val="nl-NL"/>
          </w:rPr>
          <w:t xml:space="preserve"> </w:t>
        </w:r>
      </w:ins>
      <w:del w:id="4" w:author="I.R.A. Retel Helmrich" w:date="2020-05-26T13:41:00Z">
        <w:r w:rsidR="00E543F9" w:rsidRPr="00CA1D47" w:rsidDel="00D141B8">
          <w:rPr>
            <w:rFonts w:ascii="Calibri" w:eastAsia="Calibri" w:hAnsi="Calibri" w:cs="Calibri"/>
            <w:lang w:val="nl-NL"/>
          </w:rPr>
          <w:delText>-</w:delText>
        </w:r>
      </w:del>
      <w:r w:rsidR="00E543F9" w:rsidRPr="00CA1D47">
        <w:rPr>
          <w:rFonts w:ascii="Calibri" w:eastAsia="Calibri" w:hAnsi="Calibri" w:cs="Calibri"/>
          <w:lang w:val="nl-NL"/>
        </w:rPr>
        <w:t xml:space="preserve">Helmrich </w:t>
      </w:r>
      <w:commentRangeEnd w:id="2"/>
      <w:r w:rsidR="00B5276D">
        <w:rPr>
          <w:rStyle w:val="Verwijzingopmerking"/>
        </w:rPr>
        <w:commentReference w:id="2"/>
      </w:r>
      <w:r w:rsidR="00E543F9" w:rsidRPr="00CA1D47">
        <w:rPr>
          <w:rFonts w:ascii="Calibri" w:eastAsia="Calibri" w:hAnsi="Calibri" w:cs="Calibri"/>
          <w:lang w:val="nl-NL"/>
        </w:rPr>
        <w:t>(</w:t>
      </w:r>
      <w:r w:rsidR="00E543F9" w:rsidRPr="00E543F9">
        <w:rPr>
          <w:rFonts w:ascii="Calibri" w:eastAsia="Calibri" w:hAnsi="Calibri" w:cs="Calibri"/>
          <w:lang w:val="nl-NL"/>
        </w:rPr>
        <w:t>0000-0001-5257-395X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="00E543F9">
        <w:rPr>
          <w:rFonts w:ascii="Calibri" w:eastAsia="Calibri" w:hAnsi="Calibri" w:cs="Calibri"/>
          <w:lang w:val="nl-NL"/>
        </w:rPr>
        <w:t>, S</w:t>
      </w:r>
      <w:r w:rsidRPr="00CA1D47">
        <w:rPr>
          <w:rFonts w:ascii="Calibri" w:eastAsia="Calibri" w:hAnsi="Calibri" w:cs="Calibri"/>
          <w:lang w:val="nl-NL"/>
        </w:rPr>
        <w:t>ophie Bruinsma</w:t>
      </w:r>
      <w:r w:rsidR="535E2883" w:rsidRPr="00CA1D47">
        <w:rPr>
          <w:rFonts w:ascii="Calibri" w:eastAsia="Calibri" w:hAnsi="Calibri" w:cs="Calibri"/>
          <w:lang w:val="nl-NL"/>
        </w:rPr>
        <w:t xml:space="preserve"> (</w:t>
      </w:r>
      <w:r w:rsidR="535E2883" w:rsidRPr="00F6246C">
        <w:rPr>
          <w:rFonts w:ascii="Calibri" w:eastAsia="Calibri" w:hAnsi="Calibri" w:cs="Calibri"/>
          <w:lang w:val="nl-NL"/>
        </w:rPr>
        <w:t>0000-0003-3634-9899</w:t>
      </w:r>
      <w:r w:rsidR="535E2883" w:rsidRPr="00CA1D47">
        <w:rPr>
          <w:rFonts w:ascii="Calibri" w:eastAsia="Calibri" w:hAnsi="Calibri" w:cs="Calibri"/>
          <w:lang w:val="nl-NL"/>
        </w:rPr>
        <w:t>)</w:t>
      </w:r>
      <w:r w:rsidR="09D98002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 Celine van Lint</w:t>
      </w:r>
      <w:r w:rsidR="48BA09C9" w:rsidRPr="00CA1D47">
        <w:rPr>
          <w:rFonts w:ascii="Calibri" w:eastAsia="Calibri" w:hAnsi="Calibri" w:cs="Calibri"/>
          <w:lang w:val="nl-NL"/>
        </w:rPr>
        <w:t xml:space="preserve"> (</w:t>
      </w:r>
      <w:r w:rsidR="48BA09C9" w:rsidRPr="00F6246C">
        <w:rPr>
          <w:rFonts w:ascii="Calibri" w:eastAsia="Calibri" w:hAnsi="Calibri" w:cs="Calibri"/>
          <w:lang w:val="nl-NL"/>
        </w:rPr>
        <w:t>0000-0002-7929-7622</w:t>
      </w:r>
      <w:r w:rsidR="48BA09C9" w:rsidRPr="00CA1D47">
        <w:rPr>
          <w:rFonts w:ascii="Calibri" w:eastAsia="Calibri" w:hAnsi="Calibri" w:cs="Calibri"/>
          <w:lang w:val="nl-NL"/>
        </w:rPr>
        <w:t>)</w:t>
      </w:r>
      <w:r w:rsidR="3983CB53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</w:t>
      </w:r>
      <w:r w:rsidR="00E543F9">
        <w:rPr>
          <w:rFonts w:ascii="Calibri" w:eastAsia="Calibri" w:hAnsi="Calibri" w:cs="Calibri"/>
          <w:lang w:val="nl-NL"/>
        </w:rPr>
        <w:t xml:space="preserve"> </w:t>
      </w:r>
      <w:r w:rsidR="00E543F9" w:rsidRPr="00CA1D47">
        <w:rPr>
          <w:rFonts w:ascii="Calibri" w:eastAsia="Calibri" w:hAnsi="Calibri" w:cs="Calibri"/>
          <w:lang w:val="nl-NL"/>
        </w:rPr>
        <w:t>Ernest van Veen (</w:t>
      </w:r>
      <w:r w:rsidR="00E543F9" w:rsidRPr="00F6246C">
        <w:rPr>
          <w:rFonts w:ascii="Calibri" w:eastAsia="Calibri" w:hAnsi="Calibri" w:cs="Calibri"/>
          <w:lang w:val="nl-NL"/>
        </w:rPr>
        <w:t>0000-0002-5495-3996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="00E543F9">
        <w:rPr>
          <w:rFonts w:ascii="Calibri" w:eastAsia="Calibri" w:hAnsi="Calibri" w:cs="Calibri"/>
          <w:lang w:val="nl-NL"/>
        </w:rPr>
        <w:t xml:space="preserve">, </w:t>
      </w:r>
      <w:r w:rsidRPr="00CA1D47">
        <w:rPr>
          <w:rFonts w:ascii="Calibri" w:eastAsia="Calibri" w:hAnsi="Calibri" w:cs="Calibri"/>
          <w:lang w:val="nl-NL"/>
        </w:rPr>
        <w:t>Jan van Saase</w:t>
      </w:r>
      <w:r w:rsidR="129707C2" w:rsidRPr="00CA1D47">
        <w:rPr>
          <w:rFonts w:ascii="Calibri" w:eastAsia="Calibri" w:hAnsi="Calibri" w:cs="Calibri"/>
          <w:lang w:val="nl-NL"/>
        </w:rPr>
        <w:t xml:space="preserve"> (</w:t>
      </w:r>
      <w:r w:rsidR="129707C2" w:rsidRPr="00E543F9">
        <w:rPr>
          <w:rFonts w:ascii="Calibri" w:eastAsia="Calibri" w:hAnsi="Calibri" w:cs="Calibri"/>
          <w:lang w:val="nl-NL"/>
        </w:rPr>
        <w:t>0000-0003-2874-6667</w:t>
      </w:r>
      <w:r w:rsidR="129707C2" w:rsidRPr="00E25C4D">
        <w:rPr>
          <w:rFonts w:ascii="Calibri" w:eastAsia="Calibri" w:hAnsi="Calibri" w:cs="Calibri"/>
          <w:lang w:val="nl-NL"/>
        </w:rPr>
        <w:t>)</w:t>
      </w:r>
      <w:r w:rsidR="00453CF4" w:rsidRPr="00453CF4">
        <w:rPr>
          <w:rFonts w:ascii="Calibri" w:eastAsia="Calibri" w:hAnsi="Calibri" w:cs="Calibri"/>
          <w:vertAlign w:val="superscript"/>
          <w:lang w:val="nl-NL"/>
        </w:rPr>
        <w:t xml:space="preserve"> </w:t>
      </w:r>
      <w:r w:rsidR="00453CF4">
        <w:rPr>
          <w:rFonts w:ascii="Calibri" w:eastAsia="Calibri" w:hAnsi="Calibri" w:cs="Calibri"/>
          <w:vertAlign w:val="superscript"/>
          <w:lang w:val="nl-NL"/>
        </w:rPr>
        <w:t>6</w:t>
      </w:r>
      <w:r w:rsidRPr="00E25C4D">
        <w:rPr>
          <w:rFonts w:ascii="Calibri" w:eastAsia="Calibri" w:hAnsi="Calibri" w:cs="Calibri"/>
          <w:lang w:val="nl-NL"/>
        </w:rPr>
        <w:t>, Hester Lingsma</w:t>
      </w:r>
      <w:r w:rsidR="33CEC508" w:rsidRPr="00E25C4D">
        <w:rPr>
          <w:rFonts w:ascii="Calibri" w:eastAsia="Calibri" w:hAnsi="Calibri" w:cs="Calibri"/>
          <w:lang w:val="nl-NL"/>
        </w:rPr>
        <w:t xml:space="preserve"> (</w:t>
      </w:r>
      <w:r w:rsidR="33CEC508" w:rsidRPr="00E543F9">
        <w:rPr>
          <w:rFonts w:ascii="Calibri" w:eastAsia="Calibri" w:hAnsi="Calibri" w:cs="Calibri"/>
          <w:lang w:val="nl-NL"/>
        </w:rPr>
        <w:t>0000-0003-2063-9533</w:t>
      </w:r>
      <w:r w:rsidR="33CEC508" w:rsidRPr="00CA1D47">
        <w:rPr>
          <w:rFonts w:ascii="Calibri" w:eastAsia="Calibri" w:hAnsi="Calibri" w:cs="Calibri"/>
          <w:lang w:val="nl-NL"/>
        </w:rPr>
        <w:t>)</w:t>
      </w:r>
      <w:r w:rsidR="2152AFCF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Pr="00CA1D47">
        <w:rPr>
          <w:rFonts w:ascii="Calibri" w:eastAsia="Calibri" w:hAnsi="Calibri" w:cs="Calibri"/>
          <w:lang w:val="nl-NL"/>
        </w:rPr>
        <w:t>, Rob Baatenburg</w:t>
      </w:r>
      <w:r w:rsidR="3DE94A10" w:rsidRPr="00CA1D47">
        <w:rPr>
          <w:rFonts w:ascii="Calibri" w:eastAsia="Calibri" w:hAnsi="Calibri" w:cs="Calibri"/>
          <w:lang w:val="nl-NL"/>
        </w:rPr>
        <w:t xml:space="preserve"> </w:t>
      </w:r>
      <w:r w:rsidRPr="00CA1D47">
        <w:rPr>
          <w:rFonts w:ascii="Calibri" w:eastAsia="Calibri" w:hAnsi="Calibri" w:cs="Calibri"/>
          <w:lang w:val="nl-NL"/>
        </w:rPr>
        <w:t>de Jong</w:t>
      </w:r>
      <w:r w:rsidR="45FBAC87" w:rsidRPr="00CA1D47">
        <w:rPr>
          <w:rFonts w:ascii="Calibri" w:eastAsia="Calibri" w:hAnsi="Calibri" w:cs="Calibri"/>
          <w:lang w:val="nl-NL"/>
        </w:rPr>
        <w:t xml:space="preserve"> </w:t>
      </w:r>
      <w:r w:rsidR="245D201B" w:rsidRPr="00CA1D47">
        <w:rPr>
          <w:rFonts w:ascii="Calibri" w:eastAsia="Calibri" w:hAnsi="Calibri" w:cs="Calibri"/>
          <w:lang w:val="nl-NL"/>
        </w:rPr>
        <w:t>(</w:t>
      </w:r>
      <w:r w:rsidR="245D201B" w:rsidRPr="00E543F9">
        <w:rPr>
          <w:rFonts w:ascii="Calibri" w:eastAsia="Calibri" w:hAnsi="Calibri" w:cs="Calibri"/>
          <w:lang w:val="nl-NL"/>
        </w:rPr>
        <w:t>0000-0001-7236-264X</w:t>
      </w:r>
      <w:r w:rsidR="245D201B" w:rsidRPr="00CA1D47">
        <w:rPr>
          <w:rFonts w:ascii="Calibri" w:eastAsia="Calibri" w:hAnsi="Calibri" w:cs="Calibri"/>
          <w:lang w:val="nl-NL"/>
        </w:rPr>
        <w:t>)</w:t>
      </w:r>
      <w:r w:rsidR="21CF3713" w:rsidRPr="00CA1D47">
        <w:rPr>
          <w:rFonts w:ascii="Calibri" w:eastAsia="Calibri" w:hAnsi="Calibri" w:cs="Calibri"/>
          <w:vertAlign w:val="superscript"/>
          <w:lang w:val="nl-NL"/>
        </w:rPr>
        <w:t>1</w:t>
      </w:r>
      <w:r w:rsidR="04214332" w:rsidRPr="00CA1D47">
        <w:rPr>
          <w:rFonts w:ascii="Calibri" w:eastAsia="Calibri" w:hAnsi="Calibri" w:cs="Calibri"/>
          <w:lang w:val="nl-NL"/>
        </w:rPr>
        <w:t>, and the Value Based OR team collaborators**</w:t>
      </w:r>
    </w:p>
    <w:p w14:paraId="6B7C9F9A" w14:textId="654D2A2B" w:rsidR="34696E4A" w:rsidRDefault="4BB88DEB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39A4890C">
        <w:rPr>
          <w:rFonts w:ascii="Calibri" w:eastAsia="Calibri" w:hAnsi="Calibri" w:cs="Calibri"/>
          <w:lang w:val="en-US"/>
        </w:rPr>
        <w:t>*Both authors contributed equally</w:t>
      </w:r>
    </w:p>
    <w:p w14:paraId="6FC16B84" w14:textId="3F179434" w:rsidR="34696E4A" w:rsidRDefault="7C75458F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00E543F9">
        <w:rPr>
          <w:rFonts w:ascii="Calibri" w:eastAsia="Calibri" w:hAnsi="Calibri" w:cs="Calibri"/>
          <w:highlight w:val="yellow"/>
          <w:u w:val="single"/>
          <w:lang w:val="en-US"/>
        </w:rPr>
        <w:t>Author a</w:t>
      </w:r>
      <w:r w:rsidR="45FBAC87" w:rsidRPr="00E543F9">
        <w:rPr>
          <w:rFonts w:ascii="Calibri" w:eastAsia="Calibri" w:hAnsi="Calibri" w:cs="Calibri"/>
          <w:highlight w:val="yellow"/>
          <w:u w:val="single"/>
          <w:lang w:val="en-US"/>
        </w:rPr>
        <w:t>ffiliations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- Request all authors to </w:t>
      </w:r>
      <w:r w:rsidR="4B88C8F2" w:rsidRPr="00E543F9">
        <w:rPr>
          <w:rFonts w:ascii="Calibri" w:eastAsia="Calibri" w:hAnsi="Calibri" w:cs="Calibri"/>
          <w:highlight w:val="yellow"/>
          <w:u w:val="single"/>
          <w:lang w:val="en-US"/>
        </w:rPr>
        <w:t>check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the </w:t>
      </w:r>
      <w:r w:rsidR="413E66D6" w:rsidRPr="00E543F9">
        <w:rPr>
          <w:rFonts w:ascii="Calibri" w:eastAsia="Calibri" w:hAnsi="Calibri" w:cs="Calibri"/>
          <w:highlight w:val="yellow"/>
          <w:u w:val="single"/>
          <w:lang w:val="en-US"/>
        </w:rPr>
        <w:t>affiliation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+ ORCID ID</w:t>
      </w:r>
    </w:p>
    <w:p w14:paraId="72AF37EE" w14:textId="45A5A1BA" w:rsidR="248171BE" w:rsidRDefault="248171BE" w:rsidP="39A4890C">
      <w:pPr>
        <w:pStyle w:val="Kop1"/>
        <w:spacing w:line="257" w:lineRule="auto"/>
        <w:rPr>
          <w:rFonts w:ascii="Calibri" w:eastAsia="Calibri" w:hAnsi="Calibri" w:cs="Calibri"/>
          <w:color w:val="auto"/>
          <w:sz w:val="22"/>
          <w:szCs w:val="22"/>
          <w:lang w:val="en-US"/>
        </w:rPr>
      </w:pPr>
      <w:r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1) </w:t>
      </w:r>
      <w:r w:rsidR="7F6457F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Department</w:t>
      </w:r>
      <w:r w:rsidR="0DC2851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1B5B2F3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Otorhinolaryngology (ENT)</w:t>
      </w:r>
      <w:r w:rsidR="1473D8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2) </w:t>
      </w:r>
      <w:r w:rsidR="362F266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69347B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ment of Public Health;</w:t>
      </w:r>
      <w:r w:rsidR="49B46634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3)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5056E89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43EC8D4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ment of </w:t>
      </w:r>
      <w:r w:rsidR="0E5EB5D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pidemiology</w:t>
      </w:r>
      <w:r w:rsidR="69AA0D3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;</w:t>
      </w:r>
      <w:r w:rsidR="1BD8F48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4) </w:t>
      </w:r>
      <w:r w:rsidR="452C1FA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6E1BBC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</w:t>
      </w:r>
      <w:r w:rsidR="0E6FC0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Medical Ps</w:t>
      </w:r>
      <w:r w:rsidR="1FEA85E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ychology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C8B1A0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5) 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Netherlands Institute for Health Sciences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>6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)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0918EF5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Internal Medicine</w:t>
      </w:r>
      <w:r w:rsidR="6ED6D434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; </w:t>
      </w:r>
      <w:r w:rsidR="56402C65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y) </w:t>
      </w:r>
      <w:r w:rsidR="4FEF4753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>Department</w:t>
      </w:r>
      <w:r w:rsidR="1AC6D30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4F18DF3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-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Erasmus </w:t>
      </w:r>
      <w:r w:rsidR="3758E3E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University Medical Center</w:t>
      </w:r>
      <w:r w:rsidR="7B0236A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,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Rotterdam</w:t>
      </w:r>
      <w:r w:rsidR="77EC76C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the Netherlands</w:t>
      </w:r>
      <w:r w:rsidR="0B8F156D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. </w:t>
      </w:r>
    </w:p>
    <w:p w14:paraId="57A0CF4E" w14:textId="77777777" w:rsidR="00730ADB" w:rsidRPr="00730ADB" w:rsidRDefault="00730ADB" w:rsidP="00730ADB">
      <w:pPr>
        <w:rPr>
          <w:lang w:val="en-US"/>
        </w:rPr>
      </w:pPr>
    </w:p>
    <w:p w14:paraId="26B17796" w14:textId="1CEDF5D9" w:rsidR="34696E4A" w:rsidRPr="00E543F9" w:rsidRDefault="65EB3385" w:rsidP="39A4890C">
      <w:pPr>
        <w:spacing w:line="257" w:lineRule="auto"/>
        <w:rPr>
          <w:rFonts w:ascii="Calibri" w:eastAsia="Calibri" w:hAnsi="Calibri" w:cs="Calibri"/>
          <w:i/>
          <w:lang w:val="nl-NL"/>
        </w:rPr>
      </w:pPr>
      <w:r w:rsidRPr="00E543F9">
        <w:rPr>
          <w:rFonts w:ascii="Calibri" w:eastAsia="Calibri" w:hAnsi="Calibri" w:cs="Calibri"/>
          <w:lang w:val="nl-NL"/>
        </w:rPr>
        <w:t>**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2C3E4E29" w:rsidRPr="00E543F9">
        <w:rPr>
          <w:rFonts w:ascii="Calibri" w:eastAsia="Calibri" w:hAnsi="Calibri" w:cs="Calibri"/>
          <w:lang w:val="nl-NL"/>
        </w:rPr>
        <w:t>Expert panel</w:t>
      </w:r>
      <w:r w:rsidR="00E543F9">
        <w:rPr>
          <w:rFonts w:ascii="Calibri" w:eastAsia="Calibri" w:hAnsi="Calibri" w:cs="Calibri"/>
          <w:lang w:val="nl-NL"/>
        </w:rPr>
        <w:t>: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00E543F9" w:rsidRPr="00E543F9">
        <w:rPr>
          <w:rFonts w:ascii="Calibri" w:eastAsia="Calibri" w:hAnsi="Calibri" w:cs="Calibri"/>
          <w:lang w:val="nl-NL"/>
        </w:rPr>
        <w:t xml:space="preserve">Chris </w:t>
      </w:r>
      <w:r w:rsidR="00E25C4D" w:rsidRPr="00E543F9">
        <w:rPr>
          <w:rFonts w:ascii="Calibri" w:eastAsia="Calibri" w:hAnsi="Calibri" w:cs="Calibri"/>
          <w:lang w:val="nl-NL"/>
        </w:rPr>
        <w:t>Bangma,</w:t>
      </w:r>
      <w:r w:rsidR="00E90A34" w:rsidRPr="00E543F9">
        <w:rPr>
          <w:rFonts w:ascii="Calibri" w:eastAsia="Calibri" w:hAnsi="Calibri" w:cs="Calibri"/>
          <w:lang w:val="nl-NL"/>
        </w:rPr>
        <w:t xml:space="preserve"> I</w:t>
      </w:r>
      <w:r w:rsidR="00E543F9">
        <w:rPr>
          <w:rFonts w:ascii="Calibri" w:eastAsia="Calibri" w:hAnsi="Calibri" w:cs="Calibri"/>
          <w:lang w:val="nl-NL"/>
        </w:rPr>
        <w:t>vo</w:t>
      </w:r>
      <w:r w:rsidR="00E90A34" w:rsidRPr="00E543F9">
        <w:rPr>
          <w:rFonts w:ascii="Calibri" w:eastAsia="Calibri" w:hAnsi="Calibri" w:cs="Calibri"/>
          <w:lang w:val="nl-NL"/>
        </w:rPr>
        <w:t xml:space="preserve"> Beetz, </w:t>
      </w:r>
      <w:r w:rsidR="00E543F9" w:rsidRPr="00E543F9">
        <w:rPr>
          <w:rFonts w:ascii="Calibri" w:eastAsia="Calibri" w:hAnsi="Calibri" w:cs="Calibri"/>
          <w:lang w:val="nl-NL"/>
        </w:rPr>
        <w:t>Patrick</w:t>
      </w:r>
      <w:r w:rsidR="00E90A34" w:rsidRPr="00E543F9">
        <w:rPr>
          <w:rFonts w:ascii="Calibri" w:eastAsia="Calibri" w:hAnsi="Calibri" w:cs="Calibri"/>
          <w:lang w:val="nl-NL"/>
        </w:rPr>
        <w:t xml:space="preserve"> Bindels, </w:t>
      </w:r>
      <w:r w:rsidR="00E543F9" w:rsidRPr="00E543F9">
        <w:rPr>
          <w:rFonts w:ascii="Calibri" w:eastAsia="Calibri" w:hAnsi="Calibri" w:cs="Calibri"/>
          <w:lang w:val="nl-NL"/>
        </w:rPr>
        <w:t xml:space="preserve">Alexandra </w:t>
      </w:r>
      <w:r w:rsidR="00E90A34" w:rsidRPr="00E543F9">
        <w:rPr>
          <w:rFonts w:ascii="Calibri" w:eastAsia="Calibri" w:hAnsi="Calibri" w:cs="Calibri"/>
          <w:lang w:val="nl-NL"/>
        </w:rPr>
        <w:t xml:space="preserve">Brandt-Kerkhof, </w:t>
      </w:r>
      <w:r w:rsidR="00E543F9" w:rsidRPr="00E25C4D">
        <w:rPr>
          <w:rFonts w:ascii="Calibri" w:eastAsia="Calibri" w:hAnsi="Calibri" w:cs="Calibri"/>
          <w:lang w:val="nl-NL"/>
        </w:rPr>
        <w:t>Danielle</w:t>
      </w:r>
      <w:r w:rsidR="00E90A34" w:rsidRPr="00E543F9">
        <w:rPr>
          <w:rFonts w:ascii="Calibri" w:eastAsia="Calibri" w:hAnsi="Calibri" w:cs="Calibri"/>
          <w:lang w:val="nl-NL"/>
        </w:rPr>
        <w:t xml:space="preserve"> van Diepen, </w:t>
      </w:r>
      <w:r w:rsidR="00E543F9" w:rsidRPr="00E25C4D">
        <w:rPr>
          <w:rFonts w:ascii="Calibri" w:eastAsia="Calibri" w:hAnsi="Calibri" w:cs="Calibri"/>
          <w:lang w:val="nl-NL"/>
        </w:rPr>
        <w:t>Clemens</w:t>
      </w:r>
      <w:r w:rsidR="00E90A34" w:rsidRPr="00E543F9">
        <w:rPr>
          <w:rFonts w:ascii="Calibri" w:eastAsia="Calibri" w:hAnsi="Calibri" w:cs="Calibri"/>
          <w:lang w:val="nl-NL"/>
        </w:rPr>
        <w:t xml:space="preserve"> Dirven, T.W. Galema, </w:t>
      </w:r>
      <w:r w:rsidR="00E543F9" w:rsidRPr="00E543F9">
        <w:rPr>
          <w:rFonts w:ascii="Calibri" w:eastAsia="Calibri" w:hAnsi="Calibri" w:cs="Calibri"/>
          <w:lang w:val="nl-NL"/>
        </w:rPr>
        <w:t>Jeanette</w:t>
      </w:r>
      <w:r w:rsidR="00730ADB" w:rsidRPr="00E543F9">
        <w:rPr>
          <w:rFonts w:ascii="Calibri" w:eastAsia="Calibri" w:hAnsi="Calibri" w:cs="Calibri"/>
          <w:lang w:val="nl-NL"/>
        </w:rPr>
        <w:t xml:space="preserve"> </w:t>
      </w:r>
      <w:r w:rsidR="00E25C4D" w:rsidRPr="00E543F9">
        <w:rPr>
          <w:rFonts w:ascii="Calibri" w:eastAsia="Calibri" w:hAnsi="Calibri" w:cs="Calibri"/>
          <w:lang w:val="nl-NL"/>
        </w:rPr>
        <w:t>Goud</w:t>
      </w:r>
      <w:r w:rsidR="00730ADB" w:rsidRPr="00E543F9">
        <w:rPr>
          <w:rFonts w:ascii="Calibri" w:eastAsia="Calibri" w:hAnsi="Calibri" w:cs="Calibri"/>
          <w:lang w:val="nl-NL"/>
        </w:rPr>
        <w:t>z</w:t>
      </w:r>
      <w:r w:rsidR="00E25C4D" w:rsidRPr="00E543F9">
        <w:rPr>
          <w:rFonts w:ascii="Calibri" w:eastAsia="Calibri" w:hAnsi="Calibri" w:cs="Calibri"/>
          <w:lang w:val="nl-NL"/>
        </w:rPr>
        <w:t xml:space="preserve">waard, </w:t>
      </w:r>
      <w:r w:rsidR="00E543F9" w:rsidRPr="00E543F9">
        <w:rPr>
          <w:rFonts w:ascii="Calibri" w:eastAsia="Calibri" w:hAnsi="Calibri" w:cs="Calibri"/>
          <w:lang w:val="nl-NL"/>
        </w:rPr>
        <w:t>Mieke</w:t>
      </w:r>
      <w:r w:rsidR="00E90A34" w:rsidRPr="00E543F9">
        <w:rPr>
          <w:rFonts w:ascii="Calibri" w:eastAsia="Calibri" w:hAnsi="Calibri" w:cs="Calibri"/>
          <w:lang w:val="nl-NL"/>
        </w:rPr>
        <w:t xml:space="preserve"> Hazes, S</w:t>
      </w:r>
      <w:r w:rsidR="00E543F9">
        <w:rPr>
          <w:rFonts w:ascii="Calibri" w:eastAsia="Calibri" w:hAnsi="Calibri" w:cs="Calibri"/>
          <w:lang w:val="nl-NL"/>
        </w:rPr>
        <w:t xml:space="preserve">joerd </w:t>
      </w:r>
      <w:r w:rsidR="00E90A34" w:rsidRPr="00E543F9">
        <w:rPr>
          <w:rFonts w:ascii="Calibri" w:eastAsia="Calibri" w:hAnsi="Calibri" w:cs="Calibri"/>
          <w:lang w:val="nl-NL"/>
        </w:rPr>
        <w:t xml:space="preserve">Lagarde, </w:t>
      </w:r>
      <w:r w:rsidR="00E543F9" w:rsidRPr="00E543F9">
        <w:rPr>
          <w:rFonts w:ascii="Calibri" w:eastAsia="Calibri" w:hAnsi="Calibri" w:cs="Calibri"/>
          <w:lang w:val="nl-NL"/>
        </w:rPr>
        <w:t>Harmke</w:t>
      </w:r>
      <w:r w:rsidR="00CE22D4" w:rsidRPr="00E543F9">
        <w:rPr>
          <w:rFonts w:ascii="Calibri" w:eastAsia="Calibri" w:hAnsi="Calibri" w:cs="Calibri"/>
          <w:lang w:val="nl-NL"/>
        </w:rPr>
        <w:t xml:space="preserve"> Polinder-Bos, </w:t>
      </w:r>
      <w:r w:rsidR="00E25C4D" w:rsidRPr="00E543F9">
        <w:rPr>
          <w:rFonts w:ascii="Calibri" w:eastAsia="Calibri" w:hAnsi="Calibri" w:cs="Calibri"/>
          <w:lang w:val="nl-NL"/>
        </w:rPr>
        <w:t>E</w:t>
      </w:r>
      <w:r w:rsidR="00E543F9">
        <w:rPr>
          <w:rFonts w:ascii="Calibri" w:eastAsia="Calibri" w:hAnsi="Calibri" w:cs="Calibri"/>
          <w:lang w:val="nl-NL"/>
        </w:rPr>
        <w:t xml:space="preserve">va </w:t>
      </w:r>
      <w:r w:rsidR="00E25C4D" w:rsidRPr="00E543F9">
        <w:rPr>
          <w:rFonts w:ascii="Calibri" w:eastAsia="Calibri" w:hAnsi="Calibri" w:cs="Calibri"/>
          <w:lang w:val="nl-NL"/>
        </w:rPr>
        <w:t>M</w:t>
      </w:r>
      <w:r w:rsidR="00E543F9">
        <w:rPr>
          <w:rFonts w:ascii="Calibri" w:eastAsia="Calibri" w:hAnsi="Calibri" w:cs="Calibri"/>
          <w:lang w:val="nl-NL"/>
        </w:rPr>
        <w:t>aria</w:t>
      </w:r>
      <w:r w:rsidR="00E25C4D" w:rsidRPr="00E543F9">
        <w:rPr>
          <w:rFonts w:ascii="Calibri" w:eastAsia="Calibri" w:hAnsi="Calibri" w:cs="Calibri"/>
          <w:lang w:val="nl-NL"/>
        </w:rPr>
        <w:t xml:space="preserve"> Roes, </w:t>
      </w:r>
      <w:r w:rsidR="00E543F9" w:rsidRPr="00E25C4D">
        <w:rPr>
          <w:rFonts w:ascii="Calibri" w:eastAsia="Calibri" w:hAnsi="Calibri" w:cs="Calibri"/>
          <w:lang w:val="nl-NL"/>
        </w:rPr>
        <w:t>Hanneke</w:t>
      </w:r>
      <w:r w:rsidR="00E25C4D" w:rsidRPr="00E543F9">
        <w:rPr>
          <w:rFonts w:ascii="Calibri" w:eastAsia="Calibri" w:hAnsi="Calibri" w:cs="Calibri"/>
          <w:lang w:val="nl-NL"/>
        </w:rPr>
        <w:t xml:space="preserve"> Takkenberg, </w:t>
      </w:r>
      <w:r w:rsidR="00E543F9" w:rsidRPr="00E25C4D">
        <w:rPr>
          <w:rFonts w:ascii="Calibri" w:eastAsia="Calibri" w:hAnsi="Calibri" w:cs="Calibri"/>
          <w:lang w:val="nl-NL"/>
        </w:rPr>
        <w:t>Mark</w:t>
      </w:r>
      <w:r w:rsidR="00CE22D4" w:rsidRPr="00E543F9">
        <w:rPr>
          <w:rFonts w:ascii="Calibri" w:eastAsia="Calibri" w:hAnsi="Calibri" w:cs="Calibri"/>
          <w:lang w:val="nl-NL"/>
        </w:rPr>
        <w:t xml:space="preserve"> van</w:t>
      </w:r>
      <w:r w:rsidR="00E25C4D" w:rsidRPr="00E543F9">
        <w:rPr>
          <w:rFonts w:ascii="Calibri" w:eastAsia="Calibri" w:hAnsi="Calibri" w:cs="Calibri"/>
          <w:lang w:val="nl-NL"/>
        </w:rPr>
        <w:t xml:space="preserve"> Vledder, </w:t>
      </w:r>
      <w:commentRangeStart w:id="5"/>
      <w:r w:rsidR="00E25C4D" w:rsidRPr="00E543F9">
        <w:rPr>
          <w:rFonts w:ascii="Calibri" w:eastAsia="Calibri" w:hAnsi="Calibri" w:cs="Calibri"/>
          <w:i/>
          <w:lang w:val="nl-NL"/>
        </w:rPr>
        <w:t>Rode pen zonder naam?</w:t>
      </w:r>
      <w:commentRangeEnd w:id="5"/>
      <w:r w:rsidR="00E25C4D">
        <w:rPr>
          <w:rStyle w:val="Verwijzingopmerking"/>
        </w:rPr>
        <w:commentReference w:id="5"/>
      </w:r>
      <w:r w:rsidR="00E25C4D" w:rsidRPr="00E543F9">
        <w:rPr>
          <w:rFonts w:ascii="Calibri" w:eastAsia="Calibri" w:hAnsi="Calibri" w:cs="Calibri"/>
          <w:i/>
          <w:lang w:val="nl-NL"/>
        </w:rPr>
        <w:t xml:space="preserve"> </w:t>
      </w:r>
    </w:p>
    <w:p w14:paraId="5FDDB545" w14:textId="577FF3A1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62B23FFA" w14:textId="77777777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3D522FE3" w14:textId="77777777" w:rsidR="00714DA1" w:rsidRPr="00E543F9" w:rsidRDefault="00714DA1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nl-NL"/>
        </w:rPr>
      </w:pPr>
    </w:p>
    <w:p w14:paraId="4202986C" w14:textId="77777777" w:rsidR="00D141B8" w:rsidRDefault="00D141B8">
      <w:pPr>
        <w:rPr>
          <w:ins w:id="6" w:author="I.R.A. Retel Helmrich" w:date="2020-05-26T13:41:00Z"/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ins w:id="7" w:author="I.R.A. Retel Helmrich" w:date="2020-05-26T13:41:00Z">
        <w:r>
          <w:rPr>
            <w:lang w:val="en-US"/>
          </w:rPr>
          <w:br w:type="page"/>
        </w:r>
      </w:ins>
    </w:p>
    <w:p w14:paraId="4D59845A" w14:textId="3A9A06C5" w:rsidR="00737CE6" w:rsidRDefault="00737CE6" w:rsidP="39A4890C">
      <w:pPr>
        <w:pStyle w:val="Kop1"/>
        <w:rPr>
          <w:lang w:val="en-US"/>
        </w:rPr>
      </w:pPr>
      <w:commentRangeStart w:id="8"/>
      <w:r w:rsidRPr="39A4890C">
        <w:rPr>
          <w:lang w:val="en-US"/>
        </w:rPr>
        <w:t>Abstract</w:t>
      </w:r>
      <w:commentRangeEnd w:id="8"/>
      <w:r w:rsidR="00234D3C">
        <w:rPr>
          <w:rStyle w:val="Verwijzingopmerking"/>
          <w:rFonts w:asciiTheme="minorHAnsi" w:eastAsiaTheme="minorHAnsi" w:hAnsiTheme="minorHAnsi" w:cstheme="minorBidi"/>
          <w:color w:val="auto"/>
        </w:rPr>
        <w:commentReference w:id="8"/>
      </w:r>
    </w:p>
    <w:p w14:paraId="7E375399" w14:textId="14E2F2AE" w:rsidR="00737CE6" w:rsidRDefault="006044A7" w:rsidP="39A4890C">
      <w:pPr>
        <w:pStyle w:val="Kop2"/>
        <w:rPr>
          <w:lang w:val="en-US"/>
        </w:rPr>
      </w:pPr>
      <w:r>
        <w:rPr>
          <w:lang w:val="en-US"/>
        </w:rPr>
        <w:t xml:space="preserve">Purpose </w:t>
      </w:r>
    </w:p>
    <w:p w14:paraId="756024EB" w14:textId="3BACD530" w:rsidR="00CF102E" w:rsidRDefault="2D123B5C" w:rsidP="5911DDBD">
      <w:pPr>
        <w:spacing w:line="257" w:lineRule="auto"/>
        <w:rPr>
          <w:rFonts w:ascii="Calibri" w:eastAsia="Calibri" w:hAnsi="Calibri" w:cs="Calibri"/>
          <w:lang w:val="en-US"/>
        </w:rPr>
      </w:pPr>
      <w:r w:rsidRPr="5911DDBD">
        <w:rPr>
          <w:rFonts w:ascii="Calibri" w:eastAsia="Calibri" w:hAnsi="Calibri" w:cs="Calibri"/>
          <w:lang w:val="en-US"/>
        </w:rPr>
        <w:t xml:space="preserve">COVID-19 has put unprecedented pressure on health care systems worldwide. This has </w:t>
      </w:r>
      <w:r w:rsidR="690F5B0A" w:rsidRPr="5911DDBD">
        <w:rPr>
          <w:rFonts w:ascii="Calibri" w:eastAsia="Calibri" w:hAnsi="Calibri" w:cs="Calibri"/>
          <w:lang w:val="en-US"/>
        </w:rPr>
        <w:t>led</w:t>
      </w:r>
      <w:r w:rsidRPr="5911DDBD">
        <w:rPr>
          <w:rFonts w:ascii="Calibri" w:eastAsia="Calibri" w:hAnsi="Calibri" w:cs="Calibri"/>
          <w:lang w:val="en-US"/>
        </w:rPr>
        <w:t xml:space="preserve"> to a reduction of the health care capacity available for </w:t>
      </w:r>
      <w:del w:id="9" w:author="I.R.A. Retel Helmrich" w:date="2020-05-26T13:48:00Z">
        <w:r w:rsidR="00E25C4D" w:rsidDel="00D141B8">
          <w:rPr>
            <w:rFonts w:ascii="Calibri" w:eastAsia="Calibri" w:hAnsi="Calibri" w:cs="Calibri"/>
            <w:lang w:val="en-US"/>
          </w:rPr>
          <w:delText>regular</w:delText>
        </w:r>
        <w:r w:rsidRPr="5911DDBD" w:rsidDel="00D141B8">
          <w:rPr>
            <w:rFonts w:ascii="Calibri" w:eastAsia="Calibri" w:hAnsi="Calibri" w:cs="Calibri"/>
            <w:lang w:val="en-US"/>
          </w:rPr>
          <w:delText xml:space="preserve"> care, especially for </w:delText>
        </w:r>
      </w:del>
      <w:r w:rsidRPr="5911DDBD">
        <w:rPr>
          <w:rFonts w:ascii="Calibri" w:eastAsia="Calibri" w:hAnsi="Calibri" w:cs="Calibri"/>
          <w:lang w:val="en-US"/>
        </w:rPr>
        <w:t>non-emergency surgical interventions. As a result, an accumulating group of patients is waiting for vital surgeries</w:t>
      </w:r>
      <w:r w:rsidR="1A8865B7" w:rsidRPr="5911DDBD">
        <w:rPr>
          <w:rFonts w:ascii="Calibri" w:eastAsia="Calibri" w:hAnsi="Calibri" w:cs="Calibri"/>
          <w:lang w:val="en-US"/>
        </w:rPr>
        <w:t xml:space="preserve"> and</w:t>
      </w:r>
      <w:r w:rsidRPr="5911DDBD">
        <w:rPr>
          <w:rFonts w:ascii="Calibri" w:eastAsia="Calibri" w:hAnsi="Calibri" w:cs="Calibri"/>
          <w:lang w:val="en-US"/>
        </w:rPr>
        <w:t xml:space="preserve"> societ</w:t>
      </w:r>
      <w:r w:rsidR="009262F5">
        <w:rPr>
          <w:rFonts w:ascii="Calibri" w:eastAsia="Calibri" w:hAnsi="Calibri" w:cs="Calibri"/>
          <w:lang w:val="en-US"/>
        </w:rPr>
        <w:t xml:space="preserve">ies </w:t>
      </w:r>
      <w:del w:id="10" w:author="I.R.A. Retel Helmrich" w:date="2020-05-26T13:49:00Z">
        <w:r w:rsidR="009262F5" w:rsidDel="00020728">
          <w:rPr>
            <w:rFonts w:ascii="Calibri" w:eastAsia="Calibri" w:hAnsi="Calibri" w:cs="Calibri"/>
            <w:lang w:val="en-US"/>
          </w:rPr>
          <w:delText>are</w:delText>
        </w:r>
        <w:r w:rsidRPr="5911DDBD" w:rsidDel="00020728">
          <w:rPr>
            <w:rFonts w:ascii="Calibri" w:eastAsia="Calibri" w:hAnsi="Calibri" w:cs="Calibri"/>
            <w:lang w:val="en-US"/>
          </w:rPr>
          <w:delText xml:space="preserve"> </w:delText>
        </w:r>
        <w:r w:rsidR="14DD5B1D" w:rsidRPr="5911DDBD" w:rsidDel="00020728">
          <w:rPr>
            <w:rFonts w:ascii="Calibri" w:eastAsia="Calibri" w:hAnsi="Calibri" w:cs="Calibri"/>
            <w:lang w:val="en-US"/>
          </w:rPr>
          <w:delText xml:space="preserve">currently </w:delText>
        </w:r>
        <w:r w:rsidRPr="5911DDBD" w:rsidDel="00020728">
          <w:rPr>
            <w:rFonts w:ascii="Calibri" w:eastAsia="Calibri" w:hAnsi="Calibri" w:cs="Calibri"/>
            <w:lang w:val="en-US"/>
          </w:rPr>
          <w:delText>facing</w:delText>
        </w:r>
      </w:del>
      <w:ins w:id="11" w:author="I.R.A. Retel Helmrich" w:date="2020-05-26T13:49:00Z">
        <w:r w:rsidR="00020728">
          <w:rPr>
            <w:rFonts w:ascii="Calibri" w:eastAsia="Calibri" w:hAnsi="Calibri" w:cs="Calibri"/>
            <w:lang w:val="en-US"/>
          </w:rPr>
          <w:t>face</w:t>
        </w:r>
      </w:ins>
      <w:r w:rsidRPr="5911DDBD">
        <w:rPr>
          <w:rFonts w:ascii="Calibri" w:eastAsia="Calibri" w:hAnsi="Calibri" w:cs="Calibri"/>
          <w:lang w:val="en-US"/>
        </w:rPr>
        <w:t xml:space="preserve"> dilemmas about which patients should be prioritized. </w:t>
      </w:r>
      <w:r w:rsidR="77CE9379" w:rsidRPr="5911DDBD">
        <w:rPr>
          <w:rFonts w:ascii="Calibri" w:eastAsia="Calibri" w:hAnsi="Calibri" w:cs="Calibri"/>
          <w:lang w:val="en-US"/>
        </w:rPr>
        <w:t xml:space="preserve">Therefore, </w:t>
      </w:r>
      <w:r w:rsidR="00E25C4D">
        <w:rPr>
          <w:rFonts w:ascii="Calibri" w:eastAsia="Calibri" w:hAnsi="Calibri" w:cs="Calibri"/>
          <w:lang w:val="en-US"/>
        </w:rPr>
        <w:t xml:space="preserve">our objective was </w:t>
      </w:r>
      <w:r w:rsidR="77CE9379" w:rsidRPr="5911DDBD">
        <w:rPr>
          <w:rFonts w:ascii="Calibri" w:eastAsia="Calibri" w:hAnsi="Calibri" w:cs="Calibri"/>
          <w:lang w:val="en-US"/>
        </w:rPr>
        <w:t>to develop a decision model to estimate the effects of delay of surgical interventio</w:t>
      </w:r>
      <w:r w:rsidR="00CD22EF">
        <w:rPr>
          <w:rFonts w:ascii="Calibri" w:eastAsia="Calibri" w:hAnsi="Calibri" w:cs="Calibri"/>
          <w:lang w:val="en-US"/>
        </w:rPr>
        <w:t>n</w:t>
      </w:r>
      <w:r w:rsidR="009262F5">
        <w:rPr>
          <w:rFonts w:ascii="Calibri" w:eastAsia="Calibri" w:hAnsi="Calibri" w:cs="Calibri"/>
          <w:lang w:val="en-US"/>
        </w:rPr>
        <w:t>s</w:t>
      </w:r>
      <w:r w:rsidR="00CD22EF">
        <w:rPr>
          <w:rFonts w:ascii="Calibri" w:eastAsia="Calibri" w:hAnsi="Calibri" w:cs="Calibri"/>
          <w:lang w:val="en-US"/>
        </w:rPr>
        <w:t xml:space="preserve"> on health</w:t>
      </w:r>
      <w:ins w:id="12" w:author="I.R.A. Retel Helmrich" w:date="2020-05-26T13:42:00Z">
        <w:r w:rsidR="00D141B8">
          <w:rPr>
            <w:rFonts w:ascii="Calibri" w:eastAsia="Calibri" w:hAnsi="Calibri" w:cs="Calibri"/>
            <w:lang w:val="en-US"/>
          </w:rPr>
          <w:t xml:space="preserve"> and Quality of Life</w:t>
        </w:r>
      </w:ins>
      <w:r w:rsidR="00CD22EF">
        <w:rPr>
          <w:rFonts w:ascii="Calibri" w:eastAsia="Calibri" w:hAnsi="Calibri" w:cs="Calibri"/>
          <w:lang w:val="en-US"/>
        </w:rPr>
        <w:t xml:space="preserve"> that can be used </w:t>
      </w:r>
      <w:r w:rsidR="009262F5">
        <w:rPr>
          <w:rFonts w:ascii="Calibri" w:eastAsia="Calibri" w:hAnsi="Calibri" w:cs="Calibri"/>
          <w:lang w:val="en-US"/>
        </w:rPr>
        <w:t xml:space="preserve">for </w:t>
      </w:r>
      <w:r w:rsidR="77CE9379" w:rsidRPr="5911DDBD">
        <w:rPr>
          <w:rFonts w:ascii="Calibri" w:eastAsia="Calibri" w:hAnsi="Calibri" w:cs="Calibri"/>
          <w:lang w:val="en-US"/>
        </w:rPr>
        <w:t>prioritization</w:t>
      </w:r>
      <w:r w:rsidR="009262F5">
        <w:rPr>
          <w:rFonts w:ascii="Calibri" w:eastAsia="Calibri" w:hAnsi="Calibri" w:cs="Calibri"/>
          <w:lang w:val="en-US"/>
        </w:rPr>
        <w:t xml:space="preserve">. </w:t>
      </w:r>
    </w:p>
    <w:p w14:paraId="29C44449" w14:textId="2D7113F6" w:rsidR="00CF102E" w:rsidRDefault="00CF102E" w:rsidP="5911DDBD">
      <w:pPr>
        <w:spacing w:line="257" w:lineRule="auto"/>
        <w:rPr>
          <w:lang w:val="en-US"/>
        </w:rPr>
      </w:pPr>
      <w:r w:rsidRPr="5911DDB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Methods</w:t>
      </w:r>
    </w:p>
    <w:p w14:paraId="05AD1657" w14:textId="4EF9D2AC" w:rsidR="6822F292" w:rsidRDefault="2A7BBB39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636709EE">
        <w:rPr>
          <w:rFonts w:ascii="Calibri" w:eastAsia="Calibri" w:hAnsi="Calibri" w:cs="Calibri"/>
          <w:lang w:val="en-US"/>
        </w:rPr>
        <w:t xml:space="preserve">A </w:t>
      </w:r>
      <w:r w:rsidR="623992C3" w:rsidRPr="636709EE">
        <w:rPr>
          <w:rFonts w:ascii="Calibri" w:eastAsia="Calibri" w:hAnsi="Calibri" w:cs="Calibri"/>
          <w:lang w:val="en-US"/>
        </w:rPr>
        <w:t>simple</w:t>
      </w:r>
      <w:r w:rsidRPr="636709EE">
        <w:rPr>
          <w:rFonts w:ascii="Calibri" w:eastAsia="Calibri" w:hAnsi="Calibri" w:cs="Calibri"/>
          <w:lang w:val="en-US"/>
        </w:rPr>
        <w:t xml:space="preserve"> </w:t>
      </w:r>
      <w:r w:rsidR="76C08BBD" w:rsidRPr="636709EE">
        <w:rPr>
          <w:rFonts w:ascii="Calibri" w:eastAsia="Calibri" w:hAnsi="Calibri" w:cs="Calibri"/>
          <w:lang w:val="en-US"/>
        </w:rPr>
        <w:t xml:space="preserve">cohort </w:t>
      </w:r>
      <w:r w:rsidR="1D5CFBBB" w:rsidRPr="636709EE">
        <w:rPr>
          <w:rFonts w:ascii="Calibri" w:eastAsia="Calibri" w:hAnsi="Calibri" w:cs="Calibri"/>
          <w:lang w:val="en-US"/>
        </w:rPr>
        <w:t>state-transition</w:t>
      </w:r>
      <w:r w:rsidR="59E186D9" w:rsidRPr="636709EE">
        <w:rPr>
          <w:rFonts w:ascii="Calibri" w:eastAsia="Calibri" w:hAnsi="Calibri" w:cs="Calibri"/>
          <w:lang w:val="en-US"/>
        </w:rPr>
        <w:t xml:space="preserve"> </w:t>
      </w:r>
      <w:r w:rsidR="1D5CFBBB" w:rsidRPr="636709EE">
        <w:rPr>
          <w:rFonts w:ascii="Calibri" w:eastAsia="Calibri" w:hAnsi="Calibri" w:cs="Calibri"/>
          <w:lang w:val="en-US"/>
        </w:rPr>
        <w:t>model</w:t>
      </w:r>
      <w:r w:rsidR="6822F292" w:rsidRPr="636709EE">
        <w:rPr>
          <w:rFonts w:ascii="Calibri" w:eastAsia="Calibri" w:hAnsi="Calibri" w:cs="Calibri"/>
          <w:lang w:val="en-US"/>
        </w:rPr>
        <w:t xml:space="preserve"> </w:t>
      </w:r>
      <w:r w:rsidR="6C923BF2" w:rsidRPr="636709EE">
        <w:rPr>
          <w:rFonts w:ascii="Calibri" w:eastAsia="Calibri" w:hAnsi="Calibri" w:cs="Calibri"/>
          <w:lang w:val="en-US"/>
        </w:rPr>
        <w:t>was developed</w:t>
      </w:r>
      <w:r w:rsidR="31842AB1" w:rsidRPr="636709EE">
        <w:rPr>
          <w:rFonts w:ascii="Calibri" w:eastAsia="Calibri" w:hAnsi="Calibri" w:cs="Calibri"/>
          <w:lang w:val="en-US"/>
        </w:rPr>
        <w:t xml:space="preserve"> to </w:t>
      </w:r>
      <w:r w:rsidR="4D5FD6A8" w:rsidRPr="636709EE">
        <w:rPr>
          <w:rFonts w:ascii="Calibri" w:eastAsia="Calibri" w:hAnsi="Calibri" w:cs="Calibri"/>
          <w:lang w:val="en-US"/>
        </w:rPr>
        <w:t xml:space="preserve">simulate </w:t>
      </w:r>
      <w:r w:rsidR="31842AB1" w:rsidRPr="636709EE">
        <w:rPr>
          <w:rFonts w:ascii="Calibri" w:eastAsia="Calibri" w:hAnsi="Calibri" w:cs="Calibri"/>
          <w:lang w:val="en-US"/>
        </w:rPr>
        <w:t>the long-term implications of delaying surgery.</w:t>
      </w:r>
      <w:r w:rsidR="6C923BF2" w:rsidRPr="636709EE">
        <w:rPr>
          <w:rFonts w:ascii="Calibri" w:eastAsia="Calibri" w:hAnsi="Calibri" w:cs="Calibri"/>
          <w:lang w:val="en-US"/>
        </w:rPr>
        <w:t xml:space="preserve"> </w:t>
      </w:r>
      <w:r w:rsidR="5C2CAAC5" w:rsidRPr="636709EE">
        <w:rPr>
          <w:rFonts w:ascii="Calibri" w:eastAsia="Calibri" w:hAnsi="Calibri" w:cs="Calibri"/>
          <w:lang w:val="en-US"/>
        </w:rPr>
        <w:t>W</w:t>
      </w:r>
      <w:r w:rsidR="0BFBD5F4" w:rsidRPr="636709EE">
        <w:rPr>
          <w:rFonts w:ascii="Calibri" w:eastAsia="Calibri" w:hAnsi="Calibri" w:cs="Calibri"/>
          <w:lang w:val="en-US"/>
        </w:rPr>
        <w:t xml:space="preserve">e compared scenarios </w:t>
      </w:r>
      <w:r w:rsidR="3CFE8599" w:rsidRPr="636709EE">
        <w:rPr>
          <w:rFonts w:ascii="Calibri" w:eastAsia="Calibri" w:hAnsi="Calibri" w:cs="Calibri"/>
          <w:lang w:val="en-US"/>
        </w:rPr>
        <w:t xml:space="preserve">of delaying surgery from two weeks up to </w:t>
      </w:r>
      <w:del w:id="13" w:author="I.R.A. Retel Helmrich" w:date="2020-05-26T13:43:00Z">
        <w:r w:rsidR="3CFE8599" w:rsidRPr="636709EE" w:rsidDel="00D141B8">
          <w:rPr>
            <w:rFonts w:ascii="Calibri" w:eastAsia="Calibri" w:hAnsi="Calibri" w:cs="Calibri"/>
            <w:lang w:val="en-US"/>
          </w:rPr>
          <w:delText xml:space="preserve">a </w:delText>
        </w:r>
      </w:del>
      <w:ins w:id="14" w:author="I.R.A. Retel Helmrich" w:date="2020-05-26T13:43:00Z">
        <w:r w:rsidR="00D141B8">
          <w:rPr>
            <w:rFonts w:ascii="Calibri" w:eastAsia="Calibri" w:hAnsi="Calibri" w:cs="Calibri"/>
            <w:lang w:val="en-US"/>
          </w:rPr>
          <w:t>one</w:t>
        </w:r>
        <w:r w:rsidR="00D141B8" w:rsidRPr="636709EE">
          <w:rPr>
            <w:rFonts w:ascii="Calibri" w:eastAsia="Calibri" w:hAnsi="Calibri" w:cs="Calibri"/>
            <w:lang w:val="en-US"/>
          </w:rPr>
          <w:t xml:space="preserve"> </w:t>
        </w:r>
      </w:ins>
      <w:r w:rsidR="3CFE8599" w:rsidRPr="636709EE">
        <w:rPr>
          <w:rFonts w:ascii="Calibri" w:eastAsia="Calibri" w:hAnsi="Calibri" w:cs="Calibri"/>
          <w:lang w:val="en-US"/>
        </w:rPr>
        <w:t>year (with intervals of 10 weeks) and no surgery at all</w:t>
      </w:r>
      <w:r w:rsidR="64035672" w:rsidRPr="636709EE">
        <w:rPr>
          <w:rFonts w:ascii="Calibri" w:eastAsia="Calibri" w:hAnsi="Calibri" w:cs="Calibri"/>
          <w:lang w:val="en-US"/>
        </w:rPr>
        <w:t xml:space="preserve">. </w:t>
      </w:r>
      <w:r w:rsidR="3C23EE07" w:rsidRPr="636709EE">
        <w:rPr>
          <w:rFonts w:ascii="Calibri" w:eastAsia="Calibri" w:hAnsi="Calibri" w:cs="Calibri"/>
          <w:lang w:val="en-US"/>
        </w:rPr>
        <w:t>Model p</w:t>
      </w:r>
      <w:r w:rsidR="7EFCE243" w:rsidRPr="636709EE">
        <w:rPr>
          <w:rFonts w:ascii="Calibri" w:eastAsia="Calibri" w:hAnsi="Calibri" w:cs="Calibri"/>
          <w:lang w:val="en-US"/>
        </w:rPr>
        <w:t>arameter</w:t>
      </w:r>
      <w:ins w:id="15" w:author="I.R.A. Retel Helmrich" w:date="2020-05-26T13:50:00Z">
        <w:r w:rsidR="00020728">
          <w:rPr>
            <w:rFonts w:ascii="Calibri" w:eastAsia="Calibri" w:hAnsi="Calibri" w:cs="Calibri"/>
            <w:lang w:val="en-US"/>
          </w:rPr>
          <w:t>s</w:t>
        </w:r>
      </w:ins>
      <w:del w:id="16" w:author="I.R.A. Retel Helmrich" w:date="2020-05-26T13:50:00Z">
        <w:r w:rsidR="7EFCE243" w:rsidRPr="636709EE" w:rsidDel="00020728">
          <w:rPr>
            <w:rFonts w:ascii="Calibri" w:eastAsia="Calibri" w:hAnsi="Calibri" w:cs="Calibri"/>
            <w:lang w:val="en-US"/>
          </w:rPr>
          <w:delText xml:space="preserve"> values</w:delText>
        </w:r>
        <w:r w:rsidR="763CBB0C" w:rsidRPr="636709EE" w:rsidDel="00020728">
          <w:rPr>
            <w:rFonts w:ascii="Calibri" w:eastAsia="Calibri" w:hAnsi="Calibri" w:cs="Calibri"/>
            <w:lang w:val="en-US"/>
          </w:rPr>
          <w:delText xml:space="preserve"> </w:delText>
        </w:r>
      </w:del>
      <w:r w:rsidR="03D863F5" w:rsidRPr="636709EE">
        <w:rPr>
          <w:rFonts w:ascii="Calibri" w:eastAsia="Calibri" w:hAnsi="Calibri" w:cs="Calibri"/>
          <w:lang w:val="en-US"/>
        </w:rPr>
        <w:t xml:space="preserve">were </w:t>
      </w:r>
      <w:r w:rsidR="763CBB0C" w:rsidRPr="636709EE">
        <w:rPr>
          <w:rFonts w:ascii="Calibri" w:eastAsia="Calibri" w:hAnsi="Calibri" w:cs="Calibri"/>
          <w:lang w:val="en-US"/>
        </w:rPr>
        <w:t xml:space="preserve">based on </w:t>
      </w:r>
      <w:r w:rsidR="0195220A" w:rsidRPr="636709EE">
        <w:rPr>
          <w:rFonts w:ascii="Calibri" w:eastAsia="Calibri" w:hAnsi="Calibri" w:cs="Calibri"/>
          <w:lang w:val="en-US"/>
        </w:rPr>
        <w:t xml:space="preserve">Dutch and American </w:t>
      </w:r>
      <w:r w:rsidR="763CBB0C" w:rsidRPr="636709EE">
        <w:rPr>
          <w:rFonts w:ascii="Calibri" w:eastAsia="Calibri" w:hAnsi="Calibri" w:cs="Calibri"/>
          <w:lang w:val="en-US"/>
        </w:rPr>
        <w:t>registries, literature</w:t>
      </w:r>
      <w:r w:rsidR="7D1BB7DA" w:rsidRPr="636709EE">
        <w:rPr>
          <w:rFonts w:ascii="Calibri" w:eastAsia="Calibri" w:hAnsi="Calibri" w:cs="Calibri"/>
          <w:lang w:val="en-US"/>
        </w:rPr>
        <w:t>,</w:t>
      </w:r>
      <w:r w:rsidR="3E8460B9" w:rsidRPr="636709EE">
        <w:rPr>
          <w:rFonts w:ascii="Calibri" w:eastAsia="Calibri" w:hAnsi="Calibri" w:cs="Calibri"/>
          <w:lang w:val="en-US"/>
        </w:rPr>
        <w:t xml:space="preserve"> and the</w:t>
      </w:r>
      <w:r w:rsidR="763CBB0C" w:rsidRPr="636709EE">
        <w:rPr>
          <w:rFonts w:ascii="Calibri" w:eastAsia="Calibri" w:hAnsi="Calibri" w:cs="Calibri"/>
          <w:lang w:val="en-US"/>
        </w:rPr>
        <w:t xml:space="preserve"> global burden of disease study by the World Health </w:t>
      </w:r>
      <w:r w:rsidR="763CBB0C" w:rsidRPr="636709EE">
        <w:rPr>
          <w:rFonts w:ascii="Calibri" w:eastAsia="Calibri" w:hAnsi="Calibri" w:cs="Calibri"/>
          <w:lang w:val="en-US"/>
        </w:rPr>
        <w:lastRenderedPageBreak/>
        <w:t xml:space="preserve">Organization. </w:t>
      </w:r>
      <w:r w:rsidR="4F2847E7" w:rsidRPr="636709EE">
        <w:rPr>
          <w:rFonts w:ascii="Calibri" w:eastAsia="Calibri" w:hAnsi="Calibri" w:cs="Calibri"/>
          <w:lang w:val="en-US"/>
        </w:rPr>
        <w:t>For each surgi</w:t>
      </w:r>
      <w:r w:rsidR="14D71289" w:rsidRPr="636709EE">
        <w:rPr>
          <w:rFonts w:ascii="Calibri" w:eastAsia="Calibri" w:hAnsi="Calibri" w:cs="Calibri"/>
          <w:lang w:val="en-US"/>
        </w:rPr>
        <w:t>cal i</w:t>
      </w:r>
      <w:r w:rsidR="4F2847E7" w:rsidRPr="636709EE">
        <w:rPr>
          <w:rFonts w:ascii="Calibri" w:eastAsia="Calibri" w:hAnsi="Calibri" w:cs="Calibri"/>
          <w:lang w:val="en-US"/>
        </w:rPr>
        <w:t>ndication, w</w:t>
      </w:r>
      <w:r w:rsidR="62B79A33" w:rsidRPr="636709EE">
        <w:rPr>
          <w:rFonts w:ascii="Calibri" w:eastAsia="Calibri" w:hAnsi="Calibri" w:cs="Calibri"/>
          <w:lang w:val="en-US"/>
        </w:rPr>
        <w:t>e estimate</w:t>
      </w:r>
      <w:r w:rsidR="00DB1A5E">
        <w:rPr>
          <w:rFonts w:ascii="Calibri" w:eastAsia="Calibri" w:hAnsi="Calibri" w:cs="Calibri"/>
          <w:lang w:val="en-US"/>
        </w:rPr>
        <w:t>d</w:t>
      </w:r>
      <w:r w:rsidR="62B79A33" w:rsidRPr="636709EE">
        <w:rPr>
          <w:rFonts w:ascii="Calibri" w:eastAsia="Calibri" w:hAnsi="Calibri" w:cs="Calibri"/>
          <w:lang w:val="en-US"/>
        </w:rPr>
        <w:t xml:space="preserve"> the</w:t>
      </w:r>
      <w:r w:rsidR="601FF003" w:rsidRPr="636709EE">
        <w:rPr>
          <w:rFonts w:ascii="Calibri" w:eastAsia="Calibri" w:hAnsi="Calibri" w:cs="Calibri"/>
          <w:lang w:val="en-US"/>
        </w:rPr>
        <w:t xml:space="preserve"> average</w:t>
      </w:r>
      <w:r w:rsidR="62B79A33" w:rsidRPr="636709EE">
        <w:rPr>
          <w:rFonts w:ascii="Calibri" w:eastAsia="Calibri" w:hAnsi="Calibri" w:cs="Calibri"/>
          <w:lang w:val="en-US"/>
        </w:rPr>
        <w:t xml:space="preserve"> expected </w:t>
      </w:r>
      <w:ins w:id="17" w:author="I.R.A. Retel Helmrich" w:date="2020-05-26T13:43:00Z">
        <w:r w:rsidR="00D141B8">
          <w:rPr>
            <w:rFonts w:ascii="Calibri" w:eastAsia="Calibri" w:hAnsi="Calibri" w:cs="Calibri"/>
            <w:lang w:val="en-US"/>
          </w:rPr>
          <w:t>Q</w:t>
        </w:r>
      </w:ins>
      <w:del w:id="18" w:author="I.R.A. Retel Helmrich" w:date="2020-05-26T13:43:00Z">
        <w:r w:rsidR="62B79A33" w:rsidRPr="636709EE" w:rsidDel="00D141B8">
          <w:rPr>
            <w:rFonts w:ascii="Calibri" w:eastAsia="Calibri" w:hAnsi="Calibri" w:cs="Calibri"/>
            <w:lang w:val="en-US"/>
          </w:rPr>
          <w:delText>q</w:delText>
        </w:r>
      </w:del>
      <w:r w:rsidR="62B79A33" w:rsidRPr="636709EE">
        <w:rPr>
          <w:rFonts w:ascii="Calibri" w:eastAsia="Calibri" w:hAnsi="Calibri" w:cs="Calibri"/>
          <w:lang w:val="en-US"/>
        </w:rPr>
        <w:t>uality-</w:t>
      </w:r>
      <w:ins w:id="19" w:author="I.R.A. Retel Helmrich" w:date="2020-05-26T13:43:00Z">
        <w:r w:rsidR="00D141B8">
          <w:rPr>
            <w:rFonts w:ascii="Calibri" w:eastAsia="Calibri" w:hAnsi="Calibri" w:cs="Calibri"/>
            <w:lang w:val="en-US"/>
          </w:rPr>
          <w:t>A</w:t>
        </w:r>
      </w:ins>
      <w:del w:id="20" w:author="I.R.A. Retel Helmrich" w:date="2020-05-26T13:43:00Z">
        <w:r w:rsidR="62B79A33" w:rsidRPr="636709EE" w:rsidDel="00D141B8">
          <w:rPr>
            <w:rFonts w:ascii="Calibri" w:eastAsia="Calibri" w:hAnsi="Calibri" w:cs="Calibri"/>
            <w:lang w:val="en-US"/>
          </w:rPr>
          <w:delText>a</w:delText>
        </w:r>
      </w:del>
      <w:r w:rsidR="62B79A33" w:rsidRPr="636709EE">
        <w:rPr>
          <w:rFonts w:ascii="Calibri" w:eastAsia="Calibri" w:hAnsi="Calibri" w:cs="Calibri"/>
          <w:lang w:val="en-US"/>
        </w:rPr>
        <w:t>djusted-</w:t>
      </w:r>
      <w:ins w:id="21" w:author="I.R.A. Retel Helmrich" w:date="2020-05-26T13:43:00Z">
        <w:r w:rsidR="00D141B8">
          <w:rPr>
            <w:rFonts w:ascii="Calibri" w:eastAsia="Calibri" w:hAnsi="Calibri" w:cs="Calibri"/>
            <w:lang w:val="en-US"/>
          </w:rPr>
          <w:t>L</w:t>
        </w:r>
      </w:ins>
      <w:del w:id="22" w:author="I.R.A. Retel Helmrich" w:date="2020-05-26T13:43:00Z">
        <w:r w:rsidR="62B79A33" w:rsidRPr="636709EE" w:rsidDel="00D141B8">
          <w:rPr>
            <w:rFonts w:ascii="Calibri" w:eastAsia="Calibri" w:hAnsi="Calibri" w:cs="Calibri"/>
            <w:lang w:val="en-US"/>
          </w:rPr>
          <w:delText>l</w:delText>
        </w:r>
      </w:del>
      <w:r w:rsidR="62B79A33" w:rsidRPr="636709EE">
        <w:rPr>
          <w:rFonts w:ascii="Calibri" w:eastAsia="Calibri" w:hAnsi="Calibri" w:cs="Calibri"/>
          <w:lang w:val="en-US"/>
        </w:rPr>
        <w:t>ife-</w:t>
      </w:r>
      <w:ins w:id="23" w:author="I.R.A. Retel Helmrich" w:date="2020-05-26T13:43:00Z">
        <w:r w:rsidR="00D141B8">
          <w:rPr>
            <w:rFonts w:ascii="Calibri" w:eastAsia="Calibri" w:hAnsi="Calibri" w:cs="Calibri"/>
            <w:lang w:val="en-US"/>
          </w:rPr>
          <w:t>Y</w:t>
        </w:r>
      </w:ins>
      <w:del w:id="24" w:author="I.R.A. Retel Helmrich" w:date="2020-05-26T13:43:00Z">
        <w:r w:rsidR="62B79A33" w:rsidRPr="636709EE" w:rsidDel="00D141B8">
          <w:rPr>
            <w:rFonts w:ascii="Calibri" w:eastAsia="Calibri" w:hAnsi="Calibri" w:cs="Calibri"/>
            <w:lang w:val="en-US"/>
          </w:rPr>
          <w:delText>y</w:delText>
        </w:r>
      </w:del>
      <w:r w:rsidR="62B79A33" w:rsidRPr="636709EE">
        <w:rPr>
          <w:rFonts w:ascii="Calibri" w:eastAsia="Calibri" w:hAnsi="Calibri" w:cs="Calibri"/>
          <w:lang w:val="en-US"/>
        </w:rPr>
        <w:t xml:space="preserve">ears (QALYs) </w:t>
      </w:r>
      <w:r w:rsidR="000C32EF">
        <w:rPr>
          <w:rFonts w:ascii="Calibri" w:eastAsia="Calibri" w:hAnsi="Calibri" w:cs="Calibri"/>
          <w:lang w:val="en-US"/>
        </w:rPr>
        <w:t>for</w:t>
      </w:r>
      <w:r w:rsidR="62B79A33" w:rsidRPr="636709EE">
        <w:rPr>
          <w:rFonts w:ascii="Calibri" w:eastAsia="Calibri" w:hAnsi="Calibri" w:cs="Calibri"/>
          <w:lang w:val="en-US"/>
        </w:rPr>
        <w:t xml:space="preserve"> </w:t>
      </w:r>
      <w:r w:rsidR="48A8E37C" w:rsidRPr="636709EE">
        <w:rPr>
          <w:rFonts w:ascii="Calibri" w:eastAsia="Calibri" w:hAnsi="Calibri" w:cs="Calibri"/>
          <w:lang w:val="en-US"/>
        </w:rPr>
        <w:t xml:space="preserve">the different scenarios. </w:t>
      </w:r>
      <w:r w:rsidR="6F0D657E" w:rsidRPr="636709EE">
        <w:rPr>
          <w:rFonts w:ascii="Calibri" w:eastAsia="Calibri" w:hAnsi="Calibri" w:cs="Calibri"/>
          <w:lang w:val="en-US"/>
        </w:rPr>
        <w:t>U</w:t>
      </w:r>
      <w:r w:rsidR="48A8E37C" w:rsidRPr="636709EE">
        <w:rPr>
          <w:rFonts w:ascii="Calibri" w:eastAsia="Calibri" w:hAnsi="Calibri" w:cs="Calibri"/>
          <w:lang w:val="en-US"/>
        </w:rPr>
        <w:t xml:space="preserve">rgency </w:t>
      </w:r>
      <w:r w:rsidR="2BB3CF87" w:rsidRPr="636709EE">
        <w:rPr>
          <w:rFonts w:ascii="Calibri" w:eastAsia="Calibri" w:hAnsi="Calibri" w:cs="Calibri"/>
          <w:lang w:val="en-US"/>
        </w:rPr>
        <w:t xml:space="preserve">was </w:t>
      </w:r>
      <w:r w:rsidR="2D3D80FB" w:rsidRPr="636709EE">
        <w:rPr>
          <w:rFonts w:ascii="Calibri" w:eastAsia="Calibri" w:hAnsi="Calibri" w:cs="Calibri"/>
          <w:lang w:val="en-US"/>
        </w:rPr>
        <w:t>defined as</w:t>
      </w:r>
      <w:r w:rsidR="2BB3CF87" w:rsidRPr="636709EE">
        <w:rPr>
          <w:rFonts w:ascii="Calibri" w:eastAsia="Calibri" w:hAnsi="Calibri" w:cs="Calibri"/>
          <w:lang w:val="en-US"/>
        </w:rPr>
        <w:t xml:space="preserve"> expected health loss</w:t>
      </w:r>
      <w:r w:rsidR="48A8E37C" w:rsidRPr="636709EE">
        <w:rPr>
          <w:rFonts w:ascii="Calibri" w:eastAsia="Calibri" w:hAnsi="Calibri" w:cs="Calibri"/>
          <w:lang w:val="en-US"/>
        </w:rPr>
        <w:t xml:space="preserve"> </w:t>
      </w:r>
      <w:r w:rsidR="0A57DF2B" w:rsidRPr="636709EE">
        <w:rPr>
          <w:rFonts w:ascii="Calibri" w:eastAsia="Calibri" w:hAnsi="Calibri" w:cs="Calibri"/>
          <w:lang w:val="en-US"/>
        </w:rPr>
        <w:t xml:space="preserve">due to </w:t>
      </w:r>
      <w:r w:rsidR="000C32EF">
        <w:rPr>
          <w:rFonts w:ascii="Calibri" w:eastAsia="Calibri" w:hAnsi="Calibri" w:cs="Calibri"/>
          <w:lang w:val="en-US"/>
        </w:rPr>
        <w:t xml:space="preserve">delay of </w:t>
      </w:r>
      <w:r w:rsidR="4CABA2DF" w:rsidRPr="636709EE">
        <w:rPr>
          <w:rFonts w:ascii="Calibri" w:eastAsia="Calibri" w:hAnsi="Calibri" w:cs="Calibri"/>
          <w:lang w:val="en-US"/>
        </w:rPr>
        <w:t>surgery</w:t>
      </w:r>
      <w:r w:rsidR="2B1AB3D8" w:rsidRPr="636709EE">
        <w:rPr>
          <w:rFonts w:ascii="Calibri" w:eastAsia="Calibri" w:hAnsi="Calibri" w:cs="Calibri"/>
          <w:lang w:val="en-US"/>
        </w:rPr>
        <w:t>,</w:t>
      </w:r>
      <w:r w:rsidR="0A57DF2B" w:rsidRPr="636709EE">
        <w:rPr>
          <w:rFonts w:ascii="Calibri" w:eastAsia="Calibri" w:hAnsi="Calibri" w:cs="Calibri"/>
          <w:lang w:val="en-US"/>
        </w:rPr>
        <w:t xml:space="preserve"> expressed </w:t>
      </w:r>
      <w:r w:rsidR="6794ADAF" w:rsidRPr="636709EE">
        <w:rPr>
          <w:rFonts w:ascii="Calibri" w:eastAsia="Calibri" w:hAnsi="Calibri" w:cs="Calibri"/>
          <w:lang w:val="en-US"/>
        </w:rPr>
        <w:t>in</w:t>
      </w:r>
      <w:r w:rsidR="0A57DF2B" w:rsidRPr="636709EE">
        <w:rPr>
          <w:rFonts w:ascii="Calibri" w:eastAsia="Calibri" w:hAnsi="Calibri" w:cs="Calibri"/>
          <w:lang w:val="en-US"/>
        </w:rPr>
        <w:t xml:space="preserve"> QALY loss per </w:t>
      </w:r>
      <w:r w:rsidR="07998852" w:rsidRPr="636709EE">
        <w:rPr>
          <w:rFonts w:ascii="Calibri" w:eastAsia="Calibri" w:hAnsi="Calibri" w:cs="Calibri"/>
          <w:lang w:val="en-US"/>
        </w:rPr>
        <w:t>month</w:t>
      </w:r>
      <w:r w:rsidR="0A57DF2B" w:rsidRPr="636709EE">
        <w:rPr>
          <w:rFonts w:ascii="Calibri" w:eastAsia="Calibri" w:hAnsi="Calibri" w:cs="Calibri"/>
          <w:lang w:val="en-US"/>
        </w:rPr>
        <w:t xml:space="preserve"> (</w:t>
      </w:r>
      <w:r w:rsidR="0E63BA25" w:rsidRPr="636709EE">
        <w:rPr>
          <w:rFonts w:ascii="Calibri" w:eastAsia="Calibri" w:hAnsi="Calibri" w:cs="Calibri"/>
          <w:lang w:val="en-US"/>
        </w:rPr>
        <w:t>QALY/month</w:t>
      </w:r>
      <w:r w:rsidR="0A57DF2B" w:rsidRPr="636709EE">
        <w:rPr>
          <w:rFonts w:ascii="Calibri" w:eastAsia="Calibri" w:hAnsi="Calibri" w:cs="Calibri"/>
          <w:lang w:val="en-US"/>
        </w:rPr>
        <w:t>).</w:t>
      </w:r>
      <w:r w:rsidR="5F49363D" w:rsidRPr="636709EE">
        <w:rPr>
          <w:rFonts w:ascii="Calibri" w:eastAsia="Calibri" w:hAnsi="Calibri" w:cs="Calibri"/>
          <w:lang w:val="en-US"/>
        </w:rPr>
        <w:t xml:space="preserve"> A probabilistic sensitivity analysis </w:t>
      </w:r>
      <w:del w:id="25" w:author="I.R.A. Retel Helmrich" w:date="2020-05-26T13:51:00Z">
        <w:r w:rsidR="5F49363D" w:rsidRPr="636709EE" w:rsidDel="00020728">
          <w:rPr>
            <w:rFonts w:ascii="Calibri" w:eastAsia="Calibri" w:hAnsi="Calibri" w:cs="Calibri"/>
            <w:lang w:val="en-US"/>
          </w:rPr>
          <w:delText xml:space="preserve">(PSA) </w:delText>
        </w:r>
      </w:del>
      <w:r w:rsidR="5F49363D" w:rsidRPr="636709EE">
        <w:rPr>
          <w:rFonts w:ascii="Calibri" w:eastAsia="Calibri" w:hAnsi="Calibri" w:cs="Calibri"/>
          <w:lang w:val="en-US"/>
        </w:rPr>
        <w:t xml:space="preserve">was performed to </w:t>
      </w:r>
      <w:r w:rsidR="00CD22EF">
        <w:rPr>
          <w:rFonts w:ascii="Calibri" w:eastAsia="Calibri" w:hAnsi="Calibri" w:cs="Calibri"/>
          <w:lang w:val="en-US"/>
        </w:rPr>
        <w:t>incorporate</w:t>
      </w:r>
      <w:r w:rsidR="44EB8187" w:rsidRPr="636709EE">
        <w:rPr>
          <w:rFonts w:ascii="Calibri" w:eastAsia="Calibri" w:hAnsi="Calibri" w:cs="Calibri"/>
          <w:lang w:val="en-US"/>
        </w:rPr>
        <w:t xml:space="preserve"> </w:t>
      </w:r>
      <w:r w:rsidR="5F49363D" w:rsidRPr="636709EE">
        <w:rPr>
          <w:rFonts w:ascii="Calibri" w:eastAsia="Calibri" w:hAnsi="Calibri" w:cs="Calibri"/>
          <w:lang w:val="en-US"/>
        </w:rPr>
        <w:t>parameter u</w:t>
      </w:r>
      <w:r w:rsidR="31D5666C" w:rsidRPr="636709EE">
        <w:rPr>
          <w:rFonts w:ascii="Calibri" w:eastAsia="Calibri" w:hAnsi="Calibri" w:cs="Calibri"/>
          <w:lang w:val="en-US"/>
        </w:rPr>
        <w:t xml:space="preserve">ncertainty </w:t>
      </w:r>
      <w:r w:rsidR="592E7758" w:rsidRPr="636709EE">
        <w:rPr>
          <w:rFonts w:ascii="Calibri" w:eastAsia="Calibri" w:hAnsi="Calibri" w:cs="Calibri"/>
          <w:lang w:val="en-US"/>
        </w:rPr>
        <w:t xml:space="preserve">in </w:t>
      </w:r>
      <w:del w:id="26" w:author="I.R.A. Retel Helmrich" w:date="2020-05-26T13:51:00Z">
        <w:r w:rsidR="5F49363D" w:rsidRPr="636709EE" w:rsidDel="00020728">
          <w:rPr>
            <w:rFonts w:ascii="Calibri" w:eastAsia="Calibri" w:hAnsi="Calibri" w:cs="Calibri"/>
            <w:lang w:val="en-US"/>
          </w:rPr>
          <w:delText xml:space="preserve">the </w:delText>
        </w:r>
      </w:del>
      <w:r w:rsidR="12388453" w:rsidRPr="636709EE">
        <w:rPr>
          <w:rFonts w:ascii="Calibri" w:eastAsia="Calibri" w:hAnsi="Calibri" w:cs="Calibri"/>
          <w:lang w:val="en-US"/>
        </w:rPr>
        <w:t xml:space="preserve">model </w:t>
      </w:r>
      <w:r w:rsidR="5EA56648" w:rsidRPr="636709EE">
        <w:rPr>
          <w:rFonts w:ascii="Calibri" w:eastAsia="Calibri" w:hAnsi="Calibri" w:cs="Calibri"/>
          <w:lang w:val="en-US"/>
        </w:rPr>
        <w:t xml:space="preserve">estimates. </w:t>
      </w:r>
      <w:r w:rsidR="0FE9F3B2" w:rsidRPr="636709EE">
        <w:rPr>
          <w:rFonts w:ascii="Calibri" w:eastAsia="Calibri" w:hAnsi="Calibri" w:cs="Calibri"/>
          <w:lang w:val="en-US"/>
        </w:rPr>
        <w:t>Th</w:t>
      </w:r>
      <w:r w:rsidR="009262F5">
        <w:rPr>
          <w:rFonts w:ascii="Calibri" w:eastAsia="Calibri" w:hAnsi="Calibri" w:cs="Calibri"/>
          <w:lang w:val="en-US"/>
        </w:rPr>
        <w:t xml:space="preserve">e </w:t>
      </w:r>
      <w:r w:rsidR="0FE9F3B2" w:rsidRPr="636709EE">
        <w:rPr>
          <w:rFonts w:ascii="Calibri" w:eastAsia="Calibri" w:hAnsi="Calibri" w:cs="Calibri"/>
          <w:lang w:val="en-US"/>
        </w:rPr>
        <w:t xml:space="preserve">model was applied to </w:t>
      </w:r>
      <w:r w:rsidR="009262F5">
        <w:rPr>
          <w:rFonts w:ascii="Calibri" w:eastAsia="Calibri" w:hAnsi="Calibri" w:cs="Calibri"/>
          <w:lang w:val="en-US"/>
        </w:rPr>
        <w:t xml:space="preserve">34 </w:t>
      </w:r>
      <w:r w:rsidR="0FE9F3B2" w:rsidRPr="636709EE">
        <w:rPr>
          <w:rFonts w:ascii="Calibri" w:eastAsia="Calibri" w:hAnsi="Calibri" w:cs="Calibri"/>
          <w:lang w:val="en-US"/>
        </w:rPr>
        <w:t xml:space="preserve">semi-elective </w:t>
      </w:r>
      <w:commentRangeStart w:id="27"/>
      <w:r w:rsidR="0FE9F3B2" w:rsidRPr="636709EE">
        <w:rPr>
          <w:rFonts w:ascii="Calibri" w:eastAsia="Calibri" w:hAnsi="Calibri" w:cs="Calibri"/>
          <w:lang w:val="en-US"/>
        </w:rPr>
        <w:t>(</w:t>
      </w:r>
      <w:r w:rsidR="00DB1A5E">
        <w:rPr>
          <w:rFonts w:ascii="Calibri" w:eastAsia="Calibri" w:hAnsi="Calibri" w:cs="Calibri"/>
          <w:lang w:val="en-US"/>
        </w:rPr>
        <w:t>not necessar</w:t>
      </w:r>
      <w:r w:rsidR="000C32EF">
        <w:rPr>
          <w:rFonts w:ascii="Calibri" w:eastAsia="Calibri" w:hAnsi="Calibri" w:cs="Calibri"/>
          <w:lang w:val="en-US"/>
        </w:rPr>
        <w:t>ily performed</w:t>
      </w:r>
      <w:r w:rsidR="00DB1A5E">
        <w:rPr>
          <w:rFonts w:ascii="Calibri" w:eastAsia="Calibri" w:hAnsi="Calibri" w:cs="Calibri"/>
          <w:lang w:val="en-US"/>
        </w:rPr>
        <w:t xml:space="preserve"> within 3 days</w:t>
      </w:r>
      <w:r w:rsidR="000C32EF">
        <w:rPr>
          <w:rFonts w:ascii="Calibri" w:eastAsia="Calibri" w:hAnsi="Calibri" w:cs="Calibri"/>
          <w:lang w:val="en-US"/>
        </w:rPr>
        <w:t>,</w:t>
      </w:r>
      <w:r w:rsidR="00DB1A5E">
        <w:rPr>
          <w:rFonts w:ascii="Calibri" w:eastAsia="Calibri" w:hAnsi="Calibri" w:cs="Calibri"/>
          <w:lang w:val="en-US"/>
        </w:rPr>
        <w:t xml:space="preserve"> </w:t>
      </w:r>
      <w:r w:rsidR="000C32EF">
        <w:rPr>
          <w:rFonts w:ascii="Calibri" w:eastAsia="Calibri" w:hAnsi="Calibri" w:cs="Calibri"/>
          <w:lang w:val="en-US"/>
        </w:rPr>
        <w:t xml:space="preserve">but </w:t>
      </w:r>
      <w:r w:rsidR="0FE9F3B2" w:rsidRPr="636709EE">
        <w:rPr>
          <w:rFonts w:ascii="Calibri" w:eastAsia="Calibri" w:hAnsi="Calibri" w:cs="Calibri"/>
          <w:lang w:val="en-US"/>
        </w:rPr>
        <w:t>ideally performed within 3 weeks)</w:t>
      </w:r>
      <w:commentRangeEnd w:id="27"/>
      <w:r w:rsidR="00020728">
        <w:rPr>
          <w:rStyle w:val="Verwijzingopmerking"/>
        </w:rPr>
        <w:commentReference w:id="27"/>
      </w:r>
      <w:r w:rsidR="48CF2D9A" w:rsidRPr="636709EE">
        <w:rPr>
          <w:rFonts w:ascii="Calibri" w:eastAsia="Calibri" w:hAnsi="Calibri" w:cs="Calibri"/>
          <w:lang w:val="en-US"/>
        </w:rPr>
        <w:t xml:space="preserve"> </w:t>
      </w:r>
      <w:r w:rsidR="009262F5" w:rsidRPr="636709EE">
        <w:rPr>
          <w:rFonts w:ascii="Calibri" w:eastAsia="Calibri" w:hAnsi="Calibri" w:cs="Calibri"/>
          <w:lang w:val="en-US"/>
        </w:rPr>
        <w:t>surger</w:t>
      </w:r>
      <w:ins w:id="28" w:author="I.R.A. Retel Helmrich" w:date="2020-05-26T14:06:00Z">
        <w:r w:rsidR="006C3337">
          <w:rPr>
            <w:rFonts w:ascii="Calibri" w:eastAsia="Calibri" w:hAnsi="Calibri" w:cs="Calibri"/>
            <w:lang w:val="en-US"/>
          </w:rPr>
          <w:t>ies</w:t>
        </w:r>
      </w:ins>
      <w:del w:id="29" w:author="I.R.A. Retel Helmrich" w:date="2020-05-26T14:06:00Z">
        <w:r w:rsidR="009262F5" w:rsidRPr="636709EE" w:rsidDel="006C3337">
          <w:rPr>
            <w:rFonts w:ascii="Calibri" w:eastAsia="Calibri" w:hAnsi="Calibri" w:cs="Calibri"/>
            <w:lang w:val="en-US"/>
          </w:rPr>
          <w:delText>y</w:delText>
        </w:r>
      </w:del>
      <w:r w:rsidR="009262F5" w:rsidRPr="636709EE">
        <w:rPr>
          <w:rFonts w:ascii="Calibri" w:eastAsia="Calibri" w:hAnsi="Calibri" w:cs="Calibri"/>
          <w:lang w:val="en-US"/>
        </w:rPr>
        <w:t xml:space="preserve"> </w:t>
      </w:r>
      <w:r w:rsidR="009262F5">
        <w:rPr>
          <w:rFonts w:ascii="Calibri" w:eastAsia="Calibri" w:hAnsi="Calibri" w:cs="Calibri"/>
          <w:lang w:val="en-US"/>
        </w:rPr>
        <w:t xml:space="preserve">on adults </w:t>
      </w:r>
      <w:r w:rsidR="48CF2D9A" w:rsidRPr="636709EE">
        <w:rPr>
          <w:rFonts w:ascii="Calibri" w:eastAsia="Calibri" w:hAnsi="Calibri" w:cs="Calibri"/>
          <w:lang w:val="en-US"/>
        </w:rPr>
        <w:t>c</w:t>
      </w:r>
      <w:bookmarkStart w:id="30" w:name="_GoBack"/>
      <w:bookmarkEnd w:id="30"/>
      <w:r w:rsidR="48CF2D9A" w:rsidRPr="636709EE">
        <w:rPr>
          <w:rFonts w:ascii="Calibri" w:eastAsia="Calibri" w:hAnsi="Calibri" w:cs="Calibri"/>
          <w:lang w:val="en-US"/>
        </w:rPr>
        <w:t xml:space="preserve">ommonly performed in </w:t>
      </w:r>
      <w:commentRangeStart w:id="31"/>
      <w:r w:rsidR="48CF2D9A" w:rsidRPr="636709EE">
        <w:rPr>
          <w:rFonts w:ascii="Calibri" w:eastAsia="Calibri" w:hAnsi="Calibri" w:cs="Calibri"/>
          <w:lang w:val="en-US"/>
        </w:rPr>
        <w:t>a Dutch academic hospital</w:t>
      </w:r>
      <w:commentRangeEnd w:id="31"/>
      <w:r w:rsidR="00D141B8">
        <w:rPr>
          <w:rStyle w:val="Verwijzingopmerking"/>
        </w:rPr>
        <w:commentReference w:id="31"/>
      </w:r>
      <w:r w:rsidR="67A0A524" w:rsidRPr="636709EE">
        <w:rPr>
          <w:rFonts w:ascii="Calibri" w:eastAsia="Calibri" w:hAnsi="Calibri" w:cs="Calibri"/>
          <w:lang w:val="en-US"/>
        </w:rPr>
        <w:t>.</w:t>
      </w:r>
    </w:p>
    <w:p w14:paraId="68617D15" w14:textId="7552060A" w:rsidR="006D27F5" w:rsidRDefault="006D27F5" w:rsidP="39A4890C">
      <w:pPr>
        <w:pStyle w:val="Kop2"/>
        <w:spacing w:before="0" w:after="160" w:line="257" w:lineRule="auto"/>
        <w:rPr>
          <w:rFonts w:ascii="Calibri" w:eastAsia="Calibri" w:hAnsi="Calibri" w:cs="Calibri"/>
          <w:sz w:val="22"/>
          <w:szCs w:val="22"/>
          <w:lang w:val="en-US"/>
        </w:rPr>
      </w:pPr>
      <w:r w:rsidRPr="39A4890C">
        <w:rPr>
          <w:lang w:val="en-US"/>
        </w:rPr>
        <w:t>Results</w:t>
      </w:r>
    </w:p>
    <w:p w14:paraId="4EB4D464" w14:textId="4E330C84" w:rsidR="00354D49" w:rsidRDefault="00354D49" w:rsidP="636709EE">
      <w:pPr>
        <w:rPr>
          <w:lang w:val="en-US"/>
        </w:rPr>
      </w:pPr>
      <w:commentRangeStart w:id="32"/>
      <w:commentRangeStart w:id="33"/>
      <w:r w:rsidRPr="5911DDBD">
        <w:rPr>
          <w:lang w:val="en-US"/>
        </w:rPr>
        <w:t>The</w:t>
      </w:r>
      <w:r w:rsidR="003E5752" w:rsidRPr="5911DDBD">
        <w:rPr>
          <w:lang w:val="en-US"/>
        </w:rPr>
        <w:t xml:space="preserve"> maximum</w:t>
      </w:r>
      <w:r w:rsidRPr="5911DDBD">
        <w:rPr>
          <w:lang w:val="en-US"/>
        </w:rPr>
        <w:t xml:space="preserve"> QALYs</w:t>
      </w:r>
      <w:r w:rsidR="2FA01D4B" w:rsidRPr="5911DDBD">
        <w:rPr>
          <w:lang w:val="en-US"/>
        </w:rPr>
        <w:t xml:space="preserve"> gained varied</w:t>
      </w:r>
      <w:r w:rsidRPr="5911DDBD">
        <w:rPr>
          <w:lang w:val="en-US"/>
        </w:rPr>
        <w:t xml:space="preserve"> </w:t>
      </w:r>
      <w:r w:rsidR="1BF2E206" w:rsidRPr="5911DDBD">
        <w:rPr>
          <w:lang w:val="en-US"/>
        </w:rPr>
        <w:t xml:space="preserve">widely </w:t>
      </w:r>
      <w:r w:rsidR="066D105D" w:rsidRPr="5911DDBD">
        <w:rPr>
          <w:lang w:val="en-US"/>
        </w:rPr>
        <w:t>between procedures</w:t>
      </w:r>
      <w:r w:rsidR="2976397D" w:rsidRPr="5911DDBD">
        <w:rPr>
          <w:lang w:val="en-US"/>
        </w:rPr>
        <w:t>,</w:t>
      </w:r>
      <w:r w:rsidR="066D105D" w:rsidRPr="5911DDBD">
        <w:rPr>
          <w:lang w:val="en-US"/>
        </w:rPr>
        <w:t xml:space="preserve"> from </w:t>
      </w:r>
      <w:r w:rsidR="5D94B23F" w:rsidRPr="5911DDBD">
        <w:rPr>
          <w:lang w:val="en-US"/>
        </w:rPr>
        <w:t>0.54</w:t>
      </w:r>
      <w:r w:rsidR="35F30593" w:rsidRPr="5911DDBD">
        <w:rPr>
          <w:lang w:val="en-US"/>
        </w:rPr>
        <w:t xml:space="preserve"> </w:t>
      </w:r>
      <w:del w:id="34" w:author="I.R.A. Retel Helmrich" w:date="2020-05-26T13:52:00Z">
        <w:r w:rsidR="35F30593" w:rsidRPr="5911DDBD" w:rsidDel="00020728">
          <w:rPr>
            <w:lang w:val="en-US"/>
          </w:rPr>
          <w:delText>QALYs</w:delText>
        </w:r>
        <w:r w:rsidR="0871D245" w:rsidRPr="5911DDBD" w:rsidDel="00020728">
          <w:rPr>
            <w:lang w:val="en-US"/>
          </w:rPr>
          <w:delText xml:space="preserve"> </w:delText>
        </w:r>
      </w:del>
      <w:r w:rsidR="6080B510" w:rsidRPr="5911DDBD">
        <w:rPr>
          <w:lang w:val="en-US"/>
        </w:rPr>
        <w:t>(</w:t>
      </w:r>
      <w:r w:rsidR="7BB41C7E" w:rsidRPr="5911DDBD">
        <w:rPr>
          <w:lang w:val="en-US"/>
        </w:rPr>
        <w:t>0.</w:t>
      </w:r>
      <w:r w:rsidR="6121B162" w:rsidRPr="5911DDBD">
        <w:rPr>
          <w:lang w:val="en-US"/>
        </w:rPr>
        <w:t>48</w:t>
      </w:r>
      <w:r w:rsidR="34677B95" w:rsidRPr="5911DDBD">
        <w:rPr>
          <w:lang w:val="en-US"/>
        </w:rPr>
        <w:t xml:space="preserve"> – 0.61</w:t>
      </w:r>
      <w:r w:rsidR="6DFDE68A" w:rsidRPr="5911DDBD">
        <w:rPr>
          <w:lang w:val="en-US"/>
        </w:rPr>
        <w:t xml:space="preserve">) </w:t>
      </w:r>
      <w:r w:rsidR="6316F09E" w:rsidRPr="5911DDBD">
        <w:rPr>
          <w:lang w:val="en-US"/>
        </w:rPr>
        <w:t xml:space="preserve">for resection of high-grade glioma </w:t>
      </w:r>
      <w:r w:rsidRPr="5911DDBD">
        <w:rPr>
          <w:lang w:val="en-US"/>
        </w:rPr>
        <w:t xml:space="preserve">to </w:t>
      </w:r>
      <w:r w:rsidR="52318DF1" w:rsidRPr="5911DDBD">
        <w:rPr>
          <w:lang w:val="en-US"/>
        </w:rPr>
        <w:t>10.3 QALYs</w:t>
      </w:r>
      <w:r w:rsidR="1E51B3F0" w:rsidRPr="5911DDBD">
        <w:rPr>
          <w:lang w:val="en-US"/>
        </w:rPr>
        <w:t xml:space="preserve"> </w:t>
      </w:r>
      <w:r w:rsidR="000702A5">
        <w:rPr>
          <w:lang w:val="en-US"/>
        </w:rPr>
        <w:t>(</w:t>
      </w:r>
      <w:r w:rsidR="7A52D4E6" w:rsidRPr="5911DDBD">
        <w:rPr>
          <w:lang w:val="en-US"/>
        </w:rPr>
        <w:t xml:space="preserve">8.7 </w:t>
      </w:r>
      <w:r w:rsidR="1E51B3F0" w:rsidRPr="5911DDBD">
        <w:rPr>
          <w:lang w:val="en-US"/>
        </w:rPr>
        <w:t>-</w:t>
      </w:r>
      <w:r w:rsidR="31A54002" w:rsidRPr="5911DDBD">
        <w:rPr>
          <w:lang w:val="en-US"/>
        </w:rPr>
        <w:t xml:space="preserve"> 11.9</w:t>
      </w:r>
      <w:r w:rsidR="0D517A4F" w:rsidRPr="5911DDBD">
        <w:rPr>
          <w:lang w:val="en-US"/>
        </w:rPr>
        <w:t>)</w:t>
      </w:r>
      <w:r w:rsidR="5B74BB5B" w:rsidRPr="5911DDBD">
        <w:rPr>
          <w:lang w:val="en-US"/>
        </w:rPr>
        <w:t xml:space="preserve"> for kidney transplantation</w:t>
      </w:r>
      <w:r w:rsidR="6D9E4346" w:rsidRPr="5911DDBD">
        <w:rPr>
          <w:lang w:val="en-US"/>
        </w:rPr>
        <w:t>.</w:t>
      </w:r>
      <w:r w:rsidRPr="5911DDBD">
        <w:rPr>
          <w:lang w:val="en-US"/>
        </w:rPr>
        <w:t xml:space="preserve"> The </w:t>
      </w:r>
      <w:r w:rsidR="03226B7A" w:rsidRPr="5911DDBD">
        <w:rPr>
          <w:lang w:val="en-US"/>
        </w:rPr>
        <w:t>three</w:t>
      </w:r>
      <w:r w:rsidRPr="5911DDBD">
        <w:rPr>
          <w:lang w:val="en-US"/>
        </w:rPr>
        <w:t xml:space="preserve"> most urgent interventions were </w:t>
      </w:r>
      <w:r w:rsidR="5701EFA2" w:rsidRPr="5911DDBD">
        <w:rPr>
          <w:lang w:val="en-US"/>
        </w:rPr>
        <w:t xml:space="preserve">surgically </w:t>
      </w:r>
      <w:r w:rsidR="00B36A8C" w:rsidRPr="5911DDBD">
        <w:rPr>
          <w:lang w:val="en-US"/>
        </w:rPr>
        <w:t>repairing an a</w:t>
      </w:r>
      <w:r w:rsidR="561D70A5" w:rsidRPr="5911DDBD">
        <w:rPr>
          <w:lang w:val="en-US"/>
        </w:rPr>
        <w:t xml:space="preserve">bdominal aneurysm of the aorta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</w:t>
      </w:r>
      <w:r w:rsidR="49D0DB95" w:rsidRPr="5911DDBD">
        <w:rPr>
          <w:lang w:val="en-US"/>
        </w:rPr>
        <w:t>1</w:t>
      </w:r>
      <w:r w:rsidR="05F09108" w:rsidRPr="5911DDBD">
        <w:rPr>
          <w:lang w:val="en-US"/>
        </w:rPr>
        <w:t>1</w:t>
      </w:r>
      <w:r w:rsidRPr="5911DDBD">
        <w:rPr>
          <w:lang w:val="en-US"/>
        </w:rPr>
        <w:t xml:space="preserve"> QALY/</w:t>
      </w:r>
      <w:r w:rsidR="162BFC04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</w:t>
      </w:r>
      <w:r w:rsidR="015BAC35" w:rsidRPr="5911DDBD">
        <w:rPr>
          <w:lang w:val="en-US"/>
        </w:rPr>
        <w:t>1</w:t>
      </w:r>
      <w:r w:rsidR="22738618" w:rsidRPr="5911DDBD">
        <w:rPr>
          <w:lang w:val="en-US"/>
        </w:rPr>
        <w:t>3</w:t>
      </w:r>
      <w:r w:rsidR="00B36A8C" w:rsidRPr="5911DDBD">
        <w:rPr>
          <w:lang w:val="en-US"/>
        </w:rPr>
        <w:t xml:space="preserve"> –</w:t>
      </w:r>
      <w:r w:rsidRPr="5911DDBD">
        <w:rPr>
          <w:lang w:val="en-US"/>
        </w:rPr>
        <w:t xml:space="preserve"> </w:t>
      </w:r>
      <w:r w:rsidR="00B36A8C" w:rsidRPr="5911DDBD">
        <w:rPr>
          <w:lang w:val="en-US"/>
        </w:rPr>
        <w:t>-0.0</w:t>
      </w:r>
      <w:r w:rsidR="41BE6934" w:rsidRPr="5911DDBD">
        <w:rPr>
          <w:lang w:val="en-US"/>
        </w:rPr>
        <w:t>9</w:t>
      </w:r>
      <w:r w:rsidRPr="5911DDBD">
        <w:rPr>
          <w:lang w:val="en-US"/>
        </w:rPr>
        <w:t xml:space="preserve">), </w:t>
      </w:r>
      <w:del w:id="35" w:author="I.R.A. Retel Helmrich" w:date="2020-05-26T13:53:00Z">
        <w:r w:rsidR="6D4A6980" w:rsidRPr="5911DDBD" w:rsidDel="00020728">
          <w:rPr>
            <w:lang w:val="en-US"/>
          </w:rPr>
          <w:delText xml:space="preserve">implantation of a </w:delText>
        </w:r>
      </w:del>
      <w:r w:rsidR="6D4A6980" w:rsidRPr="5911DDBD">
        <w:rPr>
          <w:lang w:val="en-US"/>
        </w:rPr>
        <w:t>pacemaker</w:t>
      </w:r>
      <w:ins w:id="36" w:author="I.R.A. Retel Helmrich" w:date="2020-05-26T13:53:00Z">
        <w:r w:rsidR="00020728">
          <w:rPr>
            <w:lang w:val="en-US"/>
          </w:rPr>
          <w:t xml:space="preserve"> implantation</w:t>
        </w:r>
      </w:ins>
      <w:r w:rsidR="6D4A6980" w:rsidRPr="5911DDBD">
        <w:rPr>
          <w:lang w:val="en-US"/>
        </w:rPr>
        <w:t xml:space="preserve"> </w:t>
      </w:r>
      <w:r w:rsidRPr="5911DDBD">
        <w:rPr>
          <w:lang w:val="en-US"/>
        </w:rPr>
        <w:t>(</w:t>
      </w:r>
      <w:r w:rsidR="33C785B9" w:rsidRPr="5911DDBD">
        <w:rPr>
          <w:lang w:val="en-US"/>
        </w:rPr>
        <w:t>-0.11 QALY/month, -0.22 - -0.04</w:t>
      </w:r>
      <w:r w:rsidRPr="5911DDBD">
        <w:rPr>
          <w:lang w:val="en-US"/>
        </w:rPr>
        <w:t xml:space="preserve">), </w:t>
      </w:r>
      <w:r w:rsidR="26865917" w:rsidRPr="5911DDBD">
        <w:rPr>
          <w:lang w:val="en-US"/>
        </w:rPr>
        <w:t>and the resection of cholang</w:t>
      </w:r>
      <w:r w:rsidR="33579CA6" w:rsidRPr="5911DDBD">
        <w:rPr>
          <w:lang w:val="en-US"/>
        </w:rPr>
        <w:t>i</w:t>
      </w:r>
      <w:r w:rsidR="26865917" w:rsidRPr="5911DDBD">
        <w:rPr>
          <w:lang w:val="en-US"/>
        </w:rPr>
        <w:t xml:space="preserve">ocarcinoma </w:t>
      </w:r>
      <w:r w:rsidRPr="5911DDBD">
        <w:rPr>
          <w:lang w:val="en-US"/>
        </w:rPr>
        <w:t>(</w:t>
      </w:r>
      <w:r w:rsidR="34ABA3DB" w:rsidRPr="5911DDBD">
        <w:rPr>
          <w:lang w:val="en-US"/>
        </w:rPr>
        <w:t>-0.09 QALY/month, -0.12 - -0.06</w:t>
      </w:r>
      <w:r w:rsidRPr="5911DDBD">
        <w:rPr>
          <w:lang w:val="en-US"/>
        </w:rPr>
        <w:t xml:space="preserve">). The </w:t>
      </w:r>
      <w:r w:rsidR="27D80749" w:rsidRPr="5911DDBD">
        <w:rPr>
          <w:lang w:val="en-US"/>
        </w:rPr>
        <w:t>three</w:t>
      </w:r>
      <w:r w:rsidRPr="5911DDBD">
        <w:rPr>
          <w:lang w:val="en-US"/>
        </w:rPr>
        <w:t xml:space="preserve"> least urgent interventions were </w:t>
      </w:r>
      <w:del w:id="37" w:author="I.R.A. Retel Helmrich" w:date="2020-05-26T13:53:00Z">
        <w:r w:rsidR="09766975" w:rsidRPr="5911DDBD" w:rsidDel="00020728">
          <w:rPr>
            <w:lang w:val="en-US"/>
          </w:rPr>
          <w:delText xml:space="preserve">the </w:delText>
        </w:r>
      </w:del>
      <w:r w:rsidR="09766975" w:rsidRPr="5911DDBD">
        <w:rPr>
          <w:lang w:val="en-US"/>
        </w:rPr>
        <w:t xml:space="preserve">placing of a shunt for </w:t>
      </w:r>
      <w:r w:rsidR="5B7A8D53" w:rsidRPr="5911DDBD">
        <w:rPr>
          <w:lang w:val="en-US"/>
        </w:rPr>
        <w:t>dialysis</w:t>
      </w:r>
      <w:r w:rsidR="09766975" w:rsidRPr="5911DDBD">
        <w:rPr>
          <w:lang w:val="en-US"/>
        </w:rPr>
        <w:t xml:space="preserve">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0.0</w:t>
      </w:r>
      <w:r w:rsidR="707B638D" w:rsidRPr="5911DDBD">
        <w:rPr>
          <w:lang w:val="en-US"/>
        </w:rPr>
        <w:t>1</w:t>
      </w:r>
      <w:r w:rsidR="352CDE2D" w:rsidRPr="5911DDBD">
        <w:rPr>
          <w:lang w:val="en-US"/>
        </w:rPr>
        <w:t xml:space="preserve"> </w:t>
      </w:r>
      <w:r w:rsidRPr="5911DDBD">
        <w:rPr>
          <w:lang w:val="en-US"/>
        </w:rPr>
        <w:t>QALY/</w:t>
      </w:r>
      <w:r w:rsidR="5EBEC747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-0.0</w:t>
      </w:r>
      <w:r w:rsidR="2F7E9E83" w:rsidRPr="5911DDBD">
        <w:rPr>
          <w:lang w:val="en-US"/>
        </w:rPr>
        <w:t>1</w:t>
      </w:r>
      <w:r w:rsidR="00B36A8C" w:rsidRPr="5911DDBD">
        <w:rPr>
          <w:lang w:val="en-US"/>
        </w:rPr>
        <w:t xml:space="preserve"> – -0.0</w:t>
      </w:r>
      <w:r w:rsidR="3AE57C91" w:rsidRPr="5911DDBD">
        <w:rPr>
          <w:lang w:val="en-US"/>
        </w:rPr>
        <w:t>0</w:t>
      </w:r>
      <w:r w:rsidR="00182E81">
        <w:rPr>
          <w:lang w:val="en-US"/>
        </w:rPr>
        <w:t>5</w:t>
      </w:r>
      <w:r w:rsidR="00B36A8C" w:rsidRPr="5911DDBD">
        <w:rPr>
          <w:lang w:val="en-US"/>
        </w:rPr>
        <w:t xml:space="preserve">), </w:t>
      </w:r>
      <w:r w:rsidR="5260BC75" w:rsidRPr="5911DDBD">
        <w:rPr>
          <w:lang w:val="en-US"/>
        </w:rPr>
        <w:t>resection of thyroid cancer (-0.01 QALY/month, -0.02 - -0.01),</w:t>
      </w:r>
      <w:r w:rsidR="38B50232" w:rsidRPr="5911DDBD">
        <w:rPr>
          <w:lang w:val="en-US"/>
        </w:rPr>
        <w:t xml:space="preserve"> and </w:t>
      </w:r>
      <w:del w:id="38" w:author="I.R.A. Retel Helmrich" w:date="2020-05-26T13:53:00Z">
        <w:r w:rsidR="38B50232" w:rsidRPr="5911DDBD" w:rsidDel="00020728">
          <w:rPr>
            <w:lang w:val="en-US"/>
          </w:rPr>
          <w:delText xml:space="preserve">the </w:delText>
        </w:r>
      </w:del>
      <w:r w:rsidR="53716C4C" w:rsidRPr="5911DDBD">
        <w:rPr>
          <w:lang w:val="en-US"/>
        </w:rPr>
        <w:t>resection of mild salivary gland carcinoma (-0.01 QALY/month, -0.03 - -0.01)</w:t>
      </w:r>
      <w:r w:rsidR="38B50232" w:rsidRPr="5911DDBD">
        <w:rPr>
          <w:lang w:val="en-US"/>
        </w:rPr>
        <w:t>.</w:t>
      </w:r>
      <w:commentRangeEnd w:id="32"/>
      <w:r w:rsidR="000016BF">
        <w:rPr>
          <w:rStyle w:val="Verwijzingopmerking"/>
        </w:rPr>
        <w:commentReference w:id="32"/>
      </w:r>
      <w:commentRangeEnd w:id="33"/>
      <w:r w:rsidR="000702A5">
        <w:rPr>
          <w:lang w:val="en-US"/>
        </w:rPr>
        <w:t xml:space="preserve"> </w:t>
      </w:r>
      <w:commentRangeStart w:id="39"/>
      <w:r w:rsidR="000702A5">
        <w:rPr>
          <w:lang w:val="en-US"/>
        </w:rPr>
        <w:t xml:space="preserve">Ranges are </w:t>
      </w:r>
      <w:r w:rsidR="00CC041C">
        <w:rPr>
          <w:rStyle w:val="Verwijzingopmerking"/>
        </w:rPr>
        <w:commentReference w:id="33"/>
      </w:r>
      <w:r w:rsidR="000702A5" w:rsidRPr="5911DDBD">
        <w:rPr>
          <w:lang w:val="en-US"/>
        </w:rPr>
        <w:t xml:space="preserve">95% </w:t>
      </w:r>
      <w:r w:rsidR="000702A5">
        <w:rPr>
          <w:lang w:val="en-US"/>
        </w:rPr>
        <w:t xml:space="preserve">confidence intervals. </w:t>
      </w:r>
      <w:commentRangeEnd w:id="39"/>
      <w:r w:rsidR="00020728">
        <w:rPr>
          <w:rStyle w:val="Verwijzingopmerking"/>
        </w:rPr>
        <w:commentReference w:id="39"/>
      </w:r>
    </w:p>
    <w:p w14:paraId="046549B0" w14:textId="2ECC30F6" w:rsidR="006D27F5" w:rsidRDefault="006D27F5" w:rsidP="39A4890C">
      <w:pPr>
        <w:pStyle w:val="Kop2"/>
        <w:rPr>
          <w:lang w:val="en-US"/>
        </w:rPr>
      </w:pPr>
      <w:r w:rsidRPr="39A4890C">
        <w:rPr>
          <w:lang w:val="en-US"/>
        </w:rPr>
        <w:t>Conclusion</w:t>
      </w:r>
    </w:p>
    <w:p w14:paraId="33023EA8" w14:textId="0135502C" w:rsidR="739D3A68" w:rsidRPr="00B92D2F" w:rsidRDefault="000B024F" w:rsidP="00B92D2F">
      <w:pPr>
        <w:rPr>
          <w:lang w:val="en-US"/>
        </w:rPr>
      </w:pPr>
      <w:r>
        <w:rPr>
          <w:lang w:val="en-US"/>
        </w:rPr>
        <w:t xml:space="preserve">The expected health loss due to </w:t>
      </w:r>
      <w:del w:id="40" w:author="I.R.A. Retel Helmrich" w:date="2020-05-26T13:54:00Z">
        <w:r w:rsidDel="00020728">
          <w:rPr>
            <w:lang w:val="en-US"/>
          </w:rPr>
          <w:delText>delay of surgery</w:delText>
        </w:r>
      </w:del>
      <w:ins w:id="41" w:author="I.R.A. Retel Helmrich" w:date="2020-05-26T13:54:00Z">
        <w:r w:rsidR="00020728">
          <w:rPr>
            <w:lang w:val="en-US"/>
          </w:rPr>
          <w:t>surgical delay</w:t>
        </w:r>
      </w:ins>
      <w:r>
        <w:rPr>
          <w:lang w:val="en-US"/>
        </w:rPr>
        <w:t xml:space="preserve"> could </w:t>
      </w:r>
      <w:r w:rsidR="00B92D2F">
        <w:rPr>
          <w:i/>
          <w:lang w:val="en-US"/>
        </w:rPr>
        <w:t>reliably</w:t>
      </w:r>
      <w:r w:rsidR="00B92D2F">
        <w:rPr>
          <w:lang w:val="en-US"/>
        </w:rPr>
        <w:t xml:space="preserve"> be quantified with our decision model and can guide prioritization of surgical care from a utilitarian perspective (i.e. minimizing health loss for the total population) in times of scarcity</w:t>
      </w:r>
      <w:del w:id="42" w:author="I.R.A. Retel Helmrich" w:date="2020-05-26T13:47:00Z">
        <w:r w:rsidR="00B92D2F" w:rsidDel="00D141B8">
          <w:rPr>
            <w:lang w:val="en-US"/>
          </w:rPr>
          <w:delText xml:space="preserve"> (due to COVID-19)</w:delText>
        </w:r>
      </w:del>
      <w:r w:rsidR="00B92D2F">
        <w:rPr>
          <w:lang w:val="en-US"/>
        </w:rPr>
        <w:t>.</w:t>
      </w:r>
      <w:r w:rsidR="44CA49E7" w:rsidRPr="5911DDBD">
        <w:rPr>
          <w:rFonts w:ascii="Calibri" w:eastAsia="Calibri" w:hAnsi="Calibri" w:cs="Calibri"/>
          <w:lang w:val="en-US"/>
        </w:rPr>
        <w:t xml:space="preserve"> Placing this tool in the context of different ethical perspectives and combining it with capacity management tools is key to achieve large-scale implementation.</w:t>
      </w:r>
    </w:p>
    <w:p w14:paraId="12EF2A1D" w14:textId="0C23A848" w:rsidR="739D3A68" w:rsidRDefault="739D3A68" w:rsidP="39A4890C">
      <w:pPr>
        <w:rPr>
          <w:lang w:val="en-US"/>
        </w:rPr>
      </w:pPr>
      <w:r w:rsidRPr="39A4890C">
        <w:rPr>
          <w:lang w:val="en-US"/>
        </w:rPr>
        <w:br w:type="page"/>
      </w:r>
    </w:p>
    <w:p w14:paraId="43A204ED" w14:textId="5FD81985" w:rsidR="636709EE" w:rsidRDefault="636709EE" w:rsidP="636709EE">
      <w:pPr>
        <w:rPr>
          <w:i/>
          <w:iCs/>
          <w:lang w:val="en-US"/>
        </w:rPr>
      </w:pPr>
    </w:p>
    <w:p w14:paraId="70572FD8" w14:textId="77777777" w:rsidR="00737CE6" w:rsidRDefault="00737CE6" w:rsidP="39A4890C">
      <w:pPr>
        <w:keepNext/>
        <w:rPr>
          <w:lang w:val="en-US"/>
        </w:rPr>
      </w:pPr>
    </w:p>
    <w:p w14:paraId="5BD36754" w14:textId="77777777" w:rsidR="00FE7393" w:rsidRDefault="00FE7393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val="en-US"/>
        </w:rPr>
        <w:drawing>
          <wp:inline distT="0" distB="0" distL="0" distR="0" wp14:anchorId="78F0D746" wp14:editId="4A7F8AD8">
            <wp:extent cx="5420094" cy="2804582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str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21189" r="16610" b="32809"/>
                    <a:stretch/>
                  </pic:blipFill>
                  <pic:spPr bwMode="auto">
                    <a:xfrm>
                      <a:off x="0" y="0"/>
                      <a:ext cx="5420094" cy="28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F714" w14:textId="381020C6" w:rsidR="00FE7393" w:rsidRDefault="00FE7393" w:rsidP="39A4890C">
      <w:pPr>
        <w:pStyle w:val="Bijschrift"/>
        <w:rPr>
          <w:lang w:val="en-US"/>
        </w:rPr>
      </w:pPr>
      <w:r w:rsidRPr="636709EE">
        <w:rPr>
          <w:lang w:val="en-US"/>
        </w:rPr>
        <w:t xml:space="preserve">Figure </w:t>
      </w:r>
      <w:r w:rsidRPr="636709EE">
        <w:rPr>
          <w:noProof/>
          <w:color w:val="2B579A"/>
          <w:shd w:val="clear" w:color="auto" w:fill="E6E6E6"/>
        </w:rPr>
        <w:fldChar w:fldCharType="begin"/>
      </w:r>
      <w:r w:rsidRPr="636709EE">
        <w:rPr>
          <w:noProof/>
        </w:rPr>
        <w:instrText xml:space="preserve"> SEQ Figure \* ARABIC </w:instrText>
      </w:r>
      <w:r w:rsidRPr="636709EE">
        <w:rPr>
          <w:noProof/>
          <w:color w:val="2B579A"/>
          <w:shd w:val="clear" w:color="auto" w:fill="E6E6E6"/>
        </w:rPr>
        <w:fldChar w:fldCharType="separate"/>
      </w:r>
      <w:r w:rsidR="00EA5F14" w:rsidRPr="636709EE">
        <w:rPr>
          <w:noProof/>
        </w:rPr>
        <w:t>1</w:t>
      </w:r>
      <w:r w:rsidRPr="636709EE">
        <w:rPr>
          <w:noProof/>
          <w:color w:val="2B579A"/>
          <w:shd w:val="clear" w:color="auto" w:fill="E6E6E6"/>
        </w:rPr>
        <w:fldChar w:fldCharType="end"/>
      </w:r>
      <w:r w:rsidRPr="636709EE">
        <w:rPr>
          <w:lang w:val="en-US"/>
        </w:rPr>
        <w:t>, s</w:t>
      </w:r>
      <w:r w:rsidR="31AAEB9F" w:rsidRPr="636709EE">
        <w:rPr>
          <w:lang w:val="en-US"/>
        </w:rPr>
        <w:t xml:space="preserve">tate-transition diagram </w:t>
      </w:r>
      <w:r w:rsidRPr="636709EE">
        <w:rPr>
          <w:lang w:val="en-US"/>
        </w:rPr>
        <w:t>of the model. The model is a Markov model consisting of three states: a preoperative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reop), a postoperative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ostop), and the absorbing state</w:t>
      </w:r>
      <w:r w:rsidR="006E045E" w:rsidRPr="636709EE">
        <w:rPr>
          <w:lang w:val="en-US"/>
        </w:rPr>
        <w:t xml:space="preserve"> Dead</w:t>
      </w:r>
      <w:r w:rsidRPr="636709EE">
        <w:rPr>
          <w:lang w:val="en-US"/>
        </w:rPr>
        <w:t>.</w:t>
      </w:r>
      <w:r w:rsidR="39DAEFAE" w:rsidRPr="636709EE">
        <w:rPr>
          <w:lang w:val="en-US"/>
        </w:rPr>
        <w:t xml:space="preserve"> All patient eligible of semi-elective surgery start in the Preop health states. From the Preop states they can die, transition to dead, or continue to wait for their surgery. At the time of surgery, </w:t>
      </w:r>
      <w:r w:rsidR="34086E2C" w:rsidRPr="636709EE">
        <w:rPr>
          <w:lang w:val="en-US"/>
        </w:rPr>
        <w:t xml:space="preserve">which is determined by the scenario analysis, </w:t>
      </w:r>
      <w:r w:rsidR="03B4959E" w:rsidRPr="636709EE">
        <w:rPr>
          <w:lang w:val="en-US"/>
        </w:rPr>
        <w:t xml:space="preserve">all individuals still alive in the Preop health state transition to the Postop health state. </w:t>
      </w:r>
      <w:r w:rsidR="56DA8D78" w:rsidRPr="636709EE">
        <w:rPr>
          <w:lang w:val="en-US"/>
        </w:rPr>
        <w:t xml:space="preserve">The remaining lifetime the cohort is followed. They can die, transition for the Postop state to dead or stay alive in the Postop health state. </w:t>
      </w:r>
    </w:p>
    <w:p w14:paraId="432693E1" w14:textId="2C1F5B50" w:rsidR="004257EC" w:rsidRDefault="7CC0916D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val="en-US"/>
        </w:rPr>
        <w:drawing>
          <wp:inline distT="0" distB="0" distL="0" distR="0" wp14:anchorId="1F079349" wp14:editId="102412A2">
            <wp:extent cx="5505452" cy="5505452"/>
            <wp:effectExtent l="0" t="0" r="0" b="0"/>
            <wp:docPr id="2132075749" name="Afbeelding 213207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1DE" w14:textId="77777777" w:rsidR="00FE7393" w:rsidRPr="00FE7393" w:rsidRDefault="004257EC" w:rsidP="39A4890C">
      <w:pPr>
        <w:pStyle w:val="Bijschrift"/>
        <w:rPr>
          <w:lang w:val="en-US"/>
        </w:rPr>
      </w:pPr>
      <w:r w:rsidRPr="39A4890C">
        <w:rPr>
          <w:lang w:val="en-US"/>
        </w:rPr>
        <w:t xml:space="preserve">Figure </w:t>
      </w:r>
      <w:r w:rsidR="00FE7393" w:rsidRPr="39A4890C">
        <w:rPr>
          <w:lang w:val="en-US"/>
        </w:rPr>
        <w:t>2</w:t>
      </w:r>
      <w:r w:rsidRPr="39A4890C">
        <w:rPr>
          <w:lang w:val="en-US"/>
        </w:rPr>
        <w:t xml:space="preserve">, input parameters for the model. For a full list of input parameters per disease and source, see appendix A. Qol_no_tx: Quality of Life without treatment; QoL_tx: quality of life with treatment; Surv_no_tx: 1-year survival probability without treatment; Surv_tx: 1-year survival probability with treatment; Time_noeff_surv: days until no </w:t>
      </w:r>
      <w:r w:rsidR="00A51144" w:rsidRPr="39A4890C">
        <w:rPr>
          <w:lang w:val="en-US"/>
        </w:rPr>
        <w:t xml:space="preserve">treatment is effective.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hyperthermic intraperitoneal chemotherapy. </w:t>
      </w:r>
    </w:p>
    <w:p w14:paraId="46C88767" w14:textId="2972A774" w:rsidR="00B308D5" w:rsidRDefault="6B87BF13" w:rsidP="39A4890C">
      <w:pPr>
        <w:keepNext/>
      </w:pPr>
      <w:r>
        <w:rPr>
          <w:noProof/>
          <w:color w:val="2B579A"/>
          <w:shd w:val="clear" w:color="auto" w:fill="E6E6E6"/>
          <w:lang w:val="en-US"/>
        </w:rPr>
        <w:drawing>
          <wp:inline distT="0" distB="0" distL="0" distR="0" wp14:anchorId="5EE842A8" wp14:editId="6C887216">
            <wp:extent cx="5534024" cy="3689350"/>
            <wp:effectExtent l="0" t="0" r="0" b="6350"/>
            <wp:docPr id="882146084" name="Afbeelding 88214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4786" w14:textId="20FB8879" w:rsidR="00FE7393" w:rsidRDefault="00B308D5" w:rsidP="39A4890C">
      <w:pPr>
        <w:pStyle w:val="Bijschrift"/>
        <w:rPr>
          <w:lang w:val="en-US"/>
        </w:rPr>
      </w:pPr>
      <w:r w:rsidRPr="636709EE">
        <w:rPr>
          <w:lang w:val="en-US"/>
        </w:rPr>
        <w:t>Figure 3, the</w:t>
      </w:r>
      <w:r w:rsidR="002A1A07" w:rsidRPr="636709EE">
        <w:rPr>
          <w:lang w:val="en-US"/>
        </w:rPr>
        <w:t xml:space="preserve"> maximum expected QALYs</w:t>
      </w:r>
      <w:r w:rsidR="6F432215" w:rsidRPr="636709EE">
        <w:rPr>
          <w:lang w:val="en-US"/>
        </w:rPr>
        <w:t xml:space="preserve"> and LYs</w:t>
      </w:r>
      <w:r w:rsidR="002A1A07" w:rsidRPr="636709EE">
        <w:rPr>
          <w:lang w:val="en-US"/>
        </w:rPr>
        <w:t xml:space="preserve"> per intervention, </w:t>
      </w:r>
      <w:r w:rsidR="00407C57" w:rsidRPr="636709EE">
        <w:rPr>
          <w:lang w:val="en-US"/>
        </w:rPr>
        <w:t>in</w:t>
      </w:r>
      <w:r w:rsidR="002A1A07" w:rsidRPr="636709EE">
        <w:rPr>
          <w:lang w:val="en-US"/>
        </w:rPr>
        <w:t xml:space="preserve"> descending </w:t>
      </w:r>
      <w:r w:rsidR="00407C57" w:rsidRPr="636709EE">
        <w:rPr>
          <w:lang w:val="en-US"/>
        </w:rPr>
        <w:t>order</w:t>
      </w:r>
      <w:r w:rsidR="5D1C4C8D" w:rsidRPr="636709EE">
        <w:rPr>
          <w:lang w:val="en-US"/>
        </w:rPr>
        <w:t xml:space="preserve"> of urgency (see figure 4)</w:t>
      </w:r>
      <w:r w:rsidR="002A1A07" w:rsidRPr="636709EE">
        <w:rPr>
          <w:lang w:val="en-US"/>
        </w:rPr>
        <w:t xml:space="preserve">. </w:t>
      </w:r>
      <w:r w:rsidR="00FE4DFF" w:rsidRPr="636709EE">
        <w:rPr>
          <w:lang w:val="en-US"/>
        </w:rPr>
        <w:t xml:space="preserve">The estimates and 95% confidence intervals are shown. </w:t>
      </w:r>
      <w:r w:rsidR="002A1A07" w:rsidRPr="636709EE">
        <w:rPr>
          <w:lang w:val="en-US"/>
        </w:rPr>
        <w:t xml:space="preserve">The model output for no surgery was subtracted from the model output for a delay of 2 weeks. </w:t>
      </w:r>
      <w:r w:rsidR="00700C21" w:rsidRPr="636709EE">
        <w:rPr>
          <w:lang w:val="en-US"/>
        </w:rPr>
        <w:t xml:space="preserve">The actual data are presented in appendix B. </w:t>
      </w:r>
      <w:r w:rsidR="0074641A" w:rsidRPr="636709EE">
        <w:rPr>
          <w:lang w:val="en-US"/>
        </w:rPr>
        <w:t xml:space="preserve"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</w:t>
      </w:r>
      <w:r w:rsidR="003B106D" w:rsidRPr="636709EE">
        <w:rPr>
          <w:lang w:val="en-US"/>
        </w:rPr>
        <w:t xml:space="preserve">PAD: peripheral arterial disease; HCC: hepatocellular carcinoma; ESHF: end-stage heart failure; HIPEC: hyperthermic intraperitoneal chemotherapy. </w:t>
      </w:r>
    </w:p>
    <w:p w14:paraId="7D678FA1" w14:textId="2A7DCF62" w:rsidR="00FE4DFF" w:rsidRDefault="0802C6A4" w:rsidP="39A4890C">
      <w:pPr>
        <w:keepNext/>
      </w:pPr>
      <w:r>
        <w:rPr>
          <w:noProof/>
          <w:color w:val="2B579A"/>
          <w:shd w:val="clear" w:color="auto" w:fill="E6E6E6"/>
          <w:lang w:val="en-US"/>
        </w:rPr>
        <w:drawing>
          <wp:inline distT="0" distB="0" distL="0" distR="0" wp14:anchorId="2B39783E" wp14:editId="61E2F755">
            <wp:extent cx="5505449" cy="3670300"/>
            <wp:effectExtent l="0" t="0" r="635" b="6350"/>
            <wp:docPr id="49440513" name="Afbeelding 4944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D49" w14:textId="74B32124" w:rsidR="00F17231" w:rsidRPr="00F17231" w:rsidRDefault="00FE4DFF" w:rsidP="39A4890C">
      <w:pPr>
        <w:pStyle w:val="Bijschrift"/>
        <w:rPr>
          <w:lang w:val="en-US"/>
        </w:rPr>
      </w:pPr>
      <w:r w:rsidRPr="636709EE">
        <w:rPr>
          <w:lang w:val="en-US"/>
        </w:rPr>
        <w:t xml:space="preserve">Figure 4, the </w:t>
      </w:r>
      <w:r w:rsidR="5717B2D6" w:rsidRPr="636709EE">
        <w:rPr>
          <w:lang w:val="en-US"/>
        </w:rPr>
        <w:t xml:space="preserve">average </w:t>
      </w:r>
      <w:r w:rsidRPr="636709EE">
        <w:rPr>
          <w:lang w:val="en-US"/>
        </w:rPr>
        <w:t xml:space="preserve">loss of QALYs </w:t>
      </w:r>
      <w:r w:rsidR="2FA930F6" w:rsidRPr="636709EE">
        <w:rPr>
          <w:lang w:val="en-US"/>
        </w:rPr>
        <w:t xml:space="preserve">and LYs </w:t>
      </w:r>
      <w:r w:rsidRPr="636709EE">
        <w:rPr>
          <w:lang w:val="en-US"/>
        </w:rPr>
        <w:t xml:space="preserve">per </w:t>
      </w:r>
      <w:r w:rsidR="4220D20F" w:rsidRPr="636709EE">
        <w:rPr>
          <w:lang w:val="en-US"/>
        </w:rPr>
        <w:t xml:space="preserve">month </w:t>
      </w:r>
      <w:r w:rsidRPr="636709EE">
        <w:rPr>
          <w:lang w:val="en-US"/>
        </w:rPr>
        <w:t xml:space="preserve">of delay for the investigated </w:t>
      </w:r>
      <w:r w:rsidR="004602FE" w:rsidRPr="636709EE">
        <w:rPr>
          <w:lang w:val="en-US"/>
        </w:rPr>
        <w:t>interventions</w:t>
      </w:r>
      <w:r w:rsidR="555A4025" w:rsidRPr="636709EE">
        <w:rPr>
          <w:lang w:val="en-US"/>
        </w:rPr>
        <w:t xml:space="preserve"> based on the simulation of surgery delay of 52 weeks</w:t>
      </w:r>
      <w:r w:rsidRPr="636709EE">
        <w:rPr>
          <w:lang w:val="en-US"/>
        </w:rPr>
        <w:t xml:space="preserve">. </w:t>
      </w:r>
      <w:r w:rsidR="00264033" w:rsidRPr="636709EE">
        <w:rPr>
          <w:lang w:val="en-US"/>
        </w:rPr>
        <w:t>The estimates and 95% confidence intervals are shown.</w:t>
      </w:r>
      <w:r w:rsidR="00700C21" w:rsidRPr="636709EE">
        <w:rPr>
          <w:lang w:val="en-US"/>
        </w:rPr>
        <w:t xml:space="preserve"> The actual data are presented in appendix B.</w:t>
      </w:r>
      <w:r w:rsidR="007D3DF9" w:rsidRPr="636709EE">
        <w:rPr>
          <w:lang w:val="en-US"/>
        </w:rPr>
        <w:t xml:space="preserve">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hyperthermic intraperitoneal chemotherapy.</w:t>
      </w:r>
    </w:p>
    <w:p w14:paraId="17B62E7F" w14:textId="77777777" w:rsidR="00FE7393" w:rsidRDefault="00FE7393" w:rsidP="39A4890C">
      <w:pPr>
        <w:rPr>
          <w:lang w:val="en-US"/>
        </w:rPr>
      </w:pPr>
    </w:p>
    <w:p w14:paraId="432281B9" w14:textId="77777777" w:rsidR="0094384D" w:rsidRDefault="0094384D" w:rsidP="39A4890C">
      <w:pPr>
        <w:rPr>
          <w:lang w:val="en-US"/>
        </w:rPr>
      </w:pPr>
    </w:p>
    <w:p w14:paraId="1DD769E8" w14:textId="77777777" w:rsidR="00CB2328" w:rsidRDefault="00CB2328" w:rsidP="39A4890C">
      <w:pPr>
        <w:rPr>
          <w:lang w:val="en-US"/>
        </w:rPr>
      </w:pPr>
    </w:p>
    <w:p w14:paraId="6C0698A2" w14:textId="559A9D09" w:rsidR="00995228" w:rsidRDefault="45C4BB68" w:rsidP="39A4890C">
      <w:pPr>
        <w:pStyle w:val="Bijschrift"/>
      </w:pPr>
      <w:r>
        <w:rPr>
          <w:noProof/>
          <w:color w:val="2B579A"/>
          <w:shd w:val="clear" w:color="auto" w:fill="E6E6E6"/>
          <w:lang w:val="en-US"/>
        </w:rPr>
        <w:drawing>
          <wp:inline distT="0" distB="0" distL="0" distR="0" wp14:anchorId="62B3C7FA" wp14:editId="72F17952">
            <wp:extent cx="5629274" cy="4221956"/>
            <wp:effectExtent l="0" t="0" r="0" b="7620"/>
            <wp:docPr id="753237545" name="Afbeelding 75323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032" w14:textId="3E58CED5" w:rsidR="00995228" w:rsidRDefault="00EA5F14" w:rsidP="636709EE">
      <w:pPr>
        <w:pStyle w:val="Bijschrift"/>
        <w:rPr>
          <w:lang w:val="en-US"/>
        </w:rPr>
      </w:pPr>
      <w:r w:rsidRPr="636709EE">
        <w:rPr>
          <w:lang w:val="en-US"/>
        </w:rPr>
        <w:t xml:space="preserve">Figure 5, showing </w:t>
      </w:r>
      <w:r w:rsidR="00970A14" w:rsidRPr="636709EE">
        <w:rPr>
          <w:lang w:val="en-US"/>
        </w:rPr>
        <w:t xml:space="preserve">the mean duration of the intervention, the mean length of stay, and </w:t>
      </w:r>
      <w:r w:rsidRPr="636709EE">
        <w:rPr>
          <w:lang w:val="en-US"/>
        </w:rPr>
        <w:t>the frequency that interventions are performed in our hospital</w:t>
      </w:r>
      <w:r w:rsidR="00970A14" w:rsidRPr="636709EE">
        <w:rPr>
          <w:lang w:val="en-US"/>
        </w:rPr>
        <w:t>. The color coding represents</w:t>
      </w:r>
      <w:r w:rsidRPr="636709EE">
        <w:rPr>
          <w:lang w:val="en-US"/>
        </w:rPr>
        <w:t xml:space="preserve"> their </w:t>
      </w:r>
      <w:r w:rsidR="00970A14" w:rsidRPr="636709EE">
        <w:rPr>
          <w:lang w:val="en-US"/>
        </w:rPr>
        <w:t xml:space="preserve">urgency </w:t>
      </w:r>
      <w:r w:rsidRPr="636709EE">
        <w:rPr>
          <w:lang w:val="en-US"/>
        </w:rPr>
        <w:t>in terms of QALY</w:t>
      </w:r>
      <w:r w:rsidR="00970A14" w:rsidRPr="636709EE">
        <w:rPr>
          <w:lang w:val="en-US"/>
        </w:rPr>
        <w:t xml:space="preserve"> loss per week</w:t>
      </w:r>
      <w:r w:rsidRPr="636709EE">
        <w:rPr>
          <w:lang w:val="en-US"/>
        </w:rPr>
        <w:t xml:space="preserve">. </w:t>
      </w:r>
      <w:r w:rsidR="003A3C68" w:rsidRPr="636709EE">
        <w:rPr>
          <w:lang w:val="en-US"/>
        </w:rPr>
        <w:t>The length of stay in days on the X-axis is the median length of stay within the hospital. This include both intensive care and non-intensive care s</w:t>
      </w:r>
      <w:r w:rsidR="00B05DB4" w:rsidRPr="636709EE">
        <w:rPr>
          <w:lang w:val="en-US"/>
        </w:rPr>
        <w:t>t</w:t>
      </w:r>
      <w:r w:rsidR="003A3C68" w:rsidRPr="636709EE">
        <w:rPr>
          <w:lang w:val="en-US"/>
        </w:rPr>
        <w:t xml:space="preserve">ay. In Table 1, the length of stay is </w:t>
      </w:r>
      <w:r w:rsidR="00B05DB4" w:rsidRPr="636709EE">
        <w:rPr>
          <w:lang w:val="en-US"/>
        </w:rPr>
        <w:t>also showed separately for</w:t>
      </w:r>
      <w:r w:rsidR="003A3C68" w:rsidRPr="636709EE">
        <w:rPr>
          <w:lang w:val="en-US"/>
        </w:rPr>
        <w:t xml:space="preserve"> </w:t>
      </w:r>
      <w:r w:rsidR="00B05DB4" w:rsidRPr="636709EE">
        <w:rPr>
          <w:lang w:val="en-US"/>
        </w:rPr>
        <w:t xml:space="preserve">the ICU </w:t>
      </w:r>
      <w:r w:rsidR="003A3C68" w:rsidRPr="636709EE">
        <w:rPr>
          <w:lang w:val="en-US"/>
        </w:rPr>
        <w:t xml:space="preserve">stay </w:t>
      </w:r>
      <w:r w:rsidR="00B05DB4" w:rsidRPr="636709EE">
        <w:rPr>
          <w:lang w:val="en-US"/>
        </w:rPr>
        <w:t>and</w:t>
      </w:r>
      <w:r w:rsidR="003A3C68" w:rsidRPr="636709EE">
        <w:rPr>
          <w:lang w:val="en-US"/>
        </w:rPr>
        <w:t xml:space="preserve"> non-ICU</w:t>
      </w:r>
      <w:r w:rsidR="00B05DB4" w:rsidRPr="636709EE">
        <w:rPr>
          <w:lang w:val="en-US"/>
        </w:rPr>
        <w:t xml:space="preserve"> stay</w:t>
      </w:r>
      <w:r w:rsidR="003A3C68" w:rsidRPr="636709EE">
        <w:rPr>
          <w:lang w:val="en-US"/>
        </w:rPr>
        <w:t xml:space="preserve">. </w:t>
      </w:r>
      <w:r w:rsidRPr="636709EE">
        <w:rPr>
          <w:lang w:val="en-US"/>
        </w:rPr>
        <w:t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hyperthermic intraperitoneal chemotherapy.</w:t>
      </w:r>
    </w:p>
    <w:p w14:paraId="2E7C3AD5" w14:textId="2B81D657" w:rsidR="3B29B903" w:rsidRDefault="3B29B903" w:rsidP="39A4890C">
      <w:pPr>
        <w:pStyle w:val="Kop2"/>
        <w:rPr>
          <w:lang w:val="en-US"/>
        </w:rPr>
      </w:pPr>
      <w:commentRangeStart w:id="43"/>
      <w:r w:rsidRPr="39A4890C">
        <w:rPr>
          <w:lang w:val="en-US"/>
        </w:rPr>
        <w:t>Disclosures</w:t>
      </w:r>
      <w:commentRangeEnd w:id="43"/>
      <w:r w:rsidR="006C3337">
        <w:rPr>
          <w:rStyle w:val="Verwijzingopmerking"/>
          <w:rFonts w:asciiTheme="minorHAnsi" w:eastAsiaTheme="minorHAnsi" w:hAnsiTheme="minorHAnsi" w:cstheme="minorBidi"/>
          <w:color w:val="auto"/>
        </w:rPr>
        <w:commentReference w:id="43"/>
      </w:r>
    </w:p>
    <w:p w14:paraId="04C3747D" w14:textId="5C68335F" w:rsidR="7B4F7ADD" w:rsidRDefault="7B4F7ADD" w:rsidP="39A4890C">
      <w:pPr>
        <w:rPr>
          <w:b/>
          <w:bCs/>
          <w:lang w:val="en-US"/>
        </w:rPr>
      </w:pPr>
      <w:r w:rsidRPr="04F59E2C">
        <w:rPr>
          <w:b/>
          <w:bCs/>
          <w:lang w:val="en-US"/>
        </w:rPr>
        <w:t xml:space="preserve">ADD DISCLOSURES </w:t>
      </w:r>
      <w:r w:rsidR="55C4D3E5" w:rsidRPr="00A841EB">
        <w:rPr>
          <w:b/>
          <w:bCs/>
          <w:highlight w:val="yellow"/>
          <w:lang w:val="en-US"/>
        </w:rPr>
        <w:t>(</w:t>
      </w:r>
      <w:r w:rsidR="00A841EB">
        <w:rPr>
          <w:b/>
          <w:bCs/>
          <w:highlight w:val="yellow"/>
          <w:lang w:val="en-US"/>
        </w:rPr>
        <w:t>Please add your personal disclosures!</w:t>
      </w:r>
      <w:r w:rsidR="55C4D3E5" w:rsidRPr="00A841EB">
        <w:rPr>
          <w:b/>
          <w:bCs/>
          <w:highlight w:val="yellow"/>
          <w:lang w:val="en-US"/>
        </w:rPr>
        <w:t>)</w:t>
      </w:r>
      <w:r w:rsidR="55C4D3E5" w:rsidRPr="04F59E2C">
        <w:rPr>
          <w:b/>
          <w:bCs/>
          <w:lang w:val="en-US"/>
        </w:rPr>
        <w:t xml:space="preserve"> </w:t>
      </w:r>
    </w:p>
    <w:p w14:paraId="66FB5E9E" w14:textId="77777777" w:rsidR="00C072A6" w:rsidRDefault="55C4D3E5" w:rsidP="39A4890C">
      <w:pPr>
        <w:rPr>
          <w:lang w:val="en-US"/>
        </w:rPr>
      </w:pPr>
      <w:r w:rsidRPr="39A4890C">
        <w:rPr>
          <w:lang w:val="en-US"/>
        </w:rPr>
        <w:t xml:space="preserve">Eline Krijkamp was supported by the Society for Medical Decision Making (SMDM) fellowship through a grant by the Gordon and Betty Moore </w:t>
      </w:r>
      <w:commentRangeStart w:id="44"/>
      <w:r w:rsidRPr="39A4890C">
        <w:rPr>
          <w:lang w:val="en-US"/>
        </w:rPr>
        <w:t>Foundation (GBMF7853).</w:t>
      </w:r>
      <w:commentRangeEnd w:id="44"/>
      <w:r w:rsidR="00DD396F">
        <w:rPr>
          <w:rStyle w:val="Verwijzingopmerking"/>
        </w:rPr>
        <w:commentReference w:id="44"/>
      </w:r>
    </w:p>
    <w:p w14:paraId="5EE9C11D" w14:textId="3361E568" w:rsidR="757024FD" w:rsidRDefault="003E7E19" w:rsidP="39A4890C">
      <w:pPr>
        <w:rPr>
          <w:lang w:val="en-US"/>
        </w:rPr>
      </w:pPr>
      <w:r w:rsidRPr="00C072A6">
        <w:rPr>
          <w:lang w:val="en-US"/>
        </w:rPr>
        <w:t>JVS</w:t>
      </w:r>
      <w:r w:rsidR="00C072A6">
        <w:rPr>
          <w:lang w:val="en-US"/>
        </w:rPr>
        <w:t xml:space="preserve">, </w:t>
      </w:r>
      <w:r w:rsidR="00C072A6" w:rsidRPr="00C072A6">
        <w:rPr>
          <w:highlight w:val="yellow"/>
          <w:lang w:val="en-US"/>
        </w:rPr>
        <w:t>XX, XX</w:t>
      </w:r>
      <w:r w:rsidR="00C072A6">
        <w:rPr>
          <w:lang w:val="en-US"/>
        </w:rPr>
        <w:t xml:space="preserve"> report</w:t>
      </w:r>
      <w:r w:rsidRPr="00C072A6">
        <w:rPr>
          <w:lang w:val="en-US"/>
        </w:rPr>
        <w:t xml:space="preserve"> no personal disclosures</w:t>
      </w:r>
    </w:p>
    <w:p w14:paraId="58CEC2A9" w14:textId="578DB2CA" w:rsidR="757024FD" w:rsidRDefault="3B29B903" w:rsidP="39A489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39A4890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Acknowledgement </w:t>
      </w:r>
      <w:r w:rsidR="00A841EB" w:rsidRPr="00A841EB">
        <w:rPr>
          <w:b/>
          <w:bCs/>
          <w:highlight w:val="yellow"/>
          <w:lang w:val="en-US"/>
        </w:rPr>
        <w:t>(Please</w:t>
      </w:r>
      <w:r w:rsidR="00A841EB">
        <w:rPr>
          <w:b/>
          <w:bCs/>
          <w:highlight w:val="yellow"/>
          <w:lang w:val="en-US"/>
        </w:rPr>
        <w:t xml:space="preserve"> add anyone we have to acknowledge here)</w:t>
      </w:r>
      <w:r w:rsidR="00A841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</w:t>
      </w:r>
    </w:p>
    <w:p w14:paraId="5B052973" w14:textId="171FB35D" w:rsidR="524F02A2" w:rsidRPr="007E0637" w:rsidRDefault="007E0637" w:rsidP="39A4890C">
      <w:r>
        <w:rPr>
          <w:lang w:val="en-US"/>
        </w:rPr>
        <w:t>We are grateful for</w:t>
      </w:r>
      <w:r w:rsidR="524F02A2" w:rsidRPr="39A4890C">
        <w:rPr>
          <w:lang w:val="en-US"/>
        </w:rPr>
        <w:t xml:space="preserve"> H. Karreman and C. Van der Velden - van der Graaf for the work they have done for the quality of life data collection.</w:t>
      </w:r>
      <w:r>
        <w:rPr>
          <w:lang w:val="en-US"/>
        </w:rPr>
        <w:t xml:space="preserve"> </w:t>
      </w:r>
      <w:r w:rsidRPr="007E0637">
        <w:t xml:space="preserve">Moreoever, we want to thank </w:t>
      </w:r>
      <w:r w:rsidR="00572679" w:rsidRPr="007E0637">
        <w:t xml:space="preserve">Ruben Goedhart </w:t>
      </w:r>
      <w:r w:rsidRPr="007E0637">
        <w:t>for extracting the data from th</w:t>
      </w:r>
      <w:r>
        <w:t>e electronic patient registry.</w:t>
      </w:r>
    </w:p>
    <w:p w14:paraId="47950FE6" w14:textId="4DAAA8C9" w:rsidR="529039AE" w:rsidRDefault="529039AE" w:rsidP="04F59E2C">
      <w:pPr>
        <w:spacing w:line="257" w:lineRule="auto"/>
      </w:pPr>
    </w:p>
    <w:sectPr w:rsidR="529039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.R.A. Retel Helmrich" w:date="2020-05-26T13:39:00Z" w:initials="IRH">
    <w:p w14:paraId="57689AB8" w14:textId="77777777" w:rsidR="00D141B8" w:rsidRDefault="00D141B8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>
        <w:rPr>
          <w:lang w:val="nl-NL"/>
        </w:rPr>
        <w:t>“</w:t>
      </w:r>
      <w:r w:rsidRPr="00D141B8">
        <w:rPr>
          <w:lang w:val="nl-NL"/>
        </w:rPr>
        <w:t xml:space="preserve">And </w:t>
      </w:r>
      <w:r>
        <w:rPr>
          <w:lang w:val="nl-NL"/>
        </w:rPr>
        <w:t>beyond”</w:t>
      </w:r>
      <w:r w:rsidRPr="00D141B8">
        <w:rPr>
          <w:lang w:val="nl-NL"/>
        </w:rPr>
        <w:t xml:space="preserve"> </w:t>
      </w:r>
    </w:p>
    <w:p w14:paraId="53E1C359" w14:textId="0B33A5B4" w:rsidR="00D141B8" w:rsidRPr="00D141B8" w:rsidRDefault="00D141B8">
      <w:pPr>
        <w:pStyle w:val="Tekstopmerking"/>
        <w:rPr>
          <w:lang w:val="nl-NL"/>
        </w:rPr>
      </w:pPr>
      <w:r w:rsidRPr="00D141B8">
        <w:rPr>
          <w:lang w:val="nl-NL"/>
        </w:rPr>
        <w:t>De t</w:t>
      </w:r>
      <w:r>
        <w:rPr>
          <w:lang w:val="nl-NL"/>
        </w:rPr>
        <w:t>itel is pakkend op deze manier, maar wil je niet benadrukken dat het hierna ook relevant is?</w:t>
      </w:r>
    </w:p>
  </w:comment>
  <w:comment w:id="1" w:author="B.Y. Gravesteijn" w:date="2020-05-13T11:26:00Z" w:initials="BG">
    <w:p w14:paraId="34899B51" w14:textId="77777777" w:rsidR="00DE14AF" w:rsidRDefault="00DE14AF">
      <w:pPr>
        <w:rPr>
          <w:lang w:val="nl-NL"/>
        </w:rPr>
      </w:pPr>
      <w:r w:rsidRPr="00A841EB">
        <w:rPr>
          <w:lang w:val="nl-NL"/>
        </w:rPr>
        <w:t>Open voorstel, hier maken we graag samen een definitieve volgor</w:t>
      </w:r>
      <w:r>
        <w:rPr>
          <w:lang w:val="nl-NL"/>
        </w:rPr>
        <w:t xml:space="preserve">de in. </w:t>
      </w:r>
    </w:p>
    <w:p w14:paraId="251B9F69" w14:textId="77777777" w:rsidR="00DE14AF" w:rsidRDefault="00DE14AF">
      <w:pPr>
        <w:rPr>
          <w:lang w:val="nl-NL"/>
        </w:rPr>
      </w:pPr>
    </w:p>
    <w:p w14:paraId="6CE1627D" w14:textId="1656BBFC" w:rsidR="00DE14AF" w:rsidRPr="00CA1D47" w:rsidRDefault="00DE14AF">
      <w:pPr>
        <w:rPr>
          <w:lang w:val="nl-NL"/>
        </w:rPr>
      </w:pPr>
      <w:r w:rsidRPr="00CA1D47">
        <w:rPr>
          <w:lang w:val="nl-NL"/>
        </w:rPr>
        <w:t xml:space="preserve">+ Check of je eigen ORCID correct is.  </w:t>
      </w:r>
    </w:p>
  </w:comment>
  <w:comment w:id="2" w:author="I.R.A. Retel Helmrich" w:date="2020-05-26T09:37:00Z" w:initials="IRH">
    <w:p w14:paraId="324F5904" w14:textId="07C24412" w:rsidR="00B5276D" w:rsidRPr="00B5276D" w:rsidRDefault="00B5276D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B5276D">
        <w:rPr>
          <w:lang w:val="nl-NL"/>
        </w:rPr>
        <w:t>Isabel Retel Helmrich, zonder streepje.</w:t>
      </w:r>
    </w:p>
    <w:p w14:paraId="42BA221B" w14:textId="404E8C5B" w:rsidR="00B5276D" w:rsidRDefault="00B5276D">
      <w:pPr>
        <w:pStyle w:val="Tekstopmerking"/>
        <w:rPr>
          <w:lang w:val="nl-NL"/>
        </w:rPr>
      </w:pPr>
      <w:r>
        <w:rPr>
          <w:lang w:val="nl-NL"/>
        </w:rPr>
        <w:t xml:space="preserve">Mijn voorletters zijn I.R.A. </w:t>
      </w:r>
    </w:p>
    <w:p w14:paraId="206B433F" w14:textId="0B5EEE1F" w:rsidR="00D141B8" w:rsidRPr="00B5276D" w:rsidRDefault="00D141B8">
      <w:pPr>
        <w:pStyle w:val="Tekstopmerking"/>
        <w:rPr>
          <w:lang w:val="nl-NL"/>
        </w:rPr>
      </w:pPr>
      <w:r>
        <w:rPr>
          <w:lang w:val="nl-NL"/>
        </w:rPr>
        <w:t>ORCID klopt</w:t>
      </w:r>
    </w:p>
  </w:comment>
  <w:comment w:id="5" w:author="Gebruiker" w:date="2020-05-24T14:42:00Z" w:initials="G">
    <w:p w14:paraId="3B8A2C87" w14:textId="1BC3EE55" w:rsidR="00DE14AF" w:rsidRPr="00D141B8" w:rsidRDefault="00DE14AF" w:rsidP="00CD33A7">
      <w:pPr>
        <w:rPr>
          <w:lang w:val="nl-NL"/>
        </w:rPr>
      </w:pPr>
      <w:r>
        <w:rPr>
          <w:rStyle w:val="Verwijzingopmerking"/>
        </w:rPr>
        <w:annotationRef/>
      </w:r>
      <w:r w:rsidRPr="00E25C4D">
        <w:rPr>
          <w:lang w:val="nl-NL"/>
        </w:rPr>
        <w:t>Was dit Cees Verhoef?</w:t>
      </w:r>
      <w:r w:rsidR="00CD33A7">
        <w:rPr>
          <w:lang w:val="nl-NL"/>
        </w:rPr>
        <w:t xml:space="preserve"> </w:t>
      </w:r>
      <w:r w:rsidR="00CD33A7" w:rsidRPr="00D141B8">
        <w:rPr>
          <w:lang w:val="nl-NL"/>
        </w:rPr>
        <w:t>Of S. Sleijfer, oncology</w:t>
      </w:r>
      <w:r w:rsidR="00CD33A7">
        <w:rPr>
          <w:rStyle w:val="Verwijzingopmerking"/>
        </w:rPr>
        <w:annotationRef/>
      </w:r>
    </w:p>
  </w:comment>
  <w:comment w:id="8" w:author="E.M. Krijkamp" w:date="2020-05-19T16:42:00Z" w:initials="EK">
    <w:p w14:paraId="110841EA" w14:textId="5FA890D5" w:rsidR="00DE14AF" w:rsidRDefault="00DE14AF">
      <w:pPr>
        <w:pStyle w:val="Tekstopmerking"/>
      </w:pPr>
      <w:r>
        <w:rPr>
          <w:rStyle w:val="Verwijzingopmerking"/>
        </w:rPr>
        <w:annotationRef/>
      </w:r>
      <w:r w:rsidR="000702A5">
        <w:t>39</w:t>
      </w:r>
      <w:r w:rsidR="005363E6">
        <w:t>8</w:t>
      </w:r>
      <w:r>
        <w:t xml:space="preserve"> words </w:t>
      </w:r>
    </w:p>
    <w:p w14:paraId="7235A939" w14:textId="0FA9F396" w:rsidR="00613DD2" w:rsidRDefault="00613DD2">
      <w:pPr>
        <w:pStyle w:val="Tekstopmerking"/>
      </w:pPr>
    </w:p>
    <w:p w14:paraId="05F268FC" w14:textId="593934EF" w:rsidR="00613DD2" w:rsidRDefault="00613DD2">
      <w:pPr>
        <w:pStyle w:val="Tekstopmerking"/>
      </w:pPr>
      <w:r>
        <w:t xml:space="preserve">FOR SMDM </w:t>
      </w:r>
    </w:p>
    <w:p w14:paraId="02B0909E" w14:textId="36F31132" w:rsidR="00613DD2" w:rsidRDefault="00613DD2">
      <w:pPr>
        <w:pStyle w:val="Tekstopmerking"/>
        <w:rPr>
          <w:rFonts w:ascii="Arial" w:eastAsia="Times New Roman" w:hAnsi="Arial" w:cs="Arial"/>
          <w:color w:val="000000"/>
          <w:lang w:val="en-US"/>
        </w:rPr>
      </w:pPr>
      <w:r w:rsidRPr="00A6511C">
        <w:rPr>
          <w:rFonts w:ascii="Arial" w:eastAsia="Times New Roman" w:hAnsi="Arial" w:cs="Arial"/>
          <w:color w:val="000000"/>
          <w:lang w:val="en-US"/>
        </w:rPr>
        <w:t xml:space="preserve">Each abstract, excluding title and author information, may be no longer than </w:t>
      </w:r>
      <w:r w:rsidRPr="00A6511C">
        <w:rPr>
          <w:rFonts w:ascii="Arial" w:eastAsia="Times New Roman" w:hAnsi="Arial" w:cs="Arial"/>
          <w:b/>
          <w:color w:val="000000"/>
          <w:lang w:val="en-US"/>
        </w:rPr>
        <w:t>375 words</w:t>
      </w:r>
      <w:r w:rsidRPr="00A6511C">
        <w:rPr>
          <w:rFonts w:ascii="Arial" w:eastAsia="Times New Roman" w:hAnsi="Arial" w:cs="Arial"/>
          <w:color w:val="000000"/>
          <w:lang w:val="en-US"/>
        </w:rPr>
        <w:t>.</w:t>
      </w:r>
    </w:p>
    <w:p w14:paraId="25E78561" w14:textId="3DF4A864" w:rsidR="00613DD2" w:rsidRDefault="00613DD2">
      <w:pPr>
        <w:pStyle w:val="Tekstopmerking"/>
      </w:pPr>
    </w:p>
    <w:p w14:paraId="22B81E27" w14:textId="5287E4C6" w:rsidR="00A6511C" w:rsidRPr="00B5276D" w:rsidRDefault="00613DD2" w:rsidP="00E543F9">
      <w:pPr>
        <w:pStyle w:val="Tekstopmerking"/>
        <w:rPr>
          <w:b/>
          <w:lang w:val="nl-NL"/>
        </w:rPr>
      </w:pPr>
      <w:r w:rsidRPr="00613DD2">
        <w:rPr>
          <w:b/>
        </w:rPr>
        <w:t xml:space="preserve">Could you please help us </w:t>
      </w:r>
      <w:r w:rsidR="006044A7">
        <w:rPr>
          <w:b/>
        </w:rPr>
        <w:t>delete</w:t>
      </w:r>
      <w:r w:rsidRPr="00613DD2">
        <w:rPr>
          <w:b/>
        </w:rPr>
        <w:t xml:space="preserve"> words? </w:t>
      </w:r>
      <w:r w:rsidR="006E1AF4" w:rsidRPr="00B5276D">
        <w:rPr>
          <w:b/>
          <w:lang w:val="nl-NL"/>
        </w:rPr>
        <w:t xml:space="preserve">To 375-350 for now. </w:t>
      </w:r>
    </w:p>
    <w:p w14:paraId="33DD9364" w14:textId="04D55C78" w:rsidR="00DE14AF" w:rsidRPr="00B5276D" w:rsidRDefault="00DE14AF">
      <w:pPr>
        <w:pStyle w:val="Tekstopmerking"/>
        <w:rPr>
          <w:lang w:val="nl-NL"/>
        </w:rPr>
      </w:pPr>
    </w:p>
  </w:comment>
  <w:comment w:id="27" w:author="I.R.A. Retel Helmrich" w:date="2020-05-26T13:51:00Z" w:initials="IRH">
    <w:p w14:paraId="4B298AEF" w14:textId="2C7EEF2A" w:rsidR="00020728" w:rsidRPr="00020728" w:rsidRDefault="00020728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20728">
        <w:rPr>
          <w:lang w:val="nl-NL"/>
        </w:rPr>
        <w:t>i.v.m. aantal woorden misschien overbodig?</w:t>
      </w:r>
    </w:p>
  </w:comment>
  <w:comment w:id="31" w:author="I.R.A. Retel Helmrich" w:date="2020-05-26T13:45:00Z" w:initials="IRH">
    <w:p w14:paraId="24929466" w14:textId="6BB3CF69" w:rsidR="00D141B8" w:rsidRPr="00D141B8" w:rsidRDefault="00D141B8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>
        <w:t xml:space="preserve">“one of the eight Dutch academic hospitals.” </w:t>
      </w:r>
      <w:r w:rsidRPr="00D141B8">
        <w:rPr>
          <w:lang w:val="nl-NL"/>
        </w:rPr>
        <w:t>Om te benadrukken dat het ‘niet zomaar’</w:t>
      </w:r>
      <w:r>
        <w:rPr>
          <w:lang w:val="nl-NL"/>
        </w:rPr>
        <w:t xml:space="preserve"> een ziekenhuis is?</w:t>
      </w:r>
    </w:p>
  </w:comment>
  <w:comment w:id="32" w:author="rob baatenburg de jong" w:date="2020-05-21T11:01:00Z" w:initials="rbdj">
    <w:p w14:paraId="36CD46A8" w14:textId="6D58D1E3" w:rsidR="00DE14AF" w:rsidRPr="000016BF" w:rsidRDefault="00DE14AF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016BF">
        <w:rPr>
          <w:lang w:val="nl-NL"/>
        </w:rPr>
        <w:t>Naast data van individuele aa</w:t>
      </w:r>
      <w:r>
        <w:rPr>
          <w:lang w:val="nl-NL"/>
        </w:rPr>
        <w:t>ndoeningen is het nuttig om aan te geven dat we streven naar indeling in 3 groepen: 1 no brainer: moet sowieso gezien gezondheidswinst; 2 redelijke verwachting van nut; 3 veel minder kansrijk, zonder schaarste zou je misschien een poging wagen, maar met schaarste eerder zoeken naar niet-chirurgische alternatieven.</w:t>
      </w:r>
    </w:p>
  </w:comment>
  <w:comment w:id="33" w:author="Gebruiker" w:date="2020-05-24T15:16:00Z" w:initials="G">
    <w:p w14:paraId="4BA600DA" w14:textId="778DE4A3" w:rsidR="00CC041C" w:rsidRPr="00A11EBF" w:rsidRDefault="00CC041C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CC041C">
        <w:rPr>
          <w:lang w:val="nl-NL"/>
        </w:rPr>
        <w:t xml:space="preserve">Ik denk dat we hier even </w:t>
      </w:r>
      <w:r>
        <w:rPr>
          <w:lang w:val="nl-NL"/>
        </w:rPr>
        <w:t xml:space="preserve">woensdag met z’n allen over moeten zitten. Als ik op de stoel van statisticus ga zitten ben ik niet zo’n voorstander van “categoriseren” – dit is statistisch </w:t>
      </w:r>
      <w:r w:rsidR="007E396A">
        <w:rPr>
          <w:lang w:val="nl-NL"/>
        </w:rPr>
        <w:t>inefficiënt</w:t>
      </w:r>
      <w:r>
        <w:rPr>
          <w:lang w:val="nl-NL"/>
        </w:rPr>
        <w:t xml:space="preserve">: dan neem je aan dat een ziekte net onder of boven een cut-off compleet anders is. Het aantrekkelijke van onze maat is dat het een continue spectrum is – net zoals het hele leven. </w:t>
      </w:r>
      <w:r w:rsidRPr="00A11EBF">
        <w:rPr>
          <w:lang w:val="nl-NL"/>
        </w:rPr>
        <w:t xml:space="preserve">Maar ik snap de wens voor interpretatie/implementatie. </w:t>
      </w:r>
    </w:p>
  </w:comment>
  <w:comment w:id="39" w:author="I.R.A. Retel Helmrich" w:date="2020-05-26T13:53:00Z" w:initials="IRH">
    <w:p w14:paraId="59BF10B1" w14:textId="55CBFED8" w:rsidR="00020728" w:rsidRPr="00020728" w:rsidRDefault="00020728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20728">
        <w:rPr>
          <w:lang w:val="nl-NL"/>
        </w:rPr>
        <w:t>Vanzelfsprekend? Of dit zou korter kunnen ergens tussen haakjes 95% CI</w:t>
      </w:r>
    </w:p>
  </w:comment>
  <w:comment w:id="43" w:author="I.R.A. Retel Helmrich" w:date="2020-05-26T14:01:00Z" w:initials="IRH">
    <w:p w14:paraId="00651E0A" w14:textId="440D6B9C" w:rsidR="006C3337" w:rsidRPr="006C3337" w:rsidRDefault="006C3337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6C3337">
        <w:rPr>
          <w:lang w:val="nl-NL"/>
        </w:rPr>
        <w:t>Hierbij mijn inf</w:t>
      </w:r>
      <w:r>
        <w:rPr>
          <w:lang w:val="nl-NL"/>
        </w:rPr>
        <w:t>o mocht je dit willen vermelden</w:t>
      </w:r>
      <w:r w:rsidRPr="006C3337">
        <w:rPr>
          <w:lang w:val="nl-NL"/>
        </w:rPr>
        <w:t>: IRARH was supported by the European Union 7th Framework program (Center-TBI, EC grant 602150).</w:t>
      </w:r>
      <w:r>
        <w:rPr>
          <w:lang w:val="nl-NL"/>
        </w:rPr>
        <w:t xml:space="preserve"> Deze funding is nu natuurlijk niet relevant, maar zou kunnen dat je dit altijd moet vermelden. </w:t>
      </w:r>
    </w:p>
  </w:comment>
  <w:comment w:id="44" w:author="E.M. Krijkamp" w:date="2020-05-19T22:48:00Z" w:initials="EK">
    <w:p w14:paraId="17A8C49D" w14:textId="60F8AF7B" w:rsidR="00DE14AF" w:rsidRPr="00DD396F" w:rsidRDefault="00DE14AF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>
        <w:rPr>
          <w:lang w:val="nl-NL"/>
        </w:rPr>
        <w:t>Niet voor dit doeleinde, maar ik moest dit vermelden bij alles wat ik in de periode van de fellowship publiceer. Vandaar.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E1C359" w15:done="0"/>
  <w15:commentEx w15:paraId="6CE1627D" w15:done="0"/>
  <w15:commentEx w15:paraId="206B433F" w15:done="0"/>
  <w15:commentEx w15:paraId="3B8A2C87" w15:done="0"/>
  <w15:commentEx w15:paraId="33DD9364" w15:done="0"/>
  <w15:commentEx w15:paraId="4B298AEF" w15:done="0"/>
  <w15:commentEx w15:paraId="24929466" w15:done="0"/>
  <w15:commentEx w15:paraId="36CD46A8" w15:done="0"/>
  <w15:commentEx w15:paraId="4BA600DA" w15:paraIdParent="36CD46A8" w15:done="0"/>
  <w15:commentEx w15:paraId="59BF10B1" w15:done="0"/>
  <w15:commentEx w15:paraId="00651E0A" w15:done="0"/>
  <w15:commentEx w15:paraId="17A8C4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5223D5C" w16cex:dateUtc="2020-05-13T09:26:00Z"/>
  <w16cex:commentExtensible w16cex:durableId="2270E083" w16cex:dateUtc="2020-05-21T09:12:00Z"/>
  <w16cex:commentExtensible w16cex:durableId="2270E236" w16cex:dateUtc="2020-05-21T09:19:00Z"/>
  <w16cex:commentExtensible w16cex:durableId="47C159E0" w16cex:dateUtc="2020-05-14T13:53:00Z"/>
  <w16cex:commentExtensible w16cex:durableId="2270DDF6" w16cex:dateUtc="2020-05-21T09:01:00Z"/>
  <w16cex:commentExtensible w16cex:durableId="2270DF45" w16cex:dateUtc="2020-05-21T09:06:00Z"/>
  <w16cex:commentExtensible w16cex:durableId="2270E308" w16cex:dateUtc="2020-05-21T09:22:00Z"/>
  <w16cex:commentExtensible w16cex:durableId="750E21B7" w16cex:dateUtc="2020-05-15T09:32:00Z"/>
  <w16cex:commentExtensible w16cex:durableId="2270E005" w16cex:dateUtc="2020-05-21T09:09:00Z"/>
  <w16cex:commentExtensible w16cex:durableId="2270E050" w16cex:dateUtc="2020-05-21T09:11:00Z"/>
  <w16cex:commentExtensible w16cex:durableId="2270E063" w16cex:dateUtc="2020-05-21T09:11:00Z"/>
  <w16cex:commentExtensible w16cex:durableId="2270E3C7" w16cex:dateUtc="2020-05-21T09:25:00Z"/>
  <w16cex:commentExtensible w16cex:durableId="2270E538" w16cex:dateUtc="2020-05-21T09:32:00Z"/>
  <w16cex:commentExtensible w16cex:durableId="2270E63A" w16cex:dateUtc="2020-05-21T09:36:00Z"/>
  <w16cex:commentExtensible w16cex:durableId="2270E6A0" w16cex:dateUtc="2020-05-21T09:38:00Z"/>
  <w16cex:commentExtensible w16cex:durableId="2270E6E6" w16cex:dateUtc="2020-05-21T09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E1627D" w16cid:durableId="45223D5C"/>
  <w16cid:commentId w16cid:paraId="3B8A2C87" w16cid:durableId="22766185"/>
  <w16cid:commentId w16cid:paraId="33DD9364" w16cid:durableId="226E8AFE"/>
  <w16cid:commentId w16cid:paraId="36CD46A8" w16cid:durableId="2270DDF6"/>
  <w16cid:commentId w16cid:paraId="4BA600DA" w16cid:durableId="2276618B"/>
  <w16cid:commentId w16cid:paraId="17A8C49D" w16cid:durableId="226EE0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F6D0BA" w14:textId="77777777" w:rsidR="00F37701" w:rsidRDefault="00F37701" w:rsidP="00FE7393">
      <w:pPr>
        <w:spacing w:after="0" w:line="240" w:lineRule="auto"/>
      </w:pPr>
      <w:r>
        <w:separator/>
      </w:r>
    </w:p>
  </w:endnote>
  <w:endnote w:type="continuationSeparator" w:id="0">
    <w:p w14:paraId="31663F7E" w14:textId="77777777" w:rsidR="00F37701" w:rsidRDefault="00F37701" w:rsidP="00FE7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DC5F6" w14:textId="77777777" w:rsidR="00F37701" w:rsidRDefault="00F37701" w:rsidP="00FE7393">
      <w:pPr>
        <w:spacing w:after="0" w:line="240" w:lineRule="auto"/>
      </w:pPr>
      <w:r>
        <w:separator/>
      </w:r>
    </w:p>
  </w:footnote>
  <w:footnote w:type="continuationSeparator" w:id="0">
    <w:p w14:paraId="447E93E8" w14:textId="77777777" w:rsidR="00F37701" w:rsidRDefault="00F37701" w:rsidP="00FE7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35860"/>
    <w:multiLevelType w:val="hybridMultilevel"/>
    <w:tmpl w:val="65B66900"/>
    <w:lvl w:ilvl="0" w:tplc="B6A09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F41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EE6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CE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96E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26F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0C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68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AD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56D11"/>
    <w:multiLevelType w:val="hybridMultilevel"/>
    <w:tmpl w:val="01EC0A5C"/>
    <w:lvl w:ilvl="0" w:tplc="C590C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E2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06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8AF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20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8AA3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46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AB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C5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217A2"/>
    <w:multiLevelType w:val="hybridMultilevel"/>
    <w:tmpl w:val="B6B6F056"/>
    <w:lvl w:ilvl="0" w:tplc="CB12F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4E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81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2CD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46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C3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0C0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65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04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85604"/>
    <w:multiLevelType w:val="multilevel"/>
    <w:tmpl w:val="6248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F7875"/>
    <w:multiLevelType w:val="hybridMultilevel"/>
    <w:tmpl w:val="C6B6CFBA"/>
    <w:lvl w:ilvl="0" w:tplc="D1E25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E28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8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406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5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AA2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D2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0695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43C0B"/>
    <w:multiLevelType w:val="hybridMultilevel"/>
    <w:tmpl w:val="4AB8F4B6"/>
    <w:lvl w:ilvl="0" w:tplc="6BAC1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468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B20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565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E9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4F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48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C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A6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3217F"/>
    <w:multiLevelType w:val="hybridMultilevel"/>
    <w:tmpl w:val="76807D70"/>
    <w:lvl w:ilvl="0" w:tplc="D8748B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08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60F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89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AE5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02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DEE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2B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6C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D6AA2"/>
    <w:multiLevelType w:val="hybridMultilevel"/>
    <w:tmpl w:val="52DE8682"/>
    <w:lvl w:ilvl="0" w:tplc="A5AA1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29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26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14D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C82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A9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8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32E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90489"/>
    <w:multiLevelType w:val="hybridMultilevel"/>
    <w:tmpl w:val="36A83350"/>
    <w:lvl w:ilvl="0" w:tplc="0B840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8ED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21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65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D0F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A0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CC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840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AE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480D28"/>
    <w:multiLevelType w:val="hybridMultilevel"/>
    <w:tmpl w:val="BDAAA7E6"/>
    <w:lvl w:ilvl="0" w:tplc="AE128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70F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26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01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03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28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E1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6D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462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B3290F"/>
    <w:multiLevelType w:val="multilevel"/>
    <w:tmpl w:val="B96E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3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.R.A. Retel Helmrich">
    <w15:presenceInfo w15:providerId="AD" w15:userId="S-1-5-21-932686498-1610486119-1155464205-249816"/>
  </w15:person>
  <w15:person w15:author="B.Y. Gravesteijn">
    <w15:presenceInfo w15:providerId="AD" w15:userId="S::b.gravesteijn@erasmusmc.nl::67e68e62-6f07-429b-97f8-b99260b90b51"/>
  </w15:person>
  <w15:person w15:author="Gebruiker">
    <w15:presenceInfo w15:providerId="None" w15:userId="Gebruiker"/>
  </w15:person>
  <w15:person w15:author="E.M. Krijkamp">
    <w15:presenceInfo w15:providerId="AD" w15:userId="S::e.krijkamp@erasmusmc.nl::6b549f4a-e21e-4342-9116-7452856f1b15"/>
  </w15:person>
  <w15:person w15:author="rob baatenburg de jong">
    <w15:presenceInfo w15:providerId="Windows Live" w15:userId="4f5f346fb95690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trackRevisions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45A"/>
    <w:rsid w:val="000016BF"/>
    <w:rsid w:val="00004179"/>
    <w:rsid w:val="00006917"/>
    <w:rsid w:val="00007659"/>
    <w:rsid w:val="000078C0"/>
    <w:rsid w:val="00020728"/>
    <w:rsid w:val="000540A2"/>
    <w:rsid w:val="00055008"/>
    <w:rsid w:val="000611E7"/>
    <w:rsid w:val="00063929"/>
    <w:rsid w:val="000702A5"/>
    <w:rsid w:val="0008B50C"/>
    <w:rsid w:val="000A1DDC"/>
    <w:rsid w:val="000B024F"/>
    <w:rsid w:val="000C32EF"/>
    <w:rsid w:val="000C7112"/>
    <w:rsid w:val="000D187D"/>
    <w:rsid w:val="000E4643"/>
    <w:rsid w:val="000EA3A3"/>
    <w:rsid w:val="000F1AFD"/>
    <w:rsid w:val="000F21BC"/>
    <w:rsid w:val="00100057"/>
    <w:rsid w:val="00110D40"/>
    <w:rsid w:val="00114092"/>
    <w:rsid w:val="0011909D"/>
    <w:rsid w:val="00121FE0"/>
    <w:rsid w:val="00132981"/>
    <w:rsid w:val="00135BA6"/>
    <w:rsid w:val="00141C7D"/>
    <w:rsid w:val="00145258"/>
    <w:rsid w:val="00150F00"/>
    <w:rsid w:val="00163436"/>
    <w:rsid w:val="00163AE5"/>
    <w:rsid w:val="0017F927"/>
    <w:rsid w:val="00182E81"/>
    <w:rsid w:val="00194496"/>
    <w:rsid w:val="001B3615"/>
    <w:rsid w:val="001C7EE9"/>
    <w:rsid w:val="001C7EFB"/>
    <w:rsid w:val="001E1B6B"/>
    <w:rsid w:val="001E1D2F"/>
    <w:rsid w:val="001E60E4"/>
    <w:rsid w:val="001F3FAE"/>
    <w:rsid w:val="001F69FD"/>
    <w:rsid w:val="00200F83"/>
    <w:rsid w:val="0020337C"/>
    <w:rsid w:val="002048D1"/>
    <w:rsid w:val="00204EDB"/>
    <w:rsid w:val="002208A9"/>
    <w:rsid w:val="00234D3C"/>
    <w:rsid w:val="002616F5"/>
    <w:rsid w:val="00264033"/>
    <w:rsid w:val="00270429"/>
    <w:rsid w:val="00270992"/>
    <w:rsid w:val="002A1A07"/>
    <w:rsid w:val="002BFCA2"/>
    <w:rsid w:val="002D33ED"/>
    <w:rsid w:val="002E445A"/>
    <w:rsid w:val="002F129C"/>
    <w:rsid w:val="002F3C82"/>
    <w:rsid w:val="002FF898"/>
    <w:rsid w:val="0030D55C"/>
    <w:rsid w:val="00320D1E"/>
    <w:rsid w:val="00325509"/>
    <w:rsid w:val="00349842"/>
    <w:rsid w:val="00354D49"/>
    <w:rsid w:val="003655B2"/>
    <w:rsid w:val="00387662"/>
    <w:rsid w:val="003A3C68"/>
    <w:rsid w:val="003B0009"/>
    <w:rsid w:val="003B106D"/>
    <w:rsid w:val="003BDB2E"/>
    <w:rsid w:val="003D1200"/>
    <w:rsid w:val="003D21E0"/>
    <w:rsid w:val="003E5752"/>
    <w:rsid w:val="003E7E19"/>
    <w:rsid w:val="003F358C"/>
    <w:rsid w:val="00407C57"/>
    <w:rsid w:val="00424F66"/>
    <w:rsid w:val="004257EC"/>
    <w:rsid w:val="00436E4B"/>
    <w:rsid w:val="004417D8"/>
    <w:rsid w:val="0044C3EB"/>
    <w:rsid w:val="00450D5F"/>
    <w:rsid w:val="00453CF4"/>
    <w:rsid w:val="004602FE"/>
    <w:rsid w:val="0046477A"/>
    <w:rsid w:val="00466DB7"/>
    <w:rsid w:val="004927B3"/>
    <w:rsid w:val="004A341F"/>
    <w:rsid w:val="004A503D"/>
    <w:rsid w:val="004AD833"/>
    <w:rsid w:val="004B240F"/>
    <w:rsid w:val="004C5675"/>
    <w:rsid w:val="004D7E65"/>
    <w:rsid w:val="004E1046"/>
    <w:rsid w:val="004F1948"/>
    <w:rsid w:val="00514E05"/>
    <w:rsid w:val="00516760"/>
    <w:rsid w:val="005305F4"/>
    <w:rsid w:val="005337D5"/>
    <w:rsid w:val="005363E6"/>
    <w:rsid w:val="005574D3"/>
    <w:rsid w:val="00557AD1"/>
    <w:rsid w:val="00563E06"/>
    <w:rsid w:val="005655B5"/>
    <w:rsid w:val="00572679"/>
    <w:rsid w:val="005847E3"/>
    <w:rsid w:val="00591667"/>
    <w:rsid w:val="005966E7"/>
    <w:rsid w:val="005C6DC4"/>
    <w:rsid w:val="005D3ED7"/>
    <w:rsid w:val="005D4DFA"/>
    <w:rsid w:val="005D65F7"/>
    <w:rsid w:val="005E6CB9"/>
    <w:rsid w:val="006044A7"/>
    <w:rsid w:val="00613DD2"/>
    <w:rsid w:val="00621B9E"/>
    <w:rsid w:val="00621EAC"/>
    <w:rsid w:val="006479D9"/>
    <w:rsid w:val="0065107A"/>
    <w:rsid w:val="00654393"/>
    <w:rsid w:val="0065685F"/>
    <w:rsid w:val="00657E5E"/>
    <w:rsid w:val="00674DF9"/>
    <w:rsid w:val="006B6D0B"/>
    <w:rsid w:val="006C1239"/>
    <w:rsid w:val="006C3337"/>
    <w:rsid w:val="006C5B68"/>
    <w:rsid w:val="006D27F5"/>
    <w:rsid w:val="006D76AB"/>
    <w:rsid w:val="006E045E"/>
    <w:rsid w:val="006E1AF4"/>
    <w:rsid w:val="006E5AC7"/>
    <w:rsid w:val="006F2F1B"/>
    <w:rsid w:val="00700C21"/>
    <w:rsid w:val="00714DA1"/>
    <w:rsid w:val="0072588B"/>
    <w:rsid w:val="00730ADB"/>
    <w:rsid w:val="00737CE6"/>
    <w:rsid w:val="00740C80"/>
    <w:rsid w:val="0074641A"/>
    <w:rsid w:val="007711B2"/>
    <w:rsid w:val="00784C81"/>
    <w:rsid w:val="0079D49A"/>
    <w:rsid w:val="007B7745"/>
    <w:rsid w:val="007C1053"/>
    <w:rsid w:val="007C1283"/>
    <w:rsid w:val="007D2DF4"/>
    <w:rsid w:val="007D3DF9"/>
    <w:rsid w:val="007E0637"/>
    <w:rsid w:val="007E396A"/>
    <w:rsid w:val="007E49B4"/>
    <w:rsid w:val="007E5AE1"/>
    <w:rsid w:val="00825CE2"/>
    <w:rsid w:val="0084022E"/>
    <w:rsid w:val="008668E7"/>
    <w:rsid w:val="008902F1"/>
    <w:rsid w:val="008B1B38"/>
    <w:rsid w:val="008B1D07"/>
    <w:rsid w:val="008C4069"/>
    <w:rsid w:val="008C69CA"/>
    <w:rsid w:val="008D25CB"/>
    <w:rsid w:val="00900DFE"/>
    <w:rsid w:val="0091097D"/>
    <w:rsid w:val="00921E11"/>
    <w:rsid w:val="0092623E"/>
    <w:rsid w:val="009262F5"/>
    <w:rsid w:val="00935F63"/>
    <w:rsid w:val="009400C4"/>
    <w:rsid w:val="0094384D"/>
    <w:rsid w:val="00947740"/>
    <w:rsid w:val="00970A14"/>
    <w:rsid w:val="0097278A"/>
    <w:rsid w:val="00985DBF"/>
    <w:rsid w:val="0099203E"/>
    <w:rsid w:val="00993323"/>
    <w:rsid w:val="00995228"/>
    <w:rsid w:val="00995896"/>
    <w:rsid w:val="009E62A4"/>
    <w:rsid w:val="009F13BC"/>
    <w:rsid w:val="009F62A4"/>
    <w:rsid w:val="00A00A32"/>
    <w:rsid w:val="00A11EBF"/>
    <w:rsid w:val="00A20331"/>
    <w:rsid w:val="00A25DF7"/>
    <w:rsid w:val="00A27255"/>
    <w:rsid w:val="00A505EA"/>
    <w:rsid w:val="00A51144"/>
    <w:rsid w:val="00A6511C"/>
    <w:rsid w:val="00A841EB"/>
    <w:rsid w:val="00AA5D26"/>
    <w:rsid w:val="00AC2803"/>
    <w:rsid w:val="00AC2F29"/>
    <w:rsid w:val="00AC6F5A"/>
    <w:rsid w:val="00AD37E0"/>
    <w:rsid w:val="00AE7483"/>
    <w:rsid w:val="00AF6E67"/>
    <w:rsid w:val="00B0055D"/>
    <w:rsid w:val="00B05DB4"/>
    <w:rsid w:val="00B10237"/>
    <w:rsid w:val="00B12A7F"/>
    <w:rsid w:val="00B243F4"/>
    <w:rsid w:val="00B308D5"/>
    <w:rsid w:val="00B36A8C"/>
    <w:rsid w:val="00B478AE"/>
    <w:rsid w:val="00B51005"/>
    <w:rsid w:val="00B5276D"/>
    <w:rsid w:val="00B53AF3"/>
    <w:rsid w:val="00B5450E"/>
    <w:rsid w:val="00B6789B"/>
    <w:rsid w:val="00B718C3"/>
    <w:rsid w:val="00B80DE7"/>
    <w:rsid w:val="00B92D2F"/>
    <w:rsid w:val="00BA1945"/>
    <w:rsid w:val="00BD50BF"/>
    <w:rsid w:val="00BE6480"/>
    <w:rsid w:val="00BED763"/>
    <w:rsid w:val="00C0418C"/>
    <w:rsid w:val="00C047C6"/>
    <w:rsid w:val="00C072A6"/>
    <w:rsid w:val="00C24ED4"/>
    <w:rsid w:val="00C34858"/>
    <w:rsid w:val="00CA1D47"/>
    <w:rsid w:val="00CA5F8E"/>
    <w:rsid w:val="00CB2328"/>
    <w:rsid w:val="00CB2BA0"/>
    <w:rsid w:val="00CB5091"/>
    <w:rsid w:val="00CB723E"/>
    <w:rsid w:val="00CC041C"/>
    <w:rsid w:val="00CD22EF"/>
    <w:rsid w:val="00CD33A7"/>
    <w:rsid w:val="00CE22D4"/>
    <w:rsid w:val="00CF102E"/>
    <w:rsid w:val="00CF728A"/>
    <w:rsid w:val="00D0423A"/>
    <w:rsid w:val="00D13540"/>
    <w:rsid w:val="00D141B8"/>
    <w:rsid w:val="00D369EC"/>
    <w:rsid w:val="00D516BF"/>
    <w:rsid w:val="00D60885"/>
    <w:rsid w:val="00D64054"/>
    <w:rsid w:val="00D723B7"/>
    <w:rsid w:val="00D73F13"/>
    <w:rsid w:val="00D84645"/>
    <w:rsid w:val="00D87AD4"/>
    <w:rsid w:val="00D9064D"/>
    <w:rsid w:val="00DA712E"/>
    <w:rsid w:val="00DB1A5E"/>
    <w:rsid w:val="00DC4B44"/>
    <w:rsid w:val="00DD0AE3"/>
    <w:rsid w:val="00DD3325"/>
    <w:rsid w:val="00DD396F"/>
    <w:rsid w:val="00DD4B8A"/>
    <w:rsid w:val="00DE14AF"/>
    <w:rsid w:val="00DE2A7F"/>
    <w:rsid w:val="00DE3710"/>
    <w:rsid w:val="00DF2531"/>
    <w:rsid w:val="00DF79C4"/>
    <w:rsid w:val="00E1769B"/>
    <w:rsid w:val="00E20269"/>
    <w:rsid w:val="00E25C4D"/>
    <w:rsid w:val="00E3229F"/>
    <w:rsid w:val="00E4132A"/>
    <w:rsid w:val="00E543F9"/>
    <w:rsid w:val="00E65A86"/>
    <w:rsid w:val="00E678CD"/>
    <w:rsid w:val="00E70F2E"/>
    <w:rsid w:val="00E90A34"/>
    <w:rsid w:val="00E9EE46"/>
    <w:rsid w:val="00EA5F14"/>
    <w:rsid w:val="00EB10CE"/>
    <w:rsid w:val="00EC12A5"/>
    <w:rsid w:val="00EC198C"/>
    <w:rsid w:val="00ED3925"/>
    <w:rsid w:val="00EF2FED"/>
    <w:rsid w:val="00EF4A02"/>
    <w:rsid w:val="00EF5030"/>
    <w:rsid w:val="00F17231"/>
    <w:rsid w:val="00F265AD"/>
    <w:rsid w:val="00F323B8"/>
    <w:rsid w:val="00F3380A"/>
    <w:rsid w:val="00F34F0F"/>
    <w:rsid w:val="00F37701"/>
    <w:rsid w:val="00F5422B"/>
    <w:rsid w:val="00F57734"/>
    <w:rsid w:val="00F6246C"/>
    <w:rsid w:val="00F80713"/>
    <w:rsid w:val="00F81350"/>
    <w:rsid w:val="00F93C68"/>
    <w:rsid w:val="00FB709A"/>
    <w:rsid w:val="00FC2F85"/>
    <w:rsid w:val="00FD0B84"/>
    <w:rsid w:val="00FE2640"/>
    <w:rsid w:val="00FE4142"/>
    <w:rsid w:val="00FE4DFF"/>
    <w:rsid w:val="00FE4F62"/>
    <w:rsid w:val="00FE7393"/>
    <w:rsid w:val="01124BCE"/>
    <w:rsid w:val="0114AA71"/>
    <w:rsid w:val="0119C086"/>
    <w:rsid w:val="0128B49B"/>
    <w:rsid w:val="012B2C11"/>
    <w:rsid w:val="012BCDB6"/>
    <w:rsid w:val="012EB7B2"/>
    <w:rsid w:val="013201EC"/>
    <w:rsid w:val="013E6A13"/>
    <w:rsid w:val="015BAC35"/>
    <w:rsid w:val="015D4B70"/>
    <w:rsid w:val="0162A412"/>
    <w:rsid w:val="0166F057"/>
    <w:rsid w:val="01730FC5"/>
    <w:rsid w:val="017631EB"/>
    <w:rsid w:val="017969E9"/>
    <w:rsid w:val="018F4297"/>
    <w:rsid w:val="0195220A"/>
    <w:rsid w:val="01A69722"/>
    <w:rsid w:val="01B882A2"/>
    <w:rsid w:val="01F7753F"/>
    <w:rsid w:val="01F82863"/>
    <w:rsid w:val="02061E6B"/>
    <w:rsid w:val="020C4264"/>
    <w:rsid w:val="021A731E"/>
    <w:rsid w:val="021E02ED"/>
    <w:rsid w:val="023200E3"/>
    <w:rsid w:val="02486EF6"/>
    <w:rsid w:val="02622795"/>
    <w:rsid w:val="027CBE34"/>
    <w:rsid w:val="028B7B1B"/>
    <w:rsid w:val="028CE24E"/>
    <w:rsid w:val="0298F7FD"/>
    <w:rsid w:val="029A5830"/>
    <w:rsid w:val="02AD60CA"/>
    <w:rsid w:val="02AE29D7"/>
    <w:rsid w:val="02B3637D"/>
    <w:rsid w:val="02B77D32"/>
    <w:rsid w:val="02C4557F"/>
    <w:rsid w:val="02DF2CD9"/>
    <w:rsid w:val="02EB7A08"/>
    <w:rsid w:val="02F6C26D"/>
    <w:rsid w:val="02FA4DF9"/>
    <w:rsid w:val="02FEC672"/>
    <w:rsid w:val="031D6AA7"/>
    <w:rsid w:val="03226B7A"/>
    <w:rsid w:val="032EED43"/>
    <w:rsid w:val="033AEAA5"/>
    <w:rsid w:val="0344F041"/>
    <w:rsid w:val="03519622"/>
    <w:rsid w:val="03536636"/>
    <w:rsid w:val="035A04FF"/>
    <w:rsid w:val="0362E8C0"/>
    <w:rsid w:val="036E0AD7"/>
    <w:rsid w:val="03854455"/>
    <w:rsid w:val="039210F0"/>
    <w:rsid w:val="03972782"/>
    <w:rsid w:val="0398186B"/>
    <w:rsid w:val="039983ED"/>
    <w:rsid w:val="039DF75B"/>
    <w:rsid w:val="03AB8E50"/>
    <w:rsid w:val="03B23358"/>
    <w:rsid w:val="03B4959E"/>
    <w:rsid w:val="03C9DA1E"/>
    <w:rsid w:val="03CA4BD1"/>
    <w:rsid w:val="03D863F5"/>
    <w:rsid w:val="03D8728F"/>
    <w:rsid w:val="03E2329B"/>
    <w:rsid w:val="03E6BE5D"/>
    <w:rsid w:val="03ECD8FD"/>
    <w:rsid w:val="03F51CC8"/>
    <w:rsid w:val="03F80C26"/>
    <w:rsid w:val="03FA9FD1"/>
    <w:rsid w:val="04040711"/>
    <w:rsid w:val="04067D05"/>
    <w:rsid w:val="0409CDCF"/>
    <w:rsid w:val="040B6E32"/>
    <w:rsid w:val="041575E8"/>
    <w:rsid w:val="041C02C3"/>
    <w:rsid w:val="041DD160"/>
    <w:rsid w:val="04214332"/>
    <w:rsid w:val="04263206"/>
    <w:rsid w:val="043BBE72"/>
    <w:rsid w:val="04427557"/>
    <w:rsid w:val="044D8439"/>
    <w:rsid w:val="0453E860"/>
    <w:rsid w:val="045EEF7F"/>
    <w:rsid w:val="04614F77"/>
    <w:rsid w:val="04627F8A"/>
    <w:rsid w:val="0487ECD5"/>
    <w:rsid w:val="0488A5DF"/>
    <w:rsid w:val="048BEC42"/>
    <w:rsid w:val="0496322A"/>
    <w:rsid w:val="04A2661E"/>
    <w:rsid w:val="04A6D1B8"/>
    <w:rsid w:val="04B1F383"/>
    <w:rsid w:val="04D8AABC"/>
    <w:rsid w:val="04E49AF8"/>
    <w:rsid w:val="04EEA4D1"/>
    <w:rsid w:val="04F59E2C"/>
    <w:rsid w:val="05038E06"/>
    <w:rsid w:val="05047EDE"/>
    <w:rsid w:val="05062B3C"/>
    <w:rsid w:val="0515EC41"/>
    <w:rsid w:val="05223572"/>
    <w:rsid w:val="0525098F"/>
    <w:rsid w:val="052862AB"/>
    <w:rsid w:val="0531F9B4"/>
    <w:rsid w:val="05355B67"/>
    <w:rsid w:val="054DDFC7"/>
    <w:rsid w:val="05542F58"/>
    <w:rsid w:val="0554949E"/>
    <w:rsid w:val="05552D36"/>
    <w:rsid w:val="05688BA9"/>
    <w:rsid w:val="056A0462"/>
    <w:rsid w:val="05713ED5"/>
    <w:rsid w:val="0580B1E8"/>
    <w:rsid w:val="0587927A"/>
    <w:rsid w:val="0599041E"/>
    <w:rsid w:val="05C7A5D8"/>
    <w:rsid w:val="05CCAB05"/>
    <w:rsid w:val="05D2C412"/>
    <w:rsid w:val="05D34297"/>
    <w:rsid w:val="05E89DC2"/>
    <w:rsid w:val="05F09108"/>
    <w:rsid w:val="05F2F240"/>
    <w:rsid w:val="06010745"/>
    <w:rsid w:val="0607F889"/>
    <w:rsid w:val="06127F99"/>
    <w:rsid w:val="061451BE"/>
    <w:rsid w:val="061A05C5"/>
    <w:rsid w:val="061C4708"/>
    <w:rsid w:val="061F6381"/>
    <w:rsid w:val="061FE069"/>
    <w:rsid w:val="06222E7E"/>
    <w:rsid w:val="0624F542"/>
    <w:rsid w:val="06266A3F"/>
    <w:rsid w:val="06312A56"/>
    <w:rsid w:val="063382E6"/>
    <w:rsid w:val="0647D86A"/>
    <w:rsid w:val="064BCE6F"/>
    <w:rsid w:val="065544E0"/>
    <w:rsid w:val="0657E26E"/>
    <w:rsid w:val="065F914D"/>
    <w:rsid w:val="066D105D"/>
    <w:rsid w:val="067207F1"/>
    <w:rsid w:val="06726FF1"/>
    <w:rsid w:val="067CEF32"/>
    <w:rsid w:val="067D87E0"/>
    <w:rsid w:val="0684FED8"/>
    <w:rsid w:val="068E36B5"/>
    <w:rsid w:val="069772B7"/>
    <w:rsid w:val="0699CF2C"/>
    <w:rsid w:val="06A6B88D"/>
    <w:rsid w:val="06B612C9"/>
    <w:rsid w:val="06C1B836"/>
    <w:rsid w:val="06C1E4D4"/>
    <w:rsid w:val="06C35436"/>
    <w:rsid w:val="06C7E5E1"/>
    <w:rsid w:val="06CFD4E8"/>
    <w:rsid w:val="06E44DB1"/>
    <w:rsid w:val="06E579E7"/>
    <w:rsid w:val="06F0364B"/>
    <w:rsid w:val="0707EDFD"/>
    <w:rsid w:val="071B3CB5"/>
    <w:rsid w:val="072240E7"/>
    <w:rsid w:val="072E2901"/>
    <w:rsid w:val="07413DCA"/>
    <w:rsid w:val="0748CFC9"/>
    <w:rsid w:val="074DC18F"/>
    <w:rsid w:val="074E5A96"/>
    <w:rsid w:val="074F98C6"/>
    <w:rsid w:val="074FC3A1"/>
    <w:rsid w:val="0759283A"/>
    <w:rsid w:val="075A1245"/>
    <w:rsid w:val="07650855"/>
    <w:rsid w:val="0768857D"/>
    <w:rsid w:val="076A38AB"/>
    <w:rsid w:val="07781F8B"/>
    <w:rsid w:val="077C339D"/>
    <w:rsid w:val="077E956E"/>
    <w:rsid w:val="0780C611"/>
    <w:rsid w:val="07821217"/>
    <w:rsid w:val="07871AD7"/>
    <w:rsid w:val="07896963"/>
    <w:rsid w:val="07998852"/>
    <w:rsid w:val="079E2B29"/>
    <w:rsid w:val="07B3A68F"/>
    <w:rsid w:val="07C3133E"/>
    <w:rsid w:val="07E3E876"/>
    <w:rsid w:val="07E43667"/>
    <w:rsid w:val="07F75B4C"/>
    <w:rsid w:val="07FD500B"/>
    <w:rsid w:val="0802C6A4"/>
    <w:rsid w:val="080BF191"/>
    <w:rsid w:val="0821E67E"/>
    <w:rsid w:val="082BBF0E"/>
    <w:rsid w:val="083658F7"/>
    <w:rsid w:val="083710A5"/>
    <w:rsid w:val="0838F516"/>
    <w:rsid w:val="083A005F"/>
    <w:rsid w:val="083AE1D5"/>
    <w:rsid w:val="083E97A7"/>
    <w:rsid w:val="08436BF4"/>
    <w:rsid w:val="08440322"/>
    <w:rsid w:val="084F4246"/>
    <w:rsid w:val="084F8407"/>
    <w:rsid w:val="085C82D3"/>
    <w:rsid w:val="085E29CA"/>
    <w:rsid w:val="08694D7B"/>
    <w:rsid w:val="086D4807"/>
    <w:rsid w:val="0871D245"/>
    <w:rsid w:val="0872F0FE"/>
    <w:rsid w:val="0872FF44"/>
    <w:rsid w:val="088C30E7"/>
    <w:rsid w:val="0894AC2D"/>
    <w:rsid w:val="0895831A"/>
    <w:rsid w:val="089C047D"/>
    <w:rsid w:val="08A35EC7"/>
    <w:rsid w:val="08BED735"/>
    <w:rsid w:val="08C0E247"/>
    <w:rsid w:val="08C7A98B"/>
    <w:rsid w:val="08CEB887"/>
    <w:rsid w:val="090161CF"/>
    <w:rsid w:val="09156A06"/>
    <w:rsid w:val="0918EF59"/>
    <w:rsid w:val="091AE83F"/>
    <w:rsid w:val="091E0B0D"/>
    <w:rsid w:val="091FA817"/>
    <w:rsid w:val="09229DE7"/>
    <w:rsid w:val="09293B52"/>
    <w:rsid w:val="092A104D"/>
    <w:rsid w:val="092F464D"/>
    <w:rsid w:val="09456594"/>
    <w:rsid w:val="094C469D"/>
    <w:rsid w:val="094D859D"/>
    <w:rsid w:val="095846AC"/>
    <w:rsid w:val="0966427E"/>
    <w:rsid w:val="09720DA7"/>
    <w:rsid w:val="0974EC35"/>
    <w:rsid w:val="09766975"/>
    <w:rsid w:val="0977CFB0"/>
    <w:rsid w:val="097BEFA5"/>
    <w:rsid w:val="0989586B"/>
    <w:rsid w:val="099B5317"/>
    <w:rsid w:val="09A18EB7"/>
    <w:rsid w:val="09A2DECA"/>
    <w:rsid w:val="09B40311"/>
    <w:rsid w:val="09C9D088"/>
    <w:rsid w:val="09CF636E"/>
    <w:rsid w:val="09D3FD26"/>
    <w:rsid w:val="09D611F5"/>
    <w:rsid w:val="09D98002"/>
    <w:rsid w:val="09D9C9BB"/>
    <w:rsid w:val="09F09029"/>
    <w:rsid w:val="09F425F8"/>
    <w:rsid w:val="09FE59BC"/>
    <w:rsid w:val="09FE6715"/>
    <w:rsid w:val="0A062A43"/>
    <w:rsid w:val="0A0BEB10"/>
    <w:rsid w:val="0A10F62A"/>
    <w:rsid w:val="0A19567C"/>
    <w:rsid w:val="0A1A5FCD"/>
    <w:rsid w:val="0A1D82C1"/>
    <w:rsid w:val="0A1EFA4D"/>
    <w:rsid w:val="0A2B3A3E"/>
    <w:rsid w:val="0A318B72"/>
    <w:rsid w:val="0A362D37"/>
    <w:rsid w:val="0A57DF2B"/>
    <w:rsid w:val="0A77BFE9"/>
    <w:rsid w:val="0A790473"/>
    <w:rsid w:val="0A85E4D1"/>
    <w:rsid w:val="0A8D74C3"/>
    <w:rsid w:val="0A95E16A"/>
    <w:rsid w:val="0AA7A369"/>
    <w:rsid w:val="0AAAB33F"/>
    <w:rsid w:val="0AB3BD68"/>
    <w:rsid w:val="0ACA24A8"/>
    <w:rsid w:val="0AD75313"/>
    <w:rsid w:val="0AD99850"/>
    <w:rsid w:val="0ADE4BFB"/>
    <w:rsid w:val="0AE00854"/>
    <w:rsid w:val="0AEE5D63"/>
    <w:rsid w:val="0AEFC6C9"/>
    <w:rsid w:val="0AF594EE"/>
    <w:rsid w:val="0AFA775C"/>
    <w:rsid w:val="0AFC56DB"/>
    <w:rsid w:val="0B014446"/>
    <w:rsid w:val="0B179A3A"/>
    <w:rsid w:val="0B18F91E"/>
    <w:rsid w:val="0B257D44"/>
    <w:rsid w:val="0B2A407E"/>
    <w:rsid w:val="0B2C4943"/>
    <w:rsid w:val="0B2E28A7"/>
    <w:rsid w:val="0B32EC02"/>
    <w:rsid w:val="0B3AF1DF"/>
    <w:rsid w:val="0B3B8028"/>
    <w:rsid w:val="0B4DBF5E"/>
    <w:rsid w:val="0B6512C4"/>
    <w:rsid w:val="0B6CFAA3"/>
    <w:rsid w:val="0B71EB0B"/>
    <w:rsid w:val="0B7411BF"/>
    <w:rsid w:val="0B78398F"/>
    <w:rsid w:val="0B79F603"/>
    <w:rsid w:val="0B7ED7D6"/>
    <w:rsid w:val="0B7F6B8A"/>
    <w:rsid w:val="0B80704F"/>
    <w:rsid w:val="0B8BA1D6"/>
    <w:rsid w:val="0B8F156D"/>
    <w:rsid w:val="0B90B759"/>
    <w:rsid w:val="0BA3A81D"/>
    <w:rsid w:val="0BA7C532"/>
    <w:rsid w:val="0BB6E199"/>
    <w:rsid w:val="0BBF3570"/>
    <w:rsid w:val="0BC20918"/>
    <w:rsid w:val="0BCAA5DF"/>
    <w:rsid w:val="0BD0EF6B"/>
    <w:rsid w:val="0BE809D3"/>
    <w:rsid w:val="0BFBD5F4"/>
    <w:rsid w:val="0C03DB1B"/>
    <w:rsid w:val="0C088957"/>
    <w:rsid w:val="0C17814E"/>
    <w:rsid w:val="0C18678D"/>
    <w:rsid w:val="0C2110C4"/>
    <w:rsid w:val="0C2C2CAF"/>
    <w:rsid w:val="0C42EC39"/>
    <w:rsid w:val="0C560553"/>
    <w:rsid w:val="0C5FC191"/>
    <w:rsid w:val="0C601EB4"/>
    <w:rsid w:val="0C6B9404"/>
    <w:rsid w:val="0C6D96CC"/>
    <w:rsid w:val="0C7D3454"/>
    <w:rsid w:val="0C86CA25"/>
    <w:rsid w:val="0C9922B1"/>
    <w:rsid w:val="0CA9325E"/>
    <w:rsid w:val="0CA9A54D"/>
    <w:rsid w:val="0CD3A6A5"/>
    <w:rsid w:val="0CDD54B3"/>
    <w:rsid w:val="0CE40822"/>
    <w:rsid w:val="0CE62423"/>
    <w:rsid w:val="0CE9CF0F"/>
    <w:rsid w:val="0CEDFAB2"/>
    <w:rsid w:val="0CEE988C"/>
    <w:rsid w:val="0D0BE1BF"/>
    <w:rsid w:val="0D0EA6EA"/>
    <w:rsid w:val="0D12C70D"/>
    <w:rsid w:val="0D14692A"/>
    <w:rsid w:val="0D14C115"/>
    <w:rsid w:val="0D2479D4"/>
    <w:rsid w:val="0D315E34"/>
    <w:rsid w:val="0D42FF00"/>
    <w:rsid w:val="0D48DA18"/>
    <w:rsid w:val="0D4EE6C1"/>
    <w:rsid w:val="0D517A4F"/>
    <w:rsid w:val="0D7A1E38"/>
    <w:rsid w:val="0D803EA8"/>
    <w:rsid w:val="0D94FABC"/>
    <w:rsid w:val="0DA7CA54"/>
    <w:rsid w:val="0DAA121C"/>
    <w:rsid w:val="0DACB665"/>
    <w:rsid w:val="0DB37F04"/>
    <w:rsid w:val="0DBEBFEC"/>
    <w:rsid w:val="0DBF7BE8"/>
    <w:rsid w:val="0DC2851A"/>
    <w:rsid w:val="0DCFE482"/>
    <w:rsid w:val="0DD15145"/>
    <w:rsid w:val="0DDE2912"/>
    <w:rsid w:val="0DE69F32"/>
    <w:rsid w:val="0DFBE91D"/>
    <w:rsid w:val="0E032422"/>
    <w:rsid w:val="0E073991"/>
    <w:rsid w:val="0E1A1634"/>
    <w:rsid w:val="0E1A5AC5"/>
    <w:rsid w:val="0E2FF27F"/>
    <w:rsid w:val="0E38ECB7"/>
    <w:rsid w:val="0E4A1CF5"/>
    <w:rsid w:val="0E4FBDE4"/>
    <w:rsid w:val="0E5E4A0A"/>
    <w:rsid w:val="0E5EB5D5"/>
    <w:rsid w:val="0E63BA25"/>
    <w:rsid w:val="0E6507EB"/>
    <w:rsid w:val="0E68F9CC"/>
    <w:rsid w:val="0E6C43DB"/>
    <w:rsid w:val="0E6FC08B"/>
    <w:rsid w:val="0E86AD26"/>
    <w:rsid w:val="0E8E9DA9"/>
    <w:rsid w:val="0E96ACC2"/>
    <w:rsid w:val="0EA74164"/>
    <w:rsid w:val="0EA8D554"/>
    <w:rsid w:val="0EB97818"/>
    <w:rsid w:val="0EBB6D9C"/>
    <w:rsid w:val="0ECCFAFA"/>
    <w:rsid w:val="0EEA4B0A"/>
    <w:rsid w:val="0F006E83"/>
    <w:rsid w:val="0F127B8A"/>
    <w:rsid w:val="0F266060"/>
    <w:rsid w:val="0F285019"/>
    <w:rsid w:val="0F2DE3FF"/>
    <w:rsid w:val="0F2FED39"/>
    <w:rsid w:val="0F3BFE36"/>
    <w:rsid w:val="0F601D20"/>
    <w:rsid w:val="0F630FA4"/>
    <w:rsid w:val="0F6A4FA1"/>
    <w:rsid w:val="0F78487C"/>
    <w:rsid w:val="0F8A059F"/>
    <w:rsid w:val="0F8EC3E1"/>
    <w:rsid w:val="0F923B4A"/>
    <w:rsid w:val="0F9526E7"/>
    <w:rsid w:val="0FA23138"/>
    <w:rsid w:val="0FA3C6FB"/>
    <w:rsid w:val="0FC15E6C"/>
    <w:rsid w:val="0FC53B4A"/>
    <w:rsid w:val="0FCEB6AA"/>
    <w:rsid w:val="0FD164FA"/>
    <w:rsid w:val="0FDD859E"/>
    <w:rsid w:val="0FE9F3B2"/>
    <w:rsid w:val="10035663"/>
    <w:rsid w:val="100C8FBD"/>
    <w:rsid w:val="1017CB56"/>
    <w:rsid w:val="10218B98"/>
    <w:rsid w:val="102249F2"/>
    <w:rsid w:val="102A32FF"/>
    <w:rsid w:val="102ADD2D"/>
    <w:rsid w:val="1035072B"/>
    <w:rsid w:val="1035EB58"/>
    <w:rsid w:val="103C5C93"/>
    <w:rsid w:val="10447670"/>
    <w:rsid w:val="105A4F0A"/>
    <w:rsid w:val="105B700A"/>
    <w:rsid w:val="105DDC83"/>
    <w:rsid w:val="1061629D"/>
    <w:rsid w:val="10650B96"/>
    <w:rsid w:val="1071F4AC"/>
    <w:rsid w:val="107687DA"/>
    <w:rsid w:val="107A9C7E"/>
    <w:rsid w:val="1080F93D"/>
    <w:rsid w:val="108DF6CB"/>
    <w:rsid w:val="108E080A"/>
    <w:rsid w:val="1097B12E"/>
    <w:rsid w:val="109931EE"/>
    <w:rsid w:val="109FB951"/>
    <w:rsid w:val="10BC59BB"/>
    <w:rsid w:val="10C09B32"/>
    <w:rsid w:val="10C543FC"/>
    <w:rsid w:val="10C739D2"/>
    <w:rsid w:val="10D55B2B"/>
    <w:rsid w:val="10E7A3A6"/>
    <w:rsid w:val="10E9D778"/>
    <w:rsid w:val="10FC4347"/>
    <w:rsid w:val="111EE856"/>
    <w:rsid w:val="1128481E"/>
    <w:rsid w:val="112F1CE9"/>
    <w:rsid w:val="11421023"/>
    <w:rsid w:val="11458402"/>
    <w:rsid w:val="11474080"/>
    <w:rsid w:val="114FDEAC"/>
    <w:rsid w:val="11521D49"/>
    <w:rsid w:val="1160AB99"/>
    <w:rsid w:val="11719F73"/>
    <w:rsid w:val="117301A1"/>
    <w:rsid w:val="117BFA71"/>
    <w:rsid w:val="11999C40"/>
    <w:rsid w:val="11A4D4C7"/>
    <w:rsid w:val="11BAC7CA"/>
    <w:rsid w:val="11BFA788"/>
    <w:rsid w:val="11CBEEF0"/>
    <w:rsid w:val="11CE3EDC"/>
    <w:rsid w:val="11D2222D"/>
    <w:rsid w:val="11E23A61"/>
    <w:rsid w:val="11ED33E6"/>
    <w:rsid w:val="11EE53B2"/>
    <w:rsid w:val="121594A7"/>
    <w:rsid w:val="12187AE0"/>
    <w:rsid w:val="121DFC12"/>
    <w:rsid w:val="12273243"/>
    <w:rsid w:val="122DDBC8"/>
    <w:rsid w:val="1231CA94"/>
    <w:rsid w:val="12388453"/>
    <w:rsid w:val="123C2E08"/>
    <w:rsid w:val="123FB862"/>
    <w:rsid w:val="124A6161"/>
    <w:rsid w:val="1258E956"/>
    <w:rsid w:val="125B0B05"/>
    <w:rsid w:val="125ECBFF"/>
    <w:rsid w:val="1263CC71"/>
    <w:rsid w:val="126BF28B"/>
    <w:rsid w:val="126FC278"/>
    <w:rsid w:val="1278BB9C"/>
    <w:rsid w:val="128619E4"/>
    <w:rsid w:val="1292AA8A"/>
    <w:rsid w:val="129707C2"/>
    <w:rsid w:val="129D7A2F"/>
    <w:rsid w:val="129F4366"/>
    <w:rsid w:val="12A7DD86"/>
    <w:rsid w:val="12AB9E0D"/>
    <w:rsid w:val="12B01ACC"/>
    <w:rsid w:val="12B49537"/>
    <w:rsid w:val="12BEE698"/>
    <w:rsid w:val="12C85C86"/>
    <w:rsid w:val="12C9D88B"/>
    <w:rsid w:val="12DA47DF"/>
    <w:rsid w:val="12DCD760"/>
    <w:rsid w:val="12E12D4D"/>
    <w:rsid w:val="12E8A2B0"/>
    <w:rsid w:val="12EB58E1"/>
    <w:rsid w:val="12ED890E"/>
    <w:rsid w:val="12EEA9BD"/>
    <w:rsid w:val="12EEC523"/>
    <w:rsid w:val="12F61FDB"/>
    <w:rsid w:val="12F9D902"/>
    <w:rsid w:val="131CCE1B"/>
    <w:rsid w:val="1330653F"/>
    <w:rsid w:val="1336A594"/>
    <w:rsid w:val="133CB74A"/>
    <w:rsid w:val="134E2472"/>
    <w:rsid w:val="1350BFA2"/>
    <w:rsid w:val="1365C4B2"/>
    <w:rsid w:val="13692643"/>
    <w:rsid w:val="136D62A8"/>
    <w:rsid w:val="137C71CC"/>
    <w:rsid w:val="13833048"/>
    <w:rsid w:val="1385B518"/>
    <w:rsid w:val="13876CB8"/>
    <w:rsid w:val="13893AF8"/>
    <w:rsid w:val="13897848"/>
    <w:rsid w:val="138B7C43"/>
    <w:rsid w:val="1390ADD3"/>
    <w:rsid w:val="13916B41"/>
    <w:rsid w:val="139B7B8C"/>
    <w:rsid w:val="139B90F9"/>
    <w:rsid w:val="139E2F06"/>
    <w:rsid w:val="13A25980"/>
    <w:rsid w:val="13B733C6"/>
    <w:rsid w:val="13BEF352"/>
    <w:rsid w:val="13C34CF3"/>
    <w:rsid w:val="13DAF949"/>
    <w:rsid w:val="13FE7E97"/>
    <w:rsid w:val="14067636"/>
    <w:rsid w:val="14227257"/>
    <w:rsid w:val="1434F672"/>
    <w:rsid w:val="1438CB06"/>
    <w:rsid w:val="14491EF5"/>
    <w:rsid w:val="145118ED"/>
    <w:rsid w:val="145FEA68"/>
    <w:rsid w:val="14601ADE"/>
    <w:rsid w:val="146C66FA"/>
    <w:rsid w:val="1473D87F"/>
    <w:rsid w:val="147EDAEC"/>
    <w:rsid w:val="147F48BA"/>
    <w:rsid w:val="1488304F"/>
    <w:rsid w:val="148E9F2F"/>
    <w:rsid w:val="149A99C1"/>
    <w:rsid w:val="149E1B94"/>
    <w:rsid w:val="14AA5252"/>
    <w:rsid w:val="14AA56E1"/>
    <w:rsid w:val="14C3CA2E"/>
    <w:rsid w:val="14C53949"/>
    <w:rsid w:val="14CC6414"/>
    <w:rsid w:val="14CFDE2A"/>
    <w:rsid w:val="14D71289"/>
    <w:rsid w:val="14DCA7AA"/>
    <w:rsid w:val="14DD5B1D"/>
    <w:rsid w:val="14DF8277"/>
    <w:rsid w:val="14F7921D"/>
    <w:rsid w:val="14FA467A"/>
    <w:rsid w:val="14FCCFE3"/>
    <w:rsid w:val="1509B580"/>
    <w:rsid w:val="150A6414"/>
    <w:rsid w:val="150F6F70"/>
    <w:rsid w:val="151083BC"/>
    <w:rsid w:val="151FD166"/>
    <w:rsid w:val="153A07A1"/>
    <w:rsid w:val="153CF9AE"/>
    <w:rsid w:val="153E4536"/>
    <w:rsid w:val="155AD6ED"/>
    <w:rsid w:val="1561836B"/>
    <w:rsid w:val="15733055"/>
    <w:rsid w:val="157AC179"/>
    <w:rsid w:val="1581D77E"/>
    <w:rsid w:val="15916F45"/>
    <w:rsid w:val="159DCCB9"/>
    <w:rsid w:val="15A06466"/>
    <w:rsid w:val="15A7A9FE"/>
    <w:rsid w:val="15AC863C"/>
    <w:rsid w:val="15B6003B"/>
    <w:rsid w:val="15B91E34"/>
    <w:rsid w:val="15C24896"/>
    <w:rsid w:val="15EDAB5F"/>
    <w:rsid w:val="15F37DD1"/>
    <w:rsid w:val="15F50876"/>
    <w:rsid w:val="15FA1F7E"/>
    <w:rsid w:val="160085EE"/>
    <w:rsid w:val="160DF179"/>
    <w:rsid w:val="162BFC04"/>
    <w:rsid w:val="16541379"/>
    <w:rsid w:val="165C4B34"/>
    <w:rsid w:val="165F8538"/>
    <w:rsid w:val="165F8D30"/>
    <w:rsid w:val="16601E89"/>
    <w:rsid w:val="166D4161"/>
    <w:rsid w:val="1670F19C"/>
    <w:rsid w:val="167B6FE1"/>
    <w:rsid w:val="168194C4"/>
    <w:rsid w:val="16852D24"/>
    <w:rsid w:val="169A06BD"/>
    <w:rsid w:val="16A7E44F"/>
    <w:rsid w:val="16B1F3C2"/>
    <w:rsid w:val="16D432D7"/>
    <w:rsid w:val="16D55EC5"/>
    <w:rsid w:val="16E043CF"/>
    <w:rsid w:val="16F305FE"/>
    <w:rsid w:val="16F7788C"/>
    <w:rsid w:val="16FBE7B9"/>
    <w:rsid w:val="17210045"/>
    <w:rsid w:val="1740F318"/>
    <w:rsid w:val="1741EE30"/>
    <w:rsid w:val="17461737"/>
    <w:rsid w:val="175506DE"/>
    <w:rsid w:val="175989DD"/>
    <w:rsid w:val="176107FE"/>
    <w:rsid w:val="176C31A4"/>
    <w:rsid w:val="176C819C"/>
    <w:rsid w:val="17703BBA"/>
    <w:rsid w:val="1778F38D"/>
    <w:rsid w:val="1780ACFE"/>
    <w:rsid w:val="178184A5"/>
    <w:rsid w:val="1782EF3A"/>
    <w:rsid w:val="1788F0CE"/>
    <w:rsid w:val="178CFEC9"/>
    <w:rsid w:val="1796DFD7"/>
    <w:rsid w:val="179BA9CE"/>
    <w:rsid w:val="17A4E65A"/>
    <w:rsid w:val="17AAC78C"/>
    <w:rsid w:val="17B39781"/>
    <w:rsid w:val="17BAF4E7"/>
    <w:rsid w:val="17C20EC8"/>
    <w:rsid w:val="17C5FA8D"/>
    <w:rsid w:val="17DD4660"/>
    <w:rsid w:val="17DEB38A"/>
    <w:rsid w:val="17DF5BA7"/>
    <w:rsid w:val="17F38ECD"/>
    <w:rsid w:val="17F59209"/>
    <w:rsid w:val="18008FA3"/>
    <w:rsid w:val="180D8B3C"/>
    <w:rsid w:val="1816F5F3"/>
    <w:rsid w:val="1819DAF9"/>
    <w:rsid w:val="183222B5"/>
    <w:rsid w:val="183A7A94"/>
    <w:rsid w:val="18427AE0"/>
    <w:rsid w:val="18506850"/>
    <w:rsid w:val="1857CEFE"/>
    <w:rsid w:val="18711CD5"/>
    <w:rsid w:val="1881AA4D"/>
    <w:rsid w:val="1881B519"/>
    <w:rsid w:val="1881C8C6"/>
    <w:rsid w:val="1882A866"/>
    <w:rsid w:val="188F0364"/>
    <w:rsid w:val="18A35708"/>
    <w:rsid w:val="18AF6398"/>
    <w:rsid w:val="18D1ADF8"/>
    <w:rsid w:val="18D6200A"/>
    <w:rsid w:val="18E53183"/>
    <w:rsid w:val="1903A93D"/>
    <w:rsid w:val="190483C0"/>
    <w:rsid w:val="19119E53"/>
    <w:rsid w:val="191356F1"/>
    <w:rsid w:val="1932986F"/>
    <w:rsid w:val="1934C159"/>
    <w:rsid w:val="19384220"/>
    <w:rsid w:val="193B19EC"/>
    <w:rsid w:val="1943762C"/>
    <w:rsid w:val="194EC7B2"/>
    <w:rsid w:val="196821E0"/>
    <w:rsid w:val="1974DFE7"/>
    <w:rsid w:val="19789D26"/>
    <w:rsid w:val="197B428D"/>
    <w:rsid w:val="197B435A"/>
    <w:rsid w:val="197BE1B9"/>
    <w:rsid w:val="19880A6A"/>
    <w:rsid w:val="1990F5D0"/>
    <w:rsid w:val="199ECA42"/>
    <w:rsid w:val="19A91DF7"/>
    <w:rsid w:val="19B4A68C"/>
    <w:rsid w:val="19B71BC5"/>
    <w:rsid w:val="19C2BB7E"/>
    <w:rsid w:val="19C3BE31"/>
    <w:rsid w:val="19CBE1C9"/>
    <w:rsid w:val="19D01BF7"/>
    <w:rsid w:val="19D915F2"/>
    <w:rsid w:val="19DAAE63"/>
    <w:rsid w:val="19E0A49B"/>
    <w:rsid w:val="19E26B68"/>
    <w:rsid w:val="19EB34EC"/>
    <w:rsid w:val="19FC0A1A"/>
    <w:rsid w:val="19FD0DE8"/>
    <w:rsid w:val="1A0356AE"/>
    <w:rsid w:val="1A050415"/>
    <w:rsid w:val="1A150DFA"/>
    <w:rsid w:val="1A16772A"/>
    <w:rsid w:val="1A16B01C"/>
    <w:rsid w:val="1A23AA19"/>
    <w:rsid w:val="1A2C4CC0"/>
    <w:rsid w:val="1A40D657"/>
    <w:rsid w:val="1A564374"/>
    <w:rsid w:val="1A6D01B2"/>
    <w:rsid w:val="1A6DDEB7"/>
    <w:rsid w:val="1A6E5526"/>
    <w:rsid w:val="1A7D27E9"/>
    <w:rsid w:val="1A7FA3C0"/>
    <w:rsid w:val="1A8865B7"/>
    <w:rsid w:val="1A89F07B"/>
    <w:rsid w:val="1A97271E"/>
    <w:rsid w:val="1AA593F4"/>
    <w:rsid w:val="1AAAF3DF"/>
    <w:rsid w:val="1AABE9D7"/>
    <w:rsid w:val="1AB205E2"/>
    <w:rsid w:val="1AC6D307"/>
    <w:rsid w:val="1ACD5C7E"/>
    <w:rsid w:val="1ACDC7E1"/>
    <w:rsid w:val="1ACF2F11"/>
    <w:rsid w:val="1AD98FD0"/>
    <w:rsid w:val="1ADB66BE"/>
    <w:rsid w:val="1ADCF424"/>
    <w:rsid w:val="1AE2F4A6"/>
    <w:rsid w:val="1AE7B072"/>
    <w:rsid w:val="1AEB860D"/>
    <w:rsid w:val="1AED974B"/>
    <w:rsid w:val="1AFBCE83"/>
    <w:rsid w:val="1B10E44C"/>
    <w:rsid w:val="1B1614B7"/>
    <w:rsid w:val="1B18CC5B"/>
    <w:rsid w:val="1B1C308A"/>
    <w:rsid w:val="1B1E84C0"/>
    <w:rsid w:val="1B21CC86"/>
    <w:rsid w:val="1B2BF66D"/>
    <w:rsid w:val="1B3B62A5"/>
    <w:rsid w:val="1B48993A"/>
    <w:rsid w:val="1B495E37"/>
    <w:rsid w:val="1B4A6B55"/>
    <w:rsid w:val="1B4E83D8"/>
    <w:rsid w:val="1B599225"/>
    <w:rsid w:val="1B5B2F39"/>
    <w:rsid w:val="1B601CF4"/>
    <w:rsid w:val="1B6EAF81"/>
    <w:rsid w:val="1B783150"/>
    <w:rsid w:val="1B92584D"/>
    <w:rsid w:val="1B9563A7"/>
    <w:rsid w:val="1B99DB52"/>
    <w:rsid w:val="1BAABA34"/>
    <w:rsid w:val="1BAC423E"/>
    <w:rsid w:val="1BBA4E45"/>
    <w:rsid w:val="1BD1550D"/>
    <w:rsid w:val="1BD28D67"/>
    <w:rsid w:val="1BD4C71D"/>
    <w:rsid w:val="1BD8F48A"/>
    <w:rsid w:val="1BDDE932"/>
    <w:rsid w:val="1BE114BD"/>
    <w:rsid w:val="1BEA6E8F"/>
    <w:rsid w:val="1BEAF919"/>
    <w:rsid w:val="1BEBC889"/>
    <w:rsid w:val="1BEE1D20"/>
    <w:rsid w:val="1BF01B69"/>
    <w:rsid w:val="1BF2E206"/>
    <w:rsid w:val="1BF60EA5"/>
    <w:rsid w:val="1C0BE235"/>
    <w:rsid w:val="1C0DCF51"/>
    <w:rsid w:val="1C14784D"/>
    <w:rsid w:val="1C148796"/>
    <w:rsid w:val="1C20212E"/>
    <w:rsid w:val="1C22CB6F"/>
    <w:rsid w:val="1C265768"/>
    <w:rsid w:val="1C2EF9FA"/>
    <w:rsid w:val="1C34E8BC"/>
    <w:rsid w:val="1C38A579"/>
    <w:rsid w:val="1C58D4AB"/>
    <w:rsid w:val="1C65A243"/>
    <w:rsid w:val="1C682FF7"/>
    <w:rsid w:val="1C702518"/>
    <w:rsid w:val="1C749339"/>
    <w:rsid w:val="1C87611C"/>
    <w:rsid w:val="1C956C37"/>
    <w:rsid w:val="1C9C3F04"/>
    <w:rsid w:val="1C9EEA00"/>
    <w:rsid w:val="1CAB21CD"/>
    <w:rsid w:val="1CB2E999"/>
    <w:rsid w:val="1CB3C244"/>
    <w:rsid w:val="1CB487B6"/>
    <w:rsid w:val="1CC753DE"/>
    <w:rsid w:val="1CD9FF2C"/>
    <w:rsid w:val="1CDC6079"/>
    <w:rsid w:val="1CFC35F6"/>
    <w:rsid w:val="1D05C541"/>
    <w:rsid w:val="1D073D7C"/>
    <w:rsid w:val="1D0FB5A6"/>
    <w:rsid w:val="1D10B41A"/>
    <w:rsid w:val="1D12B74C"/>
    <w:rsid w:val="1D15F6AA"/>
    <w:rsid w:val="1D1A736C"/>
    <w:rsid w:val="1D1CC270"/>
    <w:rsid w:val="1D277066"/>
    <w:rsid w:val="1D299876"/>
    <w:rsid w:val="1D2E0B25"/>
    <w:rsid w:val="1D3014A8"/>
    <w:rsid w:val="1D47BD77"/>
    <w:rsid w:val="1D493AAB"/>
    <w:rsid w:val="1D4C2FD9"/>
    <w:rsid w:val="1D4EB063"/>
    <w:rsid w:val="1D5CFBBB"/>
    <w:rsid w:val="1D67A761"/>
    <w:rsid w:val="1D6B0D4E"/>
    <w:rsid w:val="1D71B9EE"/>
    <w:rsid w:val="1D7279B4"/>
    <w:rsid w:val="1D7BF1D8"/>
    <w:rsid w:val="1D7D821B"/>
    <w:rsid w:val="1D8069F2"/>
    <w:rsid w:val="1D8A4466"/>
    <w:rsid w:val="1D8BFDBF"/>
    <w:rsid w:val="1D8E4217"/>
    <w:rsid w:val="1D9E4EF3"/>
    <w:rsid w:val="1DA06EAE"/>
    <w:rsid w:val="1DAA502A"/>
    <w:rsid w:val="1DC105C7"/>
    <w:rsid w:val="1DD6C7F5"/>
    <w:rsid w:val="1DDC43E7"/>
    <w:rsid w:val="1DEAAF2D"/>
    <w:rsid w:val="1DEAD497"/>
    <w:rsid w:val="1DED1C1C"/>
    <w:rsid w:val="1DF92E00"/>
    <w:rsid w:val="1E1A9F67"/>
    <w:rsid w:val="1E38D301"/>
    <w:rsid w:val="1E483F0C"/>
    <w:rsid w:val="1E51B3F0"/>
    <w:rsid w:val="1E59B08E"/>
    <w:rsid w:val="1E5A0F83"/>
    <w:rsid w:val="1E64B794"/>
    <w:rsid w:val="1E683C5A"/>
    <w:rsid w:val="1E753C4B"/>
    <w:rsid w:val="1E77F464"/>
    <w:rsid w:val="1E7945D5"/>
    <w:rsid w:val="1E7AC012"/>
    <w:rsid w:val="1E7DB199"/>
    <w:rsid w:val="1E88ACC9"/>
    <w:rsid w:val="1E8B721B"/>
    <w:rsid w:val="1E8E21D6"/>
    <w:rsid w:val="1E8FE9CB"/>
    <w:rsid w:val="1E93FCF5"/>
    <w:rsid w:val="1EA01E12"/>
    <w:rsid w:val="1EB235DD"/>
    <w:rsid w:val="1EB92CF5"/>
    <w:rsid w:val="1EBB2660"/>
    <w:rsid w:val="1EC3C82A"/>
    <w:rsid w:val="1EC8521A"/>
    <w:rsid w:val="1ED26E77"/>
    <w:rsid w:val="1EE07269"/>
    <w:rsid w:val="1EE50A69"/>
    <w:rsid w:val="1EED058A"/>
    <w:rsid w:val="1EEF2651"/>
    <w:rsid w:val="1EF812EC"/>
    <w:rsid w:val="1F0BE965"/>
    <w:rsid w:val="1F196771"/>
    <w:rsid w:val="1F1A9389"/>
    <w:rsid w:val="1F1E543A"/>
    <w:rsid w:val="1F1E7613"/>
    <w:rsid w:val="1F2520BB"/>
    <w:rsid w:val="1F300043"/>
    <w:rsid w:val="1F36D30D"/>
    <w:rsid w:val="1F3F5CE5"/>
    <w:rsid w:val="1F428F6A"/>
    <w:rsid w:val="1F4441F7"/>
    <w:rsid w:val="1F4ACBD9"/>
    <w:rsid w:val="1F4B8010"/>
    <w:rsid w:val="1F507A0F"/>
    <w:rsid w:val="1F551270"/>
    <w:rsid w:val="1F564093"/>
    <w:rsid w:val="1F6BA7EA"/>
    <w:rsid w:val="1F6BFBAC"/>
    <w:rsid w:val="1F6FA39D"/>
    <w:rsid w:val="1F784643"/>
    <w:rsid w:val="1F82AB97"/>
    <w:rsid w:val="1F8839C3"/>
    <w:rsid w:val="1FA3AEDA"/>
    <w:rsid w:val="1FA7B117"/>
    <w:rsid w:val="1FB58258"/>
    <w:rsid w:val="1FBA5221"/>
    <w:rsid w:val="1FBAB198"/>
    <w:rsid w:val="1FBD00EE"/>
    <w:rsid w:val="1FE7E38C"/>
    <w:rsid w:val="1FEA85E3"/>
    <w:rsid w:val="1FEAEA90"/>
    <w:rsid w:val="1FEAEAF7"/>
    <w:rsid w:val="1FF9068C"/>
    <w:rsid w:val="200C4CE2"/>
    <w:rsid w:val="200C82C7"/>
    <w:rsid w:val="2010D5E5"/>
    <w:rsid w:val="201E9234"/>
    <w:rsid w:val="202C888D"/>
    <w:rsid w:val="202D2764"/>
    <w:rsid w:val="204684C3"/>
    <w:rsid w:val="20485558"/>
    <w:rsid w:val="2056EB52"/>
    <w:rsid w:val="205FED9A"/>
    <w:rsid w:val="206B974A"/>
    <w:rsid w:val="207439B2"/>
    <w:rsid w:val="20780BBC"/>
    <w:rsid w:val="2082723F"/>
    <w:rsid w:val="2083243F"/>
    <w:rsid w:val="208D79E0"/>
    <w:rsid w:val="208D96C9"/>
    <w:rsid w:val="208FA1D5"/>
    <w:rsid w:val="20963166"/>
    <w:rsid w:val="20BA7F19"/>
    <w:rsid w:val="20CA7170"/>
    <w:rsid w:val="20CAE8D2"/>
    <w:rsid w:val="20D37191"/>
    <w:rsid w:val="20D4A0B4"/>
    <w:rsid w:val="20D4B9E7"/>
    <w:rsid w:val="20FB50C5"/>
    <w:rsid w:val="2107E938"/>
    <w:rsid w:val="210E7FFA"/>
    <w:rsid w:val="2111BEB0"/>
    <w:rsid w:val="21126BB4"/>
    <w:rsid w:val="211B420F"/>
    <w:rsid w:val="211CE1E9"/>
    <w:rsid w:val="211FAA45"/>
    <w:rsid w:val="2126DC14"/>
    <w:rsid w:val="212797B4"/>
    <w:rsid w:val="212EF5C9"/>
    <w:rsid w:val="2140A6CF"/>
    <w:rsid w:val="214833D7"/>
    <w:rsid w:val="2152AFCF"/>
    <w:rsid w:val="21532658"/>
    <w:rsid w:val="215A65FA"/>
    <w:rsid w:val="2164AFB2"/>
    <w:rsid w:val="216F9F94"/>
    <w:rsid w:val="2176E17F"/>
    <w:rsid w:val="217A80D4"/>
    <w:rsid w:val="217B2926"/>
    <w:rsid w:val="21843C91"/>
    <w:rsid w:val="2198B2F4"/>
    <w:rsid w:val="21A21B3F"/>
    <w:rsid w:val="21A8555C"/>
    <w:rsid w:val="21B57CC0"/>
    <w:rsid w:val="21B7EA65"/>
    <w:rsid w:val="21B8620C"/>
    <w:rsid w:val="21B8D9FA"/>
    <w:rsid w:val="21CB03B7"/>
    <w:rsid w:val="21CC673A"/>
    <w:rsid w:val="21CF3713"/>
    <w:rsid w:val="21DC0EE9"/>
    <w:rsid w:val="21EB3C26"/>
    <w:rsid w:val="21FDBEF4"/>
    <w:rsid w:val="22132C5D"/>
    <w:rsid w:val="2216C8D3"/>
    <w:rsid w:val="222D4422"/>
    <w:rsid w:val="2243880A"/>
    <w:rsid w:val="224E4C64"/>
    <w:rsid w:val="2252C7AF"/>
    <w:rsid w:val="2254BD18"/>
    <w:rsid w:val="22607B7D"/>
    <w:rsid w:val="2260871D"/>
    <w:rsid w:val="226B8A66"/>
    <w:rsid w:val="2270CCB0"/>
    <w:rsid w:val="2271D3C5"/>
    <w:rsid w:val="22738618"/>
    <w:rsid w:val="2275A92C"/>
    <w:rsid w:val="22847333"/>
    <w:rsid w:val="22986E7C"/>
    <w:rsid w:val="22A3A594"/>
    <w:rsid w:val="22D5FC62"/>
    <w:rsid w:val="22D6B010"/>
    <w:rsid w:val="22DC9471"/>
    <w:rsid w:val="22ED54DC"/>
    <w:rsid w:val="22F22B01"/>
    <w:rsid w:val="22F58C3E"/>
    <w:rsid w:val="22FAE5A6"/>
    <w:rsid w:val="23023B58"/>
    <w:rsid w:val="2303DB62"/>
    <w:rsid w:val="2314D40D"/>
    <w:rsid w:val="232ABED8"/>
    <w:rsid w:val="2331AE8B"/>
    <w:rsid w:val="233BA2B3"/>
    <w:rsid w:val="233E66CB"/>
    <w:rsid w:val="23480932"/>
    <w:rsid w:val="2348EC0C"/>
    <w:rsid w:val="234F1C07"/>
    <w:rsid w:val="2358F39F"/>
    <w:rsid w:val="2362D631"/>
    <w:rsid w:val="23698B0C"/>
    <w:rsid w:val="2377E6A3"/>
    <w:rsid w:val="237B2381"/>
    <w:rsid w:val="23850D8A"/>
    <w:rsid w:val="2386E59D"/>
    <w:rsid w:val="238BC957"/>
    <w:rsid w:val="239E71C9"/>
    <w:rsid w:val="23A1F805"/>
    <w:rsid w:val="23CDC24F"/>
    <w:rsid w:val="23CF0629"/>
    <w:rsid w:val="23CFEB28"/>
    <w:rsid w:val="23D390D7"/>
    <w:rsid w:val="23E9DCAF"/>
    <w:rsid w:val="23EC52F7"/>
    <w:rsid w:val="23EDAA03"/>
    <w:rsid w:val="23F81613"/>
    <w:rsid w:val="23FEE3BA"/>
    <w:rsid w:val="24022934"/>
    <w:rsid w:val="240F9E7D"/>
    <w:rsid w:val="24107AE8"/>
    <w:rsid w:val="2427F0B9"/>
    <w:rsid w:val="24362460"/>
    <w:rsid w:val="24381517"/>
    <w:rsid w:val="243D6B2E"/>
    <w:rsid w:val="243E7B18"/>
    <w:rsid w:val="24405076"/>
    <w:rsid w:val="244C80C4"/>
    <w:rsid w:val="244CC466"/>
    <w:rsid w:val="24509609"/>
    <w:rsid w:val="2452A784"/>
    <w:rsid w:val="245D201B"/>
    <w:rsid w:val="2466E58F"/>
    <w:rsid w:val="24756455"/>
    <w:rsid w:val="247E442F"/>
    <w:rsid w:val="248171BE"/>
    <w:rsid w:val="24882BF2"/>
    <w:rsid w:val="24A3BFBB"/>
    <w:rsid w:val="24B09643"/>
    <w:rsid w:val="24E45A52"/>
    <w:rsid w:val="24FCE049"/>
    <w:rsid w:val="25010A0B"/>
    <w:rsid w:val="2518E86B"/>
    <w:rsid w:val="251A5C74"/>
    <w:rsid w:val="251FC74B"/>
    <w:rsid w:val="25356529"/>
    <w:rsid w:val="25374D43"/>
    <w:rsid w:val="255E7632"/>
    <w:rsid w:val="256137A7"/>
    <w:rsid w:val="256270AC"/>
    <w:rsid w:val="25649E6D"/>
    <w:rsid w:val="2568CB85"/>
    <w:rsid w:val="2570483E"/>
    <w:rsid w:val="257C31FD"/>
    <w:rsid w:val="257E311C"/>
    <w:rsid w:val="25801D43"/>
    <w:rsid w:val="2583597E"/>
    <w:rsid w:val="2586FE8A"/>
    <w:rsid w:val="25A109E8"/>
    <w:rsid w:val="25BA8B4F"/>
    <w:rsid w:val="25CA6F9A"/>
    <w:rsid w:val="25CEF7B8"/>
    <w:rsid w:val="25D06C52"/>
    <w:rsid w:val="25EB433A"/>
    <w:rsid w:val="25ECAEE1"/>
    <w:rsid w:val="260ADA9D"/>
    <w:rsid w:val="260B5810"/>
    <w:rsid w:val="26196B1D"/>
    <w:rsid w:val="2620A259"/>
    <w:rsid w:val="2630EDA3"/>
    <w:rsid w:val="263E7853"/>
    <w:rsid w:val="265061A0"/>
    <w:rsid w:val="2651F472"/>
    <w:rsid w:val="2652AFC5"/>
    <w:rsid w:val="2657C2FD"/>
    <w:rsid w:val="265D026D"/>
    <w:rsid w:val="26644134"/>
    <w:rsid w:val="266BBEE4"/>
    <w:rsid w:val="266D13E8"/>
    <w:rsid w:val="266F62B1"/>
    <w:rsid w:val="267A3B65"/>
    <w:rsid w:val="26865917"/>
    <w:rsid w:val="268A6506"/>
    <w:rsid w:val="26B92EAD"/>
    <w:rsid w:val="26CC679C"/>
    <w:rsid w:val="26DE67C3"/>
    <w:rsid w:val="26E9593F"/>
    <w:rsid w:val="26EDA291"/>
    <w:rsid w:val="2704CD65"/>
    <w:rsid w:val="2707D897"/>
    <w:rsid w:val="270818B6"/>
    <w:rsid w:val="270AD557"/>
    <w:rsid w:val="270C6EA4"/>
    <w:rsid w:val="270E3852"/>
    <w:rsid w:val="2713DE9E"/>
    <w:rsid w:val="2728F43B"/>
    <w:rsid w:val="27291FD9"/>
    <w:rsid w:val="272C95F8"/>
    <w:rsid w:val="2732176A"/>
    <w:rsid w:val="2739CEA8"/>
    <w:rsid w:val="273DEDCF"/>
    <w:rsid w:val="274961B5"/>
    <w:rsid w:val="274FD72B"/>
    <w:rsid w:val="27518012"/>
    <w:rsid w:val="27568042"/>
    <w:rsid w:val="27602102"/>
    <w:rsid w:val="2771BA87"/>
    <w:rsid w:val="2779D47A"/>
    <w:rsid w:val="277E3BE1"/>
    <w:rsid w:val="278D1595"/>
    <w:rsid w:val="27927413"/>
    <w:rsid w:val="27931374"/>
    <w:rsid w:val="279775E1"/>
    <w:rsid w:val="279EDFE6"/>
    <w:rsid w:val="279FCBE8"/>
    <w:rsid w:val="27A0144E"/>
    <w:rsid w:val="27A1ADA7"/>
    <w:rsid w:val="27A2C55D"/>
    <w:rsid w:val="27A6DDF9"/>
    <w:rsid w:val="27B7C1E8"/>
    <w:rsid w:val="27BA4D28"/>
    <w:rsid w:val="27BE5CFD"/>
    <w:rsid w:val="27D80749"/>
    <w:rsid w:val="27D8A0C9"/>
    <w:rsid w:val="27D8BA2A"/>
    <w:rsid w:val="27EA52B8"/>
    <w:rsid w:val="27F2BE53"/>
    <w:rsid w:val="27F5B9BF"/>
    <w:rsid w:val="27FFAE5C"/>
    <w:rsid w:val="280A0752"/>
    <w:rsid w:val="280D53EC"/>
    <w:rsid w:val="2810FDF0"/>
    <w:rsid w:val="28128610"/>
    <w:rsid w:val="2820B88C"/>
    <w:rsid w:val="2823FB9C"/>
    <w:rsid w:val="2827177F"/>
    <w:rsid w:val="283240E3"/>
    <w:rsid w:val="2857DD97"/>
    <w:rsid w:val="2869D071"/>
    <w:rsid w:val="2877FA88"/>
    <w:rsid w:val="287DEE97"/>
    <w:rsid w:val="287FF44F"/>
    <w:rsid w:val="288507A4"/>
    <w:rsid w:val="288DD904"/>
    <w:rsid w:val="288EB48A"/>
    <w:rsid w:val="28A4FF67"/>
    <w:rsid w:val="28AD24E3"/>
    <w:rsid w:val="28C2E13A"/>
    <w:rsid w:val="28C8A19C"/>
    <w:rsid w:val="28C9129D"/>
    <w:rsid w:val="28DA67C6"/>
    <w:rsid w:val="28DCB693"/>
    <w:rsid w:val="28E68F48"/>
    <w:rsid w:val="28E6E5F3"/>
    <w:rsid w:val="28E89DB2"/>
    <w:rsid w:val="28EE38C9"/>
    <w:rsid w:val="28F05FCC"/>
    <w:rsid w:val="29004DD4"/>
    <w:rsid w:val="2910B2B5"/>
    <w:rsid w:val="292B3D54"/>
    <w:rsid w:val="292EB98F"/>
    <w:rsid w:val="29387619"/>
    <w:rsid w:val="29524A89"/>
    <w:rsid w:val="2953C3B2"/>
    <w:rsid w:val="29553890"/>
    <w:rsid w:val="2955F82E"/>
    <w:rsid w:val="2957DA0B"/>
    <w:rsid w:val="295B3CCB"/>
    <w:rsid w:val="295C27BE"/>
    <w:rsid w:val="29613A20"/>
    <w:rsid w:val="29685845"/>
    <w:rsid w:val="296C0C25"/>
    <w:rsid w:val="2976397D"/>
    <w:rsid w:val="2981A1C4"/>
    <w:rsid w:val="29844948"/>
    <w:rsid w:val="298ABF4D"/>
    <w:rsid w:val="298DD751"/>
    <w:rsid w:val="29961737"/>
    <w:rsid w:val="29A0DEA0"/>
    <w:rsid w:val="29A46A9B"/>
    <w:rsid w:val="29AA9441"/>
    <w:rsid w:val="29AB4FD8"/>
    <w:rsid w:val="29AFBA32"/>
    <w:rsid w:val="29B2FFE0"/>
    <w:rsid w:val="29B4B55F"/>
    <w:rsid w:val="29B9C50C"/>
    <w:rsid w:val="29C08CB0"/>
    <w:rsid w:val="29DDC20C"/>
    <w:rsid w:val="29E32D8D"/>
    <w:rsid w:val="29F5F6D8"/>
    <w:rsid w:val="2A032F31"/>
    <w:rsid w:val="2A04692C"/>
    <w:rsid w:val="2A110488"/>
    <w:rsid w:val="2A2B3A17"/>
    <w:rsid w:val="2A2E5651"/>
    <w:rsid w:val="2A2F2FD1"/>
    <w:rsid w:val="2A3B9FCA"/>
    <w:rsid w:val="2A3F7C20"/>
    <w:rsid w:val="2A49E66E"/>
    <w:rsid w:val="2A63161A"/>
    <w:rsid w:val="2A64EEF5"/>
    <w:rsid w:val="2A7AA0D7"/>
    <w:rsid w:val="2A7BBB39"/>
    <w:rsid w:val="2A7E1467"/>
    <w:rsid w:val="2A83F392"/>
    <w:rsid w:val="2A887EE4"/>
    <w:rsid w:val="2A9046C8"/>
    <w:rsid w:val="2A9CAE04"/>
    <w:rsid w:val="2AB70724"/>
    <w:rsid w:val="2ABCF1FE"/>
    <w:rsid w:val="2AD30F5E"/>
    <w:rsid w:val="2AD9B5B2"/>
    <w:rsid w:val="2ADD7CAB"/>
    <w:rsid w:val="2AE48E75"/>
    <w:rsid w:val="2AE8EB8A"/>
    <w:rsid w:val="2AFD40FA"/>
    <w:rsid w:val="2B036C91"/>
    <w:rsid w:val="2B09A1E1"/>
    <w:rsid w:val="2B0A0F4A"/>
    <w:rsid w:val="2B1750E0"/>
    <w:rsid w:val="2B1AB3D8"/>
    <w:rsid w:val="2B2A07CA"/>
    <w:rsid w:val="2B3B6E78"/>
    <w:rsid w:val="2B457D35"/>
    <w:rsid w:val="2B4B3BB3"/>
    <w:rsid w:val="2B53F2AA"/>
    <w:rsid w:val="2B733CCA"/>
    <w:rsid w:val="2B749400"/>
    <w:rsid w:val="2B7F243F"/>
    <w:rsid w:val="2B7F83BA"/>
    <w:rsid w:val="2B85ED4F"/>
    <w:rsid w:val="2BA63C23"/>
    <w:rsid w:val="2BAAA498"/>
    <w:rsid w:val="2BB1A160"/>
    <w:rsid w:val="2BB3CF87"/>
    <w:rsid w:val="2BD5745A"/>
    <w:rsid w:val="2BE88EE4"/>
    <w:rsid w:val="2BE9760A"/>
    <w:rsid w:val="2BEA608D"/>
    <w:rsid w:val="2BEC4698"/>
    <w:rsid w:val="2BF53D22"/>
    <w:rsid w:val="2C0F303F"/>
    <w:rsid w:val="2C116B4B"/>
    <w:rsid w:val="2C1D64F2"/>
    <w:rsid w:val="2C1D8390"/>
    <w:rsid w:val="2C238349"/>
    <w:rsid w:val="2C34727F"/>
    <w:rsid w:val="2C358D19"/>
    <w:rsid w:val="2C3E4E29"/>
    <w:rsid w:val="2C45CC3E"/>
    <w:rsid w:val="2C4A4A26"/>
    <w:rsid w:val="2C4F4254"/>
    <w:rsid w:val="2C528E6D"/>
    <w:rsid w:val="2C57F158"/>
    <w:rsid w:val="2C675630"/>
    <w:rsid w:val="2C79A6D4"/>
    <w:rsid w:val="2C869BA6"/>
    <w:rsid w:val="2C9F6EE1"/>
    <w:rsid w:val="2CA5A05D"/>
    <w:rsid w:val="2CABA8D2"/>
    <w:rsid w:val="2CBACA28"/>
    <w:rsid w:val="2CD1C5FD"/>
    <w:rsid w:val="2CD1C7A3"/>
    <w:rsid w:val="2CDAA4EE"/>
    <w:rsid w:val="2CE150D6"/>
    <w:rsid w:val="2CE6040F"/>
    <w:rsid w:val="2CEBA83B"/>
    <w:rsid w:val="2CF24771"/>
    <w:rsid w:val="2D01991B"/>
    <w:rsid w:val="2D0E305D"/>
    <w:rsid w:val="2D0E4E43"/>
    <w:rsid w:val="2D123B5C"/>
    <w:rsid w:val="2D22BA30"/>
    <w:rsid w:val="2D281A02"/>
    <w:rsid w:val="2D34EFAA"/>
    <w:rsid w:val="2D3D80FB"/>
    <w:rsid w:val="2D45C2AF"/>
    <w:rsid w:val="2D4A7891"/>
    <w:rsid w:val="2D4EDC9C"/>
    <w:rsid w:val="2D61D1AB"/>
    <w:rsid w:val="2D6F0B70"/>
    <w:rsid w:val="2D89AE86"/>
    <w:rsid w:val="2D8B6679"/>
    <w:rsid w:val="2D9705B8"/>
    <w:rsid w:val="2DAEBBA5"/>
    <w:rsid w:val="2DB1A235"/>
    <w:rsid w:val="2DBA3BB6"/>
    <w:rsid w:val="2DBCFC95"/>
    <w:rsid w:val="2DBD82E4"/>
    <w:rsid w:val="2DD3D968"/>
    <w:rsid w:val="2DD9FC91"/>
    <w:rsid w:val="2DE29F2E"/>
    <w:rsid w:val="2DF83926"/>
    <w:rsid w:val="2DFD0356"/>
    <w:rsid w:val="2E09CDC3"/>
    <w:rsid w:val="2E0F286F"/>
    <w:rsid w:val="2E179535"/>
    <w:rsid w:val="2E1E10C7"/>
    <w:rsid w:val="2E2DB1A8"/>
    <w:rsid w:val="2E3132D7"/>
    <w:rsid w:val="2E353EF9"/>
    <w:rsid w:val="2E3E65AD"/>
    <w:rsid w:val="2E45F895"/>
    <w:rsid w:val="2E4BDB5C"/>
    <w:rsid w:val="2E554752"/>
    <w:rsid w:val="2E6165B6"/>
    <w:rsid w:val="2E6438E8"/>
    <w:rsid w:val="2E64BDE5"/>
    <w:rsid w:val="2E678528"/>
    <w:rsid w:val="2E68858C"/>
    <w:rsid w:val="2E6A9660"/>
    <w:rsid w:val="2E7D73ED"/>
    <w:rsid w:val="2E7E70FD"/>
    <w:rsid w:val="2E7F98C4"/>
    <w:rsid w:val="2E92443B"/>
    <w:rsid w:val="2E9920F6"/>
    <w:rsid w:val="2EA218C7"/>
    <w:rsid w:val="2EB64012"/>
    <w:rsid w:val="2EBC8758"/>
    <w:rsid w:val="2EC7F75C"/>
    <w:rsid w:val="2EC87C9A"/>
    <w:rsid w:val="2ECABE27"/>
    <w:rsid w:val="2ED56EED"/>
    <w:rsid w:val="2EDC6F4E"/>
    <w:rsid w:val="2EECC31C"/>
    <w:rsid w:val="2EF68F65"/>
    <w:rsid w:val="2EFDBB48"/>
    <w:rsid w:val="2EFFC0DF"/>
    <w:rsid w:val="2F013F69"/>
    <w:rsid w:val="2F451C24"/>
    <w:rsid w:val="2F49D5E1"/>
    <w:rsid w:val="2F4D590F"/>
    <w:rsid w:val="2F5D352E"/>
    <w:rsid w:val="2F60531C"/>
    <w:rsid w:val="2F7E9E83"/>
    <w:rsid w:val="2F7F78B4"/>
    <w:rsid w:val="2F8345F0"/>
    <w:rsid w:val="2F8C2299"/>
    <w:rsid w:val="2F8FD4AC"/>
    <w:rsid w:val="2F973D65"/>
    <w:rsid w:val="2F9CAF66"/>
    <w:rsid w:val="2FA01D4B"/>
    <w:rsid w:val="2FA2ACD8"/>
    <w:rsid w:val="2FA930F6"/>
    <w:rsid w:val="2FA97EDF"/>
    <w:rsid w:val="2FB1C186"/>
    <w:rsid w:val="2FB1FD68"/>
    <w:rsid w:val="2FCA21F6"/>
    <w:rsid w:val="2FD08920"/>
    <w:rsid w:val="2FD157C4"/>
    <w:rsid w:val="2FD2B105"/>
    <w:rsid w:val="2FDADC45"/>
    <w:rsid w:val="2FDD41C2"/>
    <w:rsid w:val="2FF21E52"/>
    <w:rsid w:val="2FF93274"/>
    <w:rsid w:val="3020F237"/>
    <w:rsid w:val="303C560B"/>
    <w:rsid w:val="303D0391"/>
    <w:rsid w:val="3044CC69"/>
    <w:rsid w:val="3047EC88"/>
    <w:rsid w:val="305040F6"/>
    <w:rsid w:val="3059AC32"/>
    <w:rsid w:val="305E3DE0"/>
    <w:rsid w:val="30603090"/>
    <w:rsid w:val="3069B711"/>
    <w:rsid w:val="306CE032"/>
    <w:rsid w:val="30750D7D"/>
    <w:rsid w:val="30868167"/>
    <w:rsid w:val="309E958C"/>
    <w:rsid w:val="30AD4361"/>
    <w:rsid w:val="30BE2F5D"/>
    <w:rsid w:val="30C60CDD"/>
    <w:rsid w:val="30C7F940"/>
    <w:rsid w:val="30CC3E37"/>
    <w:rsid w:val="30E9BC2F"/>
    <w:rsid w:val="31092D1A"/>
    <w:rsid w:val="310CA66B"/>
    <w:rsid w:val="31177690"/>
    <w:rsid w:val="3134F44D"/>
    <w:rsid w:val="3142F2E2"/>
    <w:rsid w:val="314CFB97"/>
    <w:rsid w:val="314F660E"/>
    <w:rsid w:val="31681DEE"/>
    <w:rsid w:val="31755227"/>
    <w:rsid w:val="3176D595"/>
    <w:rsid w:val="317A0D24"/>
    <w:rsid w:val="317C7728"/>
    <w:rsid w:val="317DCF4A"/>
    <w:rsid w:val="31842AB1"/>
    <w:rsid w:val="3189EEB8"/>
    <w:rsid w:val="31943940"/>
    <w:rsid w:val="31972D52"/>
    <w:rsid w:val="319EC840"/>
    <w:rsid w:val="31A54002"/>
    <w:rsid w:val="31AAEB9F"/>
    <w:rsid w:val="31D5666C"/>
    <w:rsid w:val="31D5D0D6"/>
    <w:rsid w:val="31E6DC63"/>
    <w:rsid w:val="31E969BC"/>
    <w:rsid w:val="31F51105"/>
    <w:rsid w:val="31F68D48"/>
    <w:rsid w:val="320380A0"/>
    <w:rsid w:val="3207F0C5"/>
    <w:rsid w:val="32146796"/>
    <w:rsid w:val="321BB6AC"/>
    <w:rsid w:val="32247768"/>
    <w:rsid w:val="322A326B"/>
    <w:rsid w:val="323DC9FE"/>
    <w:rsid w:val="3245F41E"/>
    <w:rsid w:val="3246F1E0"/>
    <w:rsid w:val="3267F38A"/>
    <w:rsid w:val="327EBF13"/>
    <w:rsid w:val="328959D1"/>
    <w:rsid w:val="3289A5E8"/>
    <w:rsid w:val="328D5CCB"/>
    <w:rsid w:val="3297E741"/>
    <w:rsid w:val="32A06425"/>
    <w:rsid w:val="32A485FD"/>
    <w:rsid w:val="32B3C325"/>
    <w:rsid w:val="32BE7C64"/>
    <w:rsid w:val="32BFB45A"/>
    <w:rsid w:val="32C0ADAB"/>
    <w:rsid w:val="32C82248"/>
    <w:rsid w:val="32D76FD5"/>
    <w:rsid w:val="32DB4431"/>
    <w:rsid w:val="32F29B32"/>
    <w:rsid w:val="32F7847B"/>
    <w:rsid w:val="330B03EB"/>
    <w:rsid w:val="330B24BA"/>
    <w:rsid w:val="3316CE01"/>
    <w:rsid w:val="3320952F"/>
    <w:rsid w:val="3322F7C9"/>
    <w:rsid w:val="33249E4D"/>
    <w:rsid w:val="3329C80E"/>
    <w:rsid w:val="332D73F6"/>
    <w:rsid w:val="3349E92A"/>
    <w:rsid w:val="33579CA6"/>
    <w:rsid w:val="335D64D0"/>
    <w:rsid w:val="3369B03A"/>
    <w:rsid w:val="3369CC9D"/>
    <w:rsid w:val="337144D1"/>
    <w:rsid w:val="3373FE8B"/>
    <w:rsid w:val="33938271"/>
    <w:rsid w:val="3399ADD3"/>
    <w:rsid w:val="33A6FFFD"/>
    <w:rsid w:val="33B4B033"/>
    <w:rsid w:val="33B827CE"/>
    <w:rsid w:val="33BCFB89"/>
    <w:rsid w:val="33BD75F1"/>
    <w:rsid w:val="33BFB537"/>
    <w:rsid w:val="33C785B9"/>
    <w:rsid w:val="33C7C6BB"/>
    <w:rsid w:val="33CB4AAC"/>
    <w:rsid w:val="33CC3FB7"/>
    <w:rsid w:val="33CEC508"/>
    <w:rsid w:val="33EE9DEB"/>
    <w:rsid w:val="33F7D5DC"/>
    <w:rsid w:val="3403783A"/>
    <w:rsid w:val="34086E2C"/>
    <w:rsid w:val="340A0B16"/>
    <w:rsid w:val="3427C6A1"/>
    <w:rsid w:val="342E7647"/>
    <w:rsid w:val="343D0CCB"/>
    <w:rsid w:val="343D67DD"/>
    <w:rsid w:val="3443EC50"/>
    <w:rsid w:val="344BA262"/>
    <w:rsid w:val="34667A99"/>
    <w:rsid w:val="34677B95"/>
    <w:rsid w:val="3467AAA5"/>
    <w:rsid w:val="34696E4A"/>
    <w:rsid w:val="346BEAF1"/>
    <w:rsid w:val="3475EB57"/>
    <w:rsid w:val="347E8155"/>
    <w:rsid w:val="34886874"/>
    <w:rsid w:val="3488EF0A"/>
    <w:rsid w:val="34926C28"/>
    <w:rsid w:val="3492ED08"/>
    <w:rsid w:val="3496A5CB"/>
    <w:rsid w:val="349803A0"/>
    <w:rsid w:val="349E4EED"/>
    <w:rsid w:val="34ABA3DB"/>
    <w:rsid w:val="34AD3922"/>
    <w:rsid w:val="34C105FF"/>
    <w:rsid w:val="34C6A85B"/>
    <w:rsid w:val="34CC44A1"/>
    <w:rsid w:val="34D1C2AF"/>
    <w:rsid w:val="34D8CBE3"/>
    <w:rsid w:val="34DB4F39"/>
    <w:rsid w:val="34E2B1D9"/>
    <w:rsid w:val="34E3FEF9"/>
    <w:rsid w:val="34F2DA08"/>
    <w:rsid w:val="34F361C5"/>
    <w:rsid w:val="34F735E8"/>
    <w:rsid w:val="34F94116"/>
    <w:rsid w:val="3500F97D"/>
    <w:rsid w:val="35074900"/>
    <w:rsid w:val="350E21F9"/>
    <w:rsid w:val="35132030"/>
    <w:rsid w:val="3516A8E3"/>
    <w:rsid w:val="35295F88"/>
    <w:rsid w:val="352CDE2D"/>
    <w:rsid w:val="35311BC2"/>
    <w:rsid w:val="3536B1B9"/>
    <w:rsid w:val="3537DEF8"/>
    <w:rsid w:val="35465805"/>
    <w:rsid w:val="3546FB30"/>
    <w:rsid w:val="35471358"/>
    <w:rsid w:val="35529DA1"/>
    <w:rsid w:val="3554E9B6"/>
    <w:rsid w:val="3577B37D"/>
    <w:rsid w:val="357D14F6"/>
    <w:rsid w:val="3587E93D"/>
    <w:rsid w:val="358B713F"/>
    <w:rsid w:val="35AEC880"/>
    <w:rsid w:val="35AF84AF"/>
    <w:rsid w:val="35B37B85"/>
    <w:rsid w:val="35B576C9"/>
    <w:rsid w:val="35B6D260"/>
    <w:rsid w:val="35BA82DC"/>
    <w:rsid w:val="35C0FD1C"/>
    <w:rsid w:val="35E02DC2"/>
    <w:rsid w:val="35E63A21"/>
    <w:rsid w:val="35EA63DA"/>
    <w:rsid w:val="35ED1E38"/>
    <w:rsid w:val="35F30593"/>
    <w:rsid w:val="35FB8816"/>
    <w:rsid w:val="36077676"/>
    <w:rsid w:val="36169D95"/>
    <w:rsid w:val="36194E78"/>
    <w:rsid w:val="361C561D"/>
    <w:rsid w:val="361CF97B"/>
    <w:rsid w:val="361E8467"/>
    <w:rsid w:val="3620CFF1"/>
    <w:rsid w:val="362D7AE5"/>
    <w:rsid w:val="362DFC80"/>
    <w:rsid w:val="362F2663"/>
    <w:rsid w:val="36311624"/>
    <w:rsid w:val="363711B5"/>
    <w:rsid w:val="3650B09B"/>
    <w:rsid w:val="3668854F"/>
    <w:rsid w:val="366DE5DD"/>
    <w:rsid w:val="36709B76"/>
    <w:rsid w:val="36751257"/>
    <w:rsid w:val="36799AAA"/>
    <w:rsid w:val="367A60FD"/>
    <w:rsid w:val="368218A1"/>
    <w:rsid w:val="368ABA89"/>
    <w:rsid w:val="368B74D9"/>
    <w:rsid w:val="36937481"/>
    <w:rsid w:val="369AB18E"/>
    <w:rsid w:val="369D901F"/>
    <w:rsid w:val="36B50BDB"/>
    <w:rsid w:val="36B83A37"/>
    <w:rsid w:val="36C2E126"/>
    <w:rsid w:val="36DBABEE"/>
    <w:rsid w:val="36DC8F99"/>
    <w:rsid w:val="36E0382B"/>
    <w:rsid w:val="36E27E38"/>
    <w:rsid w:val="36E2AB3B"/>
    <w:rsid w:val="36E73A1F"/>
    <w:rsid w:val="36FE51B5"/>
    <w:rsid w:val="37034C94"/>
    <w:rsid w:val="370C7396"/>
    <w:rsid w:val="3713B8FE"/>
    <w:rsid w:val="3715E192"/>
    <w:rsid w:val="371DA05F"/>
    <w:rsid w:val="373840E6"/>
    <w:rsid w:val="3738433C"/>
    <w:rsid w:val="374005F0"/>
    <w:rsid w:val="37410735"/>
    <w:rsid w:val="3750C645"/>
    <w:rsid w:val="3755F636"/>
    <w:rsid w:val="3758E3E9"/>
    <w:rsid w:val="375AB234"/>
    <w:rsid w:val="376CDFB1"/>
    <w:rsid w:val="376DBFBD"/>
    <w:rsid w:val="3771D394"/>
    <w:rsid w:val="3773B972"/>
    <w:rsid w:val="377D15F0"/>
    <w:rsid w:val="3780035F"/>
    <w:rsid w:val="3786FDCF"/>
    <w:rsid w:val="378B0E2E"/>
    <w:rsid w:val="37C6F248"/>
    <w:rsid w:val="37D5F447"/>
    <w:rsid w:val="37D8AC0B"/>
    <w:rsid w:val="37DDE397"/>
    <w:rsid w:val="37F552DD"/>
    <w:rsid w:val="37F9AFA1"/>
    <w:rsid w:val="38124A25"/>
    <w:rsid w:val="3823885E"/>
    <w:rsid w:val="3859710F"/>
    <w:rsid w:val="385A34C4"/>
    <w:rsid w:val="3866B57E"/>
    <w:rsid w:val="38680A5F"/>
    <w:rsid w:val="38843798"/>
    <w:rsid w:val="388D4B42"/>
    <w:rsid w:val="38A2ADE2"/>
    <w:rsid w:val="38B50232"/>
    <w:rsid w:val="38D84051"/>
    <w:rsid w:val="38E19F7E"/>
    <w:rsid w:val="38F01129"/>
    <w:rsid w:val="38F0D0DE"/>
    <w:rsid w:val="38F1A9FA"/>
    <w:rsid w:val="38FB2CB2"/>
    <w:rsid w:val="38FBA006"/>
    <w:rsid w:val="39003195"/>
    <w:rsid w:val="39070114"/>
    <w:rsid w:val="390BFE41"/>
    <w:rsid w:val="390E14FD"/>
    <w:rsid w:val="39166060"/>
    <w:rsid w:val="391B16D9"/>
    <w:rsid w:val="392611ED"/>
    <w:rsid w:val="392990EE"/>
    <w:rsid w:val="393579BD"/>
    <w:rsid w:val="3938FF2A"/>
    <w:rsid w:val="39462694"/>
    <w:rsid w:val="394B2ECD"/>
    <w:rsid w:val="3955F741"/>
    <w:rsid w:val="39635341"/>
    <w:rsid w:val="39703ABB"/>
    <w:rsid w:val="3979E2D9"/>
    <w:rsid w:val="3983CB53"/>
    <w:rsid w:val="39866060"/>
    <w:rsid w:val="399040D2"/>
    <w:rsid w:val="39961F4B"/>
    <w:rsid w:val="39A09F5B"/>
    <w:rsid w:val="39A18BAE"/>
    <w:rsid w:val="39A45C35"/>
    <w:rsid w:val="39A4890C"/>
    <w:rsid w:val="39A4AB26"/>
    <w:rsid w:val="39A7E191"/>
    <w:rsid w:val="39CA4654"/>
    <w:rsid w:val="39D21F2E"/>
    <w:rsid w:val="39D6B4A1"/>
    <w:rsid w:val="39DAEFAE"/>
    <w:rsid w:val="39E6B2DB"/>
    <w:rsid w:val="39FC0BEE"/>
    <w:rsid w:val="3A05CBEF"/>
    <w:rsid w:val="3A0A1E2E"/>
    <w:rsid w:val="3A0F6E26"/>
    <w:rsid w:val="3A1FC578"/>
    <w:rsid w:val="3A230B39"/>
    <w:rsid w:val="3A31D36A"/>
    <w:rsid w:val="3A3EF36A"/>
    <w:rsid w:val="3A40F77C"/>
    <w:rsid w:val="3A41631F"/>
    <w:rsid w:val="3A538D7D"/>
    <w:rsid w:val="3A59CEE0"/>
    <w:rsid w:val="3A5E06DC"/>
    <w:rsid w:val="3A62878B"/>
    <w:rsid w:val="3A62B290"/>
    <w:rsid w:val="3A6ABCDE"/>
    <w:rsid w:val="3A6E4A37"/>
    <w:rsid w:val="3A73576B"/>
    <w:rsid w:val="3A750F5E"/>
    <w:rsid w:val="3A851299"/>
    <w:rsid w:val="3A9D5857"/>
    <w:rsid w:val="3AA274D3"/>
    <w:rsid w:val="3AA8928B"/>
    <w:rsid w:val="3AAB983C"/>
    <w:rsid w:val="3AAD4446"/>
    <w:rsid w:val="3AAF65F3"/>
    <w:rsid w:val="3AB1CAEE"/>
    <w:rsid w:val="3ADC2EFE"/>
    <w:rsid w:val="3ADC681A"/>
    <w:rsid w:val="3ADDDC81"/>
    <w:rsid w:val="3AE51640"/>
    <w:rsid w:val="3AE57C91"/>
    <w:rsid w:val="3AE6FA2D"/>
    <w:rsid w:val="3AE7D04A"/>
    <w:rsid w:val="3AF07120"/>
    <w:rsid w:val="3AF11874"/>
    <w:rsid w:val="3AF5A81C"/>
    <w:rsid w:val="3AF5C625"/>
    <w:rsid w:val="3AF974F1"/>
    <w:rsid w:val="3B0E9DEB"/>
    <w:rsid w:val="3B10F7E0"/>
    <w:rsid w:val="3B1767C2"/>
    <w:rsid w:val="3B17E700"/>
    <w:rsid w:val="3B1A52D2"/>
    <w:rsid w:val="3B1CEE2D"/>
    <w:rsid w:val="3B1DA4DA"/>
    <w:rsid w:val="3B1EFF61"/>
    <w:rsid w:val="3B29B903"/>
    <w:rsid w:val="3B2D6F13"/>
    <w:rsid w:val="3B327FF9"/>
    <w:rsid w:val="3B378930"/>
    <w:rsid w:val="3B37F2D6"/>
    <w:rsid w:val="3B3AFB0D"/>
    <w:rsid w:val="3B4F0E46"/>
    <w:rsid w:val="3B5FC3B6"/>
    <w:rsid w:val="3B80E538"/>
    <w:rsid w:val="3B8442DA"/>
    <w:rsid w:val="3B874E9B"/>
    <w:rsid w:val="3BA4EAA4"/>
    <w:rsid w:val="3BA8E992"/>
    <w:rsid w:val="3BAEBB07"/>
    <w:rsid w:val="3BAED356"/>
    <w:rsid w:val="3BB15DA9"/>
    <w:rsid w:val="3BB995A3"/>
    <w:rsid w:val="3BBF3381"/>
    <w:rsid w:val="3BC11F73"/>
    <w:rsid w:val="3BC120CB"/>
    <w:rsid w:val="3BC7BBF1"/>
    <w:rsid w:val="3BCF7457"/>
    <w:rsid w:val="3BD6321C"/>
    <w:rsid w:val="3BD6F2D1"/>
    <w:rsid w:val="3BDC15C5"/>
    <w:rsid w:val="3BDFC92F"/>
    <w:rsid w:val="3BE781B0"/>
    <w:rsid w:val="3BF1880F"/>
    <w:rsid w:val="3BFADC35"/>
    <w:rsid w:val="3C023D5A"/>
    <w:rsid w:val="3C0D3168"/>
    <w:rsid w:val="3C23EE07"/>
    <w:rsid w:val="3C274EF2"/>
    <w:rsid w:val="3C32B8B9"/>
    <w:rsid w:val="3C33D958"/>
    <w:rsid w:val="3C34CAB7"/>
    <w:rsid w:val="3C37C81E"/>
    <w:rsid w:val="3C3F3BD5"/>
    <w:rsid w:val="3C4258F5"/>
    <w:rsid w:val="3C4577D6"/>
    <w:rsid w:val="3C4FCE38"/>
    <w:rsid w:val="3C50EB97"/>
    <w:rsid w:val="3C5DB875"/>
    <w:rsid w:val="3C655115"/>
    <w:rsid w:val="3C6BC01B"/>
    <w:rsid w:val="3C6C5944"/>
    <w:rsid w:val="3C858EE8"/>
    <w:rsid w:val="3C8B1A0C"/>
    <w:rsid w:val="3C9859FA"/>
    <w:rsid w:val="3CA7A884"/>
    <w:rsid w:val="3CAECFF8"/>
    <w:rsid w:val="3CB2CCE1"/>
    <w:rsid w:val="3CC4F22D"/>
    <w:rsid w:val="3CC54208"/>
    <w:rsid w:val="3CC7FE90"/>
    <w:rsid w:val="3CCB5FBA"/>
    <w:rsid w:val="3CCC28F7"/>
    <w:rsid w:val="3CD54105"/>
    <w:rsid w:val="3CD9F2AB"/>
    <w:rsid w:val="3CED7B10"/>
    <w:rsid w:val="3CF342A6"/>
    <w:rsid w:val="3CFE8599"/>
    <w:rsid w:val="3D04DBF0"/>
    <w:rsid w:val="3D0B11A7"/>
    <w:rsid w:val="3D134F38"/>
    <w:rsid w:val="3D1B32EB"/>
    <w:rsid w:val="3D25581A"/>
    <w:rsid w:val="3D32D697"/>
    <w:rsid w:val="3D409705"/>
    <w:rsid w:val="3D4B370D"/>
    <w:rsid w:val="3D4CF98B"/>
    <w:rsid w:val="3D504507"/>
    <w:rsid w:val="3D506E25"/>
    <w:rsid w:val="3D51A2BC"/>
    <w:rsid w:val="3D58189C"/>
    <w:rsid w:val="3D5CC8DA"/>
    <w:rsid w:val="3D5E7026"/>
    <w:rsid w:val="3D74FE5E"/>
    <w:rsid w:val="3D76B628"/>
    <w:rsid w:val="3D8D5659"/>
    <w:rsid w:val="3D91E38C"/>
    <w:rsid w:val="3D9D7360"/>
    <w:rsid w:val="3DAC6A88"/>
    <w:rsid w:val="3DB412B2"/>
    <w:rsid w:val="3DE001B7"/>
    <w:rsid w:val="3DE6E5AF"/>
    <w:rsid w:val="3DE94A10"/>
    <w:rsid w:val="3DF03B3A"/>
    <w:rsid w:val="3DF5506A"/>
    <w:rsid w:val="3DF6F74B"/>
    <w:rsid w:val="3DF9A794"/>
    <w:rsid w:val="3E0D576C"/>
    <w:rsid w:val="3E19A428"/>
    <w:rsid w:val="3E25B881"/>
    <w:rsid w:val="3E25E866"/>
    <w:rsid w:val="3E2C90BC"/>
    <w:rsid w:val="3E2FDF0F"/>
    <w:rsid w:val="3E4014D5"/>
    <w:rsid w:val="3E40346D"/>
    <w:rsid w:val="3E4257F3"/>
    <w:rsid w:val="3E4727B2"/>
    <w:rsid w:val="3E4EA3EF"/>
    <w:rsid w:val="3E653F4B"/>
    <w:rsid w:val="3E79BF5E"/>
    <w:rsid w:val="3E7FBD77"/>
    <w:rsid w:val="3E8460B9"/>
    <w:rsid w:val="3E8DC3C9"/>
    <w:rsid w:val="3E8E71A7"/>
    <w:rsid w:val="3E927376"/>
    <w:rsid w:val="3EA85AB9"/>
    <w:rsid w:val="3EA8F4C8"/>
    <w:rsid w:val="3EBCF713"/>
    <w:rsid w:val="3EC00739"/>
    <w:rsid w:val="3EC978E1"/>
    <w:rsid w:val="3ECC6C06"/>
    <w:rsid w:val="3ED928EA"/>
    <w:rsid w:val="3EDA8ADA"/>
    <w:rsid w:val="3EF3550D"/>
    <w:rsid w:val="3EF4F3BD"/>
    <w:rsid w:val="3EF6326F"/>
    <w:rsid w:val="3EF73A7B"/>
    <w:rsid w:val="3EFF2815"/>
    <w:rsid w:val="3F00412F"/>
    <w:rsid w:val="3F054FD8"/>
    <w:rsid w:val="3F2653B7"/>
    <w:rsid w:val="3F2C068A"/>
    <w:rsid w:val="3F3BAD66"/>
    <w:rsid w:val="3F479B69"/>
    <w:rsid w:val="3F51C3B0"/>
    <w:rsid w:val="3F577363"/>
    <w:rsid w:val="3F67485C"/>
    <w:rsid w:val="3F6BB202"/>
    <w:rsid w:val="3F7078B0"/>
    <w:rsid w:val="3F769E82"/>
    <w:rsid w:val="3F77FD86"/>
    <w:rsid w:val="3F819407"/>
    <w:rsid w:val="3F86067E"/>
    <w:rsid w:val="3F884C76"/>
    <w:rsid w:val="3F91B235"/>
    <w:rsid w:val="3F94D129"/>
    <w:rsid w:val="3F973D0E"/>
    <w:rsid w:val="3F9D86BA"/>
    <w:rsid w:val="3FA7EE16"/>
    <w:rsid w:val="3FB033B0"/>
    <w:rsid w:val="3FD298DB"/>
    <w:rsid w:val="3FEA6400"/>
    <w:rsid w:val="3FEDB91A"/>
    <w:rsid w:val="3FF5FD6D"/>
    <w:rsid w:val="3FF734B5"/>
    <w:rsid w:val="3FF83871"/>
    <w:rsid w:val="400513DD"/>
    <w:rsid w:val="400F8B70"/>
    <w:rsid w:val="401C91F5"/>
    <w:rsid w:val="403AA129"/>
    <w:rsid w:val="405DBEFF"/>
    <w:rsid w:val="405DC31A"/>
    <w:rsid w:val="40672C6C"/>
    <w:rsid w:val="406FBAB0"/>
    <w:rsid w:val="4072CE91"/>
    <w:rsid w:val="407ABAD2"/>
    <w:rsid w:val="4085C40D"/>
    <w:rsid w:val="4086F68C"/>
    <w:rsid w:val="40954DCD"/>
    <w:rsid w:val="40A1B496"/>
    <w:rsid w:val="40A31FE1"/>
    <w:rsid w:val="40AA7F8B"/>
    <w:rsid w:val="40CDD200"/>
    <w:rsid w:val="40DFED69"/>
    <w:rsid w:val="40E1C93B"/>
    <w:rsid w:val="40E7A54A"/>
    <w:rsid w:val="40F640B4"/>
    <w:rsid w:val="40F88D52"/>
    <w:rsid w:val="41066561"/>
    <w:rsid w:val="41084796"/>
    <w:rsid w:val="410A1FF3"/>
    <w:rsid w:val="410D34E2"/>
    <w:rsid w:val="410D6232"/>
    <w:rsid w:val="4111DA76"/>
    <w:rsid w:val="41249446"/>
    <w:rsid w:val="413E66D6"/>
    <w:rsid w:val="414BAC79"/>
    <w:rsid w:val="4162D2AF"/>
    <w:rsid w:val="41658E0B"/>
    <w:rsid w:val="4177EE5D"/>
    <w:rsid w:val="4178577C"/>
    <w:rsid w:val="417B3EA1"/>
    <w:rsid w:val="41875593"/>
    <w:rsid w:val="419A50BE"/>
    <w:rsid w:val="419AE1DA"/>
    <w:rsid w:val="419BBB7F"/>
    <w:rsid w:val="419BDE3C"/>
    <w:rsid w:val="41BE6934"/>
    <w:rsid w:val="41D2E892"/>
    <w:rsid w:val="41D95270"/>
    <w:rsid w:val="41DD407D"/>
    <w:rsid w:val="41E0BF5C"/>
    <w:rsid w:val="41EBB340"/>
    <w:rsid w:val="4207255C"/>
    <w:rsid w:val="42121731"/>
    <w:rsid w:val="421A44A4"/>
    <w:rsid w:val="421C5350"/>
    <w:rsid w:val="421CAD50"/>
    <w:rsid w:val="4220D20F"/>
    <w:rsid w:val="4224D594"/>
    <w:rsid w:val="4234E999"/>
    <w:rsid w:val="423FDA33"/>
    <w:rsid w:val="424C5E81"/>
    <w:rsid w:val="424D745C"/>
    <w:rsid w:val="424D992C"/>
    <w:rsid w:val="4254CBB0"/>
    <w:rsid w:val="4261DA1F"/>
    <w:rsid w:val="4278948C"/>
    <w:rsid w:val="4283AF08"/>
    <w:rsid w:val="428F29CE"/>
    <w:rsid w:val="42A1A94D"/>
    <w:rsid w:val="42ACAC33"/>
    <w:rsid w:val="42B67139"/>
    <w:rsid w:val="42BACC8C"/>
    <w:rsid w:val="42C94C8A"/>
    <w:rsid w:val="42D9A512"/>
    <w:rsid w:val="42E30D47"/>
    <w:rsid w:val="42EBE6E0"/>
    <w:rsid w:val="42ED1E84"/>
    <w:rsid w:val="42EF8373"/>
    <w:rsid w:val="42F4CB79"/>
    <w:rsid w:val="430B0959"/>
    <w:rsid w:val="430F224D"/>
    <w:rsid w:val="430F63D6"/>
    <w:rsid w:val="4311A36B"/>
    <w:rsid w:val="432E26DC"/>
    <w:rsid w:val="433B3468"/>
    <w:rsid w:val="43404657"/>
    <w:rsid w:val="4353E698"/>
    <w:rsid w:val="43592C67"/>
    <w:rsid w:val="435E411D"/>
    <w:rsid w:val="4361FC5F"/>
    <w:rsid w:val="43625735"/>
    <w:rsid w:val="436650ED"/>
    <w:rsid w:val="436EF8F5"/>
    <w:rsid w:val="43815C08"/>
    <w:rsid w:val="43843163"/>
    <w:rsid w:val="438E3E09"/>
    <w:rsid w:val="438F5BE1"/>
    <w:rsid w:val="4393C550"/>
    <w:rsid w:val="4393D847"/>
    <w:rsid w:val="43975F94"/>
    <w:rsid w:val="439EDD53"/>
    <w:rsid w:val="43A50C7C"/>
    <w:rsid w:val="43B48730"/>
    <w:rsid w:val="43CCC8ED"/>
    <w:rsid w:val="43D184BB"/>
    <w:rsid w:val="43D1DBB9"/>
    <w:rsid w:val="43D7605A"/>
    <w:rsid w:val="43E29A2E"/>
    <w:rsid w:val="43EC8D4C"/>
    <w:rsid w:val="43F8C0BB"/>
    <w:rsid w:val="43FEAF1C"/>
    <w:rsid w:val="44058106"/>
    <w:rsid w:val="4406F35A"/>
    <w:rsid w:val="440789D2"/>
    <w:rsid w:val="440E6901"/>
    <w:rsid w:val="440E93A9"/>
    <w:rsid w:val="440F1C29"/>
    <w:rsid w:val="441DC169"/>
    <w:rsid w:val="4434C2FE"/>
    <w:rsid w:val="4438F238"/>
    <w:rsid w:val="444976BA"/>
    <w:rsid w:val="444E91F3"/>
    <w:rsid w:val="445CFD06"/>
    <w:rsid w:val="4460178F"/>
    <w:rsid w:val="446D66E0"/>
    <w:rsid w:val="44739946"/>
    <w:rsid w:val="4476925D"/>
    <w:rsid w:val="44AE6706"/>
    <w:rsid w:val="44BD89F3"/>
    <w:rsid w:val="44CA49E7"/>
    <w:rsid w:val="44CD1E51"/>
    <w:rsid w:val="44D1E878"/>
    <w:rsid w:val="44DBDED0"/>
    <w:rsid w:val="44DFE9F2"/>
    <w:rsid w:val="44E18BC3"/>
    <w:rsid w:val="44E9DC12"/>
    <w:rsid w:val="44EB8187"/>
    <w:rsid w:val="44ED5FAA"/>
    <w:rsid w:val="44EE21D1"/>
    <w:rsid w:val="45021AF2"/>
    <w:rsid w:val="4509F4C6"/>
    <w:rsid w:val="4515D378"/>
    <w:rsid w:val="4526F200"/>
    <w:rsid w:val="452B7A40"/>
    <w:rsid w:val="452C1FAE"/>
    <w:rsid w:val="4537D177"/>
    <w:rsid w:val="454C42EE"/>
    <w:rsid w:val="45556DFE"/>
    <w:rsid w:val="4556F4E4"/>
    <w:rsid w:val="4557AA0F"/>
    <w:rsid w:val="4560763F"/>
    <w:rsid w:val="4561A38F"/>
    <w:rsid w:val="45656EF8"/>
    <w:rsid w:val="456CD38C"/>
    <w:rsid w:val="4571EF41"/>
    <w:rsid w:val="4576AE7D"/>
    <w:rsid w:val="458CF3C6"/>
    <w:rsid w:val="45989F11"/>
    <w:rsid w:val="459AB448"/>
    <w:rsid w:val="45A42141"/>
    <w:rsid w:val="45A64457"/>
    <w:rsid w:val="45A711DB"/>
    <w:rsid w:val="45B287F8"/>
    <w:rsid w:val="45C4BB68"/>
    <w:rsid w:val="45D38B02"/>
    <w:rsid w:val="45D49E98"/>
    <w:rsid w:val="45D4F0B0"/>
    <w:rsid w:val="45D4FC98"/>
    <w:rsid w:val="45D62B71"/>
    <w:rsid w:val="45D79ECB"/>
    <w:rsid w:val="45E315CB"/>
    <w:rsid w:val="45F240A1"/>
    <w:rsid w:val="45F5D6E4"/>
    <w:rsid w:val="45FBAC87"/>
    <w:rsid w:val="45FD5458"/>
    <w:rsid w:val="45FF199D"/>
    <w:rsid w:val="460440C2"/>
    <w:rsid w:val="460F5B52"/>
    <w:rsid w:val="461871CE"/>
    <w:rsid w:val="461F5610"/>
    <w:rsid w:val="46243227"/>
    <w:rsid w:val="462A3942"/>
    <w:rsid w:val="462E3ED7"/>
    <w:rsid w:val="463D002B"/>
    <w:rsid w:val="465AE3FB"/>
    <w:rsid w:val="465BC4C9"/>
    <w:rsid w:val="4665C0AD"/>
    <w:rsid w:val="46699D4F"/>
    <w:rsid w:val="46895B88"/>
    <w:rsid w:val="4692237A"/>
    <w:rsid w:val="46951D01"/>
    <w:rsid w:val="46A85A31"/>
    <w:rsid w:val="46CD0EBB"/>
    <w:rsid w:val="46D7C904"/>
    <w:rsid w:val="46DD838D"/>
    <w:rsid w:val="46EE615A"/>
    <w:rsid w:val="46F21EED"/>
    <w:rsid w:val="46FD317C"/>
    <w:rsid w:val="4707CC1B"/>
    <w:rsid w:val="470B73AD"/>
    <w:rsid w:val="4711D338"/>
    <w:rsid w:val="472A43A8"/>
    <w:rsid w:val="473F21E2"/>
    <w:rsid w:val="47559BFF"/>
    <w:rsid w:val="477798CA"/>
    <w:rsid w:val="47826B58"/>
    <w:rsid w:val="47A93FDD"/>
    <w:rsid w:val="47A961FD"/>
    <w:rsid w:val="47B75F08"/>
    <w:rsid w:val="47BD81DD"/>
    <w:rsid w:val="47C15C68"/>
    <w:rsid w:val="47C9FD85"/>
    <w:rsid w:val="47D33086"/>
    <w:rsid w:val="47DEEBE5"/>
    <w:rsid w:val="47E8C9F1"/>
    <w:rsid w:val="48069E8A"/>
    <w:rsid w:val="480D2593"/>
    <w:rsid w:val="4810711B"/>
    <w:rsid w:val="48153601"/>
    <w:rsid w:val="484C98B2"/>
    <w:rsid w:val="4852EA06"/>
    <w:rsid w:val="485380E9"/>
    <w:rsid w:val="486161A8"/>
    <w:rsid w:val="48689B9B"/>
    <w:rsid w:val="486FAEA7"/>
    <w:rsid w:val="487107F0"/>
    <w:rsid w:val="4871C1A7"/>
    <w:rsid w:val="488D3C7B"/>
    <w:rsid w:val="48933A27"/>
    <w:rsid w:val="48989867"/>
    <w:rsid w:val="489932B7"/>
    <w:rsid w:val="48A78636"/>
    <w:rsid w:val="48A8E37C"/>
    <w:rsid w:val="48AB4B41"/>
    <w:rsid w:val="48B61189"/>
    <w:rsid w:val="48BA09C9"/>
    <w:rsid w:val="48BE4051"/>
    <w:rsid w:val="48BF8977"/>
    <w:rsid w:val="48BFE011"/>
    <w:rsid w:val="48C01C6E"/>
    <w:rsid w:val="48C3CF6C"/>
    <w:rsid w:val="48CC6DB8"/>
    <w:rsid w:val="48CD4D8A"/>
    <w:rsid w:val="48CF2D9A"/>
    <w:rsid w:val="48D007D5"/>
    <w:rsid w:val="48E4B05F"/>
    <w:rsid w:val="49092B44"/>
    <w:rsid w:val="4912A593"/>
    <w:rsid w:val="4926E35B"/>
    <w:rsid w:val="49279647"/>
    <w:rsid w:val="493DA3DA"/>
    <w:rsid w:val="4950BDB7"/>
    <w:rsid w:val="49515117"/>
    <w:rsid w:val="49670249"/>
    <w:rsid w:val="49795FA0"/>
    <w:rsid w:val="4979EE55"/>
    <w:rsid w:val="497E6C1F"/>
    <w:rsid w:val="49810E7F"/>
    <w:rsid w:val="49817666"/>
    <w:rsid w:val="4985851D"/>
    <w:rsid w:val="499AC8E9"/>
    <w:rsid w:val="49A09A6B"/>
    <w:rsid w:val="49A16DD1"/>
    <w:rsid w:val="49A8FB63"/>
    <w:rsid w:val="49B46634"/>
    <w:rsid w:val="49C19DCF"/>
    <w:rsid w:val="49C6D905"/>
    <w:rsid w:val="49C87947"/>
    <w:rsid w:val="49D0DB95"/>
    <w:rsid w:val="49DEC24F"/>
    <w:rsid w:val="49DFAAE2"/>
    <w:rsid w:val="49EE3477"/>
    <w:rsid w:val="49EEA3F7"/>
    <w:rsid w:val="49F4B852"/>
    <w:rsid w:val="49FCFF8F"/>
    <w:rsid w:val="49FF2C3A"/>
    <w:rsid w:val="4A0D1E7A"/>
    <w:rsid w:val="4A11BF37"/>
    <w:rsid w:val="4A182C2C"/>
    <w:rsid w:val="4A2CDA19"/>
    <w:rsid w:val="4A3A37B2"/>
    <w:rsid w:val="4A463812"/>
    <w:rsid w:val="4A503D0C"/>
    <w:rsid w:val="4A52C5CA"/>
    <w:rsid w:val="4A59240A"/>
    <w:rsid w:val="4A65F273"/>
    <w:rsid w:val="4A6B1718"/>
    <w:rsid w:val="4A6DDFBD"/>
    <w:rsid w:val="4A8B6815"/>
    <w:rsid w:val="4A91D1DB"/>
    <w:rsid w:val="4AB71D6B"/>
    <w:rsid w:val="4ACB0A5E"/>
    <w:rsid w:val="4AD00FD4"/>
    <w:rsid w:val="4AE3E054"/>
    <w:rsid w:val="4AF41075"/>
    <w:rsid w:val="4B01435F"/>
    <w:rsid w:val="4B103ACB"/>
    <w:rsid w:val="4B11CFBD"/>
    <w:rsid w:val="4B1495A7"/>
    <w:rsid w:val="4B283EBA"/>
    <w:rsid w:val="4B29E6BD"/>
    <w:rsid w:val="4B2F7F6B"/>
    <w:rsid w:val="4B348125"/>
    <w:rsid w:val="4B37E90D"/>
    <w:rsid w:val="4B38CDE1"/>
    <w:rsid w:val="4B3DEEA2"/>
    <w:rsid w:val="4B41F0B0"/>
    <w:rsid w:val="4B424BCD"/>
    <w:rsid w:val="4B42C8BE"/>
    <w:rsid w:val="4B656D27"/>
    <w:rsid w:val="4B82F863"/>
    <w:rsid w:val="4B857719"/>
    <w:rsid w:val="4B88C8F2"/>
    <w:rsid w:val="4B8D61CF"/>
    <w:rsid w:val="4BA75CD9"/>
    <w:rsid w:val="4BAB6204"/>
    <w:rsid w:val="4BB88DEB"/>
    <w:rsid w:val="4BC5C148"/>
    <w:rsid w:val="4BCB12E9"/>
    <w:rsid w:val="4BCBFF15"/>
    <w:rsid w:val="4BE0B530"/>
    <w:rsid w:val="4BE474BE"/>
    <w:rsid w:val="4BE58CC9"/>
    <w:rsid w:val="4BEFDE91"/>
    <w:rsid w:val="4BF370F2"/>
    <w:rsid w:val="4BF56EBF"/>
    <w:rsid w:val="4BF5D972"/>
    <w:rsid w:val="4C01179C"/>
    <w:rsid w:val="4C0351CA"/>
    <w:rsid w:val="4C08D445"/>
    <w:rsid w:val="4C1C0CAC"/>
    <w:rsid w:val="4C312EA8"/>
    <w:rsid w:val="4C382CC0"/>
    <w:rsid w:val="4C38BF8A"/>
    <w:rsid w:val="4C3F7F23"/>
    <w:rsid w:val="4C40AF7E"/>
    <w:rsid w:val="4C410FBD"/>
    <w:rsid w:val="4C426D17"/>
    <w:rsid w:val="4C4A2423"/>
    <w:rsid w:val="4C58911C"/>
    <w:rsid w:val="4C5BD460"/>
    <w:rsid w:val="4C5C43B5"/>
    <w:rsid w:val="4C5C994D"/>
    <w:rsid w:val="4C608E21"/>
    <w:rsid w:val="4C69D1C8"/>
    <w:rsid w:val="4C6A2DC2"/>
    <w:rsid w:val="4C6DB670"/>
    <w:rsid w:val="4C797731"/>
    <w:rsid w:val="4C815E5C"/>
    <w:rsid w:val="4C9446B6"/>
    <w:rsid w:val="4C9AD5DC"/>
    <w:rsid w:val="4CA6233B"/>
    <w:rsid w:val="4CABA2DF"/>
    <w:rsid w:val="4CC39233"/>
    <w:rsid w:val="4CC8C99F"/>
    <w:rsid w:val="4CD75D3E"/>
    <w:rsid w:val="4CDDF185"/>
    <w:rsid w:val="4CEA2A22"/>
    <w:rsid w:val="4CEE3297"/>
    <w:rsid w:val="4CF2958E"/>
    <w:rsid w:val="4D366052"/>
    <w:rsid w:val="4D3A681E"/>
    <w:rsid w:val="4D3C533C"/>
    <w:rsid w:val="4D47826C"/>
    <w:rsid w:val="4D4BAA31"/>
    <w:rsid w:val="4D5FD6A8"/>
    <w:rsid w:val="4D815007"/>
    <w:rsid w:val="4D81AEC9"/>
    <w:rsid w:val="4D8350BD"/>
    <w:rsid w:val="4D8619F0"/>
    <w:rsid w:val="4D8D3117"/>
    <w:rsid w:val="4D8E22B6"/>
    <w:rsid w:val="4DA26BC6"/>
    <w:rsid w:val="4DA5D01A"/>
    <w:rsid w:val="4DB879C3"/>
    <w:rsid w:val="4DC9117E"/>
    <w:rsid w:val="4DCC27A9"/>
    <w:rsid w:val="4DCDC274"/>
    <w:rsid w:val="4DD321CD"/>
    <w:rsid w:val="4DD4F2D3"/>
    <w:rsid w:val="4DD53B80"/>
    <w:rsid w:val="4DF31FDB"/>
    <w:rsid w:val="4DF6B570"/>
    <w:rsid w:val="4DFF421B"/>
    <w:rsid w:val="4E22F5A1"/>
    <w:rsid w:val="4E238003"/>
    <w:rsid w:val="4E2EF25D"/>
    <w:rsid w:val="4E4F63A3"/>
    <w:rsid w:val="4E614814"/>
    <w:rsid w:val="4E6431EF"/>
    <w:rsid w:val="4E760415"/>
    <w:rsid w:val="4E76094F"/>
    <w:rsid w:val="4E8B8E0F"/>
    <w:rsid w:val="4E8E4831"/>
    <w:rsid w:val="4E9F5754"/>
    <w:rsid w:val="4EA2984F"/>
    <w:rsid w:val="4EBA036E"/>
    <w:rsid w:val="4EBB2A7B"/>
    <w:rsid w:val="4EBF5A09"/>
    <w:rsid w:val="4EC00C1D"/>
    <w:rsid w:val="4EC998E6"/>
    <w:rsid w:val="4ED75FA8"/>
    <w:rsid w:val="4EE84A42"/>
    <w:rsid w:val="4EECAF21"/>
    <w:rsid w:val="4EEE473F"/>
    <w:rsid w:val="4F01F071"/>
    <w:rsid w:val="4F034E78"/>
    <w:rsid w:val="4F13AD66"/>
    <w:rsid w:val="4F18ADD0"/>
    <w:rsid w:val="4F18DF3E"/>
    <w:rsid w:val="4F247E65"/>
    <w:rsid w:val="4F2847E7"/>
    <w:rsid w:val="4F2E2A6B"/>
    <w:rsid w:val="4F305709"/>
    <w:rsid w:val="4F4FC612"/>
    <w:rsid w:val="4F54601B"/>
    <w:rsid w:val="4F8A4346"/>
    <w:rsid w:val="4F8CBC11"/>
    <w:rsid w:val="4F8FFD13"/>
    <w:rsid w:val="4F9B9F56"/>
    <w:rsid w:val="4FA1F400"/>
    <w:rsid w:val="4FA7C0D5"/>
    <w:rsid w:val="4FA89AC9"/>
    <w:rsid w:val="4FAB85E7"/>
    <w:rsid w:val="4FB38233"/>
    <w:rsid w:val="4FC09430"/>
    <w:rsid w:val="4FC278A1"/>
    <w:rsid w:val="4FDCD435"/>
    <w:rsid w:val="4FE512FF"/>
    <w:rsid w:val="4FEF4753"/>
    <w:rsid w:val="4FF3CD6C"/>
    <w:rsid w:val="4FFBAB6C"/>
    <w:rsid w:val="50026851"/>
    <w:rsid w:val="5005509A"/>
    <w:rsid w:val="50060A60"/>
    <w:rsid w:val="5021D06D"/>
    <w:rsid w:val="5028B33B"/>
    <w:rsid w:val="504B4370"/>
    <w:rsid w:val="5056E89F"/>
    <w:rsid w:val="50590096"/>
    <w:rsid w:val="505EB034"/>
    <w:rsid w:val="506CBDA5"/>
    <w:rsid w:val="50714525"/>
    <w:rsid w:val="5074D5FA"/>
    <w:rsid w:val="507FF80C"/>
    <w:rsid w:val="50862068"/>
    <w:rsid w:val="50884DD3"/>
    <w:rsid w:val="50957652"/>
    <w:rsid w:val="509CC60C"/>
    <w:rsid w:val="509EA6FE"/>
    <w:rsid w:val="509F9ABE"/>
    <w:rsid w:val="50ADC0DA"/>
    <w:rsid w:val="50B62A96"/>
    <w:rsid w:val="50BB30FA"/>
    <w:rsid w:val="50D19483"/>
    <w:rsid w:val="50D3EAD8"/>
    <w:rsid w:val="50DF3488"/>
    <w:rsid w:val="50E535F9"/>
    <w:rsid w:val="50F65F4C"/>
    <w:rsid w:val="5102950D"/>
    <w:rsid w:val="5108D717"/>
    <w:rsid w:val="51090B86"/>
    <w:rsid w:val="51149257"/>
    <w:rsid w:val="5120351F"/>
    <w:rsid w:val="51209252"/>
    <w:rsid w:val="5122E78B"/>
    <w:rsid w:val="5127F243"/>
    <w:rsid w:val="51427A00"/>
    <w:rsid w:val="5148E906"/>
    <w:rsid w:val="515786C2"/>
    <w:rsid w:val="518166EB"/>
    <w:rsid w:val="518241D3"/>
    <w:rsid w:val="51861470"/>
    <w:rsid w:val="5197E1D9"/>
    <w:rsid w:val="51A09E8C"/>
    <w:rsid w:val="51C472FE"/>
    <w:rsid w:val="51C61ABB"/>
    <w:rsid w:val="51C8A136"/>
    <w:rsid w:val="51CBD071"/>
    <w:rsid w:val="51DCB373"/>
    <w:rsid w:val="51EB5119"/>
    <w:rsid w:val="51F1044F"/>
    <w:rsid w:val="520A1A58"/>
    <w:rsid w:val="520E02B1"/>
    <w:rsid w:val="520EA087"/>
    <w:rsid w:val="520EFF9B"/>
    <w:rsid w:val="5214BB68"/>
    <w:rsid w:val="522F85C3"/>
    <w:rsid w:val="52318DF1"/>
    <w:rsid w:val="523C7604"/>
    <w:rsid w:val="524F02A2"/>
    <w:rsid w:val="5260BC75"/>
    <w:rsid w:val="5284E121"/>
    <w:rsid w:val="528D1884"/>
    <w:rsid w:val="529039AE"/>
    <w:rsid w:val="5291F5C7"/>
    <w:rsid w:val="529D5C71"/>
    <w:rsid w:val="52A04C9E"/>
    <w:rsid w:val="52B05C2B"/>
    <w:rsid w:val="52B39544"/>
    <w:rsid w:val="52BE7525"/>
    <w:rsid w:val="52C4B2F7"/>
    <w:rsid w:val="52CF52AD"/>
    <w:rsid w:val="52D516B5"/>
    <w:rsid w:val="52F03566"/>
    <w:rsid w:val="52F5E5E4"/>
    <w:rsid w:val="52FB93BE"/>
    <w:rsid w:val="53030C11"/>
    <w:rsid w:val="53033E96"/>
    <w:rsid w:val="531015D9"/>
    <w:rsid w:val="5327291A"/>
    <w:rsid w:val="532F2265"/>
    <w:rsid w:val="53326EA4"/>
    <w:rsid w:val="533C0DBA"/>
    <w:rsid w:val="53419A6F"/>
    <w:rsid w:val="5343C876"/>
    <w:rsid w:val="53465ACD"/>
    <w:rsid w:val="535B9B17"/>
    <w:rsid w:val="535BA51D"/>
    <w:rsid w:val="535E1583"/>
    <w:rsid w:val="535E2883"/>
    <w:rsid w:val="5368A29C"/>
    <w:rsid w:val="53716C4C"/>
    <w:rsid w:val="5380DE0A"/>
    <w:rsid w:val="5383BD95"/>
    <w:rsid w:val="538FECB7"/>
    <w:rsid w:val="539E41C1"/>
    <w:rsid w:val="53A0C7B6"/>
    <w:rsid w:val="53A336CF"/>
    <w:rsid w:val="53A87235"/>
    <w:rsid w:val="53B216F7"/>
    <w:rsid w:val="53B8870F"/>
    <w:rsid w:val="53BEB560"/>
    <w:rsid w:val="53BFD07F"/>
    <w:rsid w:val="53C274F3"/>
    <w:rsid w:val="53C2891F"/>
    <w:rsid w:val="53C77201"/>
    <w:rsid w:val="53CA5DF3"/>
    <w:rsid w:val="53CB2123"/>
    <w:rsid w:val="53CE8609"/>
    <w:rsid w:val="53D88C0A"/>
    <w:rsid w:val="53DE0633"/>
    <w:rsid w:val="53DEE744"/>
    <w:rsid w:val="53ED34E0"/>
    <w:rsid w:val="53ED37A3"/>
    <w:rsid w:val="53FADC39"/>
    <w:rsid w:val="53FF6116"/>
    <w:rsid w:val="5403ED5F"/>
    <w:rsid w:val="54129D17"/>
    <w:rsid w:val="541C7232"/>
    <w:rsid w:val="542284EB"/>
    <w:rsid w:val="542A7DC4"/>
    <w:rsid w:val="542BC245"/>
    <w:rsid w:val="542F6A0E"/>
    <w:rsid w:val="5432C976"/>
    <w:rsid w:val="543D9056"/>
    <w:rsid w:val="54401C95"/>
    <w:rsid w:val="544AA935"/>
    <w:rsid w:val="5457D279"/>
    <w:rsid w:val="5458FD56"/>
    <w:rsid w:val="545E4C01"/>
    <w:rsid w:val="545E6DA3"/>
    <w:rsid w:val="545F176A"/>
    <w:rsid w:val="54722CA4"/>
    <w:rsid w:val="5486C57C"/>
    <w:rsid w:val="5488C9A4"/>
    <w:rsid w:val="549B79F0"/>
    <w:rsid w:val="54A1358A"/>
    <w:rsid w:val="54B8B530"/>
    <w:rsid w:val="54B9BC92"/>
    <w:rsid w:val="54C18B23"/>
    <w:rsid w:val="54C66DAE"/>
    <w:rsid w:val="54C7B04F"/>
    <w:rsid w:val="54CC680E"/>
    <w:rsid w:val="54D72577"/>
    <w:rsid w:val="54DCF047"/>
    <w:rsid w:val="54F58BBE"/>
    <w:rsid w:val="54F95744"/>
    <w:rsid w:val="54F95CF3"/>
    <w:rsid w:val="54FDFD46"/>
    <w:rsid w:val="5510D121"/>
    <w:rsid w:val="552BA658"/>
    <w:rsid w:val="5534E6EE"/>
    <w:rsid w:val="553C5B5B"/>
    <w:rsid w:val="55434B7D"/>
    <w:rsid w:val="5546A599"/>
    <w:rsid w:val="554ED51B"/>
    <w:rsid w:val="5552731E"/>
    <w:rsid w:val="55532900"/>
    <w:rsid w:val="5554C243"/>
    <w:rsid w:val="55559EBF"/>
    <w:rsid w:val="5557437A"/>
    <w:rsid w:val="555A334C"/>
    <w:rsid w:val="555A4025"/>
    <w:rsid w:val="555B227E"/>
    <w:rsid w:val="556C963F"/>
    <w:rsid w:val="557B9FCC"/>
    <w:rsid w:val="557BA445"/>
    <w:rsid w:val="55A15D87"/>
    <w:rsid w:val="55ABB2DD"/>
    <w:rsid w:val="55AE9608"/>
    <w:rsid w:val="55B682E2"/>
    <w:rsid w:val="55C2E36C"/>
    <w:rsid w:val="55C4D3E5"/>
    <w:rsid w:val="55C9702D"/>
    <w:rsid w:val="55F43421"/>
    <w:rsid w:val="55F73862"/>
    <w:rsid w:val="56149F05"/>
    <w:rsid w:val="561CD650"/>
    <w:rsid w:val="561D70A5"/>
    <w:rsid w:val="56218AC8"/>
    <w:rsid w:val="5621CC63"/>
    <w:rsid w:val="5629BC12"/>
    <w:rsid w:val="562C364B"/>
    <w:rsid w:val="562DE477"/>
    <w:rsid w:val="5633C150"/>
    <w:rsid w:val="56402C65"/>
    <w:rsid w:val="564A2CCF"/>
    <w:rsid w:val="56550D4E"/>
    <w:rsid w:val="5655249D"/>
    <w:rsid w:val="5666498C"/>
    <w:rsid w:val="566A4F04"/>
    <w:rsid w:val="566C44F0"/>
    <w:rsid w:val="566F00D0"/>
    <w:rsid w:val="56835970"/>
    <w:rsid w:val="5688438F"/>
    <w:rsid w:val="568A5906"/>
    <w:rsid w:val="568B4B13"/>
    <w:rsid w:val="56A0E0B1"/>
    <w:rsid w:val="56A402CA"/>
    <w:rsid w:val="56A92673"/>
    <w:rsid w:val="56B13C49"/>
    <w:rsid w:val="56B32CEF"/>
    <w:rsid w:val="56B71E53"/>
    <w:rsid w:val="56B7720E"/>
    <w:rsid w:val="56BBE1F3"/>
    <w:rsid w:val="56C0DF53"/>
    <w:rsid w:val="56C6C9A2"/>
    <w:rsid w:val="56CC8FF4"/>
    <w:rsid w:val="56CE06C6"/>
    <w:rsid w:val="56CFFBF0"/>
    <w:rsid w:val="56DA2DE8"/>
    <w:rsid w:val="56DA8D78"/>
    <w:rsid w:val="5701EFA2"/>
    <w:rsid w:val="570A6DA7"/>
    <w:rsid w:val="5717B2D6"/>
    <w:rsid w:val="571FACFA"/>
    <w:rsid w:val="5743B16A"/>
    <w:rsid w:val="57471D45"/>
    <w:rsid w:val="5751B6AD"/>
    <w:rsid w:val="57591E29"/>
    <w:rsid w:val="575ACEF7"/>
    <w:rsid w:val="576CD02D"/>
    <w:rsid w:val="5770797A"/>
    <w:rsid w:val="578D3BB4"/>
    <w:rsid w:val="578D5159"/>
    <w:rsid w:val="57977CF3"/>
    <w:rsid w:val="57A1DA64"/>
    <w:rsid w:val="57A5247E"/>
    <w:rsid w:val="57B07ACC"/>
    <w:rsid w:val="57C0D51E"/>
    <w:rsid w:val="57CC4F3F"/>
    <w:rsid w:val="57DF9280"/>
    <w:rsid w:val="57F4D391"/>
    <w:rsid w:val="5809A2E2"/>
    <w:rsid w:val="580D78BD"/>
    <w:rsid w:val="581F0EB7"/>
    <w:rsid w:val="58390E19"/>
    <w:rsid w:val="584E396C"/>
    <w:rsid w:val="5852C6BB"/>
    <w:rsid w:val="5853A015"/>
    <w:rsid w:val="58712238"/>
    <w:rsid w:val="587F2EF0"/>
    <w:rsid w:val="588089FD"/>
    <w:rsid w:val="588B00E2"/>
    <w:rsid w:val="588EED7B"/>
    <w:rsid w:val="589DFA05"/>
    <w:rsid w:val="589EB2BC"/>
    <w:rsid w:val="58AE374D"/>
    <w:rsid w:val="58B0D82F"/>
    <w:rsid w:val="58B1D2A7"/>
    <w:rsid w:val="58B6ECE3"/>
    <w:rsid w:val="58B81144"/>
    <w:rsid w:val="58C83122"/>
    <w:rsid w:val="58D0837F"/>
    <w:rsid w:val="58D2BFDD"/>
    <w:rsid w:val="58DB3A9F"/>
    <w:rsid w:val="58E583C4"/>
    <w:rsid w:val="58EAD2CB"/>
    <w:rsid w:val="58EAD521"/>
    <w:rsid w:val="58EFCB02"/>
    <w:rsid w:val="58F1E706"/>
    <w:rsid w:val="59001E2C"/>
    <w:rsid w:val="5904B556"/>
    <w:rsid w:val="590EA566"/>
    <w:rsid w:val="5910773B"/>
    <w:rsid w:val="5911DDBD"/>
    <w:rsid w:val="592D75B9"/>
    <w:rsid w:val="592E7758"/>
    <w:rsid w:val="5937DF41"/>
    <w:rsid w:val="595D6765"/>
    <w:rsid w:val="597A3187"/>
    <w:rsid w:val="597F1EA0"/>
    <w:rsid w:val="59843A26"/>
    <w:rsid w:val="59A58E54"/>
    <w:rsid w:val="59A88081"/>
    <w:rsid w:val="59BA68E1"/>
    <w:rsid w:val="59BB59AF"/>
    <w:rsid w:val="59BF1CB2"/>
    <w:rsid w:val="59C98466"/>
    <w:rsid w:val="59D3F394"/>
    <w:rsid w:val="59D5188F"/>
    <w:rsid w:val="59D800C8"/>
    <w:rsid w:val="59D86B48"/>
    <w:rsid w:val="59DF1287"/>
    <w:rsid w:val="59E186D9"/>
    <w:rsid w:val="59E86296"/>
    <w:rsid w:val="59EB9EF8"/>
    <w:rsid w:val="59EE33CC"/>
    <w:rsid w:val="59F76BD3"/>
    <w:rsid w:val="59FEB8E6"/>
    <w:rsid w:val="59FFAD99"/>
    <w:rsid w:val="5A040176"/>
    <w:rsid w:val="5A0B1ADB"/>
    <w:rsid w:val="5A13B794"/>
    <w:rsid w:val="5A1BA693"/>
    <w:rsid w:val="5A222D16"/>
    <w:rsid w:val="5A231BA8"/>
    <w:rsid w:val="5A2803B4"/>
    <w:rsid w:val="5A2C178B"/>
    <w:rsid w:val="5A32669C"/>
    <w:rsid w:val="5A401A4D"/>
    <w:rsid w:val="5A4189F4"/>
    <w:rsid w:val="5A4A4EE8"/>
    <w:rsid w:val="5A55CDFD"/>
    <w:rsid w:val="5A5F2D0C"/>
    <w:rsid w:val="5A7578DD"/>
    <w:rsid w:val="5A75A5E6"/>
    <w:rsid w:val="5A8116D5"/>
    <w:rsid w:val="5A8C9F72"/>
    <w:rsid w:val="5A9E0A2F"/>
    <w:rsid w:val="5AA4C5C8"/>
    <w:rsid w:val="5AA6105E"/>
    <w:rsid w:val="5AAA7B17"/>
    <w:rsid w:val="5AAF0BD4"/>
    <w:rsid w:val="5AAF7764"/>
    <w:rsid w:val="5AB8C191"/>
    <w:rsid w:val="5AC2AEDF"/>
    <w:rsid w:val="5ACA202B"/>
    <w:rsid w:val="5ACDF3B6"/>
    <w:rsid w:val="5AD0BF08"/>
    <w:rsid w:val="5AD366D4"/>
    <w:rsid w:val="5AE13537"/>
    <w:rsid w:val="5AE63787"/>
    <w:rsid w:val="5AEA84EC"/>
    <w:rsid w:val="5AEC814F"/>
    <w:rsid w:val="5AFE2D0C"/>
    <w:rsid w:val="5B042D37"/>
    <w:rsid w:val="5B056DDB"/>
    <w:rsid w:val="5B062CA9"/>
    <w:rsid w:val="5B06D792"/>
    <w:rsid w:val="5B07AD0F"/>
    <w:rsid w:val="5B37297A"/>
    <w:rsid w:val="5B408E72"/>
    <w:rsid w:val="5B4DD23D"/>
    <w:rsid w:val="5B4E147A"/>
    <w:rsid w:val="5B5087B4"/>
    <w:rsid w:val="5B5A184F"/>
    <w:rsid w:val="5B6A66C2"/>
    <w:rsid w:val="5B6FE738"/>
    <w:rsid w:val="5B73FD04"/>
    <w:rsid w:val="5B74BB5B"/>
    <w:rsid w:val="5B768AB1"/>
    <w:rsid w:val="5B7A8D53"/>
    <w:rsid w:val="5B8ABC00"/>
    <w:rsid w:val="5BAEFFE7"/>
    <w:rsid w:val="5BC3EA10"/>
    <w:rsid w:val="5BC435B9"/>
    <w:rsid w:val="5BC54FF1"/>
    <w:rsid w:val="5BE2B528"/>
    <w:rsid w:val="5BE4E8CD"/>
    <w:rsid w:val="5BE64D86"/>
    <w:rsid w:val="5BE8BD42"/>
    <w:rsid w:val="5BEA4A34"/>
    <w:rsid w:val="5BF3914F"/>
    <w:rsid w:val="5BFBFD01"/>
    <w:rsid w:val="5C041C9B"/>
    <w:rsid w:val="5C079743"/>
    <w:rsid w:val="5C117A4B"/>
    <w:rsid w:val="5C17A045"/>
    <w:rsid w:val="5C1F359F"/>
    <w:rsid w:val="5C2CAAC5"/>
    <w:rsid w:val="5C3132A3"/>
    <w:rsid w:val="5C3214C0"/>
    <w:rsid w:val="5C3A89E8"/>
    <w:rsid w:val="5C413D7D"/>
    <w:rsid w:val="5C42C3D9"/>
    <w:rsid w:val="5C467E2A"/>
    <w:rsid w:val="5C489B36"/>
    <w:rsid w:val="5C4B6A50"/>
    <w:rsid w:val="5C570A8A"/>
    <w:rsid w:val="5C5AC93B"/>
    <w:rsid w:val="5C5EC215"/>
    <w:rsid w:val="5C908A7C"/>
    <w:rsid w:val="5C9539BC"/>
    <w:rsid w:val="5CAA3C01"/>
    <w:rsid w:val="5CB6E7FC"/>
    <w:rsid w:val="5CC9FA25"/>
    <w:rsid w:val="5CD58CE8"/>
    <w:rsid w:val="5CDCD12B"/>
    <w:rsid w:val="5CE07A04"/>
    <w:rsid w:val="5CE0F497"/>
    <w:rsid w:val="5CE39811"/>
    <w:rsid w:val="5CE885AE"/>
    <w:rsid w:val="5CF0F2E5"/>
    <w:rsid w:val="5D00BC3F"/>
    <w:rsid w:val="5D0F3029"/>
    <w:rsid w:val="5D18EB61"/>
    <w:rsid w:val="5D1C4C8D"/>
    <w:rsid w:val="5D266B78"/>
    <w:rsid w:val="5D2A1070"/>
    <w:rsid w:val="5D2D0F2A"/>
    <w:rsid w:val="5D3306F3"/>
    <w:rsid w:val="5D345E59"/>
    <w:rsid w:val="5D36EE8C"/>
    <w:rsid w:val="5D4D2428"/>
    <w:rsid w:val="5D5DBE59"/>
    <w:rsid w:val="5D6F8953"/>
    <w:rsid w:val="5D89D86A"/>
    <w:rsid w:val="5D91A60C"/>
    <w:rsid w:val="5D94B23F"/>
    <w:rsid w:val="5D98EB1E"/>
    <w:rsid w:val="5DA230B5"/>
    <w:rsid w:val="5DB04F7A"/>
    <w:rsid w:val="5DB623F4"/>
    <w:rsid w:val="5DB9E4F5"/>
    <w:rsid w:val="5DC6E4BF"/>
    <w:rsid w:val="5DCE8014"/>
    <w:rsid w:val="5DD0F9F7"/>
    <w:rsid w:val="5DD54954"/>
    <w:rsid w:val="5DE613F1"/>
    <w:rsid w:val="5DE9CB77"/>
    <w:rsid w:val="5DE9E4A8"/>
    <w:rsid w:val="5DEBF2C6"/>
    <w:rsid w:val="5DF5CD9B"/>
    <w:rsid w:val="5DFD03A0"/>
    <w:rsid w:val="5E29E043"/>
    <w:rsid w:val="5E2EE4A2"/>
    <w:rsid w:val="5E33DE21"/>
    <w:rsid w:val="5E5745F2"/>
    <w:rsid w:val="5E57784E"/>
    <w:rsid w:val="5E71964F"/>
    <w:rsid w:val="5E71F25F"/>
    <w:rsid w:val="5E7C97A3"/>
    <w:rsid w:val="5E80B6E7"/>
    <w:rsid w:val="5E83DCF0"/>
    <w:rsid w:val="5E898D53"/>
    <w:rsid w:val="5E902CBB"/>
    <w:rsid w:val="5E980194"/>
    <w:rsid w:val="5EA56648"/>
    <w:rsid w:val="5EA6622F"/>
    <w:rsid w:val="5EAED289"/>
    <w:rsid w:val="5EB2CDF9"/>
    <w:rsid w:val="5EB4D3E8"/>
    <w:rsid w:val="5EBEC747"/>
    <w:rsid w:val="5ED3DFC9"/>
    <w:rsid w:val="5ED88E46"/>
    <w:rsid w:val="5F12F4DA"/>
    <w:rsid w:val="5F234C5B"/>
    <w:rsid w:val="5F2C04F1"/>
    <w:rsid w:val="5F49363D"/>
    <w:rsid w:val="5F4F2F29"/>
    <w:rsid w:val="5F50FDC8"/>
    <w:rsid w:val="5F605402"/>
    <w:rsid w:val="5F6DBC1A"/>
    <w:rsid w:val="5F766382"/>
    <w:rsid w:val="5F81DBAF"/>
    <w:rsid w:val="5F86BC8D"/>
    <w:rsid w:val="5F889E78"/>
    <w:rsid w:val="5F8D728D"/>
    <w:rsid w:val="5F9C8224"/>
    <w:rsid w:val="5FA0C420"/>
    <w:rsid w:val="5FACCB8F"/>
    <w:rsid w:val="5FBD4B49"/>
    <w:rsid w:val="5FBEE6AD"/>
    <w:rsid w:val="5FC7BFB5"/>
    <w:rsid w:val="5FCDC37D"/>
    <w:rsid w:val="5FD8E674"/>
    <w:rsid w:val="5FD94130"/>
    <w:rsid w:val="5FE09F65"/>
    <w:rsid w:val="5FE48E7D"/>
    <w:rsid w:val="5FE51112"/>
    <w:rsid w:val="5FE9D8C3"/>
    <w:rsid w:val="600A701F"/>
    <w:rsid w:val="600AB840"/>
    <w:rsid w:val="600D328D"/>
    <w:rsid w:val="60121E08"/>
    <w:rsid w:val="6015FE77"/>
    <w:rsid w:val="6017A346"/>
    <w:rsid w:val="601FF003"/>
    <w:rsid w:val="602540BD"/>
    <w:rsid w:val="602F10CA"/>
    <w:rsid w:val="6032C111"/>
    <w:rsid w:val="60340CB0"/>
    <w:rsid w:val="60421EE7"/>
    <w:rsid w:val="6065BD34"/>
    <w:rsid w:val="6074EB1E"/>
    <w:rsid w:val="6080B510"/>
    <w:rsid w:val="60861C03"/>
    <w:rsid w:val="609C7382"/>
    <w:rsid w:val="60A44263"/>
    <w:rsid w:val="60A713E4"/>
    <w:rsid w:val="60AD5B25"/>
    <w:rsid w:val="60AEA2F4"/>
    <w:rsid w:val="60C4AE84"/>
    <w:rsid w:val="60C56E96"/>
    <w:rsid w:val="60C9817F"/>
    <w:rsid w:val="60D40861"/>
    <w:rsid w:val="60D866F1"/>
    <w:rsid w:val="60ECE1D5"/>
    <w:rsid w:val="610DBB0B"/>
    <w:rsid w:val="6121B162"/>
    <w:rsid w:val="6125538A"/>
    <w:rsid w:val="612807C6"/>
    <w:rsid w:val="61300F46"/>
    <w:rsid w:val="6130A9ED"/>
    <w:rsid w:val="61321FD6"/>
    <w:rsid w:val="6136E3ED"/>
    <w:rsid w:val="613B7151"/>
    <w:rsid w:val="613C78D6"/>
    <w:rsid w:val="61411921"/>
    <w:rsid w:val="6144B317"/>
    <w:rsid w:val="61620B44"/>
    <w:rsid w:val="61641710"/>
    <w:rsid w:val="6168B2E8"/>
    <w:rsid w:val="617BA8D7"/>
    <w:rsid w:val="618BA374"/>
    <w:rsid w:val="618CDFB9"/>
    <w:rsid w:val="6191D238"/>
    <w:rsid w:val="6191D7A4"/>
    <w:rsid w:val="61940404"/>
    <w:rsid w:val="619924F6"/>
    <w:rsid w:val="619DF4F3"/>
    <w:rsid w:val="61C50CF9"/>
    <w:rsid w:val="61C583C9"/>
    <w:rsid w:val="61C84D94"/>
    <w:rsid w:val="61C9FC6C"/>
    <w:rsid w:val="61CD388C"/>
    <w:rsid w:val="61DF69BA"/>
    <w:rsid w:val="61E0CB09"/>
    <w:rsid w:val="61F30754"/>
    <w:rsid w:val="61F5351D"/>
    <w:rsid w:val="61F89DA4"/>
    <w:rsid w:val="620D2CC0"/>
    <w:rsid w:val="620F683B"/>
    <w:rsid w:val="621BE6C0"/>
    <w:rsid w:val="62230281"/>
    <w:rsid w:val="62234BFE"/>
    <w:rsid w:val="62248ABD"/>
    <w:rsid w:val="622C7E0E"/>
    <w:rsid w:val="62331BE4"/>
    <w:rsid w:val="6233496C"/>
    <w:rsid w:val="6233C43C"/>
    <w:rsid w:val="6236FC55"/>
    <w:rsid w:val="62384CAD"/>
    <w:rsid w:val="623992C3"/>
    <w:rsid w:val="623C8653"/>
    <w:rsid w:val="6241B16A"/>
    <w:rsid w:val="6245A8F3"/>
    <w:rsid w:val="624ED814"/>
    <w:rsid w:val="6257D535"/>
    <w:rsid w:val="625A3892"/>
    <w:rsid w:val="626C8570"/>
    <w:rsid w:val="6274B7AF"/>
    <w:rsid w:val="627E4201"/>
    <w:rsid w:val="62862E5E"/>
    <w:rsid w:val="62A8AFAE"/>
    <w:rsid w:val="62ACB72A"/>
    <w:rsid w:val="62B79A33"/>
    <w:rsid w:val="62B95CE7"/>
    <w:rsid w:val="62C7092F"/>
    <w:rsid w:val="62D6C07C"/>
    <w:rsid w:val="62D7CEF4"/>
    <w:rsid w:val="62D7FCA4"/>
    <w:rsid w:val="62E0E390"/>
    <w:rsid w:val="6300FD4E"/>
    <w:rsid w:val="630CF446"/>
    <w:rsid w:val="63102D26"/>
    <w:rsid w:val="6316F09E"/>
    <w:rsid w:val="63270D8B"/>
    <w:rsid w:val="6328D2B5"/>
    <w:rsid w:val="63331FE3"/>
    <w:rsid w:val="6338A4B6"/>
    <w:rsid w:val="63395246"/>
    <w:rsid w:val="63475668"/>
    <w:rsid w:val="6347FD8E"/>
    <w:rsid w:val="6356724E"/>
    <w:rsid w:val="636113C9"/>
    <w:rsid w:val="6361813C"/>
    <w:rsid w:val="6363E17B"/>
    <w:rsid w:val="636709EE"/>
    <w:rsid w:val="6370E002"/>
    <w:rsid w:val="637421DD"/>
    <w:rsid w:val="6374631D"/>
    <w:rsid w:val="63897B23"/>
    <w:rsid w:val="638D1906"/>
    <w:rsid w:val="63926C8C"/>
    <w:rsid w:val="6396808E"/>
    <w:rsid w:val="6399FAAA"/>
    <w:rsid w:val="639C126B"/>
    <w:rsid w:val="63A3D68D"/>
    <w:rsid w:val="63A88CB4"/>
    <w:rsid w:val="63A9E403"/>
    <w:rsid w:val="63B5618E"/>
    <w:rsid w:val="63BDA828"/>
    <w:rsid w:val="63C0250B"/>
    <w:rsid w:val="63C37A7D"/>
    <w:rsid w:val="63DD5E4B"/>
    <w:rsid w:val="63E1FB20"/>
    <w:rsid w:val="63EB7CD0"/>
    <w:rsid w:val="63F1B95A"/>
    <w:rsid w:val="63FEF3B7"/>
    <w:rsid w:val="64035672"/>
    <w:rsid w:val="641176E2"/>
    <w:rsid w:val="64162E56"/>
    <w:rsid w:val="642A803B"/>
    <w:rsid w:val="6441578E"/>
    <w:rsid w:val="64462FDF"/>
    <w:rsid w:val="644CEC63"/>
    <w:rsid w:val="6457E454"/>
    <w:rsid w:val="645CC83C"/>
    <w:rsid w:val="6464DFBF"/>
    <w:rsid w:val="646903DB"/>
    <w:rsid w:val="647B3385"/>
    <w:rsid w:val="647B8F2B"/>
    <w:rsid w:val="64867B8D"/>
    <w:rsid w:val="64932EB7"/>
    <w:rsid w:val="64963911"/>
    <w:rsid w:val="64991786"/>
    <w:rsid w:val="649CC7A1"/>
    <w:rsid w:val="649D8E32"/>
    <w:rsid w:val="64A3B79B"/>
    <w:rsid w:val="64A3F649"/>
    <w:rsid w:val="64ACBFED"/>
    <w:rsid w:val="64BD54A1"/>
    <w:rsid w:val="64C0565A"/>
    <w:rsid w:val="64C2CE69"/>
    <w:rsid w:val="64CA1911"/>
    <w:rsid w:val="64D15496"/>
    <w:rsid w:val="64E1BC67"/>
    <w:rsid w:val="64E36724"/>
    <w:rsid w:val="64EA8432"/>
    <w:rsid w:val="64EEFE5E"/>
    <w:rsid w:val="64F4A74C"/>
    <w:rsid w:val="6518E3CF"/>
    <w:rsid w:val="651C2502"/>
    <w:rsid w:val="653A7157"/>
    <w:rsid w:val="653AAEA8"/>
    <w:rsid w:val="653FE071"/>
    <w:rsid w:val="654C8120"/>
    <w:rsid w:val="654F4901"/>
    <w:rsid w:val="6551B405"/>
    <w:rsid w:val="655401CB"/>
    <w:rsid w:val="6558A673"/>
    <w:rsid w:val="656CC291"/>
    <w:rsid w:val="657B35B8"/>
    <w:rsid w:val="6586B0EC"/>
    <w:rsid w:val="658E02D5"/>
    <w:rsid w:val="6597138E"/>
    <w:rsid w:val="65978310"/>
    <w:rsid w:val="65A646C9"/>
    <w:rsid w:val="65ACEC64"/>
    <w:rsid w:val="65B3483E"/>
    <w:rsid w:val="65C79B95"/>
    <w:rsid w:val="65CA80F8"/>
    <w:rsid w:val="65CB82D8"/>
    <w:rsid w:val="65D02A60"/>
    <w:rsid w:val="65D68397"/>
    <w:rsid w:val="65DC346E"/>
    <w:rsid w:val="65EB3385"/>
    <w:rsid w:val="65F62501"/>
    <w:rsid w:val="65FACCE4"/>
    <w:rsid w:val="65FB88D7"/>
    <w:rsid w:val="6602BABE"/>
    <w:rsid w:val="66096535"/>
    <w:rsid w:val="6626517E"/>
    <w:rsid w:val="662A22C6"/>
    <w:rsid w:val="662A2D04"/>
    <w:rsid w:val="662A565D"/>
    <w:rsid w:val="665CB86B"/>
    <w:rsid w:val="665F8C5E"/>
    <w:rsid w:val="6661273C"/>
    <w:rsid w:val="6668194B"/>
    <w:rsid w:val="666A8CD6"/>
    <w:rsid w:val="666C5E60"/>
    <w:rsid w:val="66799017"/>
    <w:rsid w:val="667D5360"/>
    <w:rsid w:val="668D8EF2"/>
    <w:rsid w:val="66A5AE35"/>
    <w:rsid w:val="66B2AFC2"/>
    <w:rsid w:val="66C64611"/>
    <w:rsid w:val="66CD5813"/>
    <w:rsid w:val="66D82891"/>
    <w:rsid w:val="66EFC377"/>
    <w:rsid w:val="66FD595F"/>
    <w:rsid w:val="6716A7A7"/>
    <w:rsid w:val="6731F54C"/>
    <w:rsid w:val="673F1BA7"/>
    <w:rsid w:val="6765B0C5"/>
    <w:rsid w:val="677E96F0"/>
    <w:rsid w:val="6781687C"/>
    <w:rsid w:val="678B1419"/>
    <w:rsid w:val="6790F66C"/>
    <w:rsid w:val="67946FB0"/>
    <w:rsid w:val="6794ADAF"/>
    <w:rsid w:val="67A0A524"/>
    <w:rsid w:val="67A76AB7"/>
    <w:rsid w:val="67A92C07"/>
    <w:rsid w:val="67A92C8D"/>
    <w:rsid w:val="67AA1DAD"/>
    <w:rsid w:val="67B76324"/>
    <w:rsid w:val="67B7B019"/>
    <w:rsid w:val="67BC629F"/>
    <w:rsid w:val="67BFD88C"/>
    <w:rsid w:val="67CCE95A"/>
    <w:rsid w:val="67DDED44"/>
    <w:rsid w:val="67DF1563"/>
    <w:rsid w:val="67F2E9A1"/>
    <w:rsid w:val="67F61538"/>
    <w:rsid w:val="67F64A0A"/>
    <w:rsid w:val="67F74E8F"/>
    <w:rsid w:val="67F7FF6C"/>
    <w:rsid w:val="680701B8"/>
    <w:rsid w:val="68070E14"/>
    <w:rsid w:val="681F9FCC"/>
    <w:rsid w:val="6822F292"/>
    <w:rsid w:val="68242F1C"/>
    <w:rsid w:val="682AF154"/>
    <w:rsid w:val="6832733B"/>
    <w:rsid w:val="6846C092"/>
    <w:rsid w:val="684FD0E1"/>
    <w:rsid w:val="68540BEF"/>
    <w:rsid w:val="68622C0A"/>
    <w:rsid w:val="686573D7"/>
    <w:rsid w:val="686EF57F"/>
    <w:rsid w:val="687263BC"/>
    <w:rsid w:val="688D3A1C"/>
    <w:rsid w:val="688D9AB4"/>
    <w:rsid w:val="68983392"/>
    <w:rsid w:val="68A1D714"/>
    <w:rsid w:val="68A7D162"/>
    <w:rsid w:val="68AE23EC"/>
    <w:rsid w:val="68BEE910"/>
    <w:rsid w:val="68CED794"/>
    <w:rsid w:val="68CEF6B2"/>
    <w:rsid w:val="68CFE41D"/>
    <w:rsid w:val="68D01C5A"/>
    <w:rsid w:val="68D2DB1B"/>
    <w:rsid w:val="68E88094"/>
    <w:rsid w:val="68EA8E4B"/>
    <w:rsid w:val="68EC2198"/>
    <w:rsid w:val="68F2AC5B"/>
    <w:rsid w:val="68F32649"/>
    <w:rsid w:val="68F5C60D"/>
    <w:rsid w:val="68F60788"/>
    <w:rsid w:val="69024569"/>
    <w:rsid w:val="6903CAE3"/>
    <w:rsid w:val="6905A4B6"/>
    <w:rsid w:val="690F5B0A"/>
    <w:rsid w:val="691167AE"/>
    <w:rsid w:val="6923125E"/>
    <w:rsid w:val="69347B8B"/>
    <w:rsid w:val="693AC979"/>
    <w:rsid w:val="69458F3D"/>
    <w:rsid w:val="694DD2B0"/>
    <w:rsid w:val="6970418A"/>
    <w:rsid w:val="69735667"/>
    <w:rsid w:val="6974A650"/>
    <w:rsid w:val="697A1B3A"/>
    <w:rsid w:val="69807412"/>
    <w:rsid w:val="6989E654"/>
    <w:rsid w:val="698F1599"/>
    <w:rsid w:val="699438ED"/>
    <w:rsid w:val="69AA0D37"/>
    <w:rsid w:val="69AC75B6"/>
    <w:rsid w:val="69AC83BE"/>
    <w:rsid w:val="69B44229"/>
    <w:rsid w:val="69BB4A78"/>
    <w:rsid w:val="69BD3389"/>
    <w:rsid w:val="69C71681"/>
    <w:rsid w:val="69CA7324"/>
    <w:rsid w:val="69E2E5B3"/>
    <w:rsid w:val="69E78335"/>
    <w:rsid w:val="69EDE4C0"/>
    <w:rsid w:val="6A12537A"/>
    <w:rsid w:val="6A168F23"/>
    <w:rsid w:val="6A1B9424"/>
    <w:rsid w:val="6A27850A"/>
    <w:rsid w:val="6A387B27"/>
    <w:rsid w:val="6A3D4078"/>
    <w:rsid w:val="6A53C6B2"/>
    <w:rsid w:val="6A59798C"/>
    <w:rsid w:val="6A5B1807"/>
    <w:rsid w:val="6A623EB4"/>
    <w:rsid w:val="6A6498D9"/>
    <w:rsid w:val="6A65BD9E"/>
    <w:rsid w:val="6A7C9DE3"/>
    <w:rsid w:val="6A7E3E6A"/>
    <w:rsid w:val="6A90E3F3"/>
    <w:rsid w:val="6A98884A"/>
    <w:rsid w:val="6AAF2918"/>
    <w:rsid w:val="6AB288FD"/>
    <w:rsid w:val="6AB39D3A"/>
    <w:rsid w:val="6ABA74F0"/>
    <w:rsid w:val="6AC31795"/>
    <w:rsid w:val="6AC8D210"/>
    <w:rsid w:val="6AC9498B"/>
    <w:rsid w:val="6AD08102"/>
    <w:rsid w:val="6AD2A11D"/>
    <w:rsid w:val="6ADABE6B"/>
    <w:rsid w:val="6ADB3EFB"/>
    <w:rsid w:val="6AFF67CD"/>
    <w:rsid w:val="6AFF8BB4"/>
    <w:rsid w:val="6B050091"/>
    <w:rsid w:val="6B1C2DD8"/>
    <w:rsid w:val="6B20B35D"/>
    <w:rsid w:val="6B22576A"/>
    <w:rsid w:val="6B258711"/>
    <w:rsid w:val="6B3AB9F3"/>
    <w:rsid w:val="6B3AF4AC"/>
    <w:rsid w:val="6B4ACC0A"/>
    <w:rsid w:val="6B4CA678"/>
    <w:rsid w:val="6B514D70"/>
    <w:rsid w:val="6B5494DB"/>
    <w:rsid w:val="6B551FD4"/>
    <w:rsid w:val="6B7435CA"/>
    <w:rsid w:val="6B78EAF9"/>
    <w:rsid w:val="6B87BF13"/>
    <w:rsid w:val="6B99243A"/>
    <w:rsid w:val="6BA216CE"/>
    <w:rsid w:val="6BA856E5"/>
    <w:rsid w:val="6BAC440D"/>
    <w:rsid w:val="6BB55B23"/>
    <w:rsid w:val="6BB9832D"/>
    <w:rsid w:val="6BC17F53"/>
    <w:rsid w:val="6BCD1A54"/>
    <w:rsid w:val="6BCF1D63"/>
    <w:rsid w:val="6BD98A98"/>
    <w:rsid w:val="6BDEBEBA"/>
    <w:rsid w:val="6BE3B834"/>
    <w:rsid w:val="6BE3E1A9"/>
    <w:rsid w:val="6BEDACB0"/>
    <w:rsid w:val="6BF95357"/>
    <w:rsid w:val="6C05344A"/>
    <w:rsid w:val="6C0A78A6"/>
    <w:rsid w:val="6C1BB775"/>
    <w:rsid w:val="6C2DBF35"/>
    <w:rsid w:val="6C4BE6A7"/>
    <w:rsid w:val="6C4FF4FB"/>
    <w:rsid w:val="6C5D647C"/>
    <w:rsid w:val="6C6FBC03"/>
    <w:rsid w:val="6C6FF918"/>
    <w:rsid w:val="6C789233"/>
    <w:rsid w:val="6C7A29A3"/>
    <w:rsid w:val="6C7E373C"/>
    <w:rsid w:val="6C8022E0"/>
    <w:rsid w:val="6C83967E"/>
    <w:rsid w:val="6C8F66F1"/>
    <w:rsid w:val="6C923BF2"/>
    <w:rsid w:val="6C98DE37"/>
    <w:rsid w:val="6C9F17BA"/>
    <w:rsid w:val="6CAB3DCB"/>
    <w:rsid w:val="6CB125BA"/>
    <w:rsid w:val="6CB1896B"/>
    <w:rsid w:val="6CBB52F6"/>
    <w:rsid w:val="6CDEEEC3"/>
    <w:rsid w:val="6CE0A19A"/>
    <w:rsid w:val="6CE1C0AC"/>
    <w:rsid w:val="6CF01E9E"/>
    <w:rsid w:val="6CF0C692"/>
    <w:rsid w:val="6CF635E2"/>
    <w:rsid w:val="6CF8433F"/>
    <w:rsid w:val="6CFF31BA"/>
    <w:rsid w:val="6D045EAB"/>
    <w:rsid w:val="6D1084A2"/>
    <w:rsid w:val="6D195481"/>
    <w:rsid w:val="6D2B83FC"/>
    <w:rsid w:val="6D2EF18B"/>
    <w:rsid w:val="6D4161F1"/>
    <w:rsid w:val="6D484A10"/>
    <w:rsid w:val="6D4A6980"/>
    <w:rsid w:val="6D4C7052"/>
    <w:rsid w:val="6D5840EB"/>
    <w:rsid w:val="6D58AAF0"/>
    <w:rsid w:val="6D5B8E94"/>
    <w:rsid w:val="6D77622E"/>
    <w:rsid w:val="6D8E8330"/>
    <w:rsid w:val="6D9A94AB"/>
    <w:rsid w:val="6D9CC326"/>
    <w:rsid w:val="6D9E4346"/>
    <w:rsid w:val="6DAB0E75"/>
    <w:rsid w:val="6DE37157"/>
    <w:rsid w:val="6DE43FA9"/>
    <w:rsid w:val="6DE8F0E5"/>
    <w:rsid w:val="6DFDE68A"/>
    <w:rsid w:val="6E09EA74"/>
    <w:rsid w:val="6E30A5CD"/>
    <w:rsid w:val="6E43DBAB"/>
    <w:rsid w:val="6E46732F"/>
    <w:rsid w:val="6E488003"/>
    <w:rsid w:val="6E561A42"/>
    <w:rsid w:val="6E78B1EF"/>
    <w:rsid w:val="6E806504"/>
    <w:rsid w:val="6E8373DC"/>
    <w:rsid w:val="6E8818CB"/>
    <w:rsid w:val="6E8DE3A6"/>
    <w:rsid w:val="6E9058C0"/>
    <w:rsid w:val="6E9EF443"/>
    <w:rsid w:val="6EAD9B5F"/>
    <w:rsid w:val="6EAE366E"/>
    <w:rsid w:val="6EB0B25A"/>
    <w:rsid w:val="6EB14694"/>
    <w:rsid w:val="6EB6A1BE"/>
    <w:rsid w:val="6EC7C27C"/>
    <w:rsid w:val="6ED31848"/>
    <w:rsid w:val="6ED598A3"/>
    <w:rsid w:val="6ED6D434"/>
    <w:rsid w:val="6ED83F93"/>
    <w:rsid w:val="6EE3B022"/>
    <w:rsid w:val="6EE95E33"/>
    <w:rsid w:val="6EEDC1D8"/>
    <w:rsid w:val="6EF2F15C"/>
    <w:rsid w:val="6F03958A"/>
    <w:rsid w:val="6F07A7AB"/>
    <w:rsid w:val="6F0D657E"/>
    <w:rsid w:val="6F21C1F9"/>
    <w:rsid w:val="6F2C7945"/>
    <w:rsid w:val="6F371701"/>
    <w:rsid w:val="6F432215"/>
    <w:rsid w:val="6F5C2E4C"/>
    <w:rsid w:val="6F63D187"/>
    <w:rsid w:val="6F6552DF"/>
    <w:rsid w:val="6F665BDF"/>
    <w:rsid w:val="6F6BB8B4"/>
    <w:rsid w:val="6F6DD304"/>
    <w:rsid w:val="6F81D3EC"/>
    <w:rsid w:val="6FA5A655"/>
    <w:rsid w:val="6FC25B31"/>
    <w:rsid w:val="6FC99706"/>
    <w:rsid w:val="70033902"/>
    <w:rsid w:val="700B5543"/>
    <w:rsid w:val="700FDCBD"/>
    <w:rsid w:val="7013EA59"/>
    <w:rsid w:val="701C06DA"/>
    <w:rsid w:val="70205A88"/>
    <w:rsid w:val="7020F6C5"/>
    <w:rsid w:val="7022F47C"/>
    <w:rsid w:val="702F1E74"/>
    <w:rsid w:val="70654D95"/>
    <w:rsid w:val="706B300A"/>
    <w:rsid w:val="7074C7EC"/>
    <w:rsid w:val="707B638D"/>
    <w:rsid w:val="7086926B"/>
    <w:rsid w:val="7092D093"/>
    <w:rsid w:val="70937082"/>
    <w:rsid w:val="70D9CC8E"/>
    <w:rsid w:val="70EF4D30"/>
    <w:rsid w:val="70F35394"/>
    <w:rsid w:val="70F3E1BF"/>
    <w:rsid w:val="70F4BA5C"/>
    <w:rsid w:val="70FA256D"/>
    <w:rsid w:val="70FB1A45"/>
    <w:rsid w:val="7100EEDE"/>
    <w:rsid w:val="710F4B26"/>
    <w:rsid w:val="71193720"/>
    <w:rsid w:val="712305BA"/>
    <w:rsid w:val="712730AC"/>
    <w:rsid w:val="71298463"/>
    <w:rsid w:val="7134F48C"/>
    <w:rsid w:val="713DB112"/>
    <w:rsid w:val="71441642"/>
    <w:rsid w:val="7155068A"/>
    <w:rsid w:val="715747DF"/>
    <w:rsid w:val="7158CBC6"/>
    <w:rsid w:val="71697E0D"/>
    <w:rsid w:val="716E72D2"/>
    <w:rsid w:val="716EF4C4"/>
    <w:rsid w:val="7186AEC9"/>
    <w:rsid w:val="71962381"/>
    <w:rsid w:val="71AEF931"/>
    <w:rsid w:val="71B58DCA"/>
    <w:rsid w:val="71BD4558"/>
    <w:rsid w:val="71C4C7D2"/>
    <w:rsid w:val="71C92D6C"/>
    <w:rsid w:val="71D5B66E"/>
    <w:rsid w:val="71D86901"/>
    <w:rsid w:val="71EA967A"/>
    <w:rsid w:val="71EF3DA5"/>
    <w:rsid w:val="71F34ABC"/>
    <w:rsid w:val="71F3CAA0"/>
    <w:rsid w:val="71F9A3D6"/>
    <w:rsid w:val="720053E3"/>
    <w:rsid w:val="7202EC1C"/>
    <w:rsid w:val="72047AA0"/>
    <w:rsid w:val="7206C953"/>
    <w:rsid w:val="7215EFDB"/>
    <w:rsid w:val="721D02FD"/>
    <w:rsid w:val="7227C78F"/>
    <w:rsid w:val="723E5F09"/>
    <w:rsid w:val="7245978F"/>
    <w:rsid w:val="72463FD2"/>
    <w:rsid w:val="724B34B1"/>
    <w:rsid w:val="724CC73C"/>
    <w:rsid w:val="724D5FA9"/>
    <w:rsid w:val="725D7A92"/>
    <w:rsid w:val="72868280"/>
    <w:rsid w:val="728AFAC9"/>
    <w:rsid w:val="728FA289"/>
    <w:rsid w:val="72A393B1"/>
    <w:rsid w:val="72A6CE40"/>
    <w:rsid w:val="72B5E2DD"/>
    <w:rsid w:val="72B8C105"/>
    <w:rsid w:val="72B915DC"/>
    <w:rsid w:val="72DF894A"/>
    <w:rsid w:val="72E73776"/>
    <w:rsid w:val="72F792FB"/>
    <w:rsid w:val="7300DB75"/>
    <w:rsid w:val="7302A8C7"/>
    <w:rsid w:val="73213E0D"/>
    <w:rsid w:val="7328FB4E"/>
    <w:rsid w:val="73317EC2"/>
    <w:rsid w:val="73460787"/>
    <w:rsid w:val="73535E39"/>
    <w:rsid w:val="735D5917"/>
    <w:rsid w:val="73726A10"/>
    <w:rsid w:val="737ED738"/>
    <w:rsid w:val="7386EC48"/>
    <w:rsid w:val="7393B333"/>
    <w:rsid w:val="73983204"/>
    <w:rsid w:val="739C1950"/>
    <w:rsid w:val="739D3A68"/>
    <w:rsid w:val="73B75D7C"/>
    <w:rsid w:val="73B88F79"/>
    <w:rsid w:val="73B9A4F5"/>
    <w:rsid w:val="73BCDAA4"/>
    <w:rsid w:val="73CBC5FF"/>
    <w:rsid w:val="73CCB6FD"/>
    <w:rsid w:val="73CE866E"/>
    <w:rsid w:val="73DD8302"/>
    <w:rsid w:val="7403A716"/>
    <w:rsid w:val="74089473"/>
    <w:rsid w:val="741BB6B9"/>
    <w:rsid w:val="741DAD1E"/>
    <w:rsid w:val="741EF303"/>
    <w:rsid w:val="7422D3BC"/>
    <w:rsid w:val="7423B601"/>
    <w:rsid w:val="74256E92"/>
    <w:rsid w:val="742F0136"/>
    <w:rsid w:val="74354D5E"/>
    <w:rsid w:val="74498045"/>
    <w:rsid w:val="744EDA47"/>
    <w:rsid w:val="74503DF9"/>
    <w:rsid w:val="74757989"/>
    <w:rsid w:val="747B8FAF"/>
    <w:rsid w:val="747F8BD9"/>
    <w:rsid w:val="7498DEF4"/>
    <w:rsid w:val="74AB8BAF"/>
    <w:rsid w:val="74B70CEA"/>
    <w:rsid w:val="74B724CD"/>
    <w:rsid w:val="74C13B8D"/>
    <w:rsid w:val="74CBC427"/>
    <w:rsid w:val="74CDA6C0"/>
    <w:rsid w:val="74D9FA3F"/>
    <w:rsid w:val="74E65043"/>
    <w:rsid w:val="74EFBE5E"/>
    <w:rsid w:val="74F1B157"/>
    <w:rsid w:val="75110B76"/>
    <w:rsid w:val="7537716D"/>
    <w:rsid w:val="75385CB9"/>
    <w:rsid w:val="753C6FD2"/>
    <w:rsid w:val="753E0D4C"/>
    <w:rsid w:val="753FE9DF"/>
    <w:rsid w:val="75544506"/>
    <w:rsid w:val="755B0FAD"/>
    <w:rsid w:val="755DB169"/>
    <w:rsid w:val="75646547"/>
    <w:rsid w:val="756992BD"/>
    <w:rsid w:val="756DD132"/>
    <w:rsid w:val="757024FD"/>
    <w:rsid w:val="75743067"/>
    <w:rsid w:val="75770F88"/>
    <w:rsid w:val="75804B53"/>
    <w:rsid w:val="7582407B"/>
    <w:rsid w:val="758261A2"/>
    <w:rsid w:val="758F6F1D"/>
    <w:rsid w:val="7591A709"/>
    <w:rsid w:val="759DB23E"/>
    <w:rsid w:val="759E8C37"/>
    <w:rsid w:val="759FA53F"/>
    <w:rsid w:val="75A2989A"/>
    <w:rsid w:val="75A71C51"/>
    <w:rsid w:val="75C4BDE1"/>
    <w:rsid w:val="75C8E9DD"/>
    <w:rsid w:val="75DF6DAE"/>
    <w:rsid w:val="75E1E7AF"/>
    <w:rsid w:val="75E5E9C6"/>
    <w:rsid w:val="75F51AFE"/>
    <w:rsid w:val="760179CA"/>
    <w:rsid w:val="7609C1CF"/>
    <w:rsid w:val="76296382"/>
    <w:rsid w:val="763CBB0C"/>
    <w:rsid w:val="7644BEA7"/>
    <w:rsid w:val="76451154"/>
    <w:rsid w:val="76589831"/>
    <w:rsid w:val="7675CBBF"/>
    <w:rsid w:val="767A41B0"/>
    <w:rsid w:val="7685EF2E"/>
    <w:rsid w:val="768944EC"/>
    <w:rsid w:val="768ABDA3"/>
    <w:rsid w:val="7696EE68"/>
    <w:rsid w:val="769A631D"/>
    <w:rsid w:val="769E29D6"/>
    <w:rsid w:val="76A6049B"/>
    <w:rsid w:val="76AC1AD2"/>
    <w:rsid w:val="76AD3F33"/>
    <w:rsid w:val="76AD604B"/>
    <w:rsid w:val="76B150E6"/>
    <w:rsid w:val="76C08BBD"/>
    <w:rsid w:val="76C1FFAD"/>
    <w:rsid w:val="76C92F7E"/>
    <w:rsid w:val="76C94383"/>
    <w:rsid w:val="76C9E638"/>
    <w:rsid w:val="76E1BBC5"/>
    <w:rsid w:val="76F5E9DA"/>
    <w:rsid w:val="76F6D011"/>
    <w:rsid w:val="76FC3D8C"/>
    <w:rsid w:val="7705D3F5"/>
    <w:rsid w:val="7706DD4A"/>
    <w:rsid w:val="7707376D"/>
    <w:rsid w:val="7728C9E7"/>
    <w:rsid w:val="7732A7C7"/>
    <w:rsid w:val="773E8AC0"/>
    <w:rsid w:val="773F6DA6"/>
    <w:rsid w:val="7743DA06"/>
    <w:rsid w:val="774CE372"/>
    <w:rsid w:val="774D57D0"/>
    <w:rsid w:val="7752029B"/>
    <w:rsid w:val="776B7E0E"/>
    <w:rsid w:val="777C52BA"/>
    <w:rsid w:val="778D12D6"/>
    <w:rsid w:val="778DA685"/>
    <w:rsid w:val="7790C9EF"/>
    <w:rsid w:val="77988ADC"/>
    <w:rsid w:val="77AAC8DA"/>
    <w:rsid w:val="77AAEC7A"/>
    <w:rsid w:val="77B260AA"/>
    <w:rsid w:val="77CE9379"/>
    <w:rsid w:val="77CFEA2A"/>
    <w:rsid w:val="77D0667D"/>
    <w:rsid w:val="77D2D827"/>
    <w:rsid w:val="77D439FA"/>
    <w:rsid w:val="77EC76CF"/>
    <w:rsid w:val="77ED2188"/>
    <w:rsid w:val="77F54431"/>
    <w:rsid w:val="77FA3936"/>
    <w:rsid w:val="780220E6"/>
    <w:rsid w:val="78075862"/>
    <w:rsid w:val="7810C4FD"/>
    <w:rsid w:val="78338587"/>
    <w:rsid w:val="7833B936"/>
    <w:rsid w:val="783FF449"/>
    <w:rsid w:val="7847F79E"/>
    <w:rsid w:val="78540F73"/>
    <w:rsid w:val="7855FC39"/>
    <w:rsid w:val="7863F339"/>
    <w:rsid w:val="7867FD2A"/>
    <w:rsid w:val="786D0E3B"/>
    <w:rsid w:val="786DBE16"/>
    <w:rsid w:val="787790E5"/>
    <w:rsid w:val="78792C13"/>
    <w:rsid w:val="787E2E04"/>
    <w:rsid w:val="78848C86"/>
    <w:rsid w:val="788D3581"/>
    <w:rsid w:val="788E9648"/>
    <w:rsid w:val="7895A636"/>
    <w:rsid w:val="789E0FD1"/>
    <w:rsid w:val="78A2E887"/>
    <w:rsid w:val="78AB6EF0"/>
    <w:rsid w:val="78ACF9C1"/>
    <w:rsid w:val="78B1D12C"/>
    <w:rsid w:val="78BE39DC"/>
    <w:rsid w:val="78D85832"/>
    <w:rsid w:val="78DA5F16"/>
    <w:rsid w:val="78DF9340"/>
    <w:rsid w:val="78F4E57E"/>
    <w:rsid w:val="79091B74"/>
    <w:rsid w:val="791A3CB6"/>
    <w:rsid w:val="79260C73"/>
    <w:rsid w:val="79261758"/>
    <w:rsid w:val="792BAD13"/>
    <w:rsid w:val="793E4965"/>
    <w:rsid w:val="7954B6AB"/>
    <w:rsid w:val="795AF71C"/>
    <w:rsid w:val="79676D30"/>
    <w:rsid w:val="796E7516"/>
    <w:rsid w:val="7983C84B"/>
    <w:rsid w:val="798ECAD1"/>
    <w:rsid w:val="79B1D143"/>
    <w:rsid w:val="79B98766"/>
    <w:rsid w:val="79BB4CC4"/>
    <w:rsid w:val="79C4F9EA"/>
    <w:rsid w:val="79CE9173"/>
    <w:rsid w:val="79D2767C"/>
    <w:rsid w:val="79DB05B1"/>
    <w:rsid w:val="79DB74B3"/>
    <w:rsid w:val="79F34061"/>
    <w:rsid w:val="7A200DD7"/>
    <w:rsid w:val="7A38CF0B"/>
    <w:rsid w:val="7A431355"/>
    <w:rsid w:val="7A496964"/>
    <w:rsid w:val="7A52D4E6"/>
    <w:rsid w:val="7A5A4521"/>
    <w:rsid w:val="7A5AB1A1"/>
    <w:rsid w:val="7A607448"/>
    <w:rsid w:val="7A631E65"/>
    <w:rsid w:val="7A6BDCFA"/>
    <w:rsid w:val="7A74E882"/>
    <w:rsid w:val="7A75BA86"/>
    <w:rsid w:val="7A79A599"/>
    <w:rsid w:val="7A7C6121"/>
    <w:rsid w:val="7A7F9CAC"/>
    <w:rsid w:val="7A948ABB"/>
    <w:rsid w:val="7A95FD11"/>
    <w:rsid w:val="7A997B4A"/>
    <w:rsid w:val="7AAAB5E7"/>
    <w:rsid w:val="7AAD1A82"/>
    <w:rsid w:val="7AB1501F"/>
    <w:rsid w:val="7AB7DC49"/>
    <w:rsid w:val="7ABAA898"/>
    <w:rsid w:val="7AC8D689"/>
    <w:rsid w:val="7AD3D8B7"/>
    <w:rsid w:val="7ADFD109"/>
    <w:rsid w:val="7AE9B6A7"/>
    <w:rsid w:val="7AEE74C9"/>
    <w:rsid w:val="7AF2B659"/>
    <w:rsid w:val="7AF5F5B0"/>
    <w:rsid w:val="7AF99096"/>
    <w:rsid w:val="7B008B2D"/>
    <w:rsid w:val="7B0236A9"/>
    <w:rsid w:val="7B0641AA"/>
    <w:rsid w:val="7B155B21"/>
    <w:rsid w:val="7B28C647"/>
    <w:rsid w:val="7B2BE4A1"/>
    <w:rsid w:val="7B3312D5"/>
    <w:rsid w:val="7B35F5BD"/>
    <w:rsid w:val="7B4F7ADD"/>
    <w:rsid w:val="7B5002A9"/>
    <w:rsid w:val="7B5757BE"/>
    <w:rsid w:val="7B5E2AA2"/>
    <w:rsid w:val="7B61A33E"/>
    <w:rsid w:val="7B6C3C11"/>
    <w:rsid w:val="7B73D842"/>
    <w:rsid w:val="7B75D739"/>
    <w:rsid w:val="7B78587D"/>
    <w:rsid w:val="7B8D8210"/>
    <w:rsid w:val="7B92F883"/>
    <w:rsid w:val="7B9B6C7D"/>
    <w:rsid w:val="7B9FD5B9"/>
    <w:rsid w:val="7BA4C614"/>
    <w:rsid w:val="7BAE7183"/>
    <w:rsid w:val="7BB3C363"/>
    <w:rsid w:val="7BB41C7E"/>
    <w:rsid w:val="7BB80DF4"/>
    <w:rsid w:val="7BC221F1"/>
    <w:rsid w:val="7BE70412"/>
    <w:rsid w:val="7BF00471"/>
    <w:rsid w:val="7BF2F43F"/>
    <w:rsid w:val="7BFF59B9"/>
    <w:rsid w:val="7C042844"/>
    <w:rsid w:val="7C0FAEBF"/>
    <w:rsid w:val="7C1043E8"/>
    <w:rsid w:val="7C13DFBF"/>
    <w:rsid w:val="7C153FB2"/>
    <w:rsid w:val="7C17E014"/>
    <w:rsid w:val="7C1F6F57"/>
    <w:rsid w:val="7C29E69F"/>
    <w:rsid w:val="7C2E35A5"/>
    <w:rsid w:val="7C307459"/>
    <w:rsid w:val="7C30960B"/>
    <w:rsid w:val="7C47E727"/>
    <w:rsid w:val="7C529DDB"/>
    <w:rsid w:val="7C52AC7D"/>
    <w:rsid w:val="7C59FC0E"/>
    <w:rsid w:val="7C603C06"/>
    <w:rsid w:val="7C699F74"/>
    <w:rsid w:val="7C717B05"/>
    <w:rsid w:val="7C75458F"/>
    <w:rsid w:val="7C789924"/>
    <w:rsid w:val="7C939DBC"/>
    <w:rsid w:val="7C980B64"/>
    <w:rsid w:val="7C9C34A7"/>
    <w:rsid w:val="7CA3BF2B"/>
    <w:rsid w:val="7CA9F911"/>
    <w:rsid w:val="7CB052F9"/>
    <w:rsid w:val="7CBD26B0"/>
    <w:rsid w:val="7CC0916D"/>
    <w:rsid w:val="7CC0C5CC"/>
    <w:rsid w:val="7CC21A7A"/>
    <w:rsid w:val="7CC3F916"/>
    <w:rsid w:val="7CC7AEB2"/>
    <w:rsid w:val="7CD339E7"/>
    <w:rsid w:val="7CD5890C"/>
    <w:rsid w:val="7CE38D43"/>
    <w:rsid w:val="7CE39206"/>
    <w:rsid w:val="7CEA0FA6"/>
    <w:rsid w:val="7CEEA952"/>
    <w:rsid w:val="7CF53E11"/>
    <w:rsid w:val="7CF64F54"/>
    <w:rsid w:val="7CF8D75B"/>
    <w:rsid w:val="7D1BB7DA"/>
    <w:rsid w:val="7D204F9F"/>
    <w:rsid w:val="7D2154E8"/>
    <w:rsid w:val="7D2732D5"/>
    <w:rsid w:val="7D381909"/>
    <w:rsid w:val="7D3B7C2F"/>
    <w:rsid w:val="7D3F4032"/>
    <w:rsid w:val="7D3FBE9C"/>
    <w:rsid w:val="7D416627"/>
    <w:rsid w:val="7D46672E"/>
    <w:rsid w:val="7D513F99"/>
    <w:rsid w:val="7D5B59E7"/>
    <w:rsid w:val="7D6687FA"/>
    <w:rsid w:val="7D6B9F93"/>
    <w:rsid w:val="7D72E49A"/>
    <w:rsid w:val="7D81A8A2"/>
    <w:rsid w:val="7D823098"/>
    <w:rsid w:val="7D8A2E4E"/>
    <w:rsid w:val="7D8F7573"/>
    <w:rsid w:val="7D96FC90"/>
    <w:rsid w:val="7D9D3BB3"/>
    <w:rsid w:val="7DDD35F1"/>
    <w:rsid w:val="7DE3688C"/>
    <w:rsid w:val="7DE63C8D"/>
    <w:rsid w:val="7DEF1C42"/>
    <w:rsid w:val="7DF675AD"/>
    <w:rsid w:val="7E099AA9"/>
    <w:rsid w:val="7E0C0E12"/>
    <w:rsid w:val="7E0CD1F1"/>
    <w:rsid w:val="7E0EE3D4"/>
    <w:rsid w:val="7E190460"/>
    <w:rsid w:val="7E23EDBD"/>
    <w:rsid w:val="7E399D8B"/>
    <w:rsid w:val="7E406E91"/>
    <w:rsid w:val="7E623A26"/>
    <w:rsid w:val="7E6BCAC0"/>
    <w:rsid w:val="7E6DAD03"/>
    <w:rsid w:val="7E74ED1F"/>
    <w:rsid w:val="7E7A56BD"/>
    <w:rsid w:val="7E80232F"/>
    <w:rsid w:val="7E8B85D1"/>
    <w:rsid w:val="7E91CD10"/>
    <w:rsid w:val="7E9420A1"/>
    <w:rsid w:val="7E97E6F8"/>
    <w:rsid w:val="7E992ECB"/>
    <w:rsid w:val="7EB1166A"/>
    <w:rsid w:val="7EC23CB4"/>
    <w:rsid w:val="7EC4A0A0"/>
    <w:rsid w:val="7EDF9825"/>
    <w:rsid w:val="7EE7D957"/>
    <w:rsid w:val="7EE8FFA8"/>
    <w:rsid w:val="7EFCE243"/>
    <w:rsid w:val="7F243356"/>
    <w:rsid w:val="7F2AD944"/>
    <w:rsid w:val="7F2BAA72"/>
    <w:rsid w:val="7F2C2D48"/>
    <w:rsid w:val="7F434448"/>
    <w:rsid w:val="7F466907"/>
    <w:rsid w:val="7F59054E"/>
    <w:rsid w:val="7F60134B"/>
    <w:rsid w:val="7F6457FE"/>
    <w:rsid w:val="7F74EE63"/>
    <w:rsid w:val="7F76625E"/>
    <w:rsid w:val="7F807001"/>
    <w:rsid w:val="7F934E19"/>
    <w:rsid w:val="7F93DA7F"/>
    <w:rsid w:val="7F943B2C"/>
    <w:rsid w:val="7FB9D04C"/>
    <w:rsid w:val="7FBDC616"/>
    <w:rsid w:val="7FD0C45D"/>
    <w:rsid w:val="7FD38C85"/>
    <w:rsid w:val="7FE3BE2E"/>
    <w:rsid w:val="7FF6A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0700845"/>
  <w15:chartTrackingRefBased/>
  <w15:docId w15:val="{1CFD5F62-4445-419E-B300-548A3EBF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37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1"/>
    <w:unhideWhenUsed/>
    <w:qFormat/>
    <w:rsid w:val="00737C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ijschrift">
    <w:name w:val="caption"/>
    <w:basedOn w:val="Standaard"/>
    <w:next w:val="Standaard"/>
    <w:link w:val="BijschriftChar"/>
    <w:unhideWhenUsed/>
    <w:qFormat/>
    <w:rsid w:val="004257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E7393"/>
  </w:style>
  <w:style w:type="paragraph" w:styleId="Voettekst">
    <w:name w:val="footer"/>
    <w:basedOn w:val="Standaard"/>
    <w:link w:val="Voettekst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E7393"/>
  </w:style>
  <w:style w:type="character" w:customStyle="1" w:styleId="Kop2Char">
    <w:name w:val="Kop 2 Char"/>
    <w:basedOn w:val="Standaardalinea-lettertype"/>
    <w:link w:val="Kop2"/>
    <w:uiPriority w:val="1"/>
    <w:rsid w:val="00737C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737C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37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737C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995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995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95228"/>
    <w:rPr>
      <w:rFonts w:ascii="Segoe UI" w:hAnsi="Segoe UI" w:cs="Segoe UI"/>
      <w:sz w:val="18"/>
      <w:szCs w:val="18"/>
    </w:rPr>
  </w:style>
  <w:style w:type="character" w:customStyle="1" w:styleId="BijschriftChar">
    <w:name w:val="Bijschrift Char"/>
    <w:basedOn w:val="Standaardalinea-lettertype"/>
    <w:link w:val="Bijschrift"/>
    <w:rsid w:val="001B3615"/>
    <w:rPr>
      <w:i/>
      <w:iCs/>
      <w:color w:val="44546A" w:themeColor="text2"/>
      <w:sz w:val="18"/>
      <w:szCs w:val="18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10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7C10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7C10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10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1053"/>
    <w:rPr>
      <w:b/>
      <w:bCs/>
      <w:sz w:val="20"/>
      <w:szCs w:val="20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Pr>
      <w:color w:val="0563C1" w:themeColor="hyperlink"/>
      <w:u w:val="single"/>
    </w:rPr>
  </w:style>
  <w:style w:type="character" w:customStyle="1" w:styleId="Mention1">
    <w:name w:val="Mention1"/>
    <w:basedOn w:val="Standaardalinea-lettertype"/>
    <w:uiPriority w:val="99"/>
    <w:unhideWhenUsed/>
    <w:rPr>
      <w:color w:val="2B579A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5107A"/>
    <w:rPr>
      <w:color w:val="954F72" w:themeColor="followedHyperlink"/>
      <w:u w:val="single"/>
    </w:rPr>
  </w:style>
  <w:style w:type="paragraph" w:customStyle="1" w:styleId="f-body">
    <w:name w:val="f-body"/>
    <w:basedOn w:val="Standaard"/>
    <w:rsid w:val="00234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evisie">
    <w:name w:val="Revision"/>
    <w:hidden/>
    <w:uiPriority w:val="99"/>
    <w:semiHidden/>
    <w:rsid w:val="00CA1D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0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33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2327FA9DD42148A9BE060DEC92123E" ma:contentTypeVersion="4" ma:contentTypeDescription="Een nieuw document maken." ma:contentTypeScope="" ma:versionID="079d0098d07102be3aee97e751cff67d">
  <xsd:schema xmlns:xsd="http://www.w3.org/2001/XMLSchema" xmlns:xs="http://www.w3.org/2001/XMLSchema" xmlns:p="http://schemas.microsoft.com/office/2006/metadata/properties" xmlns:ns2="34341ba9-d7b5-4d76-8d27-81dc39018ef7" targetNamespace="http://schemas.microsoft.com/office/2006/metadata/properties" ma:root="true" ma:fieldsID="54947616974280a3f3894f4c1bd2129a" ns2:_="">
    <xsd:import namespace="34341ba9-d7b5-4d76-8d27-81dc39018e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41ba9-d7b5-4d76-8d27-81dc39018e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54049-C81A-47D2-874A-6CD7FE89C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19A626-8074-4EF1-B5F1-B0F724F38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341ba9-d7b5-4d76-8d27-81dc39018e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78B69F-56AA-4C59-9217-A088B8AE87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42F447-D3C0-4ABA-B7F8-9621E6559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1317</Words>
  <Characters>7509</Characters>
  <Application>Microsoft Office Word</Application>
  <DocSecurity>0</DocSecurity>
  <Lines>62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Gebruiker</dc:creator>
  <cp:keywords/>
  <dc:description/>
  <cp:lastModifiedBy>I.R.A. Retel Helmrich</cp:lastModifiedBy>
  <cp:revision>3</cp:revision>
  <dcterms:created xsi:type="dcterms:W3CDTF">2020-05-26T07:39:00Z</dcterms:created>
  <dcterms:modified xsi:type="dcterms:W3CDTF">2020-05-26T12:07:00Z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http://www.zotero.org/styles/the-new-england-journal-of-medicine</vt:lpwstr>
  </property>
  <property fmtid="{D5CDD505-2E9C-101B-9397-08002B2CF9AE}" pid="21" name="Mendeley Recent Style Name 9_1">
    <vt:lpwstr>The New England Journal of Medicine</vt:lpwstr>
  </property>
  <property fmtid="{D5CDD505-2E9C-101B-9397-08002B2CF9AE}" pid="22" name="ContentTypeId">
    <vt:lpwstr>0x010100632327FA9DD42148A9BE060DEC92123E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0990324b-096d-3f88-818f-a2e93b426899</vt:lpwstr>
  </property>
  <property fmtid="{D5CDD505-2E9C-101B-9397-08002B2CF9AE}" pid="25" name="Mendeley Citation Style_1">
    <vt:lpwstr>http://www.zotero.org/styles/the-new-england-journal-of-medicine</vt:lpwstr>
  </property>
</Properties>
</file>