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12E" w:rsidRPr="0092480E" w:rsidRDefault="00E9EE46" w:rsidP="39A4890C">
      <w:pPr>
        <w:pStyle w:val="Title"/>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rsidR="00163AE5" w:rsidRPr="0092480E" w:rsidRDefault="00163AE5" w:rsidP="39A4890C">
      <w:pPr>
        <w:spacing w:line="257" w:lineRule="auto"/>
        <w:rPr>
          <w:rFonts w:ascii="Calibri" w:hAnsi="Calibri" w:cs="Calibri"/>
          <w:i/>
          <w:iCs/>
        </w:rPr>
      </w:pPr>
    </w:p>
    <w:p w:rsidR="34696E4A" w:rsidRPr="00306820" w:rsidRDefault="2C3E4E29" w:rsidP="00306820">
      <w:pPr>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rsidR="00F004B3" w:rsidRPr="00306820" w:rsidRDefault="00F004B3" w:rsidP="39A4890C">
      <w:pPr>
        <w:spacing w:line="257" w:lineRule="auto"/>
        <w:rPr>
          <w:rFonts w:ascii="Calibri" w:eastAsia="Calibri" w:hAnsi="Calibri" w:cs="Calibri"/>
          <w:lang w:val="nl-NL"/>
        </w:rPr>
      </w:pPr>
    </w:p>
    <w:p w:rsidR="34696E4A" w:rsidRPr="0092480E" w:rsidRDefault="4BB88DEB" w:rsidP="39A4890C">
      <w:pPr>
        <w:spacing w:line="257" w:lineRule="auto"/>
        <w:rPr>
          <w:rFonts w:ascii="Calibri" w:eastAsia="Calibri" w:hAnsi="Calibri" w:cs="Calibri"/>
        </w:rPr>
      </w:pPr>
      <w:r w:rsidRPr="0092480E">
        <w:rPr>
          <w:rFonts w:ascii="Calibri" w:eastAsia="Calibri" w:hAnsi="Calibri" w:cs="Calibri"/>
        </w:rPr>
        <w:t>*Both authors contributed equally</w:t>
      </w:r>
    </w:p>
    <w:p w:rsidR="34696E4A" w:rsidRPr="0092480E" w:rsidRDefault="7C75458F" w:rsidP="39A4890C">
      <w:pPr>
        <w:spacing w:line="257"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rsidR="248171BE" w:rsidRPr="0092480E" w:rsidRDefault="248171BE" w:rsidP="000960D9">
      <w:pPr>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rsidR="00730ADB" w:rsidRPr="0092480E" w:rsidRDefault="00730ADB" w:rsidP="00730ADB">
      <w:pPr>
        <w:rPr>
          <w:rFonts w:ascii="Calibri" w:hAnsi="Calibri" w:cs="Calibri"/>
        </w:rPr>
      </w:pPr>
    </w:p>
    <w:p w:rsidR="34696E4A" w:rsidRPr="0092480E" w:rsidRDefault="65EB3385" w:rsidP="39A4890C">
      <w:pPr>
        <w:spacing w:line="257"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rsidR="00584B7F" w:rsidRPr="0092480E" w:rsidRDefault="00584B7F" w:rsidP="39A4890C">
      <w:pPr>
        <w:spacing w:line="257" w:lineRule="auto"/>
        <w:rPr>
          <w:rFonts w:ascii="Calibri" w:eastAsia="Calibri" w:hAnsi="Calibri" w:cs="Calibri"/>
          <w:highlight w:val="yellow"/>
          <w:lang w:val="nl-NL"/>
        </w:rPr>
      </w:pPr>
      <w:commentRangeStart w:id="0"/>
    </w:p>
    <w:p w:rsidR="00584B7F" w:rsidRPr="0092480E" w:rsidRDefault="00EC12A5" w:rsidP="0084022E">
      <w:pPr>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rsidR="00EC12A5" w:rsidRDefault="0097278A" w:rsidP="00584B7F">
      <w:pPr>
        <w:pStyle w:val="ListParagraph"/>
        <w:numPr>
          <w:ilvl w:val="0"/>
          <w:numId w:val="12"/>
        </w:numPr>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rsidR="00856579" w:rsidRPr="0092480E" w:rsidRDefault="00856579" w:rsidP="00584B7F">
      <w:pPr>
        <w:pStyle w:val="ListParagraph"/>
        <w:numPr>
          <w:ilvl w:val="0"/>
          <w:numId w:val="12"/>
        </w:numPr>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rsidR="00584B7F" w:rsidRPr="0092480E" w:rsidRDefault="00D50C21" w:rsidP="00584B7F">
      <w:pPr>
        <w:pStyle w:val="ListParagraph"/>
        <w:numPr>
          <w:ilvl w:val="0"/>
          <w:numId w:val="12"/>
        </w:numPr>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rsidR="00584B7F" w:rsidRPr="0092480E" w:rsidRDefault="00584B7F">
      <w:pPr>
        <w:spacing w:after="160" w:line="259" w:lineRule="auto"/>
        <w:rPr>
          <w:rFonts w:ascii="Calibri" w:hAnsi="Calibri" w:cs="Calibri"/>
          <w:b/>
        </w:rPr>
      </w:pPr>
      <w:r w:rsidRPr="0092480E">
        <w:rPr>
          <w:rFonts w:ascii="Calibri" w:hAnsi="Calibri" w:cs="Calibri"/>
          <w:b/>
        </w:rPr>
        <w:br w:type="page"/>
      </w:r>
    </w:p>
    <w:p w:rsidR="00737CE6" w:rsidRPr="0092480E" w:rsidRDefault="00737CE6" w:rsidP="39A4890C">
      <w:pPr>
        <w:pStyle w:val="Heading1"/>
        <w:rPr>
          <w:rFonts w:ascii="Calibri" w:hAnsi="Calibri" w:cs="Calibri"/>
          <w:lang w:val="en-US"/>
        </w:rPr>
      </w:pPr>
      <w:commentRangeStart w:id="4"/>
      <w:commentRangeStart w:id="5"/>
      <w:r w:rsidRPr="0092480E">
        <w:rPr>
          <w:rFonts w:ascii="Calibri" w:hAnsi="Calibri" w:cs="Calibri"/>
          <w:lang w:val="en-US"/>
        </w:rPr>
        <w:t>Abstract</w:t>
      </w:r>
      <w:commentRangeEnd w:id="4"/>
      <w:r w:rsidR="00234D3C" w:rsidRPr="0092480E">
        <w:rPr>
          <w:rStyle w:val="CommentReference"/>
          <w:rFonts w:ascii="Calibri" w:eastAsiaTheme="minorHAnsi" w:hAnsi="Calibri" w:cs="Calibri"/>
          <w:color w:val="auto"/>
        </w:rPr>
        <w:commentReference w:id="4"/>
      </w:r>
      <w:commentRangeEnd w:id="5"/>
      <w:r w:rsidR="00CD5FE9">
        <w:rPr>
          <w:rStyle w:val="CommentReference"/>
          <w:rFonts w:asciiTheme="minorHAnsi" w:eastAsiaTheme="minorHAnsi" w:hAnsiTheme="minorHAnsi" w:cstheme="minorBidi"/>
          <w:color w:val="auto"/>
        </w:rPr>
        <w:commentReference w:id="5"/>
      </w:r>
    </w:p>
    <w:p w:rsidR="00737CE6" w:rsidRPr="0092480E" w:rsidRDefault="00737CE6" w:rsidP="39A4890C">
      <w:pPr>
        <w:pStyle w:val="Heading2"/>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rsidR="00641034" w:rsidRPr="0092480E" w:rsidRDefault="2D123B5C" w:rsidP="5911DDBD">
      <w:pPr>
        <w:spacing w:line="257"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 xml:space="preserve">pressure on health care systems worldwide. This has </w:t>
      </w:r>
      <w:r w:rsidR="690F5B0A" w:rsidRPr="0092480E">
        <w:rPr>
          <w:rFonts w:ascii="Calibri" w:eastAsia="Calibri" w:hAnsi="Calibri" w:cs="Calibri"/>
        </w:rPr>
        <w:t>led</w:t>
      </w:r>
      <w:r w:rsidRPr="0092480E">
        <w:rPr>
          <w:rFonts w:ascii="Calibri" w:eastAsia="Calibri" w:hAnsi="Calibri" w:cs="Calibri"/>
        </w:rPr>
        <w:t xml:space="preserve"> to a reduction of the health care capacity available f</w:t>
      </w:r>
      <w:r w:rsidR="00584B7F" w:rsidRPr="0092480E">
        <w:rPr>
          <w:rFonts w:ascii="Calibri" w:eastAsia="Calibri" w:hAnsi="Calibri" w:cs="Calibri"/>
        </w:rPr>
        <w:t xml:space="preserve">or non-emergency surgical interventions. </w:t>
      </w:r>
      <w:r w:rsidRPr="0092480E">
        <w:rPr>
          <w:rFonts w:ascii="Calibri" w:eastAsia="Calibri" w:hAnsi="Calibri" w:cs="Calibri"/>
        </w:rPr>
        <w:t xml:space="preserve">As a result, an accumulating </w:t>
      </w:r>
      <w:r w:rsidR="00691552" w:rsidRPr="0092480E">
        <w:rPr>
          <w:rFonts w:ascii="Calibri" w:eastAsia="Calibri" w:hAnsi="Calibri" w:cs="Calibri"/>
        </w:rPr>
        <w:t>number</w:t>
      </w:r>
      <w:r w:rsidRPr="0092480E">
        <w:rPr>
          <w:rFonts w:ascii="Calibri" w:eastAsia="Calibri" w:hAnsi="Calibri" w:cs="Calibri"/>
        </w:rPr>
        <w:t xml:space="preserve"> of patients is waiting for vital surgeries</w:t>
      </w:r>
      <w:r w:rsidR="1A8865B7" w:rsidRPr="0092480E">
        <w:rPr>
          <w:rFonts w:ascii="Calibri" w:eastAsia="Calibri" w:hAnsi="Calibri" w:cs="Calibri"/>
        </w:rPr>
        <w:t xml:space="preserve"> 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prioritization of patients. </w:t>
      </w:r>
      <w:r w:rsidR="77CE9379" w:rsidRPr="0092480E">
        <w:rPr>
          <w:rFonts w:ascii="Calibri" w:eastAsia="Calibri" w:hAnsi="Calibri" w:cs="Calibri"/>
        </w:rPr>
        <w:t xml:space="preserve">Therefore, </w:t>
      </w:r>
      <w:r w:rsidR="00E25C4D" w:rsidRPr="0092480E">
        <w:rPr>
          <w:rFonts w:ascii="Calibri" w:eastAsia="Calibri" w:hAnsi="Calibri" w:cs="Calibri"/>
        </w:rPr>
        <w:t xml:space="preserve">our objective was </w:t>
      </w:r>
      <w:r w:rsidR="77CE9379" w:rsidRPr="0092480E">
        <w:rPr>
          <w:rFonts w:ascii="Calibri" w:eastAsia="Calibri" w:hAnsi="Calibri" w:cs="Calibri"/>
        </w:rPr>
        <w:t>to develop a decision model to estimate the effects of delay of surgical interventio</w:t>
      </w:r>
      <w:r w:rsidR="00CD22EF" w:rsidRPr="0092480E">
        <w:rPr>
          <w:rFonts w:ascii="Calibri" w:eastAsia="Calibri" w:hAnsi="Calibri" w:cs="Calibri"/>
        </w:rPr>
        <w:t>n</w:t>
      </w:r>
      <w:r w:rsidR="009262F5" w:rsidRPr="0092480E">
        <w:rPr>
          <w:rFonts w:ascii="Calibri" w:eastAsia="Calibri" w:hAnsi="Calibri" w:cs="Calibri"/>
        </w:rPr>
        <w:t>s</w:t>
      </w:r>
      <w:r w:rsidR="00CD22EF" w:rsidRPr="0092480E">
        <w:rPr>
          <w:rFonts w:ascii="Calibri" w:eastAsia="Calibri" w:hAnsi="Calibri" w:cs="Calibri"/>
        </w:rPr>
        <w:t xml:space="preserve"> on </w:t>
      </w:r>
      <w:commentRangeStart w:id="6"/>
      <w:r w:rsidR="00CD22EF" w:rsidRPr="0092480E">
        <w:rPr>
          <w:rFonts w:ascii="Calibri" w:eastAsia="Calibri" w:hAnsi="Calibri" w:cs="Calibri"/>
        </w:rPr>
        <w:t xml:space="preserve">health </w:t>
      </w:r>
      <w:r w:rsidR="00F65E0F" w:rsidRPr="00404879">
        <w:rPr>
          <w:rFonts w:ascii="Calibri" w:eastAsia="Calibri" w:hAnsi="Calibri" w:cs="Calibri"/>
        </w:rPr>
        <w:t>and quality of life</w:t>
      </w:r>
      <w:r w:rsidR="00F65E0F" w:rsidRPr="0092480E">
        <w:rPr>
          <w:rFonts w:ascii="Calibri" w:eastAsia="Calibri" w:hAnsi="Calibri" w:cs="Calibri"/>
        </w:rPr>
        <w:t xml:space="preserve"> </w:t>
      </w:r>
      <w:commentRangeEnd w:id="6"/>
      <w:r w:rsidR="00611061">
        <w:rPr>
          <w:rStyle w:val="CommentReference"/>
          <w:rFonts w:asciiTheme="minorHAnsi" w:eastAsiaTheme="minorHAnsi" w:hAnsiTheme="minorHAnsi" w:cstheme="minorBidi"/>
          <w:lang w:val="en-GB"/>
        </w:rPr>
        <w:commentReference w:id="6"/>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9262F5" w:rsidRPr="0092480E">
        <w:rPr>
          <w:rFonts w:ascii="Calibri" w:eastAsia="Calibri" w:hAnsi="Calibri" w:cs="Calibri"/>
        </w:rPr>
        <w:t xml:space="preserve">. </w:t>
      </w:r>
    </w:p>
    <w:p w:rsidR="00584B7F" w:rsidRPr="0092480E" w:rsidRDefault="00584B7F" w:rsidP="5911DDBD">
      <w:pPr>
        <w:spacing w:line="257" w:lineRule="auto"/>
        <w:rPr>
          <w:rFonts w:ascii="Calibri" w:eastAsiaTheme="majorEastAsia" w:hAnsi="Calibri" w:cs="Calibri"/>
          <w:color w:val="2E74B5" w:themeColor="accent1" w:themeShade="BF"/>
          <w:sz w:val="26"/>
          <w:szCs w:val="26"/>
        </w:rPr>
      </w:pPr>
    </w:p>
    <w:p w:rsidR="00CF102E" w:rsidRPr="0092480E" w:rsidRDefault="00CF102E" w:rsidP="5911DDBD">
      <w:pPr>
        <w:spacing w:line="257" w:lineRule="auto"/>
        <w:rPr>
          <w:rFonts w:ascii="Calibri" w:hAnsi="Calibri" w:cs="Calibri"/>
        </w:rPr>
      </w:pPr>
      <w:r w:rsidRPr="0092480E">
        <w:rPr>
          <w:rFonts w:ascii="Calibri" w:eastAsiaTheme="majorEastAsia" w:hAnsi="Calibri" w:cs="Calibri"/>
          <w:color w:val="2E74B5" w:themeColor="accent1" w:themeShade="BF"/>
          <w:sz w:val="26"/>
          <w:szCs w:val="26"/>
        </w:rPr>
        <w:t>Methods</w:t>
      </w:r>
    </w:p>
    <w:p w:rsidR="6822F292" w:rsidRPr="0092480E" w:rsidRDefault="2A7BBB39" w:rsidP="39A4890C">
      <w:pPr>
        <w:spacing w:line="257"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was developed</w:t>
      </w:r>
      <w:r w:rsidR="31842AB1" w:rsidRPr="0092480E">
        <w:rPr>
          <w:rFonts w:ascii="Calibri" w:eastAsia="Calibri" w:hAnsi="Calibri" w:cs="Calibri"/>
        </w:rPr>
        <w:t xml:space="preserve"> to </w:t>
      </w:r>
      <w:r w:rsidR="4D5FD6A8" w:rsidRPr="0092480E">
        <w:rPr>
          <w:rFonts w:ascii="Calibri" w:eastAsia="Calibri" w:hAnsi="Calibri" w:cs="Calibri"/>
        </w:rPr>
        <w:t>simulate</w:t>
      </w:r>
      <w:r w:rsidR="31842AB1" w:rsidRPr="0092480E">
        <w:rPr>
          <w:rFonts w:ascii="Calibri" w:eastAsia="Calibri" w:hAnsi="Calibri" w:cs="Calibri"/>
        </w:rPr>
        <w:t xml:space="preserve"> long-term implications of delaying surgery.</w:t>
      </w:r>
      <w:r w:rsidR="6C923BF2" w:rsidRPr="0092480E">
        <w:rPr>
          <w:rFonts w:ascii="Calibri" w:eastAsia="Calibri" w:hAnsi="Calibri" w:cs="Calibri"/>
        </w:rPr>
        <w:t xml:space="preserve"> </w:t>
      </w:r>
      <w:r w:rsidR="00ED35E2" w:rsidRPr="0092480E">
        <w:rPr>
          <w:rFonts w:ascii="Calibri" w:eastAsia="Calibri" w:hAnsi="Calibri" w:cs="Calibri"/>
        </w:rPr>
        <w:t xml:space="preserve">The model was applied to </w:t>
      </w:r>
      <w:commentRangeStart w:id="7"/>
      <w:r w:rsidR="00ED35E2" w:rsidRPr="0092480E">
        <w:rPr>
          <w:rFonts w:ascii="Calibri" w:eastAsia="Calibri" w:hAnsi="Calibri" w:cs="Calibri"/>
        </w:rPr>
        <w:t>34 sem</w:t>
      </w:r>
      <w:commentRangeEnd w:id="7"/>
      <w:r w:rsidR="00ED35E2" w:rsidRPr="0092480E">
        <w:rPr>
          <w:rStyle w:val="CommentReference"/>
          <w:rFonts w:ascii="Calibri" w:hAnsi="Calibri" w:cs="Calibri"/>
        </w:rPr>
        <w:commentReference w:id="7"/>
      </w:r>
      <w:r w:rsidR="00ED35E2" w:rsidRPr="0092480E">
        <w:rPr>
          <w:rFonts w:ascii="Calibri" w:eastAsia="Calibri" w:hAnsi="Calibri" w:cs="Calibri"/>
        </w:rPr>
        <w:t>i-</w:t>
      </w:r>
      <w:r w:rsidR="00ED35E2" w:rsidRPr="008225F6">
        <w:rPr>
          <w:rFonts w:ascii="Calibri" w:eastAsia="Calibri" w:hAnsi="Calibri" w:cs="Calibri"/>
        </w:rPr>
        <w:t xml:space="preserve">elective (not necessarily performed within 3 days, but 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on adults commonly performed in </w:t>
      </w:r>
      <w:r w:rsidR="00E11164" w:rsidRPr="0092480E">
        <w:rPr>
          <w:rFonts w:ascii="Calibri" w:eastAsia="Calibri" w:hAnsi="Calibri" w:cs="Calibri"/>
        </w:rPr>
        <w:t>one of the eight</w:t>
      </w:r>
      <w:r w:rsidR="00ED35E2" w:rsidRPr="0092480E">
        <w:rPr>
          <w:rFonts w:ascii="Calibri" w:eastAsia="Calibri" w:hAnsi="Calibri" w:cs="Calibri"/>
        </w:rPr>
        <w:t xml:space="preserve"> Dutch academic 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195220A" w:rsidRPr="0092480E">
        <w:rPr>
          <w:rFonts w:ascii="Calibri" w:eastAsia="Calibri" w:hAnsi="Calibri" w:cs="Calibri"/>
        </w:rPr>
        <w:t xml:space="preserve">Dutch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global burden of disease study by the World Health Organization. </w:t>
      </w:r>
      <w:r w:rsidR="4F2847E7" w:rsidRPr="0092480E">
        <w:rPr>
          <w:rFonts w:ascii="Calibri" w:eastAsia="Calibri" w:hAnsi="Calibri" w:cs="Calibri"/>
        </w:rPr>
        <w:t>For each surgi</w:t>
      </w:r>
      <w:r w:rsidR="14D71289" w:rsidRPr="0092480E">
        <w:rPr>
          <w:rFonts w:ascii="Calibri" w:eastAsia="Calibri" w:hAnsi="Calibri" w:cs="Calibri"/>
        </w:rPr>
        <w:t>cal i</w:t>
      </w:r>
      <w:r w:rsidR="4F2847E7" w:rsidRPr="0092480E">
        <w:rPr>
          <w:rFonts w:ascii="Calibri" w:eastAsia="Calibri" w:hAnsi="Calibri" w:cs="Calibri"/>
        </w:rPr>
        <w:t>ndication,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0C32EF" w:rsidRPr="0092480E">
        <w:rPr>
          <w:rFonts w:ascii="Calibri" w:eastAsia="Calibri" w:hAnsi="Calibri" w:cs="Calibri"/>
        </w:rPr>
        <w:t>for</w:t>
      </w:r>
      <w:r w:rsidR="62B79A33" w:rsidRPr="0092480E">
        <w:rPr>
          <w:rFonts w:ascii="Calibri" w:eastAsia="Calibri" w:hAnsi="Calibri" w:cs="Calibri"/>
        </w:rPr>
        <w:t xml:space="preserve"> </w:t>
      </w:r>
      <w:r w:rsidR="48A8E37C" w:rsidRPr="0092480E">
        <w:rPr>
          <w:rFonts w:ascii="Calibri" w:eastAsia="Calibri" w:hAnsi="Calibri" w:cs="Calibri"/>
        </w:rPr>
        <w:t xml:space="preserve">the different scenarios.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A57DF2B" w:rsidRPr="0092480E">
        <w:rPr>
          <w:rFonts w:ascii="Calibri" w:eastAsia="Calibri" w:hAnsi="Calibri" w:cs="Calibri"/>
        </w:rPr>
        <w:t xml:space="preserve"> QALY loss per </w:t>
      </w:r>
      <w:r w:rsidR="07998852" w:rsidRPr="0092480E">
        <w:rPr>
          <w:rFonts w:ascii="Calibri" w:eastAsia="Calibri" w:hAnsi="Calibri" w:cs="Calibri"/>
        </w:rPr>
        <w:t>month</w:t>
      </w:r>
      <w:r w:rsidR="0A57DF2B" w:rsidRPr="0092480E">
        <w:rPr>
          <w:rFonts w:ascii="Calibri" w:eastAsia="Calibri" w:hAnsi="Calibri" w:cs="Calibri"/>
        </w:rPr>
        <w:t xml:space="preserve"> (</w:t>
      </w:r>
      <w:r w:rsidR="0E63BA25" w:rsidRPr="0092480E">
        <w:rPr>
          <w:rFonts w:ascii="Calibri" w:eastAsia="Calibri" w:hAnsi="Calibri" w:cs="Calibri"/>
        </w:rPr>
        <w:t>QALY/month</w:t>
      </w:r>
      <w:r w:rsidR="0A57DF2B" w:rsidRPr="0092480E">
        <w:rPr>
          <w:rFonts w:ascii="Calibri" w:eastAsia="Calibri" w:hAnsi="Calibri" w:cs="Calibri"/>
        </w:rPr>
        <w:t>).</w:t>
      </w:r>
      <w:r w:rsidR="5F49363D" w:rsidRPr="0092480E">
        <w:rPr>
          <w:rFonts w:ascii="Calibri" w:eastAsia="Calibri" w:hAnsi="Calibri" w:cs="Calibri"/>
        </w:rPr>
        <w:t xml:space="preserve"> A probabilistic sensitivity analysis was performed to </w:t>
      </w:r>
      <w:r w:rsidR="00CD22EF" w:rsidRPr="0092480E">
        <w:rPr>
          <w:rFonts w:ascii="Calibri" w:eastAsia="Calibri" w:hAnsi="Calibri" w:cs="Calibri"/>
        </w:rPr>
        <w:t>incorporate</w:t>
      </w:r>
      <w:r w:rsidR="44EB8187" w:rsidRPr="0092480E">
        <w:rPr>
          <w:rFonts w:ascii="Calibri" w:eastAsia="Calibri" w:hAnsi="Calibri" w:cs="Calibri"/>
        </w:rPr>
        <w:t xml:space="preserve"> </w:t>
      </w:r>
      <w:r w:rsidR="5F49363D" w:rsidRPr="0092480E">
        <w:rPr>
          <w:rFonts w:ascii="Calibri" w:eastAsia="Calibri" w:hAnsi="Calibri" w:cs="Calibri"/>
        </w:rPr>
        <w:t>parameter u</w:t>
      </w:r>
      <w:r w:rsidR="31D5666C" w:rsidRPr="0092480E">
        <w:rPr>
          <w:rFonts w:ascii="Calibri" w:eastAsia="Calibri" w:hAnsi="Calibri" w:cs="Calibri"/>
        </w:rPr>
        <w:t xml:space="preserve">ncertainty </w:t>
      </w:r>
      <w:r w:rsidR="592E7758" w:rsidRPr="0092480E">
        <w:rPr>
          <w:rFonts w:ascii="Calibri" w:eastAsia="Calibri" w:hAnsi="Calibri" w:cs="Calibri"/>
        </w:rPr>
        <w:t xml:space="preserve">in </w:t>
      </w:r>
      <w:r w:rsidR="5F49363D" w:rsidRPr="0092480E">
        <w:rPr>
          <w:rFonts w:ascii="Calibri" w:eastAsia="Calibri" w:hAnsi="Calibri" w:cs="Calibri"/>
        </w:rPr>
        <w:t xml:space="preserve">the </w:t>
      </w:r>
      <w:r w:rsidR="12388453" w:rsidRPr="0092480E">
        <w:rPr>
          <w:rFonts w:ascii="Calibri" w:eastAsia="Calibri" w:hAnsi="Calibri" w:cs="Calibri"/>
        </w:rPr>
        <w:t xml:space="preserve">model </w:t>
      </w:r>
      <w:r w:rsidR="5EA56648" w:rsidRPr="0092480E">
        <w:rPr>
          <w:rFonts w:ascii="Calibri" w:eastAsia="Calibri" w:hAnsi="Calibri" w:cs="Calibri"/>
        </w:rPr>
        <w:t xml:space="preserve">estimates. </w:t>
      </w:r>
    </w:p>
    <w:p w:rsidR="00584B7F" w:rsidRPr="0092480E" w:rsidRDefault="00584B7F" w:rsidP="39A4890C">
      <w:pPr>
        <w:pStyle w:val="Heading2"/>
        <w:spacing w:before="0" w:after="160" w:line="257" w:lineRule="auto"/>
        <w:rPr>
          <w:rFonts w:ascii="Calibri" w:hAnsi="Calibri" w:cs="Calibri"/>
          <w:lang w:val="en-US"/>
        </w:rPr>
      </w:pPr>
    </w:p>
    <w:p w:rsidR="006D27F5" w:rsidRPr="0092480E" w:rsidRDefault="006D27F5" w:rsidP="39A4890C">
      <w:pPr>
        <w:pStyle w:val="Heading2"/>
        <w:spacing w:before="0" w:after="160" w:line="257" w:lineRule="auto"/>
        <w:rPr>
          <w:rFonts w:ascii="Calibri" w:eastAsia="Calibri" w:hAnsi="Calibri" w:cs="Calibri"/>
          <w:sz w:val="22"/>
          <w:szCs w:val="22"/>
          <w:lang w:val="en-US"/>
        </w:rPr>
      </w:pPr>
      <w:r w:rsidRPr="0092480E">
        <w:rPr>
          <w:rFonts w:ascii="Calibri" w:hAnsi="Calibri" w:cs="Calibri"/>
          <w:lang w:val="en-US"/>
        </w:rPr>
        <w:t>Results</w:t>
      </w:r>
    </w:p>
    <w:p w:rsidR="00354D49" w:rsidRPr="0092480E" w:rsidRDefault="00354D49" w:rsidP="636709EE">
      <w:pPr>
        <w:rPr>
          <w:rFonts w:ascii="Calibri" w:hAnsi="Calibri" w:cs="Calibri"/>
        </w:rPr>
      </w:pPr>
      <w:r w:rsidRPr="0092480E">
        <w:rPr>
          <w:rFonts w:ascii="Calibri" w:hAnsi="Calibri" w:cs="Calibri"/>
        </w:rPr>
        <w:t>The</w:t>
      </w:r>
      <w:r w:rsidR="003E5752" w:rsidRPr="0092480E">
        <w:rPr>
          <w:rFonts w:ascii="Calibri" w:hAnsi="Calibri" w:cs="Calibri"/>
        </w:rPr>
        <w:t xml:space="preserve"> maximum</w:t>
      </w:r>
      <w:r w:rsidRPr="0092480E">
        <w:rPr>
          <w:rFonts w:ascii="Calibri" w:hAnsi="Calibri" w:cs="Calibri"/>
        </w:rPr>
        <w:t xml:space="preserve"> QALYs</w:t>
      </w:r>
      <w:r w:rsidR="2FA01D4B" w:rsidRPr="0092480E">
        <w:rPr>
          <w:rFonts w:ascii="Calibri" w:hAnsi="Calibri" w:cs="Calibri"/>
        </w:rPr>
        <w:t xml:space="preserve"> gained varied</w:t>
      </w:r>
      <w:r w:rsidRPr="0092480E">
        <w:rPr>
          <w:rFonts w:ascii="Calibri" w:hAnsi="Calibri" w:cs="Calibri"/>
        </w:rPr>
        <w:t xml:space="preserve"> </w:t>
      </w:r>
      <w:r w:rsidR="066D105D" w:rsidRPr="0092480E">
        <w:rPr>
          <w:rFonts w:ascii="Calibri" w:hAnsi="Calibri" w:cs="Calibri"/>
        </w:rPr>
        <w:t>between procedures</w:t>
      </w:r>
      <w:r w:rsidR="2976397D" w:rsidRPr="0092480E">
        <w:rPr>
          <w:rFonts w:ascii="Calibri" w:hAnsi="Calibri" w:cs="Calibri"/>
        </w:rPr>
        <w:t>,</w:t>
      </w:r>
      <w:r w:rsidR="066D105D" w:rsidRPr="0092480E">
        <w:rPr>
          <w:rFonts w:ascii="Calibri" w:hAnsi="Calibri" w:cs="Calibri"/>
        </w:rPr>
        <w:t xml:space="preserve"> from </w:t>
      </w:r>
      <w:r w:rsidR="5D94B23F" w:rsidRPr="0092480E">
        <w:rPr>
          <w:rFonts w:ascii="Calibri" w:hAnsi="Calibri" w:cs="Calibri"/>
        </w:rPr>
        <w:t>0.54</w:t>
      </w:r>
      <w:r w:rsidR="35F30593" w:rsidRPr="0092480E">
        <w:rPr>
          <w:rFonts w:ascii="Calibri" w:hAnsi="Calibri" w:cs="Calibri"/>
        </w:rPr>
        <w:t xml:space="preserve"> QALYs</w:t>
      </w:r>
      <w:r w:rsidR="0871D245" w:rsidRPr="0092480E">
        <w:rPr>
          <w:rFonts w:ascii="Calibri" w:hAnsi="Calibri" w:cs="Calibri"/>
        </w:rPr>
        <w:t xml:space="preserve"> </w:t>
      </w:r>
      <w:r w:rsidR="6080B510" w:rsidRPr="0092480E">
        <w:rPr>
          <w:rFonts w:ascii="Calibri" w:hAnsi="Calibri" w:cs="Calibri"/>
        </w:rPr>
        <w:t>(</w:t>
      </w:r>
      <w:r w:rsidR="002F706E">
        <w:rPr>
          <w:rFonts w:ascii="Calibri" w:hAnsi="Calibri" w:cs="Calibri"/>
        </w:rPr>
        <w:t xml:space="preserve">95%-CI </w:t>
      </w:r>
      <w:r w:rsidR="7BB41C7E" w:rsidRPr="0092480E">
        <w:rPr>
          <w:rFonts w:ascii="Calibri" w:hAnsi="Calibri" w:cs="Calibri"/>
        </w:rPr>
        <w:t>0.</w:t>
      </w:r>
      <w:r w:rsidR="6121B162" w:rsidRPr="0092480E">
        <w:rPr>
          <w:rFonts w:ascii="Calibri" w:hAnsi="Calibri" w:cs="Calibri"/>
        </w:rPr>
        <w:t>48</w:t>
      </w:r>
      <w:r w:rsidR="34677B95" w:rsidRPr="0092480E">
        <w:rPr>
          <w:rFonts w:ascii="Calibri" w:hAnsi="Calibri" w:cs="Calibri"/>
        </w:rPr>
        <w:t xml:space="preserve"> – 0.61</w:t>
      </w:r>
      <w:r w:rsidR="6DFDE68A" w:rsidRPr="0092480E">
        <w:rPr>
          <w:rFonts w:ascii="Calibri" w:hAnsi="Calibri" w:cs="Calibri"/>
        </w:rPr>
        <w:t xml:space="preserve">) </w:t>
      </w:r>
      <w:r w:rsidR="6316F09E" w:rsidRPr="0092480E">
        <w:rPr>
          <w:rFonts w:ascii="Calibri" w:hAnsi="Calibri" w:cs="Calibri"/>
        </w:rPr>
        <w:t xml:space="preserve">for resection of high-grade glioma </w:t>
      </w:r>
      <w:r w:rsidRPr="0092480E">
        <w:rPr>
          <w:rFonts w:ascii="Calibri" w:hAnsi="Calibri" w:cs="Calibri"/>
        </w:rPr>
        <w:t xml:space="preserve">to </w:t>
      </w:r>
      <w:r w:rsidR="52318DF1" w:rsidRPr="0092480E">
        <w:rPr>
          <w:rFonts w:ascii="Calibri" w:hAnsi="Calibri" w:cs="Calibri"/>
        </w:rPr>
        <w:t>10.3 QALYs</w:t>
      </w:r>
      <w:r w:rsidR="1E51B3F0" w:rsidRPr="0092480E">
        <w:rPr>
          <w:rFonts w:ascii="Calibri" w:hAnsi="Calibri" w:cs="Calibri"/>
        </w:rPr>
        <w:t xml:space="preserve"> </w:t>
      </w:r>
      <w:r w:rsidR="00083EFD" w:rsidRPr="0092480E">
        <w:rPr>
          <w:rFonts w:ascii="Calibri" w:hAnsi="Calibri" w:cs="Calibri"/>
        </w:rPr>
        <w:t>(</w:t>
      </w:r>
      <w:r w:rsidR="7A52D4E6" w:rsidRPr="0092480E">
        <w:rPr>
          <w:rFonts w:ascii="Calibri" w:hAnsi="Calibri" w:cs="Calibri"/>
        </w:rPr>
        <w:t xml:space="preserve">8.7 </w:t>
      </w:r>
      <w:r w:rsidR="1E51B3F0" w:rsidRPr="0092480E">
        <w:rPr>
          <w:rFonts w:ascii="Calibri" w:hAnsi="Calibri" w:cs="Calibri"/>
        </w:rPr>
        <w:t>-</w:t>
      </w:r>
      <w:r w:rsidR="31A54002" w:rsidRPr="0092480E">
        <w:rPr>
          <w:rFonts w:ascii="Calibri" w:hAnsi="Calibri" w:cs="Calibri"/>
        </w:rPr>
        <w:t xml:space="preserve"> 11.9</w:t>
      </w:r>
      <w:r w:rsidR="0D517A4F" w:rsidRPr="0092480E">
        <w:rPr>
          <w:rFonts w:ascii="Calibri" w:hAnsi="Calibri" w:cs="Calibri"/>
        </w:rPr>
        <w:t>)</w:t>
      </w:r>
      <w:r w:rsidR="5B74BB5B" w:rsidRPr="0092480E">
        <w:rPr>
          <w:rFonts w:ascii="Calibri" w:hAnsi="Calibri" w:cs="Calibri"/>
        </w:rPr>
        <w:t xml:space="preserve"> for kidney transplantation</w:t>
      </w:r>
      <w:r w:rsidR="6D9E4346" w:rsidRPr="0092480E">
        <w:rPr>
          <w:rFonts w:ascii="Calibri" w:hAnsi="Calibri" w:cs="Calibri"/>
        </w:rPr>
        <w:t>.</w:t>
      </w:r>
      <w:r w:rsidRPr="0092480E">
        <w:rPr>
          <w:rFonts w:ascii="Calibri" w:hAnsi="Calibri" w:cs="Calibri"/>
        </w:rPr>
        <w:t xml:space="preserve"> The </w:t>
      </w:r>
      <w:r w:rsidR="03226B7A" w:rsidRPr="0092480E">
        <w:rPr>
          <w:rFonts w:ascii="Calibri" w:hAnsi="Calibri" w:cs="Calibri"/>
        </w:rPr>
        <w:t>three</w:t>
      </w:r>
      <w:r w:rsidRPr="0092480E">
        <w:rPr>
          <w:rFonts w:ascii="Calibri" w:hAnsi="Calibri" w:cs="Calibri"/>
        </w:rPr>
        <w:t xml:space="preserve"> most urgent interventions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Pr="0092480E">
        <w:rPr>
          <w:rFonts w:ascii="Calibri" w:hAnsi="Calibri" w:cs="Calibri"/>
        </w:rPr>
        <w:t xml:space="preserve"> QALY/</w:t>
      </w:r>
      <w:r w:rsidR="162BFC04"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B36A8C" w:rsidRPr="0092480E">
        <w:rPr>
          <w:rFonts w:ascii="Calibri" w:hAnsi="Calibri" w:cs="Calibri"/>
        </w:rPr>
        <w:t xml:space="preserve"> –</w:t>
      </w:r>
      <w:r w:rsidRPr="0092480E">
        <w:rPr>
          <w:rFonts w:ascii="Calibri" w:hAnsi="Calibri" w:cs="Calibri"/>
        </w:rPr>
        <w:t xml:space="preserve"> </w:t>
      </w:r>
      <w:r w:rsidR="00B36A8C" w:rsidRPr="0092480E">
        <w:rPr>
          <w:rFonts w:ascii="Calibri" w:hAnsi="Calibri" w:cs="Calibri"/>
        </w:rPr>
        <w:t>-0.0</w:t>
      </w:r>
      <w:r w:rsidR="41BE6934" w:rsidRPr="0092480E">
        <w:rPr>
          <w:rFonts w:ascii="Calibri" w:hAnsi="Calibri" w:cs="Calibri"/>
        </w:rPr>
        <w:t>9</w:t>
      </w:r>
      <w:r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Pr="0092480E">
        <w:rPr>
          <w:rFonts w:ascii="Calibri" w:hAnsi="Calibri" w:cs="Calibri"/>
        </w:rPr>
        <w:t>(</w:t>
      </w:r>
      <w:r w:rsidR="33C785B9" w:rsidRPr="0092480E">
        <w:rPr>
          <w:rFonts w:ascii="Calibri" w:hAnsi="Calibri" w:cs="Calibri"/>
        </w:rPr>
        <w:t>-0.11 QALY/month, -0.22 - -0.04</w:t>
      </w:r>
      <w:r w:rsidRPr="0092480E">
        <w:rPr>
          <w:rFonts w:ascii="Calibri" w:hAnsi="Calibri" w:cs="Calibri"/>
        </w:rPr>
        <w:t xml:space="preserve">), </w:t>
      </w:r>
      <w:r w:rsidR="26865917" w:rsidRPr="0092480E">
        <w:rPr>
          <w:rFonts w:ascii="Calibri" w:hAnsi="Calibri" w:cs="Calibri"/>
        </w:rPr>
        <w:t>and resecti</w:t>
      </w:r>
      <w:r w:rsidR="00D4128D" w:rsidRPr="0092480E">
        <w:rPr>
          <w:rFonts w:ascii="Calibri" w:hAnsi="Calibri" w:cs="Calibri"/>
        </w:rPr>
        <w:t>ng</w:t>
      </w:r>
      <w:r w:rsidR="26865917" w:rsidRPr="0092480E">
        <w:rPr>
          <w:rFonts w:ascii="Calibri" w:hAnsi="Calibri" w:cs="Calibri"/>
        </w:rPr>
        <w:t xml:space="preserve"> </w:t>
      </w:r>
      <w:r w:rsidR="00D4128D" w:rsidRPr="0092480E">
        <w:rPr>
          <w:rFonts w:ascii="Calibri" w:hAnsi="Calibri" w:cs="Calibri"/>
        </w:rPr>
        <w:t>a</w:t>
      </w:r>
      <w:r w:rsidR="00186ECC">
        <w:rPr>
          <w:rFonts w:ascii="Calibri" w:hAnsi="Calibri" w:cs="Calibri"/>
        </w:rPr>
        <w:t xml:space="preserve"> 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Pr="0092480E">
        <w:rPr>
          <w:rFonts w:ascii="Calibri" w:hAnsi="Calibri" w:cs="Calibri"/>
        </w:rPr>
        <w:t>(</w:t>
      </w:r>
      <w:r w:rsidR="34ABA3DB" w:rsidRPr="0092480E">
        <w:rPr>
          <w:rFonts w:ascii="Calibri" w:hAnsi="Calibri" w:cs="Calibri"/>
        </w:rPr>
        <w:t>-0.09 QALY/month, -0.12 - -0.06</w:t>
      </w:r>
      <w:r w:rsidRPr="0092480E">
        <w:rPr>
          <w:rFonts w:ascii="Calibri" w:hAnsi="Calibri" w:cs="Calibri"/>
        </w:rPr>
        <w:t xml:space="preserve">). The </w:t>
      </w:r>
      <w:r w:rsidR="27D80749" w:rsidRPr="0092480E">
        <w:rPr>
          <w:rFonts w:ascii="Calibri" w:hAnsi="Calibri" w:cs="Calibri"/>
        </w:rPr>
        <w:t>three</w:t>
      </w:r>
      <w:r w:rsidRPr="0092480E">
        <w:rPr>
          <w:rFonts w:ascii="Calibri" w:hAnsi="Calibri" w:cs="Calibri"/>
        </w:rPr>
        <w:t xml:space="preserve"> least urgent interventions were </w:t>
      </w:r>
      <w:r w:rsidR="09766975" w:rsidRPr="0092480E">
        <w:rPr>
          <w:rFonts w:ascii="Calibri" w:hAnsi="Calibri" w:cs="Calibri"/>
        </w:rPr>
        <w:t xml:space="preserve">the placing of a shunt for </w:t>
      </w:r>
      <w:r w:rsidR="5B7A8D53" w:rsidRPr="0092480E">
        <w:rPr>
          <w:rFonts w:ascii="Calibri" w:hAnsi="Calibri" w:cs="Calibri"/>
        </w:rPr>
        <w:t>dialysis</w:t>
      </w:r>
      <w:r w:rsidR="09766975" w:rsidRPr="0092480E">
        <w:rPr>
          <w:rFonts w:ascii="Calibri" w:hAnsi="Calibri" w:cs="Calibri"/>
        </w:rPr>
        <w:t xml:space="preserve"> </w:t>
      </w:r>
      <w:r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352CDE2D" w:rsidRPr="0092480E">
        <w:rPr>
          <w:rFonts w:ascii="Calibri" w:hAnsi="Calibri" w:cs="Calibri"/>
        </w:rPr>
        <w:t xml:space="preserve"> </w:t>
      </w:r>
      <w:r w:rsidRPr="0092480E">
        <w:rPr>
          <w:rFonts w:ascii="Calibri" w:hAnsi="Calibri" w:cs="Calibri"/>
        </w:rPr>
        <w:t>QALY/</w:t>
      </w:r>
      <w:r w:rsidR="5EBEC747"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 -0.0</w:t>
      </w:r>
      <w:r w:rsidR="3AE57C91" w:rsidRPr="0092480E">
        <w:rPr>
          <w:rFonts w:ascii="Calibri" w:hAnsi="Calibri" w:cs="Calibri"/>
        </w:rPr>
        <w:t>0</w:t>
      </w:r>
      <w:r w:rsidR="00182E81" w:rsidRPr="0092480E">
        <w:rPr>
          <w:rFonts w:ascii="Calibri" w:hAnsi="Calibri" w:cs="Calibri"/>
        </w:rPr>
        <w:t>5</w:t>
      </w:r>
      <w:r w:rsidR="00B36A8C" w:rsidRPr="0092480E">
        <w:rPr>
          <w:rFonts w:ascii="Calibri" w:hAnsi="Calibri" w:cs="Calibri"/>
        </w:rPr>
        <w:t xml:space="preserve">), </w:t>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 QALY/month, -0.02 - -0.01),</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 QALY/month, -0.03 - -0.01)</w:t>
      </w:r>
      <w:r w:rsidR="38B50232" w:rsidRPr="0092480E">
        <w:rPr>
          <w:rFonts w:ascii="Calibri" w:hAnsi="Calibri" w:cs="Calibri"/>
        </w:rPr>
        <w:t>.</w:t>
      </w:r>
    </w:p>
    <w:p w:rsidR="00584B7F" w:rsidRPr="0092480E" w:rsidRDefault="00584B7F" w:rsidP="39A4890C">
      <w:pPr>
        <w:pStyle w:val="Heading2"/>
        <w:rPr>
          <w:rFonts w:ascii="Calibri" w:hAnsi="Calibri" w:cs="Calibri"/>
          <w:lang w:val="en-US"/>
        </w:rPr>
      </w:pPr>
    </w:p>
    <w:p w:rsidR="006D27F5" w:rsidRPr="0092480E" w:rsidRDefault="006D27F5" w:rsidP="39A4890C">
      <w:pPr>
        <w:pStyle w:val="Heading2"/>
        <w:rPr>
          <w:rFonts w:ascii="Calibri" w:hAnsi="Calibri" w:cs="Calibri"/>
          <w:lang w:val="en-US"/>
        </w:rPr>
      </w:pPr>
      <w:r w:rsidRPr="0092480E">
        <w:rPr>
          <w:rFonts w:ascii="Calibri" w:hAnsi="Calibri" w:cs="Calibri"/>
          <w:lang w:val="en-US"/>
        </w:rPr>
        <w:t>Conclusion</w:t>
      </w:r>
    </w:p>
    <w:p w:rsidR="739D3A68" w:rsidRPr="0092480E" w:rsidRDefault="009D7F52" w:rsidP="00B92D2F">
      <w:pPr>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be quantified with our decision model and can guide prioritization of surgical care from a utilitarian perspective (i.e. minimizing health loss for the total population) in times of scarcit</w:t>
      </w:r>
      <w:r w:rsidR="00B92D2F" w:rsidRPr="008225F6">
        <w:rPr>
          <w:rFonts w:ascii="Calibri" w:eastAsia="Calibri" w:hAnsi="Calibri" w:cs="Calibri"/>
        </w:rPr>
        <w:t xml:space="preserve">y </w:t>
      </w:r>
      <w:commentRangeStart w:id="8"/>
      <w:r w:rsidR="00B92D2F" w:rsidRPr="008225F6">
        <w:rPr>
          <w:rFonts w:ascii="Calibri" w:eastAsia="Calibri" w:hAnsi="Calibri" w:cs="Calibri"/>
        </w:rPr>
        <w:t>(due to</w:t>
      </w:r>
      <w:r w:rsidR="00BA3F4F" w:rsidRPr="008225F6">
        <w:rPr>
          <w:rFonts w:ascii="Calibri" w:eastAsia="Calibri" w:hAnsi="Calibri" w:cs="Calibri"/>
        </w:rPr>
        <w:t xml:space="preserve"> for example</w:t>
      </w:r>
      <w:r w:rsidR="00B92D2F" w:rsidRPr="008225F6">
        <w:rPr>
          <w:rFonts w:ascii="Calibri" w:eastAsia="Calibri" w:hAnsi="Calibri" w:cs="Calibri"/>
        </w:rPr>
        <w:t xml:space="preserve"> COVID-19).</w:t>
      </w:r>
      <w:r w:rsidR="44CA49E7" w:rsidRPr="008225F6">
        <w:rPr>
          <w:rFonts w:ascii="Calibri" w:eastAsia="Calibri" w:hAnsi="Calibri" w:cs="Calibri"/>
        </w:rPr>
        <w:t xml:space="preserve"> </w:t>
      </w:r>
      <w:commentRangeEnd w:id="8"/>
      <w:r w:rsidR="009B4DDF">
        <w:rPr>
          <w:rStyle w:val="CommentReference"/>
          <w:rFonts w:asciiTheme="minorHAnsi" w:eastAsiaTheme="minorHAnsi" w:hAnsiTheme="minorHAnsi" w:cstheme="minorBidi"/>
          <w:lang w:val="en-GB"/>
        </w:rPr>
        <w:commentReference w:id="8"/>
      </w:r>
      <w:r w:rsidR="44CA49E7" w:rsidRPr="008225F6">
        <w:rPr>
          <w:rFonts w:ascii="Calibri" w:eastAsia="Calibri" w:hAnsi="Calibri" w:cs="Calibri"/>
        </w:rPr>
        <w:t xml:space="preserve">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rsidR="739D3A68" w:rsidRPr="0092480E" w:rsidRDefault="739D3A68" w:rsidP="39A4890C">
      <w:pPr>
        <w:rPr>
          <w:rFonts w:ascii="Calibri" w:hAnsi="Calibri" w:cs="Calibri"/>
        </w:rPr>
      </w:pPr>
      <w:r w:rsidRPr="0092480E">
        <w:rPr>
          <w:rFonts w:ascii="Calibri" w:hAnsi="Calibri" w:cs="Calibri"/>
        </w:rPr>
        <w:br w:type="page"/>
      </w:r>
    </w:p>
    <w:p w:rsidR="438F5BE1" w:rsidRPr="0092480E" w:rsidRDefault="438F5BE1" w:rsidP="04F59E2C">
      <w:pPr>
        <w:pStyle w:val="Heading2"/>
        <w:rPr>
          <w:rFonts w:ascii="Calibri" w:hAnsi="Calibri" w:cs="Calibri"/>
          <w:lang w:val="en-US"/>
        </w:rPr>
      </w:pPr>
      <w:r w:rsidRPr="0092480E">
        <w:rPr>
          <w:rFonts w:ascii="Calibri" w:hAnsi="Calibri" w:cs="Calibri"/>
          <w:lang w:val="en-US"/>
        </w:rPr>
        <w:t>Background</w:t>
      </w:r>
    </w:p>
    <w:p w:rsidR="256137A7" w:rsidRPr="00C2764C" w:rsidRDefault="04E49AF8" w:rsidP="00404879">
      <w:pPr>
        <w:rPr>
          <w:rFonts w:ascii="Calibri" w:eastAsia="Calibri" w:hAnsi="Calibri" w:cs="Calibri"/>
        </w:rPr>
      </w:pPr>
      <w:r w:rsidRPr="00C2764C">
        <w:rPr>
          <w:rFonts w:ascii="Calibri" w:eastAsia="Calibri" w:hAnsi="Calibri" w:cs="Calibri"/>
        </w:rPr>
        <w:t xml:space="preserve">COVID-19 has put unprecedented pressure on health 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 xml:space="preserve">he health </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 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 care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419A50BE" w:rsidRPr="00C2764C">
        <w:rPr>
          <w:rFonts w:ascii="Calibri" w:eastAsia="Calibri" w:hAnsi="Calibri" w:cs="Calibri"/>
        </w:rPr>
        <w:t>usual</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rsidR="00404879" w:rsidRPr="00C2764C" w:rsidRDefault="00404879" w:rsidP="00404879">
      <w:pPr>
        <w:rPr>
          <w:rFonts w:ascii="Calibri" w:eastAsiaTheme="minorEastAsia" w:hAnsi="Calibri" w:cs="Calibri"/>
        </w:rPr>
      </w:pPr>
    </w:p>
    <w:p w:rsidR="59F76BD3" w:rsidRPr="00C2764C" w:rsidRDefault="59F76BD3" w:rsidP="00404879">
      <w:pPr>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usual care.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be admitted </w:t>
      </w:r>
      <w:r w:rsidR="1974DFE7" w:rsidRPr="00C2764C">
        <w:rPr>
          <w:rFonts w:ascii="Calibri" w:eastAsiaTheme="minorEastAsia" w:hAnsi="Calibri" w:cs="Calibri"/>
        </w:rPr>
        <w:t xml:space="preserve">or </w:t>
      </w:r>
      <w:r w:rsidR="268A6506" w:rsidRPr="00C2764C">
        <w:rPr>
          <w:rFonts w:ascii="Calibri" w:eastAsiaTheme="minorEastAsia" w:hAnsi="Calibri" w:cs="Calibri"/>
        </w:rPr>
        <w:t>undergo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04623" w:rsidRPr="00C2764C">
        <w:rPr>
          <w:rFonts w:ascii="Calibri" w:eastAsiaTheme="minorEastAsia" w:hAnsi="Calibri" w:cs="Calibri"/>
        </w:rPr>
        <w:t xml:space="preserve">were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has been 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rsidR="00404879" w:rsidRPr="00C2764C" w:rsidRDefault="00404879" w:rsidP="00404879">
      <w:pPr>
        <w:rPr>
          <w:rFonts w:ascii="Calibri" w:eastAsiaTheme="minorEastAsia" w:hAnsi="Calibri" w:cs="Calibri"/>
        </w:rPr>
      </w:pPr>
    </w:p>
    <w:p w:rsidR="256137A7" w:rsidRPr="00C2764C" w:rsidRDefault="75544506" w:rsidP="00404879">
      <w:pPr>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 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In the first part of the 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1C7EE9" w:rsidRPr="00C2764C">
        <w:rPr>
          <w:rFonts w:ascii="Calibri" w:eastAsiaTheme="minorEastAsia" w:hAnsi="Calibri" w:cs="Calibri"/>
        </w:rPr>
        <w:t>surgical procedures</w:t>
      </w:r>
      <w:r w:rsidR="083658F7" w:rsidRPr="00C2764C">
        <w:rPr>
          <w:rFonts w:ascii="Calibri" w:eastAsiaTheme="minorEastAsia" w:hAnsi="Calibri" w:cs="Calibri"/>
        </w:rPr>
        <w:t xml:space="preserve">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 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has evaluated the consequences of delay of orthopedic surgical procedures.</w:t>
      </w:r>
      <w:r w:rsidR="00AB781F" w:rsidRPr="00C2764C">
        <w:rPr>
          <w:rFonts w:ascii="Calibri" w:eastAsiaTheme="minorEastAsia" w:hAnsi="Calibri" w:cs="Calibri"/>
        </w:rPr>
        <w:t xml:space="preserve"> They</w:t>
      </w:r>
      <w:r w:rsidR="00167841" w:rsidRPr="00C2764C">
        <w:rPr>
          <w:rFonts w:ascii="Calibri" w:eastAsiaTheme="minorEastAsia" w:hAnsi="Calibri" w:cs="Calibri"/>
        </w:rPr>
        <w:t xml:space="preserve"> showed that it would take 7-16 months until the health-care system would perform at 90% of the expected value of surgery in case they resume elective orthopedic surgery in June 2020 in the USA</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EA74164" w:rsidRPr="00C2764C">
        <w:rPr>
          <w:rFonts w:ascii="Calibri" w:eastAsiaTheme="minorEastAsia" w:hAnsi="Calibri" w:cs="Calibri"/>
        </w:rPr>
        <w:t>Because an accumulating group of patients is waiting for vital surgeries, our society is facing dilemmas about which patients should be prioritized.</w:t>
      </w:r>
      <w:r w:rsidR="401C91F5" w:rsidRPr="00C2764C">
        <w:rPr>
          <w:rFonts w:ascii="Calibri" w:eastAsiaTheme="minorEastAsia" w:hAnsi="Calibri" w:cs="Calibri"/>
        </w:rPr>
        <w:t xml:space="preserve"> </w:t>
      </w:r>
    </w:p>
    <w:p w:rsidR="00404879" w:rsidRDefault="00404879" w:rsidP="00404879">
      <w:pPr>
        <w:rPr>
          <w:rFonts w:ascii="Calibri" w:eastAsiaTheme="minorEastAsia" w:hAnsi="Calibri" w:cs="Calibri"/>
        </w:rPr>
      </w:pPr>
    </w:p>
    <w:p w:rsidR="256137A7" w:rsidRPr="00C2764C" w:rsidRDefault="401C91F5" w:rsidP="00404879">
      <w:pPr>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(first value)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rsidR="00404879" w:rsidRPr="00C2764C" w:rsidRDefault="00404879" w:rsidP="00404879">
      <w:pPr>
        <w:rPr>
          <w:rFonts w:ascii="Calibri" w:eastAsiaTheme="minorEastAsia" w:hAnsi="Calibri" w:cs="Calibri"/>
        </w:rPr>
      </w:pPr>
    </w:p>
    <w:p w:rsidR="00955A8C" w:rsidRPr="00C2764C" w:rsidRDefault="008C69CA" w:rsidP="00404879">
      <w:pPr>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200F83"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ins w:id="9" w:author="Hester Lingsma" w:date="2020-06-03T08:33:00Z">
        <w:r w:rsidR="0091296F">
          <w:rPr>
            <w:rFonts w:ascii="Calibri" w:hAnsi="Calibri" w:cs="Calibri"/>
          </w:rPr>
          <w:t xml:space="preserve">while it is known that </w:t>
        </w:r>
      </w:ins>
      <w:del w:id="10" w:author="Hester Lingsma" w:date="2020-06-03T08:33:00Z">
        <w:r w:rsidRPr="00C2764C" w:rsidDel="0091296F">
          <w:rPr>
            <w:rFonts w:ascii="Calibri" w:hAnsi="Calibri" w:cs="Calibri"/>
          </w:rPr>
          <w:delText xml:space="preserve">Experts, for which it is known that </w:delText>
        </w:r>
      </w:del>
      <w:r w:rsidRPr="00C2764C">
        <w:rPr>
          <w:rFonts w:ascii="Calibri" w:hAnsi="Calibri" w:cs="Calibri"/>
        </w:rPr>
        <w:t>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commentRangeStart w:id="11"/>
      <w:commentRangeStart w:id="12"/>
      <w:r w:rsidR="0FA23138" w:rsidRPr="00C2764C">
        <w:rPr>
          <w:rFonts w:ascii="Calibri" w:hAnsi="Calibri" w:cs="Calibri"/>
        </w:rPr>
        <w:t>T</w:t>
      </w:r>
      <w:r w:rsidR="6E8373DC" w:rsidRPr="00C2764C">
        <w:rPr>
          <w:rFonts w:ascii="Calibri" w:eastAsiaTheme="minorEastAsia" w:hAnsi="Calibri" w:cs="Calibri"/>
        </w:rPr>
        <w:t>o our knowledge</w:t>
      </w:r>
      <w:commentRangeEnd w:id="11"/>
      <w:r w:rsidR="00B80056">
        <w:rPr>
          <w:rStyle w:val="CommentReference"/>
          <w:rFonts w:asciiTheme="minorHAnsi" w:eastAsiaTheme="minorHAnsi" w:hAnsiTheme="minorHAnsi" w:cstheme="minorBidi"/>
          <w:lang w:val="en-GB"/>
        </w:rPr>
        <w:commentReference w:id="11"/>
      </w:r>
      <w:r w:rsidR="6E8373DC" w:rsidRPr="00C2764C">
        <w:rPr>
          <w:rFonts w:ascii="Calibri" w:eastAsiaTheme="minorEastAsia" w:hAnsi="Calibri" w:cs="Calibri"/>
        </w:rPr>
        <w:t xml:space="preserve">, </w:t>
      </w:r>
      <w:r w:rsidR="6FC25B31" w:rsidRPr="00C2764C">
        <w:rPr>
          <w:rFonts w:ascii="Calibri" w:eastAsiaTheme="minorEastAsia" w:hAnsi="Calibri" w:cs="Calibri"/>
        </w:rPr>
        <w:t>no</w:t>
      </w:r>
      <w:r w:rsidR="43B48730" w:rsidRPr="00C2764C">
        <w:rPr>
          <w:rFonts w:ascii="Calibri" w:eastAsiaTheme="minorEastAsia" w:hAnsi="Calibri" w:cs="Calibri"/>
        </w:rPr>
        <w:t xml:space="preserve"> </w:t>
      </w:r>
      <w:r w:rsidRPr="00C2764C">
        <w:rPr>
          <w:rFonts w:ascii="Calibri" w:eastAsiaTheme="minorEastAsia" w:hAnsi="Calibri" w:cs="Calibri"/>
        </w:rPr>
        <w:t xml:space="preserve">objective, quantitative, evidence-based approach </w:t>
      </w:r>
      <w:r w:rsidR="6FC25B31" w:rsidRPr="00C2764C">
        <w:rPr>
          <w:rFonts w:ascii="Calibri" w:eastAsiaTheme="minorEastAsia" w:hAnsi="Calibri" w:cs="Calibri"/>
        </w:rPr>
        <w:t xml:space="preserve">has </w:t>
      </w:r>
      <w:r w:rsidR="32B3C325" w:rsidRPr="00C2764C">
        <w:rPr>
          <w:rFonts w:ascii="Calibri" w:eastAsiaTheme="minorEastAsia" w:hAnsi="Calibri" w:cs="Calibri"/>
        </w:rPr>
        <w:t xml:space="preserve">yet </w:t>
      </w:r>
      <w:r w:rsidR="6FC25B31" w:rsidRPr="00C2764C">
        <w:rPr>
          <w:rFonts w:ascii="Calibri" w:eastAsiaTheme="minorEastAsia" w:hAnsi="Calibri" w:cs="Calibri"/>
        </w:rPr>
        <w:t xml:space="preserve">been </w:t>
      </w:r>
      <w:r w:rsidR="361CF97B" w:rsidRPr="00C2764C">
        <w:rPr>
          <w:rFonts w:ascii="Calibri" w:eastAsiaTheme="minorEastAsia" w:hAnsi="Calibri" w:cs="Calibri"/>
        </w:rPr>
        <w:t>developed</w:t>
      </w:r>
      <w:r w:rsidR="00955A8C" w:rsidRPr="00C2764C">
        <w:rPr>
          <w:rFonts w:ascii="Calibri" w:eastAsiaTheme="minorEastAsia" w:hAnsi="Calibri" w:cs="Calibri"/>
        </w:rPr>
        <w:t xml:space="preserve"> to assist in prioritization of surgical care</w:t>
      </w:r>
      <w:r w:rsidR="002C1AFD">
        <w:rPr>
          <w:rFonts w:ascii="Calibri" w:eastAsiaTheme="minorEastAsia" w:hAnsi="Calibri" w:cs="Calibri"/>
        </w:rPr>
        <w:t xml:space="preserve"> in times of scarcity</w:t>
      </w:r>
      <w:r w:rsidR="6FC25B31" w:rsidRPr="00C2764C">
        <w:rPr>
          <w:rFonts w:ascii="Calibri" w:eastAsiaTheme="minorEastAsia" w:hAnsi="Calibri" w:cs="Calibri"/>
        </w:rPr>
        <w:t>.</w:t>
      </w:r>
      <w:commentRangeEnd w:id="12"/>
      <w:r w:rsidR="0091296F">
        <w:rPr>
          <w:rStyle w:val="CommentReference"/>
          <w:rFonts w:asciiTheme="minorHAnsi" w:eastAsiaTheme="minorHAnsi" w:hAnsiTheme="minorHAnsi" w:cstheme="minorBidi"/>
          <w:lang w:val="en-GB"/>
        </w:rPr>
        <w:commentReference w:id="12"/>
      </w:r>
    </w:p>
    <w:p w:rsidR="00955A8C" w:rsidRPr="00C2764C" w:rsidRDefault="00955A8C" w:rsidP="00404879">
      <w:pPr>
        <w:rPr>
          <w:rFonts w:ascii="Calibri" w:eastAsiaTheme="minorEastAsia" w:hAnsi="Calibri" w:cs="Calibri"/>
        </w:rPr>
      </w:pPr>
    </w:p>
    <w:p w:rsidR="256137A7" w:rsidRPr="00C2764C" w:rsidRDefault="12BEE698" w:rsidP="00404879">
      <w:pPr>
        <w:rPr>
          <w:rFonts w:ascii="Calibri" w:eastAsia="Calibri" w:hAnsi="Calibri" w:cs="Calibri"/>
        </w:rPr>
      </w:pPr>
      <w:del w:id="13" w:author="Hester Lingsma" w:date="2020-06-03T08:34:00Z">
        <w:r w:rsidRPr="00C2764C" w:rsidDel="0091296F">
          <w:rPr>
            <w:rFonts w:ascii="Calibri" w:eastAsia="Calibri" w:hAnsi="Calibri" w:cs="Calibri"/>
          </w:rPr>
          <w:delText xml:space="preserve">Therefore, </w:delText>
        </w:r>
      </w:del>
      <w:ins w:id="14" w:author="Hester Lingsma" w:date="2020-06-03T08:34:00Z">
        <w:r w:rsidR="0091296F">
          <w:rPr>
            <w:rFonts w:ascii="Calibri" w:eastAsia="Calibri" w:hAnsi="Calibri" w:cs="Calibri"/>
          </w:rPr>
          <w:t>T</w:t>
        </w:r>
      </w:ins>
      <w:del w:id="15" w:author="Hester Lingsma" w:date="2020-06-03T08:34:00Z">
        <w:r w:rsidR="00C2764C" w:rsidDel="0091296F">
          <w:rPr>
            <w:rFonts w:ascii="Calibri" w:eastAsia="Calibri" w:hAnsi="Calibri" w:cs="Calibri"/>
          </w:rPr>
          <w:delText>t</w:delText>
        </w:r>
      </w:del>
      <w:r w:rsidR="00C2764C">
        <w:rPr>
          <w:rFonts w:ascii="Calibri" w:eastAsia="Calibri" w:hAnsi="Calibri" w:cs="Calibri"/>
        </w:rPr>
        <w:t xml:space="preserve">his </w:t>
      </w:r>
      <w:r w:rsidRPr="00C2764C">
        <w:rPr>
          <w:rFonts w:ascii="Calibri" w:eastAsia="Calibri" w:hAnsi="Calibri" w:cs="Calibri"/>
        </w:rPr>
        <w:t xml:space="preserve">study </w:t>
      </w:r>
      <w:r w:rsidR="00C2764C">
        <w:rPr>
          <w:rFonts w:ascii="Calibri" w:eastAsia="Calibri" w:hAnsi="Calibri" w:cs="Calibri"/>
        </w:rPr>
        <w:t xml:space="preserve">aims </w:t>
      </w:r>
      <w:r w:rsidRPr="00C2764C">
        <w:rPr>
          <w:rFonts w:ascii="Calibri" w:eastAsia="Calibri" w:hAnsi="Calibri" w:cs="Calibri"/>
        </w:rPr>
        <w:t xml:space="preserve">is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319EC840" w:rsidRPr="00C2764C">
        <w:rPr>
          <w:rFonts w:ascii="Calibri" w:eastAsia="Calibri" w:hAnsi="Calibri" w:cs="Calibri"/>
        </w:rPr>
        <w:t>surgical intervention</w:t>
      </w:r>
      <w:r w:rsidR="000016BF" w:rsidRPr="00C2764C">
        <w:rPr>
          <w:rFonts w:ascii="Calibri" w:eastAsia="Calibri" w:hAnsi="Calibri" w:cs="Calibri"/>
        </w:rPr>
        <w:t xml:space="preserve"> on health</w:t>
      </w:r>
      <w:ins w:id="16" w:author="Hester Lingsma" w:date="2020-06-03T08:34:00Z">
        <w:r w:rsidR="0091296F">
          <w:rPr>
            <w:rFonts w:ascii="Calibri" w:eastAsia="Calibri" w:hAnsi="Calibri" w:cs="Calibri"/>
          </w:rPr>
          <w:t xml:space="preserve"> to guide </w:t>
        </w:r>
      </w:ins>
      <w:del w:id="17" w:author="Hester Lingsma" w:date="2020-06-03T08:34:00Z">
        <w:r w:rsidR="008C69CA" w:rsidRPr="00C2764C" w:rsidDel="0091296F">
          <w:rPr>
            <w:rFonts w:ascii="Calibri" w:eastAsia="Calibri" w:hAnsi="Calibri" w:cs="Calibri"/>
          </w:rPr>
          <w:delText xml:space="preserve">. This measure of urgency might </w:delText>
        </w:r>
        <w:r w:rsidR="319EC840" w:rsidRPr="00C2764C" w:rsidDel="0091296F">
          <w:rPr>
            <w:rFonts w:ascii="Calibri" w:eastAsia="Calibri" w:hAnsi="Calibri" w:cs="Calibri"/>
          </w:rPr>
          <w:delText xml:space="preserve">be used </w:delText>
        </w:r>
        <w:r w:rsidR="008C69CA" w:rsidRPr="00C2764C" w:rsidDel="0091296F">
          <w:rPr>
            <w:rFonts w:ascii="Calibri" w:eastAsia="Calibri" w:hAnsi="Calibri" w:cs="Calibri"/>
          </w:rPr>
          <w:delText xml:space="preserve">to </w:delText>
        </w:r>
        <w:r w:rsidR="319EC840" w:rsidRPr="00C2764C" w:rsidDel="0091296F">
          <w:rPr>
            <w:rFonts w:ascii="Calibri" w:eastAsia="Calibri" w:hAnsi="Calibri" w:cs="Calibri"/>
          </w:rPr>
          <w:delText xml:space="preserve">guide </w:delText>
        </w:r>
      </w:del>
      <w:r w:rsidR="319EC840" w:rsidRPr="00C2764C">
        <w:rPr>
          <w:rFonts w:ascii="Calibri" w:eastAsia="Calibri" w:hAnsi="Calibri" w:cs="Calibri"/>
        </w:rPr>
        <w:t>prioritization of surgical intervention</w:t>
      </w:r>
      <w:ins w:id="18" w:author="Hester Lingsma" w:date="2020-06-03T08:34:00Z">
        <w:r w:rsidR="0091296F">
          <w:rPr>
            <w:rFonts w:ascii="Calibri" w:eastAsia="Calibri" w:hAnsi="Calibri" w:cs="Calibri"/>
          </w:rPr>
          <w:t>s across di</w:t>
        </w:r>
      </w:ins>
      <w:ins w:id="19" w:author="Hester Lingsma" w:date="2020-06-03T08:35:00Z">
        <w:r w:rsidR="0091296F">
          <w:rPr>
            <w:rFonts w:ascii="Calibri" w:eastAsia="Calibri" w:hAnsi="Calibri" w:cs="Calibri"/>
          </w:rPr>
          <w:t>sciplines</w:t>
        </w:r>
      </w:ins>
      <w:r w:rsidR="319EC840" w:rsidRPr="00C2764C">
        <w:rPr>
          <w:rFonts w:ascii="Calibri" w:eastAsia="Calibri" w:hAnsi="Calibri" w:cs="Calibri"/>
        </w:rPr>
        <w:t xml:space="preserve"> form a utilitarian perspective.</w:t>
      </w:r>
      <w:r w:rsidR="5A8C9F72" w:rsidRPr="00C2764C">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usual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rsidR="00404879" w:rsidRDefault="00404879" w:rsidP="39A4890C">
      <w:pPr>
        <w:pStyle w:val="Heading2"/>
        <w:rPr>
          <w:rFonts w:ascii="Calibri" w:hAnsi="Calibri" w:cs="Calibri"/>
          <w:lang w:val="en-US"/>
        </w:rPr>
      </w:pPr>
    </w:p>
    <w:p w:rsidR="438F5BE1" w:rsidRPr="0092480E" w:rsidRDefault="438F5BE1" w:rsidP="39A4890C">
      <w:pPr>
        <w:pStyle w:val="Heading2"/>
        <w:rPr>
          <w:rFonts w:ascii="Calibri" w:hAnsi="Calibri" w:cs="Calibri"/>
          <w:lang w:val="en-US"/>
        </w:rPr>
      </w:pPr>
      <w:r w:rsidRPr="0092480E">
        <w:rPr>
          <w:rFonts w:ascii="Calibri" w:hAnsi="Calibri" w:cs="Calibri"/>
          <w:lang w:val="en-US"/>
        </w:rPr>
        <w:t>Methods</w:t>
      </w:r>
    </w:p>
    <w:p w:rsidR="005F0C12" w:rsidRDefault="005F0C12" w:rsidP="005F0C12">
      <w:pPr>
        <w:rPr>
          <w:ins w:id="20" w:author="Hester Lingsma" w:date="2020-06-05T09:04:00Z"/>
          <w:rFonts w:ascii="Calibri" w:hAnsi="Calibri" w:cs="Calibri"/>
        </w:rPr>
      </w:pPr>
      <w:commentRangeStart w:id="21"/>
      <w:ins w:id="22" w:author="Hester Lingsma" w:date="2020-06-05T09:04:00Z">
        <w:r>
          <w:rPr>
            <w:rFonts w:ascii="Calibri" w:hAnsi="Calibri" w:cs="Calibri"/>
          </w:rPr>
          <w:t>In short</w:t>
        </w:r>
      </w:ins>
      <w:commentRangeEnd w:id="21"/>
      <w:ins w:id="23" w:author="Hester Lingsma" w:date="2020-06-05T09:05:00Z">
        <w:r>
          <w:rPr>
            <w:rStyle w:val="CommentReference"/>
            <w:rFonts w:asciiTheme="minorHAnsi" w:eastAsiaTheme="minorHAnsi" w:hAnsiTheme="minorHAnsi" w:cstheme="minorBidi"/>
            <w:lang w:val="en-GB"/>
          </w:rPr>
          <w:commentReference w:id="21"/>
        </w:r>
      </w:ins>
      <w:ins w:id="24" w:author="Hester Lingsma" w:date="2020-06-05T09:04:00Z">
        <w:r>
          <w:rPr>
            <w:rFonts w:ascii="Calibri" w:hAnsi="Calibri" w:cs="Calibri"/>
          </w:rPr>
          <w:t xml:space="preserve">, we developed a </w:t>
        </w:r>
        <w:r>
          <w:rPr>
            <w:rFonts w:ascii="Calibri" w:hAnsi="Calibri" w:cs="Calibri"/>
          </w:rPr>
          <w:t xml:space="preserve">broadly applicable </w:t>
        </w:r>
        <w:r>
          <w:rPr>
            <w:rFonts w:ascii="Calibri" w:hAnsi="Calibri" w:cs="Calibri"/>
          </w:rPr>
          <w:t xml:space="preserve">Markov model </w:t>
        </w:r>
        <w:r>
          <w:rPr>
            <w:rFonts w:ascii="Calibri" w:hAnsi="Calibri" w:cs="Calibri"/>
          </w:rPr>
          <w:t xml:space="preserve">to </w:t>
        </w:r>
        <w:r>
          <w:rPr>
            <w:rFonts w:ascii="Calibri" w:hAnsi="Calibri" w:cs="Calibri"/>
          </w:rPr>
          <w:t>estimate</w:t>
        </w:r>
        <w:r>
          <w:rPr>
            <w:rFonts w:ascii="Calibri" w:hAnsi="Calibri" w:cs="Calibri"/>
          </w:rPr>
          <w:t xml:space="preserve"> </w:t>
        </w:r>
        <w:r>
          <w:rPr>
            <w:rFonts w:ascii="Calibri" w:hAnsi="Calibri" w:cs="Calibri"/>
          </w:rPr>
          <w:t>t</w:t>
        </w:r>
        <w:r>
          <w:rPr>
            <w:rFonts w:ascii="Calibri" w:hAnsi="Calibri" w:cs="Calibri"/>
          </w:rPr>
          <w:t>h</w:t>
        </w:r>
        <w:r>
          <w:rPr>
            <w:rFonts w:ascii="Calibri" w:hAnsi="Calibri" w:cs="Calibri"/>
          </w:rPr>
          <w:t xml:space="preserve">e effect of delaying surgery on survival and health related quality of life, we selected surgical </w:t>
        </w:r>
        <w:r>
          <w:rPr>
            <w:rFonts w:ascii="Calibri" w:hAnsi="Calibri" w:cs="Calibri"/>
          </w:rPr>
          <w:t xml:space="preserve">procedures most relevant to our setting, obtained input parameters </w:t>
        </w:r>
        <w:r>
          <w:rPr>
            <w:rFonts w:ascii="Calibri" w:hAnsi="Calibri" w:cs="Calibri"/>
          </w:rPr>
          <w:t xml:space="preserve">for </w:t>
        </w:r>
        <w:r>
          <w:rPr>
            <w:rFonts w:ascii="Calibri" w:hAnsi="Calibri" w:cs="Calibri"/>
          </w:rPr>
          <w:t xml:space="preserve">the model for these surgeries. </w:t>
        </w:r>
      </w:ins>
    </w:p>
    <w:p w:rsidR="005F0C12" w:rsidRDefault="005F0C12" w:rsidP="00516760">
      <w:pPr>
        <w:rPr>
          <w:ins w:id="25" w:author="Hester Lingsma" w:date="2020-06-05T09:04:00Z"/>
          <w:rFonts w:ascii="Calibri" w:hAnsi="Calibri" w:cs="Calibri"/>
        </w:rPr>
      </w:pPr>
    </w:p>
    <w:p w:rsidR="438F5BE1" w:rsidRPr="0092480E" w:rsidRDefault="497E6C1F" w:rsidP="00516760">
      <w:pPr>
        <w:rPr>
          <w:rFonts w:ascii="Calibri" w:eastAsia="Calibri" w:hAnsi="Calibri" w:cs="Calibri"/>
        </w:rPr>
      </w:pPr>
      <w:commentRangeStart w:id="26"/>
      <w:del w:id="27" w:author="Hester Lingsma" w:date="2020-06-05T09:04:00Z">
        <w:r w:rsidRPr="0092480E" w:rsidDel="005F0C12">
          <w:rPr>
            <w:rFonts w:ascii="Calibri" w:hAnsi="Calibri" w:cs="Calibri"/>
          </w:rPr>
          <w:delText xml:space="preserve">This </w:delText>
        </w:r>
      </w:del>
      <w:ins w:id="28" w:author="Hester Lingsma" w:date="2020-06-05T09:04:00Z">
        <w:r w:rsidR="005F0C12">
          <w:rPr>
            <w:rFonts w:ascii="Calibri" w:hAnsi="Calibri" w:cs="Calibri"/>
          </w:rPr>
          <w:t>The</w:t>
        </w:r>
        <w:r w:rsidR="005F0C12" w:rsidRPr="0092480E">
          <w:rPr>
            <w:rFonts w:ascii="Calibri" w:hAnsi="Calibri" w:cs="Calibri"/>
          </w:rPr>
          <w:t xml:space="preserve"> </w:t>
        </w:r>
      </w:ins>
      <w:r w:rsidR="6125538A" w:rsidRPr="0092480E">
        <w:rPr>
          <w:rFonts w:ascii="Calibri" w:hAnsi="Calibri" w:cs="Calibri"/>
        </w:rPr>
        <w:t xml:space="preserve">manuscript </w:t>
      </w:r>
      <w:r w:rsidR="007D6602">
        <w:rPr>
          <w:rFonts w:ascii="Calibri" w:hAnsi="Calibri" w:cs="Calibri"/>
        </w:rPr>
        <w:t>is</w:t>
      </w:r>
      <w:r w:rsidR="6125538A" w:rsidRPr="0092480E">
        <w:rPr>
          <w:rFonts w:ascii="Calibri" w:hAnsi="Calibri" w:cs="Calibri"/>
        </w:rPr>
        <w:t xml:space="preserve"> </w:t>
      </w:r>
      <w:r w:rsidR="007D6602">
        <w:rPr>
          <w:rFonts w:ascii="Calibri" w:hAnsi="Calibri" w:cs="Calibri"/>
        </w:rPr>
        <w:t>guided by the</w:t>
      </w:r>
      <w:r w:rsidRPr="0092480E">
        <w:rPr>
          <w:rFonts w:ascii="Calibri" w:hAnsi="Calibri" w:cs="Calibri"/>
        </w:rPr>
        <w:t xml:space="preserve"> CHEER guidelines</w:t>
      </w:r>
      <w:r w:rsidR="17703BBA" w:rsidRPr="0092480E">
        <w:rPr>
          <w:rFonts w:ascii="Calibri" w:hAnsi="Calibri" w:cs="Calibri"/>
        </w:rPr>
        <w:t xml:space="preserve"> for reporting health-economical evaluations</w:t>
      </w:r>
      <w:r w:rsidR="007A393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17&lt;/sup&gt;","plainTextFormattedCitation":"17","previouslyFormattedCitation":"&lt;sup&gt;17&lt;/sup&gt;"},"properties":{"noteIndex":0},"schema":"https://github.com/citation-style-language/schema/raw/master/csl-citation.json"}</w:instrText>
      </w:r>
      <w:r w:rsidR="00516760" w:rsidRPr="0092480E">
        <w:rPr>
          <w:rFonts w:ascii="Calibri" w:hAnsi="Calibri" w:cs="Calibri"/>
        </w:rPr>
        <w:fldChar w:fldCharType="separate"/>
      </w:r>
      <w:r w:rsidR="00516760" w:rsidRPr="0092480E">
        <w:rPr>
          <w:rFonts w:ascii="Calibri" w:hAnsi="Calibri" w:cs="Calibri"/>
          <w:noProof/>
          <w:vertAlign w:val="superscript"/>
        </w:rPr>
        <w:t>17</w:t>
      </w:r>
      <w:r w:rsidR="00516760" w:rsidRPr="0092480E">
        <w:rPr>
          <w:rFonts w:ascii="Calibri" w:hAnsi="Calibri" w:cs="Calibri"/>
        </w:rPr>
        <w:fldChar w:fldCharType="end"/>
      </w:r>
      <w:r w:rsidR="17703BBA" w:rsidRPr="0092480E">
        <w:rPr>
          <w:rFonts w:ascii="Calibri" w:hAnsi="Calibri" w:cs="Calibri"/>
        </w:rPr>
        <w:t xml:space="preserve"> </w:t>
      </w:r>
      <w:r w:rsidR="6A168F23" w:rsidRPr="0092480E">
        <w:rPr>
          <w:rFonts w:ascii="Calibri" w:hAnsi="Calibri" w:cs="Calibri"/>
        </w:rPr>
        <w:t>The</w:t>
      </w:r>
      <w:r w:rsidR="25356529" w:rsidRPr="0092480E">
        <w:rPr>
          <w:rFonts w:ascii="Calibri" w:hAnsi="Calibri" w:cs="Calibri"/>
        </w:rPr>
        <w:t xml:space="preserve"> model</w:t>
      </w:r>
      <w:r w:rsidR="6A168F23" w:rsidRPr="0092480E">
        <w:rPr>
          <w:rFonts w:ascii="Calibri" w:hAnsi="Calibri" w:cs="Calibri"/>
        </w:rPr>
        <w:t xml:space="preserve"> </w:t>
      </w:r>
      <w:r w:rsidR="000016BF" w:rsidRPr="0092480E">
        <w:rPr>
          <w:rFonts w:ascii="Calibri" w:hAnsi="Calibri" w:cs="Calibri"/>
        </w:rPr>
        <w:t xml:space="preserve">was </w:t>
      </w:r>
      <w:r w:rsidR="5D00BC3F" w:rsidRPr="0092480E">
        <w:rPr>
          <w:rFonts w:ascii="Calibri" w:hAnsi="Calibri" w:cs="Calibri"/>
        </w:rPr>
        <w:t>buil</w:t>
      </w:r>
      <w:r w:rsidR="000016BF" w:rsidRPr="0092480E">
        <w:rPr>
          <w:rFonts w:ascii="Calibri" w:hAnsi="Calibri" w:cs="Calibri"/>
        </w:rPr>
        <w:t>t</w:t>
      </w:r>
      <w:r w:rsidR="5D00BC3F" w:rsidRPr="0092480E">
        <w:rPr>
          <w:rFonts w:ascii="Calibri" w:hAnsi="Calibri" w:cs="Calibri"/>
        </w:rPr>
        <w:t xml:space="preserve"> in R software</w:t>
      </w:r>
      <w:r w:rsidR="007D6602">
        <w:rPr>
          <w:rFonts w:ascii="Calibri" w:hAnsi="Calibri" w:cs="Calibri"/>
        </w:rPr>
        <w:fldChar w:fldCharType="begin" w:fldLock="1"/>
      </w:r>
      <w:r w:rsidR="00B25DB0">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mendeley":{"formattedCitation":"&lt;sup&gt;18&lt;/sup&gt;","plainTextFormattedCitation":"18","previouslyFormattedCitation":"&lt;sup&gt;18&lt;/sup&gt;"},"properties":{"noteIndex":0},"schema":"https://github.com/citation-style-language/schema/raw/master/csl-citation.json"}</w:instrText>
      </w:r>
      <w:r w:rsidR="007D6602">
        <w:rPr>
          <w:rFonts w:ascii="Calibri" w:hAnsi="Calibri" w:cs="Calibri"/>
        </w:rPr>
        <w:fldChar w:fldCharType="separate"/>
      </w:r>
      <w:r w:rsidR="007D6602" w:rsidRPr="007D6602">
        <w:rPr>
          <w:rFonts w:ascii="Calibri" w:hAnsi="Calibri" w:cs="Calibri"/>
          <w:noProof/>
          <w:vertAlign w:val="superscript"/>
        </w:rPr>
        <w:t>18</w:t>
      </w:r>
      <w:r w:rsidR="007D6602">
        <w:rPr>
          <w:rFonts w:ascii="Calibri" w:hAnsi="Calibri" w:cs="Calibri"/>
        </w:rPr>
        <w:fldChar w:fldCharType="end"/>
      </w:r>
      <w:r w:rsidR="007D6602">
        <w:rPr>
          <w:rFonts w:ascii="Calibri" w:hAnsi="Calibri" w:cs="Calibri"/>
        </w:rPr>
        <w:t xml:space="preserve"> </w:t>
      </w:r>
      <w:r w:rsidR="3E927376" w:rsidRPr="0092480E">
        <w:rPr>
          <w:rFonts w:ascii="Calibri" w:hAnsi="Calibri" w:cs="Calibri"/>
        </w:rPr>
        <w:t>and</w:t>
      </w:r>
      <w:r w:rsidR="0E96ACC2" w:rsidRPr="0092480E">
        <w:rPr>
          <w:rFonts w:ascii="Calibri" w:hAnsi="Calibri" w:cs="Calibri"/>
        </w:rPr>
        <w:t xml:space="preserve"> the code is based on tutorial</w:t>
      </w:r>
      <w:r w:rsidR="14AA56E1" w:rsidRPr="0092480E">
        <w:rPr>
          <w:rFonts w:ascii="Calibri" w:hAnsi="Calibri" w:cs="Calibri"/>
        </w:rPr>
        <w:t>s</w:t>
      </w:r>
      <w:r w:rsidR="0E96ACC2" w:rsidRPr="0092480E">
        <w:rPr>
          <w:rFonts w:ascii="Calibri" w:hAnsi="Calibri" w:cs="Calibri"/>
        </w:rPr>
        <w:t xml:space="preserve"> provided by the DART</w:t>
      </w:r>
      <w:r w:rsidR="3F054FD8" w:rsidRPr="0092480E">
        <w:rPr>
          <w:rFonts w:ascii="Calibri" w:hAnsi="Calibri" w:cs="Calibri"/>
        </w:rPr>
        <w:t>H</w:t>
      </w:r>
      <w:r w:rsidR="0084022E" w:rsidRPr="0092480E">
        <w:rPr>
          <w:rFonts w:ascii="Calibri" w:hAnsi="Calibri" w:cs="Calibri"/>
        </w:rPr>
        <w:t xml:space="preserve"> workgroup</w:t>
      </w:r>
      <w:r w:rsidR="00200F83" w:rsidRPr="0092480E">
        <w:rPr>
          <w:rFonts w:ascii="Calibri" w:hAnsi="Calibri" w:cs="Calibri"/>
        </w:rPr>
        <w:t>.</w:t>
      </w:r>
      <w:r w:rsidR="0084022E" w:rsidRPr="0092480E">
        <w:rPr>
          <w:rFonts w:ascii="Calibri" w:hAnsi="Calibri" w:cs="Calibri"/>
        </w:rPr>
        <w:fldChar w:fldCharType="begin" w:fldLock="1"/>
      </w:r>
      <w:r w:rsidR="00B25DB0">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19,20&lt;/sup&gt;","plainTextFormattedCitation":"19,20","previouslyFormattedCitation":"&lt;sup&gt;19,20&lt;/sup&gt;"},"properties":{"noteIndex":0},"schema":"https://github.com/citation-style-language/schema/raw/master/csl-citation.json"}</w:instrText>
      </w:r>
      <w:r w:rsidR="0084022E" w:rsidRPr="0092480E">
        <w:rPr>
          <w:rFonts w:ascii="Calibri" w:hAnsi="Calibri" w:cs="Calibri"/>
        </w:rPr>
        <w:fldChar w:fldCharType="separate"/>
      </w:r>
      <w:r w:rsidR="007D6602" w:rsidRPr="007D6602">
        <w:rPr>
          <w:rFonts w:ascii="Calibri" w:hAnsi="Calibri" w:cs="Calibri"/>
          <w:noProof/>
          <w:vertAlign w:val="superscript"/>
        </w:rPr>
        <w:t>19,20</w:t>
      </w:r>
      <w:r w:rsidR="0084022E" w:rsidRPr="0092480E">
        <w:rPr>
          <w:rFonts w:ascii="Calibri" w:hAnsi="Calibri" w:cs="Calibri"/>
        </w:rPr>
        <w:fldChar w:fldCharType="end"/>
      </w:r>
      <w:r w:rsidR="0084022E" w:rsidRPr="0092480E">
        <w:rPr>
          <w:rFonts w:ascii="Calibri" w:hAnsi="Calibri" w:cs="Calibri"/>
        </w:rPr>
        <w:t xml:space="preserve"> </w:t>
      </w:r>
      <w:r w:rsidR="0BB6E199" w:rsidRPr="0092480E">
        <w:rPr>
          <w:rFonts w:ascii="Calibri" w:hAnsi="Calibri" w:cs="Calibri"/>
        </w:rPr>
        <w:t>The model code</w:t>
      </w:r>
      <w:r w:rsidR="5D00BC3F" w:rsidRPr="0092480E">
        <w:rPr>
          <w:rFonts w:ascii="Calibri" w:hAnsi="Calibri" w:cs="Calibri"/>
        </w:rPr>
        <w:t xml:space="preserve"> </w:t>
      </w:r>
      <w:r w:rsidR="647B3385" w:rsidRPr="0092480E">
        <w:rPr>
          <w:rFonts w:ascii="Calibri" w:hAnsi="Calibri" w:cs="Calibri"/>
        </w:rPr>
        <w:t>and input data</w:t>
      </w:r>
      <w:r w:rsidR="6A168F23" w:rsidRPr="0092480E">
        <w:rPr>
          <w:rFonts w:ascii="Calibri" w:hAnsi="Calibri" w:cs="Calibri"/>
        </w:rPr>
        <w:t xml:space="preserve"> </w:t>
      </w:r>
      <w:r w:rsidR="47C9FD85" w:rsidRPr="0092480E">
        <w:rPr>
          <w:rFonts w:ascii="Calibri" w:hAnsi="Calibri" w:cs="Calibri"/>
        </w:rPr>
        <w:t>are</w:t>
      </w:r>
      <w:r w:rsidR="4CDDF185" w:rsidRPr="0092480E">
        <w:rPr>
          <w:rFonts w:ascii="Calibri" w:hAnsi="Calibri" w:cs="Calibri"/>
        </w:rPr>
        <w:t xml:space="preserve"> freely</w:t>
      </w:r>
      <w:r w:rsidR="47C9FD85" w:rsidRPr="0092480E">
        <w:rPr>
          <w:rFonts w:ascii="Calibri" w:hAnsi="Calibri" w:cs="Calibri"/>
        </w:rPr>
        <w:t xml:space="preserve"> </w:t>
      </w:r>
      <w:r w:rsidR="60AEA2F4" w:rsidRPr="0092480E">
        <w:rPr>
          <w:rFonts w:ascii="Calibri" w:hAnsi="Calibri" w:cs="Calibri"/>
        </w:rPr>
        <w:t>available via</w:t>
      </w:r>
      <w:r w:rsidR="0C86CA25" w:rsidRPr="0092480E">
        <w:rPr>
          <w:rFonts w:ascii="Calibri" w:hAnsi="Calibri" w:cs="Calibri"/>
        </w:rPr>
        <w:t xml:space="preserve"> a GitHub repository</w:t>
      </w:r>
      <w:r w:rsidR="6A168F23" w:rsidRPr="0092480E">
        <w:rPr>
          <w:rFonts w:ascii="Calibri" w:hAnsi="Calibri" w:cs="Calibri"/>
        </w:rPr>
        <w:t xml:space="preserve">: </w:t>
      </w:r>
      <w:hyperlink r:id="rId13">
        <w:r w:rsidR="18A35708" w:rsidRPr="0092480E">
          <w:rPr>
            <w:rStyle w:val="Hyperlink"/>
            <w:rFonts w:ascii="Calibri" w:eastAsia="Calibri" w:hAnsi="Calibri" w:cs="Calibri"/>
          </w:rPr>
          <w:t>https://github.com/erasmusmc-mgz/VB_OR_t</w:t>
        </w:r>
      </w:hyperlink>
      <w:commentRangeStart w:id="29"/>
      <w:r w:rsidR="18A35708" w:rsidRPr="0092480E">
        <w:rPr>
          <w:rStyle w:val="Hyperlink"/>
          <w:rFonts w:ascii="Calibri" w:eastAsia="Calibri" w:hAnsi="Calibri" w:cs="Calibri"/>
        </w:rPr>
        <w:t>riage</w:t>
      </w:r>
      <w:r w:rsidR="18A35708" w:rsidRPr="0092480E">
        <w:rPr>
          <w:rFonts w:ascii="Calibri" w:eastAsia="Calibri" w:hAnsi="Calibri" w:cs="Calibri"/>
        </w:rPr>
        <w:t>.</w:t>
      </w:r>
      <w:commentRangeEnd w:id="29"/>
      <w:r w:rsidR="438F5BE1" w:rsidRPr="0092480E">
        <w:rPr>
          <w:rFonts w:ascii="Calibri" w:hAnsi="Calibri" w:cs="Calibri"/>
        </w:rPr>
        <w:commentReference w:id="29"/>
      </w:r>
    </w:p>
    <w:p w:rsidR="00744A56" w:rsidRDefault="00DC7B5C" w:rsidP="0091296F">
      <w:pPr>
        <w:rPr>
          <w:ins w:id="30" w:author="Hester Lingsma" w:date="2020-06-05T08:49:00Z"/>
        </w:rPr>
      </w:pPr>
      <w:ins w:id="31" w:author="Hester Lingsma" w:date="2020-06-03T09:06:00Z">
        <w:r>
          <w:t xml:space="preserve"> </w:t>
        </w:r>
      </w:ins>
      <w:commentRangeEnd w:id="26"/>
      <w:ins w:id="32" w:author="Hester Lingsma" w:date="2020-06-05T09:05:00Z">
        <w:r w:rsidR="005F0C12">
          <w:rPr>
            <w:rStyle w:val="CommentReference"/>
            <w:rFonts w:asciiTheme="minorHAnsi" w:eastAsiaTheme="minorHAnsi" w:hAnsiTheme="minorHAnsi" w:cstheme="minorBidi"/>
            <w:lang w:val="en-GB"/>
          </w:rPr>
          <w:commentReference w:id="26"/>
        </w:r>
      </w:ins>
    </w:p>
    <w:p w:rsidR="005439B3" w:rsidRPr="0091296F" w:rsidDel="005F0C12" w:rsidRDefault="005439B3" w:rsidP="0091296F">
      <w:pPr>
        <w:rPr>
          <w:del w:id="33" w:author="Hester Lingsma" w:date="2020-06-05T09:05:00Z"/>
          <w:rPrChange w:id="34" w:author="Hester Lingsma" w:date="2020-06-03T08:41:00Z">
            <w:rPr>
              <w:del w:id="35" w:author="Hester Lingsma" w:date="2020-06-05T09:05:00Z"/>
              <w:rFonts w:ascii="Calibri" w:hAnsi="Calibri" w:cs="Calibri"/>
              <w:lang w:val="en-US"/>
            </w:rPr>
          </w:rPrChange>
        </w:rPr>
        <w:pPrChange w:id="36" w:author="Hester Lingsma" w:date="2020-06-03T08:41:00Z">
          <w:pPr>
            <w:pStyle w:val="Heading3"/>
          </w:pPr>
        </w:pPrChange>
      </w:pPr>
    </w:p>
    <w:p w:rsidR="00404879" w:rsidRPr="007503B9" w:rsidRDefault="2E6165B6" w:rsidP="007503B9">
      <w:pPr>
        <w:pStyle w:val="Heading3"/>
      </w:pPr>
      <w:r w:rsidRPr="00514AC6">
        <w:t xml:space="preserve">Patients and setting </w:t>
      </w:r>
    </w:p>
    <w:p w:rsidR="00514AC6" w:rsidDel="00611061" w:rsidRDefault="00516760" w:rsidP="002409F6">
      <w:pPr>
        <w:spacing w:line="276" w:lineRule="auto"/>
        <w:rPr>
          <w:del w:id="37" w:author="Hester Lingsma" w:date="2020-06-05T08:56:00Z"/>
          <w:rFonts w:ascii="Calibri" w:hAnsi="Calibri" w:cs="Calibri"/>
        </w:rPr>
      </w:pPr>
      <w:r w:rsidRPr="0092480E">
        <w:rPr>
          <w:rFonts w:ascii="Calibri" w:hAnsi="Calibri" w:cs="Calibri"/>
        </w:rPr>
        <w:t>The procedures evaluated in this study comprised of non-pediatric, semi-elective surgeries</w:t>
      </w:r>
      <w:r w:rsidR="006D76AB" w:rsidRPr="0092480E">
        <w:rPr>
          <w:rFonts w:ascii="Calibri" w:hAnsi="Calibri" w:cs="Calibri"/>
        </w:rPr>
        <w:t xml:space="preserve"> in an academic tertiary referring hospital</w:t>
      </w:r>
      <w:r w:rsidRPr="0092480E">
        <w:rPr>
          <w:rFonts w:ascii="Calibri" w:hAnsi="Calibri" w:cs="Calibri"/>
        </w:rPr>
        <w:t>. A semi-elective procedure was defined as a procedure that is non-urgent</w:t>
      </w:r>
      <w:r w:rsidR="00BE6480" w:rsidRPr="0092480E">
        <w:rPr>
          <w:rFonts w:ascii="Calibri" w:hAnsi="Calibri" w:cs="Calibri"/>
        </w:rPr>
        <w:t>,</w:t>
      </w:r>
      <w:r w:rsidRPr="0092480E">
        <w:rPr>
          <w:rFonts w:ascii="Calibri" w:hAnsi="Calibri" w:cs="Calibri"/>
        </w:rPr>
        <w:t xml:space="preserve"> but ideally performed within three </w:t>
      </w:r>
      <w:r w:rsidR="006D76AB" w:rsidRPr="0092480E">
        <w:rPr>
          <w:rFonts w:ascii="Calibri" w:hAnsi="Calibri" w:cs="Calibri"/>
        </w:rPr>
        <w:t xml:space="preserve">to six </w:t>
      </w:r>
      <w:r w:rsidRPr="0092480E">
        <w:rPr>
          <w:rFonts w:ascii="Calibri" w:hAnsi="Calibri" w:cs="Calibri"/>
        </w:rPr>
        <w:t>weeks. A selection of semi-electiv</w:t>
      </w:r>
      <w:r w:rsidR="006D76AB" w:rsidRPr="0092480E">
        <w:rPr>
          <w:rFonts w:ascii="Calibri" w:hAnsi="Calibri" w:cs="Calibri"/>
        </w:rPr>
        <w:t xml:space="preserve">e procedures for this </w:t>
      </w:r>
      <w:del w:id="38" w:author="Hester Lingsma" w:date="2020-06-03T08:38:00Z">
        <w:r w:rsidR="006D76AB" w:rsidRPr="0092480E" w:rsidDel="0091296F">
          <w:rPr>
            <w:rFonts w:ascii="Calibri" w:hAnsi="Calibri" w:cs="Calibri"/>
          </w:rPr>
          <w:delText>model</w:delText>
        </w:r>
        <w:r w:rsidRPr="0092480E" w:rsidDel="0091296F">
          <w:rPr>
            <w:rFonts w:ascii="Calibri" w:hAnsi="Calibri" w:cs="Calibri"/>
          </w:rPr>
          <w:delText xml:space="preserve">ing </w:delText>
        </w:r>
      </w:del>
      <w:r w:rsidRPr="0092480E">
        <w:rPr>
          <w:rFonts w:ascii="Calibri" w:hAnsi="Calibri" w:cs="Calibri"/>
        </w:rPr>
        <w:t xml:space="preserve">study was based on electronic patient registry data of the Erasmus MC (University Medical Center based in Rotterdam, The Netherlands). </w:t>
      </w:r>
      <w:del w:id="39" w:author="Hester Lingsma" w:date="2020-06-03T08:38:00Z">
        <w:r w:rsidRPr="0092480E" w:rsidDel="0091296F">
          <w:rPr>
            <w:rFonts w:ascii="Calibri" w:hAnsi="Calibri" w:cs="Calibri"/>
          </w:rPr>
          <w:delText xml:space="preserve">From this patient registry, </w:delText>
        </w:r>
      </w:del>
      <w:ins w:id="40" w:author="Hester Lingsma" w:date="2020-06-03T08:38:00Z">
        <w:r w:rsidR="0091296F">
          <w:rPr>
            <w:rFonts w:ascii="Calibri" w:hAnsi="Calibri" w:cs="Calibri"/>
          </w:rPr>
          <w:t>W</w:t>
        </w:r>
      </w:ins>
      <w:del w:id="41" w:author="Hester Lingsma" w:date="2020-06-03T08:38:00Z">
        <w:r w:rsidRPr="0092480E" w:rsidDel="0091296F">
          <w:rPr>
            <w:rFonts w:ascii="Calibri" w:hAnsi="Calibri" w:cs="Calibri"/>
          </w:rPr>
          <w:delText>w</w:delText>
        </w:r>
      </w:del>
      <w:r w:rsidRPr="0092480E">
        <w:rPr>
          <w:rFonts w:ascii="Calibri" w:hAnsi="Calibri" w:cs="Calibri"/>
        </w:rPr>
        <w:t xml:space="preserve">e retrieved </w:t>
      </w:r>
      <w:ins w:id="42" w:author="Hester Lingsma" w:date="2020-06-03T08:38:00Z">
        <w:r w:rsidR="0091296F">
          <w:rPr>
            <w:rFonts w:ascii="Calibri" w:hAnsi="Calibri" w:cs="Calibri"/>
          </w:rPr>
          <w:t xml:space="preserve">the number of procedures, </w:t>
        </w:r>
      </w:ins>
      <w:r w:rsidRPr="0092480E">
        <w:rPr>
          <w:rFonts w:ascii="Calibri" w:hAnsi="Calibri" w:cs="Calibri"/>
        </w:rPr>
        <w:t xml:space="preserve">the surgery time, length of </w:t>
      </w:r>
      <w:r w:rsidRPr="0092480E">
        <w:rPr>
          <w:rFonts w:ascii="Calibri" w:eastAsia="Calibri" w:hAnsi="Calibri" w:cs="Calibri"/>
        </w:rPr>
        <w:t>stay at an</w:t>
      </w:r>
      <w:r w:rsidRPr="0092480E">
        <w:rPr>
          <w:rFonts w:ascii="Calibri" w:hAnsi="Calibri" w:cs="Calibri"/>
        </w:rPr>
        <w:t xml:space="preserve"> intensive care unit (ICU), and length</w:t>
      </w:r>
      <w:r w:rsidR="00BE6480" w:rsidRPr="0092480E">
        <w:rPr>
          <w:rFonts w:ascii="Calibri" w:hAnsi="Calibri" w:cs="Calibri"/>
        </w:rPr>
        <w:t xml:space="preserve"> of</w:t>
      </w:r>
      <w:r w:rsidRPr="0092480E">
        <w:rPr>
          <w:rFonts w:ascii="Calibri" w:hAnsi="Calibri" w:cs="Calibri"/>
        </w:rPr>
        <w:t xml:space="preserve"> stay at a non-ICU unit of all non-urgent procedures between July 2017</w:t>
      </w:r>
      <w:r w:rsidR="00621EAC" w:rsidRPr="0092480E">
        <w:rPr>
          <w:rFonts w:ascii="Calibri" w:hAnsi="Calibri" w:cs="Calibri"/>
        </w:rPr>
        <w:t xml:space="preserve"> and</w:t>
      </w:r>
      <w:r w:rsidRPr="0092480E">
        <w:rPr>
          <w:rFonts w:ascii="Calibri" w:hAnsi="Calibri" w:cs="Calibri"/>
        </w:rPr>
        <w:t xml:space="preserve"> May 2020. </w:t>
      </w:r>
      <w:r w:rsidR="007503B9">
        <w:rPr>
          <w:rFonts w:ascii="Calibri" w:hAnsi="Calibri" w:cs="Calibri"/>
        </w:rPr>
        <w:t>The extra surgery time associated with r</w:t>
      </w:r>
      <w:r w:rsidR="00815A1F" w:rsidRPr="0092480E">
        <w:rPr>
          <w:rFonts w:ascii="Calibri" w:hAnsi="Calibri" w:cs="Calibri"/>
        </w:rPr>
        <w:t>e-operations (e.g. due to complications)</w:t>
      </w:r>
      <w:r w:rsidR="00815A1F">
        <w:rPr>
          <w:rFonts w:ascii="Calibri" w:hAnsi="Calibri" w:cs="Calibri"/>
        </w:rPr>
        <w:t xml:space="preserve"> and </w:t>
      </w:r>
      <w:r w:rsidR="007503B9">
        <w:rPr>
          <w:rFonts w:ascii="Calibri" w:hAnsi="Calibri" w:cs="Calibri"/>
        </w:rPr>
        <w:t xml:space="preserve">the surgery of </w:t>
      </w:r>
      <w:r w:rsidR="00815A1F">
        <w:rPr>
          <w:rFonts w:ascii="Calibri" w:hAnsi="Calibri" w:cs="Calibri"/>
        </w:rPr>
        <w:t xml:space="preserve">both donor and receiver </w:t>
      </w:r>
      <w:r w:rsidR="007503B9">
        <w:rPr>
          <w:rFonts w:ascii="Calibri" w:hAnsi="Calibri" w:cs="Calibri"/>
        </w:rPr>
        <w:t xml:space="preserve">of transplants was added to the </w:t>
      </w:r>
      <w:r w:rsidR="00815A1F" w:rsidRPr="0092480E">
        <w:rPr>
          <w:rFonts w:ascii="Calibri" w:hAnsi="Calibri" w:cs="Calibri"/>
        </w:rPr>
        <w:t>avera</w:t>
      </w:r>
      <w:r w:rsidR="00815A1F">
        <w:rPr>
          <w:rFonts w:ascii="Calibri" w:hAnsi="Calibri" w:cs="Calibri"/>
        </w:rPr>
        <w:t xml:space="preserve">ge surgery time per diagnosis. </w:t>
      </w:r>
      <w:r w:rsidRPr="0092480E">
        <w:rPr>
          <w:rFonts w:ascii="Calibri" w:hAnsi="Calibri" w:cs="Calibri"/>
        </w:rPr>
        <w:t xml:space="preserve">Procedures that were performed at least 80 times were selected. These selected procedures were </w:t>
      </w:r>
      <w:r w:rsidR="00621EAC" w:rsidRPr="0092480E">
        <w:rPr>
          <w:rFonts w:ascii="Calibri" w:hAnsi="Calibri" w:cs="Calibri"/>
        </w:rPr>
        <w:t xml:space="preserve">consecutively </w:t>
      </w:r>
      <w:r w:rsidRPr="0092480E">
        <w:rPr>
          <w:rFonts w:ascii="Calibri" w:hAnsi="Calibri" w:cs="Calibri"/>
        </w:rPr>
        <w:t xml:space="preserve">classified by two </w:t>
      </w:r>
      <w:r w:rsidR="00E678CD" w:rsidRPr="0092480E">
        <w:rPr>
          <w:rFonts w:ascii="Calibri" w:hAnsi="Calibri" w:cs="Calibri"/>
        </w:rPr>
        <w:t xml:space="preserve">senior clinicians </w:t>
      </w:r>
      <w:r w:rsidRPr="0092480E">
        <w:rPr>
          <w:rFonts w:ascii="Calibri" w:hAnsi="Calibri" w:cs="Calibri"/>
        </w:rPr>
        <w:t>(</w:t>
      </w:r>
      <w:proofErr w:type="spellStart"/>
      <w:r w:rsidRPr="0092480E">
        <w:rPr>
          <w:rFonts w:ascii="Calibri" w:hAnsi="Calibri" w:cs="Calibri"/>
        </w:rPr>
        <w:t>JvS</w:t>
      </w:r>
      <w:proofErr w:type="spellEnd"/>
      <w:r w:rsidR="000C32EF" w:rsidRPr="0092480E">
        <w:rPr>
          <w:rFonts w:ascii="Calibri" w:hAnsi="Calibri" w:cs="Calibri"/>
        </w:rPr>
        <w:t xml:space="preserve"> – emeritus professor internal </w:t>
      </w:r>
      <w:r w:rsidR="00404879" w:rsidRPr="0092480E">
        <w:rPr>
          <w:rFonts w:ascii="Calibri" w:hAnsi="Calibri" w:cs="Calibri"/>
        </w:rPr>
        <w:t>medicine</w:t>
      </w:r>
      <w:r w:rsidRPr="0092480E">
        <w:rPr>
          <w:rFonts w:ascii="Calibri" w:hAnsi="Calibri" w:cs="Calibri"/>
        </w:rPr>
        <w:t xml:space="preserve">, </w:t>
      </w:r>
      <w:proofErr w:type="spellStart"/>
      <w:r w:rsidRPr="0092480E">
        <w:rPr>
          <w:rFonts w:ascii="Calibri" w:hAnsi="Calibri" w:cs="Calibri"/>
        </w:rPr>
        <w:t>RBdJ</w:t>
      </w:r>
      <w:proofErr w:type="spellEnd"/>
      <w:r w:rsidR="000C32EF" w:rsidRPr="0092480E">
        <w:rPr>
          <w:rFonts w:ascii="Calibri" w:hAnsi="Calibri" w:cs="Calibri"/>
        </w:rPr>
        <w:t xml:space="preserve"> – head of the department of head and neck surgery</w:t>
      </w:r>
      <w:r w:rsidRPr="0092480E">
        <w:rPr>
          <w:rFonts w:ascii="Calibri" w:hAnsi="Calibri" w:cs="Calibri"/>
        </w:rPr>
        <w:t xml:space="preserve">) as </w:t>
      </w:r>
      <w:r w:rsidR="00621EAC" w:rsidRPr="0092480E">
        <w:rPr>
          <w:rFonts w:ascii="Calibri" w:hAnsi="Calibri" w:cs="Calibri"/>
        </w:rPr>
        <w:t xml:space="preserve">a </w:t>
      </w:r>
      <w:r w:rsidRPr="0092480E">
        <w:rPr>
          <w:rFonts w:ascii="Calibri" w:hAnsi="Calibri" w:cs="Calibri"/>
        </w:rPr>
        <w:t xml:space="preserve">semi-elective </w:t>
      </w:r>
      <w:r w:rsidR="00621EAC" w:rsidRPr="0092480E">
        <w:rPr>
          <w:rFonts w:ascii="Calibri" w:hAnsi="Calibri" w:cs="Calibri"/>
        </w:rPr>
        <w:t xml:space="preserve">procedure </w:t>
      </w:r>
      <w:r w:rsidRPr="0092480E">
        <w:rPr>
          <w:rFonts w:ascii="Calibri" w:hAnsi="Calibri" w:cs="Calibri"/>
        </w:rPr>
        <w:t>based on their experience. Ultimately, 61 semi-elective procedures were selected.</w:t>
      </w:r>
      <w:r w:rsidR="00ED3925" w:rsidRPr="0092480E">
        <w:rPr>
          <w:rFonts w:ascii="Calibri" w:hAnsi="Calibri" w:cs="Calibri"/>
        </w:rPr>
        <w:t xml:space="preserve"> Where relevant, we distinguished mild and severe cases undergoing the procedure</w:t>
      </w:r>
      <w:r w:rsidR="00514AC6">
        <w:rPr>
          <w:rFonts w:ascii="Calibri" w:hAnsi="Calibri" w:cs="Calibri"/>
        </w:rPr>
        <w:t xml:space="preserve">. </w:t>
      </w:r>
    </w:p>
    <w:p w:rsidR="00514AC6" w:rsidRDefault="00514AC6" w:rsidP="002409F6">
      <w:pPr>
        <w:spacing w:line="276" w:lineRule="auto"/>
        <w:rPr>
          <w:rFonts w:ascii="Calibri" w:hAnsi="Calibri" w:cs="Calibri"/>
        </w:rPr>
      </w:pPr>
    </w:p>
    <w:p w:rsidR="00611061" w:rsidRDefault="005D519A" w:rsidP="002409F6">
      <w:pPr>
        <w:spacing w:line="276" w:lineRule="auto"/>
        <w:rPr>
          <w:ins w:id="43" w:author="Hester Lingsma" w:date="2020-06-05T09:00:00Z"/>
          <w:rFonts w:ascii="Calibri" w:hAnsi="Calibri" w:cs="Calibri"/>
        </w:rPr>
      </w:pPr>
      <w:commentRangeStart w:id="44"/>
      <w:r>
        <w:rPr>
          <w:rFonts w:ascii="Calibri" w:hAnsi="Calibri" w:cs="Calibri"/>
        </w:rPr>
        <w:t xml:space="preserve">We aimed to collect </w:t>
      </w:r>
      <w:r w:rsidR="00EE3565">
        <w:rPr>
          <w:rFonts w:ascii="Calibri" w:hAnsi="Calibri" w:cs="Calibri"/>
        </w:rPr>
        <w:t>data about the population</w:t>
      </w:r>
      <w:r>
        <w:rPr>
          <w:rFonts w:ascii="Calibri" w:hAnsi="Calibri" w:cs="Calibri"/>
        </w:rPr>
        <w:t xml:space="preserve">s of patients </w:t>
      </w:r>
      <w:r w:rsidR="00EE3565">
        <w:rPr>
          <w:rFonts w:ascii="Calibri" w:hAnsi="Calibri" w:cs="Calibri"/>
        </w:rPr>
        <w:t xml:space="preserve">with an indication of one of the 61 selected non-pediatric semi-elective procedure. </w:t>
      </w:r>
      <w:moveFromRangeStart w:id="45" w:author="Hester Lingsma" w:date="2020-06-05T09:00:00Z" w:name="move42240036"/>
      <w:moveFrom w:id="46" w:author="Hester Lingsma" w:date="2020-06-05T09:00:00Z">
        <w:r w:rsidR="00516760" w:rsidRPr="0092480E" w:rsidDel="00611061">
          <w:rPr>
            <w:rFonts w:ascii="Calibri" w:hAnsi="Calibri" w:cs="Calibri"/>
          </w:rPr>
          <w:t xml:space="preserve">The average age of the patients was used as the initial age of the simulated cohort in the model. Where possible, </w:t>
        </w:r>
        <w:r w:rsidR="00FC2F85" w:rsidRPr="0092480E" w:rsidDel="00611061">
          <w:rPr>
            <w:rFonts w:ascii="Calibri" w:hAnsi="Calibri" w:cs="Calibri"/>
          </w:rPr>
          <w:t xml:space="preserve">survival </w:t>
        </w:r>
        <w:r w:rsidR="00516760" w:rsidRPr="0092480E" w:rsidDel="00611061">
          <w:rPr>
            <w:rFonts w:ascii="Calibri" w:hAnsi="Calibri" w:cs="Calibri"/>
          </w:rPr>
          <w:t xml:space="preserve">data from </w:t>
        </w:r>
        <w:r w:rsidR="004057AB" w:rsidDel="00611061">
          <w:rPr>
            <w:rFonts w:ascii="Calibri" w:hAnsi="Calibri" w:cs="Calibri"/>
          </w:rPr>
          <w:t xml:space="preserve">national </w:t>
        </w:r>
        <w:r w:rsidR="00516760" w:rsidRPr="0092480E" w:rsidDel="00611061">
          <w:rPr>
            <w:rFonts w:ascii="Calibri" w:hAnsi="Calibri" w:cs="Calibri"/>
          </w:rPr>
          <w:t xml:space="preserve">Dutch registries </w:t>
        </w:r>
        <w:r w:rsidR="004057AB" w:rsidDel="00611061">
          <w:rPr>
            <w:rFonts w:ascii="Calibri" w:hAnsi="Calibri" w:cs="Calibri"/>
          </w:rPr>
          <w:t xml:space="preserve">were </w:t>
        </w:r>
        <w:r w:rsidR="00516760" w:rsidRPr="0092480E" w:rsidDel="00611061">
          <w:rPr>
            <w:rFonts w:ascii="Calibri" w:hAnsi="Calibri" w:cs="Calibri"/>
          </w:rPr>
          <w:t xml:space="preserve">used. </w:t>
        </w:r>
      </w:moveFrom>
      <w:moveFromRangeEnd w:id="45"/>
    </w:p>
    <w:p w:rsidR="00611061" w:rsidRDefault="00611061" w:rsidP="002409F6">
      <w:pPr>
        <w:spacing w:line="276" w:lineRule="auto"/>
        <w:rPr>
          <w:ins w:id="47" w:author="Hester Lingsma" w:date="2020-06-05T09:00:00Z"/>
          <w:rFonts w:ascii="Calibri" w:hAnsi="Calibri" w:cs="Calibri"/>
        </w:rPr>
      </w:pPr>
    </w:p>
    <w:p w:rsidR="005D519A" w:rsidRDefault="00516760" w:rsidP="002409F6">
      <w:pPr>
        <w:spacing w:line="276" w:lineRule="auto"/>
        <w:rPr>
          <w:rFonts w:ascii="Calibri" w:hAnsi="Calibri" w:cs="Calibri"/>
        </w:rPr>
      </w:pPr>
      <w:commentRangeStart w:id="48"/>
      <w:r w:rsidRPr="0092480E">
        <w:rPr>
          <w:rFonts w:ascii="Calibri" w:hAnsi="Calibri" w:cs="Calibri"/>
        </w:rPr>
        <w:t xml:space="preserve">In this study, we only focus on health benefits. </w:t>
      </w:r>
      <w:commentRangeEnd w:id="44"/>
      <w:r w:rsidR="0091296F">
        <w:rPr>
          <w:rStyle w:val="CommentReference"/>
          <w:rFonts w:asciiTheme="minorHAnsi" w:eastAsiaTheme="minorHAnsi" w:hAnsiTheme="minorHAnsi" w:cstheme="minorBidi"/>
          <w:lang w:val="en-GB"/>
        </w:rPr>
        <w:commentReference w:id="44"/>
      </w:r>
      <w:commentRangeEnd w:id="48"/>
      <w:r w:rsidR="005F0C12">
        <w:rPr>
          <w:rStyle w:val="CommentReference"/>
          <w:rFonts w:asciiTheme="minorHAnsi" w:eastAsiaTheme="minorHAnsi" w:hAnsiTheme="minorHAnsi" w:cstheme="minorBidi"/>
          <w:lang w:val="en-GB"/>
        </w:rPr>
        <w:commentReference w:id="48"/>
      </w:r>
    </w:p>
    <w:p w:rsidR="005D519A" w:rsidRDefault="005D519A" w:rsidP="002409F6">
      <w:pPr>
        <w:spacing w:line="276" w:lineRule="auto"/>
        <w:rPr>
          <w:ins w:id="49" w:author="Hester Lingsma" w:date="2020-06-05T08:57:00Z"/>
          <w:rFonts w:ascii="Calibri" w:hAnsi="Calibri" w:cs="Calibri"/>
        </w:rPr>
      </w:pPr>
    </w:p>
    <w:p w:rsidR="00611061" w:rsidRDefault="00611061" w:rsidP="00611061">
      <w:pPr>
        <w:pStyle w:val="Heading3"/>
        <w:rPr>
          <w:ins w:id="50" w:author="Hester Lingsma" w:date="2020-06-05T08:57:00Z"/>
          <w:rFonts w:ascii="Calibri" w:hAnsi="Calibri" w:cs="Calibri"/>
          <w:lang w:val="en-US"/>
        </w:rPr>
      </w:pPr>
    </w:p>
    <w:p w:rsidR="00611061" w:rsidRDefault="00611061" w:rsidP="00611061">
      <w:pPr>
        <w:pStyle w:val="Heading3"/>
        <w:rPr>
          <w:ins w:id="51" w:author="Hester Lingsma" w:date="2020-06-05T08:58:00Z"/>
          <w:rFonts w:ascii="Calibri" w:hAnsi="Calibri" w:cs="Calibri"/>
          <w:lang w:val="en-US"/>
        </w:rPr>
      </w:pPr>
      <w:commentRangeStart w:id="52"/>
      <w:ins w:id="53" w:author="Hester Lingsma" w:date="2020-06-05T08:58:00Z">
        <w:r>
          <w:rPr>
            <w:rFonts w:ascii="Calibri" w:hAnsi="Calibri" w:cs="Calibri"/>
            <w:lang w:val="en-US"/>
          </w:rPr>
          <w:t xml:space="preserve">Input parameters </w:t>
        </w:r>
      </w:ins>
      <w:commentRangeEnd w:id="52"/>
      <w:ins w:id="54" w:author="Hester Lingsma" w:date="2020-06-05T09:06:00Z">
        <w:r w:rsidR="005F0C12">
          <w:rPr>
            <w:rStyle w:val="CommentReference"/>
            <w:rFonts w:asciiTheme="minorHAnsi" w:eastAsiaTheme="minorHAnsi" w:hAnsiTheme="minorHAnsi" w:cstheme="minorBidi"/>
            <w:color w:val="auto"/>
          </w:rPr>
          <w:commentReference w:id="52"/>
        </w:r>
      </w:ins>
    </w:p>
    <w:p w:rsidR="00611061" w:rsidRPr="00611061" w:rsidRDefault="00611061" w:rsidP="00611061">
      <w:pPr>
        <w:pStyle w:val="Heading3"/>
        <w:rPr>
          <w:ins w:id="55" w:author="Hester Lingsma" w:date="2020-06-05T08:57:00Z"/>
          <w:rFonts w:ascii="Calibri" w:hAnsi="Calibri" w:cs="Calibri"/>
          <w:lang w:val="en-US"/>
        </w:rPr>
      </w:pPr>
      <w:ins w:id="56" w:author="Hester Lingsma" w:date="2020-06-05T08:58:00Z">
        <w:r>
          <w:rPr>
            <w:rFonts w:ascii="Calibri" w:hAnsi="Calibri" w:cs="Calibri"/>
            <w:lang w:val="en-US"/>
          </w:rPr>
          <w:t xml:space="preserve">The model required 5 input parameters: </w:t>
        </w:r>
      </w:ins>
      <w:ins w:id="57" w:author="Hester Lingsma" w:date="2020-06-05T08:59:00Z">
        <w:r>
          <w:rPr>
            <w:rFonts w:ascii="Calibri" w:hAnsi="Calibri" w:cs="Calibri"/>
            <w:lang w:val="en-US"/>
          </w:rPr>
          <w:t>survival rates pre- and post</w:t>
        </w:r>
      </w:ins>
      <w:ins w:id="58" w:author="Hester Lingsma" w:date="2020-06-05T09:08:00Z">
        <w:r w:rsidR="005F0C12">
          <w:rPr>
            <w:rFonts w:ascii="Calibri" w:hAnsi="Calibri" w:cs="Calibri"/>
            <w:lang w:val="en-US"/>
          </w:rPr>
          <w:t>-</w:t>
        </w:r>
      </w:ins>
      <w:commentRangeStart w:id="59"/>
      <w:ins w:id="60" w:author="Hester Lingsma" w:date="2020-06-05T08:59:00Z">
        <w:r>
          <w:rPr>
            <w:rFonts w:ascii="Calibri" w:hAnsi="Calibri" w:cs="Calibri"/>
            <w:lang w:val="en-US"/>
          </w:rPr>
          <w:t>surgery</w:t>
        </w:r>
      </w:ins>
      <w:commentRangeEnd w:id="59"/>
      <w:ins w:id="61" w:author="Hester Lingsma" w:date="2020-06-05T09:09:00Z">
        <w:r w:rsidR="005F0C12">
          <w:rPr>
            <w:rStyle w:val="CommentReference"/>
            <w:rFonts w:asciiTheme="minorHAnsi" w:eastAsiaTheme="minorHAnsi" w:hAnsiTheme="minorHAnsi" w:cstheme="minorBidi"/>
            <w:color w:val="auto"/>
          </w:rPr>
          <w:commentReference w:id="59"/>
        </w:r>
      </w:ins>
      <w:ins w:id="62" w:author="Hester Lingsma" w:date="2020-06-05T08:59:00Z">
        <w:r>
          <w:rPr>
            <w:rFonts w:ascii="Calibri" w:hAnsi="Calibri" w:cs="Calibri"/>
            <w:lang w:val="en-US"/>
          </w:rPr>
          <w:t>, quality of life pre- and post</w:t>
        </w:r>
      </w:ins>
      <w:ins w:id="63" w:author="Hester Lingsma" w:date="2020-06-05T09:08:00Z">
        <w:r w:rsidR="005F0C12">
          <w:rPr>
            <w:rFonts w:ascii="Calibri" w:hAnsi="Calibri" w:cs="Calibri"/>
            <w:lang w:val="en-US"/>
          </w:rPr>
          <w:t>-</w:t>
        </w:r>
      </w:ins>
      <w:ins w:id="64" w:author="Hester Lingsma" w:date="2020-06-05T08:59:00Z">
        <w:r>
          <w:rPr>
            <w:rFonts w:ascii="Calibri" w:hAnsi="Calibri" w:cs="Calibri"/>
            <w:lang w:val="en-US"/>
          </w:rPr>
          <w:t xml:space="preserve">surgery, mean age of patients </w:t>
        </w:r>
      </w:ins>
      <w:ins w:id="65" w:author="Hester Lingsma" w:date="2020-06-05T09:08:00Z">
        <w:r w:rsidR="005F0C12">
          <w:rPr>
            <w:rFonts w:ascii="Calibri" w:hAnsi="Calibri" w:cs="Calibri"/>
            <w:lang w:val="en-US"/>
          </w:rPr>
          <w:t xml:space="preserve">undergoing the procedure and </w:t>
        </w:r>
      </w:ins>
      <w:ins w:id="66" w:author="Hester Lingsma" w:date="2020-06-05T08:59:00Z">
        <w:r>
          <w:rPr>
            <w:rFonts w:ascii="Calibri" w:hAnsi="Calibri" w:cs="Calibri"/>
            <w:lang w:val="en-US"/>
          </w:rPr>
          <w:t xml:space="preserve"> </w:t>
        </w:r>
      </w:ins>
      <w:ins w:id="67" w:author="Hester Lingsma" w:date="2020-06-05T09:08:00Z">
        <w:r w:rsidR="005F0C12">
          <w:rPr>
            <w:rFonts w:ascii="Calibri" w:hAnsi="Calibri" w:cs="Calibri"/>
            <w:lang w:val="en-US"/>
          </w:rPr>
          <w:t xml:space="preserve">time until </w:t>
        </w:r>
      </w:ins>
      <w:ins w:id="68" w:author="Hester Lingsma" w:date="2020-06-05T08:59:00Z">
        <w:r>
          <w:rPr>
            <w:rFonts w:ascii="Calibri" w:hAnsi="Calibri" w:cs="Calibri"/>
            <w:lang w:val="en-US"/>
          </w:rPr>
          <w:t xml:space="preserve">with and </w:t>
        </w:r>
      </w:ins>
      <w:ins w:id="69" w:author="Hester Lingsma" w:date="2020-06-05T09:08:00Z">
        <w:r w:rsidR="005F0C12" w:rsidRPr="0092480E">
          <w:rPr>
            <w:rFonts w:ascii="Calibri" w:hAnsi="Calibri" w:cs="Calibri"/>
          </w:rPr>
          <w:t xml:space="preserve">the time until no effect of treatment can be expected </w:t>
        </w:r>
      </w:ins>
      <w:ins w:id="70" w:author="Hester Lingsma" w:date="2020-06-05T09:09:00Z">
        <w:r w:rsidR="005F0C12">
          <w:rPr>
            <w:rFonts w:ascii="Calibri" w:hAnsi="Calibri" w:cs="Calibri"/>
          </w:rPr>
          <w:t xml:space="preserve">anymore on survival or quality of life. </w:t>
        </w:r>
      </w:ins>
    </w:p>
    <w:p w:rsidR="00611061" w:rsidRDefault="00611061" w:rsidP="00611061">
      <w:pPr>
        <w:rPr>
          <w:ins w:id="71" w:author="Hester Lingsma" w:date="2020-06-05T08:58:00Z"/>
          <w:rFonts w:ascii="Calibri" w:hAnsi="Calibri" w:cs="Calibri"/>
        </w:rPr>
      </w:pPr>
    </w:p>
    <w:p w:rsidR="00611061" w:rsidRPr="0092480E" w:rsidRDefault="00611061" w:rsidP="00611061">
      <w:pPr>
        <w:rPr>
          <w:ins w:id="72" w:author="Hester Lingsma" w:date="2020-06-05T08:57:00Z"/>
          <w:rFonts w:ascii="Calibri" w:hAnsi="Calibri" w:cs="Calibri"/>
        </w:rPr>
      </w:pPr>
      <w:ins w:id="73" w:author="Hester Lingsma" w:date="2020-06-05T08:57:00Z">
        <w:r w:rsidRPr="002C1AFD">
          <w:rPr>
            <w:rFonts w:ascii="Calibri" w:hAnsi="Calibri" w:cs="Calibri"/>
          </w:rPr>
          <w:t>The survival data with treatment was obtained from national Dutch registries for oncological</w:t>
        </w:r>
        <w:r w:rsidRPr="002C1AFD">
          <w:rPr>
            <w:rFonts w:ascii="Calibri" w:hAnsi="Calibri" w:cs="Calibri"/>
          </w:rPr>
          <w:fldChar w:fldCharType="begin" w:fldLock="1"/>
        </w:r>
        <w:r w:rsidRPr="002C1AFD">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27&lt;/sup&gt;","plainTextFormattedCitation":"27","previouslyFormattedCitation":"&lt;sup&gt;27&lt;/sup&gt;"},"properties":{"noteIndex":0},"schema":"https://github.com/citation-style-language/schema/raw/master/csl-citation.json"}</w:instrText>
        </w:r>
        <w:r w:rsidRPr="002C1AFD">
          <w:rPr>
            <w:rFonts w:ascii="Calibri" w:hAnsi="Calibri" w:cs="Calibri"/>
          </w:rPr>
          <w:fldChar w:fldCharType="separate"/>
        </w:r>
        <w:r w:rsidRPr="002C1AFD">
          <w:rPr>
            <w:rFonts w:ascii="Calibri" w:hAnsi="Calibri" w:cs="Calibri"/>
            <w:noProof/>
            <w:vertAlign w:val="superscript"/>
          </w:rPr>
          <w:t>27</w:t>
        </w:r>
        <w:r w:rsidRPr="002C1AFD">
          <w:rPr>
            <w:rFonts w:ascii="Calibri" w:hAnsi="Calibri" w:cs="Calibri"/>
          </w:rPr>
          <w:fldChar w:fldCharType="end"/>
        </w:r>
        <w:r w:rsidRPr="002C1AFD">
          <w:rPr>
            <w:rFonts w:ascii="Calibri" w:hAnsi="Calibri" w:cs="Calibri"/>
          </w:rPr>
          <w:t xml:space="preserve"> and cardiothoracic</w:t>
        </w:r>
        <w:r w:rsidRPr="002C1AFD">
          <w:rPr>
            <w:rFonts w:ascii="Calibri" w:hAnsi="Calibri" w:cs="Calibri"/>
          </w:rPr>
          <w:fldChar w:fldCharType="begin" w:fldLock="1"/>
        </w:r>
        <w:r w:rsidRPr="002C1AFD">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28&lt;/sup&gt;","plainTextFormattedCitation":"28","previouslyFormattedCitation":"&lt;sup&gt;28&lt;/sup&gt;"},"properties":{"noteIndex":0},"schema":"https://github.com/citation-style-language/schema/raw/master/csl-citation.json"}</w:instrText>
        </w:r>
        <w:r w:rsidRPr="002C1AFD">
          <w:rPr>
            <w:rFonts w:ascii="Calibri" w:hAnsi="Calibri" w:cs="Calibri"/>
          </w:rPr>
          <w:fldChar w:fldCharType="separate"/>
        </w:r>
        <w:r w:rsidRPr="002C1AFD">
          <w:rPr>
            <w:rFonts w:ascii="Calibri" w:hAnsi="Calibri" w:cs="Calibri"/>
            <w:noProof/>
            <w:vertAlign w:val="superscript"/>
          </w:rPr>
          <w:t>28</w:t>
        </w:r>
        <w:r w:rsidRPr="002C1AFD">
          <w:rPr>
            <w:rFonts w:ascii="Calibri" w:hAnsi="Calibri" w:cs="Calibri"/>
          </w:rPr>
          <w:fldChar w:fldCharType="end"/>
        </w:r>
        <w:r w:rsidRPr="002C1AFD">
          <w:rPr>
            <w:rFonts w:ascii="Calibri" w:hAnsi="Calibri" w:cs="Calibri"/>
          </w:rPr>
          <w:t xml:space="preserve"> surgical procedures, and from literature for the other procedures. The survival data without treatment for all procedures </w:t>
        </w:r>
      </w:ins>
      <w:ins w:id="74" w:author="Hester Lingsma" w:date="2020-06-05T09:12:00Z">
        <w:r w:rsidR="00DF580F">
          <w:rPr>
            <w:rFonts w:ascii="Calibri" w:hAnsi="Calibri" w:cs="Calibri"/>
          </w:rPr>
          <w:t>was</w:t>
        </w:r>
      </w:ins>
      <w:ins w:id="75" w:author="Hester Lingsma" w:date="2020-06-05T08:57:00Z">
        <w:r w:rsidRPr="002C1AFD">
          <w:rPr>
            <w:rFonts w:ascii="Calibri" w:hAnsi="Calibri" w:cs="Calibri"/>
          </w:rPr>
          <w:t xml:space="preserve"> based on data from published studies. If either survival with or without treatment was lacking, the reported treatment effect (preferably evaluated in a randomized controlled trial) was used to calculate the missing survival parameter. An overview of all parameter values and their sources can be found in Appendix A. </w:t>
        </w:r>
      </w:ins>
    </w:p>
    <w:p w:rsidR="00611061" w:rsidRDefault="00611061" w:rsidP="00611061">
      <w:pPr>
        <w:rPr>
          <w:ins w:id="76" w:author="Hester Lingsma" w:date="2020-06-05T08:57:00Z"/>
          <w:rFonts w:ascii="Calibri" w:hAnsi="Calibri" w:cs="Calibri"/>
        </w:rPr>
      </w:pPr>
      <w:ins w:id="77" w:author="Hester Lingsma" w:date="2020-06-05T08:57:00Z">
        <w:r w:rsidRPr="0092480E">
          <w:rPr>
            <w:rFonts w:ascii="Calibri" w:hAnsi="Calibri" w:cs="Calibri"/>
          </w:rPr>
          <w:t xml:space="preserve">The disease specific mortality was added to the overall age-specific background mortality </w:t>
        </w:r>
        <w:r w:rsidRPr="002C1AFD">
          <w:rPr>
            <w:rFonts w:ascii="Calibri" w:hAnsi="Calibri" w:cs="Calibri"/>
          </w:rPr>
          <w:t>from the Dutch Central Bureau of Statistics.</w:t>
        </w:r>
        <w:r w:rsidRPr="002C1AFD">
          <w:rPr>
            <w:rFonts w:ascii="Calibri" w:hAnsi="Calibri" w:cs="Calibri"/>
          </w:rPr>
          <w:fldChar w:fldCharType="begin" w:fldLock="1"/>
        </w:r>
        <w:r w:rsidRPr="002C1AFD">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29&lt;/sup&gt;","plainTextFormattedCitation":"29","previouslyFormattedCitation":"&lt;sup&gt;29&lt;/sup&gt;"},"properties":{"noteIndex":0},"schema":"https://github.com/citation-style-language/schema/raw/master/csl-citation.json"}</w:instrText>
        </w:r>
        <w:r w:rsidRPr="002C1AFD">
          <w:rPr>
            <w:rFonts w:ascii="Calibri" w:hAnsi="Calibri" w:cs="Calibri"/>
          </w:rPr>
          <w:fldChar w:fldCharType="separate"/>
        </w:r>
        <w:r w:rsidRPr="002C1AFD">
          <w:rPr>
            <w:rFonts w:ascii="Calibri" w:hAnsi="Calibri" w:cs="Calibri"/>
            <w:noProof/>
            <w:vertAlign w:val="superscript"/>
          </w:rPr>
          <w:t>29</w:t>
        </w:r>
        <w:r w:rsidRPr="002C1AFD">
          <w:rPr>
            <w:rFonts w:ascii="Calibri" w:hAnsi="Calibri" w:cs="Calibri"/>
          </w:rPr>
          <w:fldChar w:fldCharType="end"/>
        </w:r>
        <w:r w:rsidRPr="002C1AFD">
          <w:rPr>
            <w:rFonts w:ascii="Calibri" w:hAnsi="Calibri" w:cs="Calibri"/>
          </w:rPr>
          <w:t xml:space="preserve"> All survival data, including the disease specific mortality and age-specific background mortality, </w:t>
        </w:r>
      </w:ins>
      <w:ins w:id="78" w:author="Hester Lingsma" w:date="2020-06-05T09:13:00Z">
        <w:r w:rsidR="00DF580F">
          <w:rPr>
            <w:rFonts w:ascii="Calibri" w:hAnsi="Calibri" w:cs="Calibri"/>
          </w:rPr>
          <w:t>were converted</w:t>
        </w:r>
      </w:ins>
      <w:ins w:id="79" w:author="Hester Lingsma" w:date="2020-06-05T08:57:00Z">
        <w:r w:rsidRPr="002C1AFD">
          <w:rPr>
            <w:rFonts w:ascii="Calibri" w:hAnsi="Calibri" w:cs="Calibri"/>
          </w:rPr>
          <w:t xml:space="preserve"> to mortality risk per week (formulas presented in Appendix C)</w:t>
        </w:r>
        <w:r w:rsidRPr="002C1AFD">
          <w:rPr>
            <w:rFonts w:ascii="Calibri" w:hAnsi="Calibri" w:cs="Calibri"/>
          </w:rPr>
          <w:fldChar w:fldCharType="begin" w:fldLock="1"/>
        </w:r>
        <w:r w:rsidRPr="002C1AFD">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25&lt;/sup&gt;","plainTextFormattedCitation":"25","previouslyFormattedCitation":"&lt;sup&gt;25&lt;/sup&gt;"},"properties":{"noteIndex":0},"schema":"https://github.com/citation-style-language/schema/raw/master/csl-citation.json"}</w:instrText>
        </w:r>
        <w:r w:rsidRPr="002C1AFD">
          <w:rPr>
            <w:rFonts w:ascii="Calibri" w:hAnsi="Calibri" w:cs="Calibri"/>
          </w:rPr>
          <w:fldChar w:fldCharType="separate"/>
        </w:r>
        <w:r w:rsidRPr="002C1AFD">
          <w:rPr>
            <w:rFonts w:ascii="Calibri" w:hAnsi="Calibri" w:cs="Calibri"/>
            <w:noProof/>
            <w:vertAlign w:val="superscript"/>
          </w:rPr>
          <w:t>25</w:t>
        </w:r>
        <w:r w:rsidRPr="002C1AFD">
          <w:rPr>
            <w:rFonts w:ascii="Calibri" w:hAnsi="Calibri" w:cs="Calibri"/>
          </w:rPr>
          <w:fldChar w:fldCharType="end"/>
        </w:r>
        <w:r w:rsidRPr="002C1AFD">
          <w:rPr>
            <w:rFonts w:ascii="Calibri" w:hAnsi="Calibri" w:cs="Calibri"/>
          </w:rPr>
          <w:t xml:space="preserve">. </w:t>
        </w:r>
      </w:ins>
    </w:p>
    <w:p w:rsidR="00611061" w:rsidRDefault="00611061" w:rsidP="00611061">
      <w:pPr>
        <w:pStyle w:val="Heading3"/>
        <w:rPr>
          <w:ins w:id="80" w:author="Hester Lingsma" w:date="2020-06-05T08:57:00Z"/>
          <w:rFonts w:ascii="Calibri" w:hAnsi="Calibri" w:cs="Calibri"/>
          <w:lang w:val="en-US"/>
        </w:rPr>
      </w:pPr>
    </w:p>
    <w:p w:rsidR="00611061" w:rsidRPr="00514AC6" w:rsidRDefault="00611061" w:rsidP="00611061">
      <w:pPr>
        <w:pStyle w:val="Heading3"/>
        <w:rPr>
          <w:ins w:id="81" w:author="Hester Lingsma" w:date="2020-06-05T08:57:00Z"/>
        </w:rPr>
      </w:pPr>
      <w:ins w:id="82" w:author="Hester Lingsma" w:date="2020-06-05T08:57:00Z">
        <w:r w:rsidRPr="00514AC6">
          <w:t>Quality of life</w:t>
        </w:r>
      </w:ins>
    </w:p>
    <w:p w:rsidR="00611061" w:rsidRPr="0092480E" w:rsidRDefault="00611061" w:rsidP="00611061">
      <w:pPr>
        <w:rPr>
          <w:ins w:id="83" w:author="Hester Lingsma" w:date="2020-06-05T08:57:00Z"/>
          <w:rFonts w:ascii="Calibri" w:hAnsi="Calibri" w:cs="Calibri"/>
        </w:rPr>
      </w:pPr>
      <w:ins w:id="84" w:author="Hester Lingsma" w:date="2020-06-05T08:57:00Z">
        <w:r w:rsidRPr="0092480E">
          <w:rPr>
            <w:rFonts w:ascii="Calibri" w:hAnsi="Calibri" w:cs="Calibri"/>
          </w:rPr>
          <w:t>The quality of life (QoL) values in the preoperative and postoperative health states were based on ‘disutility weights’ from the Global Burden of Disease Study 2016.</w:t>
        </w:r>
        <w:r w:rsidRPr="0092480E">
          <w:rPr>
            <w:rFonts w:ascii="Calibri" w:hAnsi="Calibri" w:cs="Calibri"/>
          </w:rPr>
          <w:fldChar w:fldCharType="begin" w:fldLock="1"/>
        </w:r>
        <w:r>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Pr="007D6602">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 reports disability weights for nonfatal health outcomes. Disability weights represent the magnitude of health loss associated with specific health state, where 0 represents the value of full health and 1 the value of death. When these weights are multiplied with the duration of the state, one has calculated the weighted ‘years lived with disability’ (YLD).</w:t>
        </w:r>
        <w:r w:rsidRPr="0092480E">
          <w:rPr>
            <w:rFonts w:ascii="Calibri" w:eastAsia="Calibri" w:hAnsi="Calibri" w:cs="Calibri"/>
          </w:rPr>
          <w:fldChar w:fldCharType="begin" w:fldLock="1"/>
        </w:r>
        <w:r>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31&lt;/sup&gt;","plainTextFormattedCitation":"31","previouslyFormattedCitation":"&lt;sup&gt;31&lt;/sup&gt;"},"properties":{"noteIndex":0},"schema":"https://github.com/citation-style-language/schema/raw/master/csl-citation.json"}</w:instrText>
        </w:r>
        <w:r w:rsidRPr="0092480E">
          <w:rPr>
            <w:rFonts w:ascii="Calibri" w:eastAsia="Calibri" w:hAnsi="Calibri" w:cs="Calibri"/>
          </w:rPr>
          <w:fldChar w:fldCharType="separate"/>
        </w:r>
        <w:r w:rsidRPr="007D6602">
          <w:rPr>
            <w:rFonts w:ascii="Calibri" w:eastAsia="Calibri" w:hAnsi="Calibri" w:cs="Calibri"/>
            <w:noProof/>
            <w:vertAlign w:val="superscript"/>
          </w:rPr>
          <w:t>31</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32&lt;/sup&gt;","plainTextFormattedCitation":"32","previouslyFormattedCitation":"&lt;sup&gt;32&lt;/sup&gt;"},"properties":{"noteIndex":0},"schema":"https://github.com/citation-style-language/schema/raw/master/csl-citation.json"}</w:instrText>
        </w:r>
        <w:r w:rsidRPr="0092480E">
          <w:rPr>
            <w:rFonts w:ascii="Calibri" w:eastAsia="Calibri" w:hAnsi="Calibri" w:cs="Calibri"/>
          </w:rPr>
          <w:fldChar w:fldCharType="separate"/>
        </w:r>
        <w:r w:rsidRPr="007D6602">
          <w:rPr>
            <w:rFonts w:ascii="Calibri" w:eastAsia="Calibri" w:hAnsi="Calibri" w:cs="Calibri"/>
            <w:noProof/>
            <w:vertAlign w:val="superscript"/>
          </w:rPr>
          <w:t>32</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For our study, we used the complement (1-x) of the disability weight as QoL values to calculate QALYs. </w:t>
        </w:r>
      </w:ins>
    </w:p>
    <w:p w:rsidR="00611061" w:rsidRDefault="00611061" w:rsidP="00611061">
      <w:pPr>
        <w:rPr>
          <w:ins w:id="85" w:author="Hester Lingsma" w:date="2020-06-05T09:00:00Z"/>
          <w:rFonts w:ascii="Calibri" w:hAnsi="Calibri" w:cs="Calibri"/>
        </w:rPr>
      </w:pPr>
      <w:ins w:id="86" w:author="Hester Lingsma" w:date="2020-06-05T08:57:00Z">
        <w:r w:rsidRPr="0092480E">
          <w:rPr>
            <w:rFonts w:ascii="Calibri" w:hAnsi="Calibri" w:cs="Calibri"/>
          </w:rPr>
          <w:t xml:space="preserve">Where possible, the disability weight of health states was directly based on the GBD 2016 update. For the remaining health states, we estimated additional values following the method described by </w:t>
        </w:r>
        <w:proofErr w:type="spellStart"/>
        <w:r w:rsidRPr="0092480E">
          <w:rPr>
            <w:rFonts w:ascii="Calibri" w:hAnsi="Calibri" w:cs="Calibri"/>
          </w:rPr>
          <w:t>Stouthard</w:t>
        </w:r>
        <w:proofErr w:type="spellEnd"/>
        <w:r w:rsidRPr="0092480E">
          <w:rPr>
            <w:rFonts w:ascii="Calibri" w:hAnsi="Calibri" w:cs="Calibri"/>
          </w:rPr>
          <w:t xml:space="preserve"> et al.</w:t>
        </w:r>
        <w:r w:rsidRPr="0092480E">
          <w:rPr>
            <w:rFonts w:ascii="Calibri" w:hAnsi="Calibri" w:cs="Calibri"/>
          </w:rPr>
          <w:fldChar w:fldCharType="begin" w:fldLock="1"/>
        </w:r>
        <w:r>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33&lt;/sup&gt;","plainTextFormattedCitation":"33","previouslyFormattedCitation":"&lt;sup&gt;33&lt;/sup&gt;"},"properties":{"noteIndex":0},"schema":"https://github.com/citation-style-language/schema/raw/master/csl-citation.json"}</w:instrText>
        </w:r>
        <w:r w:rsidRPr="0092480E">
          <w:rPr>
            <w:rFonts w:ascii="Calibri" w:hAnsi="Calibri" w:cs="Calibri"/>
          </w:rPr>
          <w:fldChar w:fldCharType="separate"/>
        </w:r>
        <w:r w:rsidRPr="007D6602">
          <w:rPr>
            <w:rFonts w:ascii="Calibri" w:hAnsi="Calibri" w:cs="Calibri"/>
            <w:noProof/>
            <w:vertAlign w:val="superscript"/>
          </w:rPr>
          <w:t>33</w:t>
        </w:r>
        <w:r w:rsidRPr="0092480E">
          <w:rPr>
            <w:rFonts w:ascii="Calibri" w:hAnsi="Calibri" w:cs="Calibri"/>
          </w:rPr>
          <w:fldChar w:fldCharType="end"/>
        </w:r>
        <w:r>
          <w:rPr>
            <w:rFonts w:ascii="Calibri" w:hAnsi="Calibri" w:cs="Calibri"/>
          </w:rPr>
          <w:t xml:space="preserve"> We used</w:t>
        </w:r>
        <w:r w:rsidRPr="0092480E">
          <w:rPr>
            <w:rFonts w:ascii="Calibri" w:hAnsi="Calibri" w:cs="Calibri"/>
          </w:rPr>
          <w:t xml:space="preserve"> a visual analogue scale (VAS) calibrated on the basis of the GBD 2016 QoL weights. </w:t>
        </w:r>
        <w:proofErr w:type="spellStart"/>
        <w:r w:rsidRPr="0092480E">
          <w:rPr>
            <w:rFonts w:ascii="Calibri" w:hAnsi="Calibri" w:cs="Calibri"/>
          </w:rPr>
          <w:t>Stouthard</w:t>
        </w:r>
        <w:proofErr w:type="spellEnd"/>
        <w:r w:rsidRPr="0092480E">
          <w:rPr>
            <w:rFonts w:ascii="Calibri" w:hAnsi="Calibri" w:cs="Calibri"/>
          </w:rPr>
          <w:t xml:space="preserve"> et al. describe how experts can then place (map) the reaming health states on VAS scale with QoL weights. The only deviation from that protocol was</w:t>
        </w:r>
        <w:r>
          <w:rPr>
            <w:rFonts w:ascii="Calibri" w:hAnsi="Calibri" w:cs="Calibri"/>
          </w:rPr>
          <w:t xml:space="preserve"> that</w:t>
        </w:r>
        <w:r w:rsidRPr="0092480E">
          <w:rPr>
            <w:rFonts w:ascii="Calibri" w:hAnsi="Calibri" w:cs="Calibri"/>
          </w:rPr>
          <w:t xml:space="preserve"> we did not first classify the health states on the EQ-5D. The expert panel consisted of a diverse group of Dutch health care professionals, both surgeons (e.g. cardiothoracic surgeons, neurosurgeons, and gynecologic surgeons) as well as generalists (e.g. internists, geriatricians and GPs). The health states were valued one by one. First the health states w</w:t>
        </w:r>
        <w:r>
          <w:rPr>
            <w:rFonts w:ascii="Calibri" w:hAnsi="Calibri" w:cs="Calibri"/>
          </w:rPr>
          <w:t>ere</w:t>
        </w:r>
        <w:r w:rsidRPr="0092480E">
          <w:rPr>
            <w:rFonts w:ascii="Calibri" w:hAnsi="Calibri" w:cs="Calibri"/>
          </w:rPr>
          <w:t xml:space="preserve"> shortly introduced by an expert with the most experience with that health state. The expert</w:t>
        </w:r>
        <w:r>
          <w:rPr>
            <w:rFonts w:ascii="Calibri" w:hAnsi="Calibri" w:cs="Calibri"/>
          </w:rPr>
          <w:t>s</w:t>
        </w:r>
        <w:r w:rsidRPr="0092480E">
          <w:rPr>
            <w:rFonts w:ascii="Calibri" w:hAnsi="Calibri" w:cs="Calibri"/>
          </w:rPr>
          <w:t xml:space="preserve"> were allowed to ask questions and discuss the QoL aspects of the health state. Two to three other expert</w:t>
        </w:r>
        <w:r>
          <w:rPr>
            <w:rFonts w:ascii="Calibri" w:hAnsi="Calibri" w:cs="Calibri"/>
          </w:rPr>
          <w:t>s</w:t>
        </w:r>
        <w:r w:rsidRPr="0092480E">
          <w:rPr>
            <w:rFonts w:ascii="Calibri" w:hAnsi="Calibri" w:cs="Calibri"/>
          </w:rPr>
          <w:t xml:space="preserve"> were then invited to express their estimated QoL value for the health state. After some discussion, the experts wrote down their own estimation of the QoL value. In this way, the expert could use a maximum of information and opinions, but still express their own estimation, and we could also estimate the variance of the estimated values. The mean and 95% confidence interval of the mapped QoL scores were used in the model. We used two session of three hours to collect the QoL values from the experts. </w:t>
        </w:r>
      </w:ins>
      <w:ins w:id="87" w:author="Hester Lingsma" w:date="2020-06-05T09:15:00Z">
        <w:r w:rsidR="00DF580F">
          <w:rPr>
            <w:rFonts w:ascii="Calibri" w:hAnsi="Calibri" w:cs="Calibri"/>
          </w:rPr>
          <w:t>For</w:t>
        </w:r>
      </w:ins>
      <w:ins w:id="88" w:author="Hester Lingsma" w:date="2020-06-05T08:57:00Z">
        <w:r w:rsidRPr="0092480E">
          <w:rPr>
            <w:rFonts w:ascii="Calibri" w:hAnsi="Calibri" w:cs="Calibri"/>
          </w:rPr>
          <w:t xml:space="preserve"> </w:t>
        </w:r>
      </w:ins>
      <w:ins w:id="89" w:author="Hester Lingsma" w:date="2020-06-05T09:15:00Z">
        <w:r w:rsidR="00DF580F" w:rsidRPr="0092480E">
          <w:rPr>
            <w:rFonts w:ascii="Calibri" w:hAnsi="Calibri" w:cs="Calibri"/>
          </w:rPr>
          <w:t>eight health states</w:t>
        </w:r>
        <w:r w:rsidR="00DF580F">
          <w:rPr>
            <w:rFonts w:ascii="Calibri" w:hAnsi="Calibri" w:cs="Calibri"/>
          </w:rPr>
          <w:t xml:space="preserve">, we obtained </w:t>
        </w:r>
      </w:ins>
      <w:ins w:id="90" w:author="Hester Lingsma" w:date="2020-06-05T09:16:00Z">
        <w:r w:rsidR="00DF580F">
          <w:rPr>
            <w:rFonts w:ascii="Calibri" w:hAnsi="Calibri" w:cs="Calibri"/>
          </w:rPr>
          <w:t xml:space="preserve">estimates in </w:t>
        </w:r>
      </w:ins>
      <w:ins w:id="91" w:author="Hester Lingsma" w:date="2020-06-05T08:57:00Z">
        <w:r w:rsidRPr="0092480E">
          <w:rPr>
            <w:rFonts w:ascii="Calibri" w:hAnsi="Calibri" w:cs="Calibri"/>
          </w:rPr>
          <w:t xml:space="preserve">both sessions, </w:t>
        </w:r>
      </w:ins>
      <w:ins w:id="92" w:author="Hester Lingsma" w:date="2020-06-05T09:16:00Z">
        <w:r w:rsidR="00DF580F">
          <w:rPr>
            <w:rFonts w:ascii="Calibri" w:hAnsi="Calibri" w:cs="Calibri"/>
          </w:rPr>
          <w:t xml:space="preserve">to </w:t>
        </w:r>
      </w:ins>
      <w:ins w:id="93" w:author="Hester Lingsma" w:date="2020-06-05T08:57:00Z">
        <w:r w:rsidRPr="0092480E">
          <w:rPr>
            <w:rFonts w:ascii="Calibri" w:hAnsi="Calibri" w:cs="Calibri"/>
          </w:rPr>
          <w:t xml:space="preserve">get an indication of the reliability (test-retest by means of a t-test) of the valuations. For the model, the estimates of the first session were used. Appendix D provided the calibrated VAS used in the exercise as well as summary of the participating health care professionals. </w:t>
        </w:r>
      </w:ins>
    </w:p>
    <w:p w:rsidR="00611061" w:rsidRDefault="00611061" w:rsidP="00611061">
      <w:pPr>
        <w:rPr>
          <w:ins w:id="94" w:author="Hester Lingsma" w:date="2020-06-05T09:00:00Z"/>
          <w:rFonts w:ascii="Calibri" w:hAnsi="Calibri" w:cs="Calibri"/>
        </w:rPr>
      </w:pPr>
    </w:p>
    <w:p w:rsidR="00611061" w:rsidRPr="0092480E" w:rsidRDefault="00611061" w:rsidP="00611061">
      <w:pPr>
        <w:rPr>
          <w:ins w:id="95" w:author="Hester Lingsma" w:date="2020-06-05T08:57:00Z"/>
          <w:rFonts w:ascii="Calibri" w:hAnsi="Calibri" w:cs="Calibri"/>
        </w:rPr>
      </w:pPr>
      <w:moveToRangeStart w:id="96" w:author="Hester Lingsma" w:date="2020-06-05T09:00:00Z" w:name="move42240036"/>
      <w:moveTo w:id="97" w:author="Hester Lingsma" w:date="2020-06-05T09:00:00Z">
        <w:r w:rsidRPr="0092480E">
          <w:rPr>
            <w:rFonts w:ascii="Calibri" w:hAnsi="Calibri" w:cs="Calibri"/>
          </w:rPr>
          <w:t>The average age of the patients</w:t>
        </w:r>
      </w:moveTo>
      <w:ins w:id="98" w:author="Hester Lingsma" w:date="2020-06-05T09:01:00Z">
        <w:r w:rsidR="005F0C12">
          <w:rPr>
            <w:rFonts w:ascii="Calibri" w:hAnsi="Calibri" w:cs="Calibri"/>
          </w:rPr>
          <w:t xml:space="preserve"> undergoing</w:t>
        </w:r>
      </w:ins>
      <w:ins w:id="99" w:author="Hester Lingsma" w:date="2020-06-05T09:00:00Z">
        <w:r w:rsidR="005F0C12">
          <w:rPr>
            <w:rFonts w:ascii="Calibri" w:hAnsi="Calibri" w:cs="Calibri"/>
          </w:rPr>
          <w:t xml:space="preserve"> the p</w:t>
        </w:r>
      </w:ins>
      <w:ins w:id="100" w:author="Hester Lingsma" w:date="2020-06-05T09:01:00Z">
        <w:r w:rsidR="005F0C12">
          <w:rPr>
            <w:rFonts w:ascii="Calibri" w:hAnsi="Calibri" w:cs="Calibri"/>
          </w:rPr>
          <w:t>rocedure</w:t>
        </w:r>
      </w:ins>
      <w:moveTo w:id="101" w:author="Hester Lingsma" w:date="2020-06-05T09:00:00Z">
        <w:r w:rsidRPr="0092480E">
          <w:rPr>
            <w:rFonts w:ascii="Calibri" w:hAnsi="Calibri" w:cs="Calibri"/>
          </w:rPr>
          <w:t xml:space="preserve"> </w:t>
        </w:r>
      </w:moveTo>
      <w:ins w:id="102" w:author="Hester Lingsma" w:date="2020-06-05T09:16:00Z">
        <w:r w:rsidR="00DF580F">
          <w:rPr>
            <w:rFonts w:ascii="Calibri" w:hAnsi="Calibri" w:cs="Calibri"/>
          </w:rPr>
          <w:t>was taken from our own hospital data</w:t>
        </w:r>
      </w:ins>
      <w:ins w:id="103" w:author="Hester Lingsma" w:date="2020-06-05T09:17:00Z">
        <w:r w:rsidR="00DF580F">
          <w:rPr>
            <w:rFonts w:ascii="Calibri" w:hAnsi="Calibri" w:cs="Calibri"/>
          </w:rPr>
          <w:t>.</w:t>
        </w:r>
      </w:ins>
      <w:moveTo w:id="104" w:author="Hester Lingsma" w:date="2020-06-05T09:00:00Z">
        <w:del w:id="105" w:author="Hester Lingsma" w:date="2020-06-05T09:17:00Z">
          <w:r w:rsidRPr="0092480E" w:rsidDel="00DF580F">
            <w:rPr>
              <w:rFonts w:ascii="Calibri" w:hAnsi="Calibri" w:cs="Calibri"/>
            </w:rPr>
            <w:delText xml:space="preserve">was used as the </w:delText>
          </w:r>
        </w:del>
        <w:del w:id="106" w:author="Hester Lingsma" w:date="2020-06-05T09:01:00Z">
          <w:r w:rsidRPr="0092480E" w:rsidDel="005F0C12">
            <w:rPr>
              <w:rFonts w:ascii="Calibri" w:hAnsi="Calibri" w:cs="Calibri"/>
            </w:rPr>
            <w:delText>initial</w:delText>
          </w:r>
        </w:del>
        <w:del w:id="107" w:author="Hester Lingsma" w:date="2020-06-05T09:17:00Z">
          <w:r w:rsidRPr="0092480E" w:rsidDel="00DF580F">
            <w:rPr>
              <w:rFonts w:ascii="Calibri" w:hAnsi="Calibri" w:cs="Calibri"/>
            </w:rPr>
            <w:delText xml:space="preserve"> age</w:delText>
          </w:r>
        </w:del>
        <w:del w:id="108" w:author="Hester Lingsma" w:date="2020-06-05T09:01:00Z">
          <w:r w:rsidRPr="0092480E" w:rsidDel="005F0C12">
            <w:rPr>
              <w:rFonts w:ascii="Calibri" w:hAnsi="Calibri" w:cs="Calibri"/>
            </w:rPr>
            <w:delText xml:space="preserve"> of the simulated cohort in the model</w:delText>
          </w:r>
        </w:del>
        <w:del w:id="109" w:author="Hester Lingsma" w:date="2020-06-05T09:17:00Z">
          <w:r w:rsidRPr="0092480E" w:rsidDel="00DF580F">
            <w:rPr>
              <w:rFonts w:ascii="Calibri" w:hAnsi="Calibri" w:cs="Calibri"/>
            </w:rPr>
            <w:delText>.</w:delText>
          </w:r>
        </w:del>
        <w:r w:rsidRPr="0092480E">
          <w:rPr>
            <w:rFonts w:ascii="Calibri" w:hAnsi="Calibri" w:cs="Calibri"/>
          </w:rPr>
          <w:t xml:space="preserve"> </w:t>
        </w:r>
        <w:commentRangeStart w:id="110"/>
        <w:r w:rsidRPr="0092480E">
          <w:rPr>
            <w:rFonts w:ascii="Calibri" w:hAnsi="Calibri" w:cs="Calibri"/>
          </w:rPr>
          <w:t xml:space="preserve">Where possible, survival data from </w:t>
        </w:r>
        <w:r>
          <w:rPr>
            <w:rFonts w:ascii="Calibri" w:hAnsi="Calibri" w:cs="Calibri"/>
          </w:rPr>
          <w:t xml:space="preserve">national </w:t>
        </w:r>
        <w:r w:rsidRPr="0092480E">
          <w:rPr>
            <w:rFonts w:ascii="Calibri" w:hAnsi="Calibri" w:cs="Calibri"/>
          </w:rPr>
          <w:t xml:space="preserve">Dutch registries </w:t>
        </w:r>
        <w:r>
          <w:rPr>
            <w:rFonts w:ascii="Calibri" w:hAnsi="Calibri" w:cs="Calibri"/>
          </w:rPr>
          <w:t xml:space="preserve">were </w:t>
        </w:r>
        <w:r w:rsidRPr="0092480E">
          <w:rPr>
            <w:rFonts w:ascii="Calibri" w:hAnsi="Calibri" w:cs="Calibri"/>
          </w:rPr>
          <w:t>used.</w:t>
        </w:r>
      </w:moveTo>
      <w:moveToRangeEnd w:id="96"/>
      <w:commentRangeEnd w:id="110"/>
      <w:r w:rsidR="005F0C12">
        <w:rPr>
          <w:rStyle w:val="CommentReference"/>
          <w:rFonts w:asciiTheme="minorHAnsi" w:eastAsiaTheme="minorHAnsi" w:hAnsiTheme="minorHAnsi" w:cstheme="minorBidi"/>
          <w:lang w:val="en-GB"/>
        </w:rPr>
        <w:commentReference w:id="110"/>
      </w:r>
    </w:p>
    <w:p w:rsidR="00611061" w:rsidRDefault="00611061" w:rsidP="00611061">
      <w:pPr>
        <w:rPr>
          <w:ins w:id="111" w:author="Hester Lingsma" w:date="2020-06-05T08:57:00Z"/>
          <w:rFonts w:ascii="Calibri" w:eastAsia="Arial" w:hAnsi="Calibri" w:cs="Calibri"/>
          <w:sz w:val="19"/>
          <w:szCs w:val="19"/>
          <w:highlight w:val="yellow"/>
        </w:rPr>
      </w:pPr>
    </w:p>
    <w:p w:rsidR="00611061" w:rsidRPr="0092480E" w:rsidRDefault="00DF580F" w:rsidP="00611061">
      <w:pPr>
        <w:rPr>
          <w:ins w:id="112" w:author="Hester Lingsma" w:date="2020-06-05T08:57:00Z"/>
          <w:rFonts w:ascii="Calibri" w:hAnsi="Calibri" w:cs="Calibri"/>
        </w:rPr>
      </w:pPr>
      <w:ins w:id="113" w:author="Hester Lingsma" w:date="2020-06-05T09:13:00Z">
        <w:r w:rsidRPr="0092480E">
          <w:rPr>
            <w:rFonts w:ascii="Calibri" w:hAnsi="Calibri" w:cs="Calibri"/>
          </w:rPr>
          <w:t>Since postponing surgery can have consequences on the effectiveness of the procedure, we included an additional parameter to the model reflecting the time until no effect can be expected of treatment on survival. In practice, this means that when this time has passed, we assumed that the surgery did not have any effect on the survival of the patient anymore. This time is often important in oncological surgeries, where after a specific time a tumor becomes inoperable. The data for this time to no effect of survival came from literature (Appendix A).</w:t>
        </w:r>
        <w:r w:rsidRPr="0092480E">
          <w:rPr>
            <w:rFonts w:ascii="Calibri" w:hAnsi="Calibri" w:cs="Calibri"/>
            <w:color w:val="FF0000"/>
          </w:rPr>
          <w:t xml:space="preserve"> </w:t>
        </w:r>
        <w:r w:rsidRPr="0092480E">
          <w:rPr>
            <w:rFonts w:ascii="Calibri" w:hAnsi="Calibri" w:cs="Calibri"/>
          </w:rPr>
          <w:t>For most procedures, only data about the minimal delay not associated with worse survival was evaluated in the literature. For those procedures, we assumed the upper limit of this parameter to be a year (the maximum delay we evaluated), and the mean of the lower and upper limit as average.</w:t>
        </w:r>
      </w:ins>
      <w:ins w:id="114" w:author="Hester Lingsma" w:date="2020-06-05T09:18:00Z">
        <w:r>
          <w:rPr>
            <w:rFonts w:ascii="Calibri" w:hAnsi="Calibri" w:cs="Calibri"/>
          </w:rPr>
          <w:t xml:space="preserve"> The same was done for the time until no effect on </w:t>
        </w:r>
      </w:ins>
      <w:ins w:id="115" w:author="Hester Lingsma" w:date="2020-06-05T08:57:00Z">
        <w:r w:rsidR="00611061" w:rsidRPr="0092480E">
          <w:rPr>
            <w:rFonts w:ascii="Calibri" w:hAnsi="Calibri" w:cs="Calibri"/>
          </w:rPr>
          <w:t xml:space="preserve">QoL. </w:t>
        </w:r>
      </w:ins>
    </w:p>
    <w:p w:rsidR="00611061" w:rsidRDefault="00611061" w:rsidP="002409F6">
      <w:pPr>
        <w:spacing w:line="276" w:lineRule="auto"/>
        <w:rPr>
          <w:rFonts w:ascii="Calibri" w:hAnsi="Calibri" w:cs="Calibri"/>
        </w:rPr>
      </w:pPr>
    </w:p>
    <w:p w:rsidR="00572679" w:rsidRDefault="000C32EF" w:rsidP="002409F6">
      <w:pPr>
        <w:spacing w:line="276" w:lineRule="auto"/>
        <w:rPr>
          <w:rFonts w:ascii="Calibri" w:hAnsi="Calibri" w:cs="Calibri"/>
        </w:rPr>
      </w:pPr>
      <w:commentRangeStart w:id="116"/>
      <w:r w:rsidRPr="0092480E">
        <w:rPr>
          <w:rFonts w:ascii="Calibri" w:hAnsi="Calibri" w:cs="Calibri"/>
        </w:rPr>
        <w:t xml:space="preserve">Because benefits have more “value” in the near than in the distant future, it is common to perform discounting: this is a procedure where benefits later in the time </w:t>
      </w:r>
      <w:r w:rsidR="00995896" w:rsidRPr="0092480E">
        <w:rPr>
          <w:rFonts w:ascii="Calibri" w:hAnsi="Calibri" w:cs="Calibri"/>
        </w:rPr>
        <w:t xml:space="preserve">horizon </w:t>
      </w:r>
      <w:r w:rsidRPr="0092480E">
        <w:rPr>
          <w:rFonts w:ascii="Calibri" w:hAnsi="Calibri" w:cs="Calibri"/>
        </w:rPr>
        <w:t xml:space="preserve">are weighed less. </w:t>
      </w:r>
      <w:r w:rsidR="00516760" w:rsidRPr="0092480E">
        <w:rPr>
          <w:rFonts w:ascii="Calibri" w:hAnsi="Calibri" w:cs="Calibri"/>
        </w:rPr>
        <w:t xml:space="preserve">A discount rate of 0.015 per year for health benefits was used, as </w:t>
      </w:r>
      <w:r w:rsidR="00621EAC" w:rsidRPr="0092480E">
        <w:rPr>
          <w:rFonts w:ascii="Calibri" w:hAnsi="Calibri" w:cs="Calibri"/>
        </w:rPr>
        <w:t xml:space="preserve">this </w:t>
      </w:r>
      <w:r w:rsidR="00516760" w:rsidRPr="0092480E">
        <w:rPr>
          <w:rFonts w:ascii="Calibri" w:hAnsi="Calibri" w:cs="Calibri"/>
        </w:rPr>
        <w:t xml:space="preserve">is </w:t>
      </w:r>
      <w:r w:rsidR="00621EAC" w:rsidRPr="0092480E">
        <w:rPr>
          <w:rFonts w:ascii="Calibri" w:hAnsi="Calibri" w:cs="Calibri"/>
        </w:rPr>
        <w:t>common</w:t>
      </w:r>
      <w:r w:rsidR="00516760" w:rsidRPr="0092480E">
        <w:rPr>
          <w:rFonts w:ascii="Calibri" w:hAnsi="Calibri" w:cs="Calibri"/>
        </w:rPr>
        <w:t xml:space="preserve"> </w:t>
      </w:r>
      <w:r w:rsidR="00621EAC" w:rsidRPr="0092480E">
        <w:rPr>
          <w:rFonts w:ascii="Calibri" w:hAnsi="Calibri" w:cs="Calibri"/>
        </w:rPr>
        <w:t xml:space="preserve">practice </w:t>
      </w:r>
      <w:r w:rsidR="00516760" w:rsidRPr="0092480E">
        <w:rPr>
          <w:rFonts w:ascii="Calibri" w:hAnsi="Calibri" w:cs="Calibri"/>
        </w:rPr>
        <w:t>in the Netherlands</w:t>
      </w:r>
      <w:r w:rsidR="00404879">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21&lt;/sup&gt;","plainTextFormattedCitation":"21","previouslyFormattedCitation":"&lt;sup&gt;21&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21</w:t>
      </w:r>
      <w:r w:rsidR="00516760" w:rsidRPr="0092480E">
        <w:rPr>
          <w:rFonts w:ascii="Calibri" w:hAnsi="Calibri" w:cs="Calibri"/>
        </w:rPr>
        <w:fldChar w:fldCharType="end"/>
      </w:r>
      <w:r w:rsidRPr="0092480E">
        <w:rPr>
          <w:rFonts w:ascii="Calibri" w:hAnsi="Calibri" w:cs="Calibri"/>
        </w:rPr>
        <w:t xml:space="preserve"> </w:t>
      </w:r>
      <w:r w:rsidR="00DE2007">
        <w:rPr>
          <w:rFonts w:ascii="Calibri" w:hAnsi="Calibri" w:cs="Calibri"/>
        </w:rPr>
        <w:t>Discounting is done to make current benefits worth more than those expected in the future because benefits now are enjoyed more than in the future.</w:t>
      </w:r>
      <w:r w:rsidR="00DE2007">
        <w:rPr>
          <w:rFonts w:ascii="Calibri" w:hAnsi="Calibri" w:cs="Calibri"/>
        </w:rPr>
        <w:fldChar w:fldCharType="begin" w:fldLock="1"/>
      </w:r>
      <w:r w:rsidR="00B25DB0">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mendeley":{"formattedCitation":"&lt;sup&gt;22&lt;/sup&gt;","plainTextFormattedCitation":"22","previouslyFormattedCitation":"&lt;sup&gt;22&lt;/sup&gt;"},"properties":{"noteIndex":0},"schema":"https://github.com/citation-style-language/schema/raw/master/csl-citation.json"}</w:instrText>
      </w:r>
      <w:r w:rsidR="00DE2007">
        <w:rPr>
          <w:rFonts w:ascii="Calibri" w:hAnsi="Calibri" w:cs="Calibri"/>
        </w:rPr>
        <w:fldChar w:fldCharType="separate"/>
      </w:r>
      <w:r w:rsidR="007D6602" w:rsidRPr="007D6602">
        <w:rPr>
          <w:rFonts w:ascii="Calibri" w:hAnsi="Calibri" w:cs="Calibri"/>
          <w:noProof/>
          <w:vertAlign w:val="superscript"/>
        </w:rPr>
        <w:t>22</w:t>
      </w:r>
      <w:r w:rsidR="00DE2007">
        <w:rPr>
          <w:rFonts w:ascii="Calibri" w:hAnsi="Calibri" w:cs="Calibri"/>
        </w:rPr>
        <w:fldChar w:fldCharType="end"/>
      </w:r>
      <w:r w:rsidR="00DE2007">
        <w:rPr>
          <w:rFonts w:ascii="Calibri" w:hAnsi="Calibri" w:cs="Calibri"/>
        </w:rPr>
        <w:t xml:space="preserve"> </w:t>
      </w:r>
      <w:r w:rsidR="005D519A">
        <w:rPr>
          <w:rFonts w:ascii="Calibri" w:hAnsi="Calibri" w:cs="Calibri"/>
        </w:rPr>
        <w:t>I</w:t>
      </w:r>
      <w:r w:rsidR="00DE2007">
        <w:rPr>
          <w:rFonts w:ascii="Calibri" w:hAnsi="Calibri" w:cs="Calibri"/>
        </w:rPr>
        <w:t>f discount</w:t>
      </w:r>
      <w:r w:rsidR="005D519A">
        <w:rPr>
          <w:rFonts w:ascii="Calibri" w:hAnsi="Calibri" w:cs="Calibri"/>
        </w:rPr>
        <w:t>ing is not performed,</w:t>
      </w:r>
      <w:r w:rsidR="00DE2007">
        <w:rPr>
          <w:rFonts w:ascii="Calibri" w:hAnsi="Calibri" w:cs="Calibri"/>
        </w:rPr>
        <w:t xml:space="preserve"> we </w:t>
      </w:r>
      <w:r w:rsidR="005D519A">
        <w:rPr>
          <w:rFonts w:ascii="Calibri" w:hAnsi="Calibri" w:cs="Calibri"/>
        </w:rPr>
        <w:t xml:space="preserve">would </w:t>
      </w:r>
      <w:r w:rsidR="00DE2007">
        <w:rPr>
          <w:rFonts w:ascii="Calibri" w:hAnsi="Calibri" w:cs="Calibri"/>
        </w:rPr>
        <w:t xml:space="preserve">value health gains achieved this year </w:t>
      </w:r>
      <w:r w:rsidR="002C36B7">
        <w:rPr>
          <w:rFonts w:ascii="Calibri" w:hAnsi="Calibri" w:cs="Calibri"/>
        </w:rPr>
        <w:t xml:space="preserve">similar to </w:t>
      </w:r>
      <w:r w:rsidR="00DE2007">
        <w:rPr>
          <w:rFonts w:ascii="Calibri" w:hAnsi="Calibri" w:cs="Calibri"/>
        </w:rPr>
        <w:t xml:space="preserve">those achieved in 30 or 40 years. </w:t>
      </w:r>
      <w:commentRangeEnd w:id="116"/>
      <w:r w:rsidR="0091296F">
        <w:rPr>
          <w:rStyle w:val="CommentReference"/>
          <w:rFonts w:asciiTheme="minorHAnsi" w:eastAsiaTheme="minorHAnsi" w:hAnsiTheme="minorHAnsi" w:cstheme="minorBidi"/>
          <w:lang w:val="en-GB"/>
        </w:rPr>
        <w:commentReference w:id="116"/>
      </w:r>
    </w:p>
    <w:p w:rsidR="00404879" w:rsidRDefault="00404879" w:rsidP="39A4890C">
      <w:pPr>
        <w:pStyle w:val="Heading3"/>
        <w:rPr>
          <w:rFonts w:ascii="Calibri" w:hAnsi="Calibri" w:cs="Calibri"/>
          <w:lang w:val="en-US"/>
        </w:rPr>
      </w:pPr>
    </w:p>
    <w:p w:rsidR="438F5BE1" w:rsidRPr="00514AC6" w:rsidRDefault="17703BBA" w:rsidP="00514AC6">
      <w:pPr>
        <w:pStyle w:val="Heading3"/>
      </w:pPr>
      <w:r w:rsidRPr="00514AC6">
        <w:t>Markov model</w:t>
      </w:r>
    </w:p>
    <w:p w:rsidR="2FB1C186" w:rsidRDefault="32A06425" w:rsidP="002409F6">
      <w:pPr>
        <w:spacing w:line="276" w:lineRule="auto"/>
        <w:rPr>
          <w:rFonts w:ascii="Calibri" w:hAnsi="Calibri" w:cs="Calibri"/>
        </w:rPr>
      </w:pPr>
      <w:r w:rsidRPr="0092480E">
        <w:rPr>
          <w:rFonts w:ascii="Calibri" w:hAnsi="Calibri" w:cs="Calibri"/>
        </w:rPr>
        <w:t xml:space="preserve">To quantify the </w:t>
      </w:r>
      <w:r w:rsidR="3189EEB8" w:rsidRPr="0092480E">
        <w:rPr>
          <w:rFonts w:ascii="Calibri" w:hAnsi="Calibri" w:cs="Calibri"/>
        </w:rPr>
        <w:t>long-term</w:t>
      </w:r>
      <w:r w:rsidRPr="0092480E">
        <w:rPr>
          <w:rFonts w:ascii="Calibri" w:hAnsi="Calibri" w:cs="Calibri"/>
        </w:rPr>
        <w:t xml:space="preserve"> </w:t>
      </w:r>
      <w:r w:rsidR="27BE5CFD" w:rsidRPr="0092480E">
        <w:rPr>
          <w:rFonts w:ascii="Calibri" w:hAnsi="Calibri" w:cs="Calibri"/>
        </w:rPr>
        <w:t xml:space="preserve">health </w:t>
      </w:r>
      <w:r w:rsidRPr="0092480E">
        <w:rPr>
          <w:rFonts w:ascii="Calibri" w:hAnsi="Calibri" w:cs="Calibri"/>
        </w:rPr>
        <w:t>effects of surgery delay we made use of a Markov cohort state-</w:t>
      </w:r>
      <w:r w:rsidR="5074D5FA" w:rsidRPr="0092480E">
        <w:rPr>
          <w:rFonts w:ascii="Calibri" w:hAnsi="Calibri" w:cs="Calibri"/>
        </w:rPr>
        <w:t>transition</w:t>
      </w:r>
      <w:r w:rsidRPr="0092480E">
        <w:rPr>
          <w:rFonts w:ascii="Calibri" w:hAnsi="Calibri" w:cs="Calibri"/>
        </w:rPr>
        <w:t xml:space="preserve"> model</w:t>
      </w:r>
      <w:r w:rsidR="7020F6C5" w:rsidRPr="0092480E">
        <w:rPr>
          <w:rFonts w:ascii="Calibri" w:hAnsi="Calibri" w:cs="Calibri"/>
        </w:rPr>
        <w:t xml:space="preserve"> (</w:t>
      </w:r>
      <w:proofErr w:type="spellStart"/>
      <w:r w:rsidR="7020F6C5" w:rsidRPr="0092480E">
        <w:rPr>
          <w:rFonts w:ascii="Calibri" w:hAnsi="Calibri" w:cs="Calibri"/>
        </w:rPr>
        <w:t>cSTM</w:t>
      </w:r>
      <w:proofErr w:type="spellEnd"/>
      <w:r w:rsidR="7020F6C5" w:rsidRPr="0092480E">
        <w:rPr>
          <w:rFonts w:ascii="Calibri" w:hAnsi="Calibri" w:cs="Calibri"/>
        </w:rPr>
        <w:t>)</w:t>
      </w:r>
      <w:r w:rsidRPr="0092480E">
        <w:rPr>
          <w:rFonts w:ascii="Calibri" w:hAnsi="Calibri" w:cs="Calibri"/>
        </w:rPr>
        <w:t>. Th</w:t>
      </w:r>
      <w:r w:rsidR="4665C0AD" w:rsidRPr="0092480E">
        <w:rPr>
          <w:rFonts w:ascii="Calibri" w:hAnsi="Calibri" w:cs="Calibri"/>
        </w:rPr>
        <w:t>is</w:t>
      </w:r>
      <w:r w:rsidRPr="0092480E">
        <w:rPr>
          <w:rFonts w:ascii="Calibri" w:hAnsi="Calibri" w:cs="Calibri"/>
        </w:rPr>
        <w:t xml:space="preserve"> model</w:t>
      </w:r>
      <w:r w:rsidR="43592C67" w:rsidRPr="0092480E">
        <w:rPr>
          <w:rFonts w:ascii="Calibri" w:hAnsi="Calibri" w:cs="Calibri"/>
        </w:rPr>
        <w:t xml:space="preserve"> type is</w:t>
      </w:r>
      <w:r w:rsidRPr="0092480E">
        <w:rPr>
          <w:rFonts w:ascii="Calibri" w:hAnsi="Calibri" w:cs="Calibri"/>
        </w:rPr>
        <w:t xml:space="preserve"> frequently used in clinical decision analysis</w:t>
      </w:r>
      <w:r w:rsidR="3ECC6C06" w:rsidRPr="0092480E">
        <w:rPr>
          <w:rFonts w:ascii="Calibri" w:hAnsi="Calibri" w:cs="Calibri"/>
        </w:rPr>
        <w:t>,</w:t>
      </w:r>
      <w:r w:rsidRPr="0092480E">
        <w:rPr>
          <w:rFonts w:ascii="Calibri" w:hAnsi="Calibri" w:cs="Calibri"/>
        </w:rPr>
        <w:t xml:space="preserve"> because </w:t>
      </w:r>
      <w:r w:rsidR="50060A60" w:rsidRPr="0092480E">
        <w:rPr>
          <w:rFonts w:ascii="Calibri" w:hAnsi="Calibri" w:cs="Calibri"/>
        </w:rPr>
        <w:t>it is</w:t>
      </w:r>
      <w:r w:rsidRPr="0092480E">
        <w:rPr>
          <w:rFonts w:ascii="Calibri" w:hAnsi="Calibri" w:cs="Calibri"/>
        </w:rPr>
        <w:t xml:space="preserve"> relatively simple to build, easy to communicate and can </w:t>
      </w:r>
      <w:r w:rsidR="68EA8E4B" w:rsidRPr="0092480E">
        <w:rPr>
          <w:rFonts w:ascii="Calibri" w:hAnsi="Calibri" w:cs="Calibri"/>
        </w:rPr>
        <w:t>synthesize</w:t>
      </w:r>
      <w:r w:rsidRPr="0092480E">
        <w:rPr>
          <w:rFonts w:ascii="Calibri" w:hAnsi="Calibri" w:cs="Calibri"/>
        </w:rPr>
        <w:t xml:space="preserve"> data from different sources to estimate long-term outcomes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23,24&lt;/sup&gt;","plainTextFormattedCitation":"23,24","previouslyFormattedCitation":"&lt;sup&gt;23,24&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23,24</w:t>
      </w:r>
      <w:r w:rsidR="00516760" w:rsidRPr="0092480E">
        <w:rPr>
          <w:rFonts w:ascii="Calibri" w:hAnsi="Calibri" w:cs="Calibri"/>
        </w:rPr>
        <w:fldChar w:fldCharType="end"/>
      </w:r>
      <w:r w:rsidRPr="0092480E">
        <w:rPr>
          <w:rFonts w:ascii="Calibri" w:hAnsi="Calibri" w:cs="Calibri"/>
        </w:rPr>
        <w:t xml:space="preserve"> </w:t>
      </w:r>
      <w:r w:rsidR="60C4AE84" w:rsidRPr="0092480E">
        <w:rPr>
          <w:rFonts w:ascii="Calibri" w:hAnsi="Calibri" w:cs="Calibri"/>
        </w:rPr>
        <w:t xml:space="preserve">A </w:t>
      </w:r>
      <w:proofErr w:type="spellStart"/>
      <w:r w:rsidR="60C4AE84" w:rsidRPr="0092480E">
        <w:rPr>
          <w:rFonts w:ascii="Calibri" w:hAnsi="Calibri" w:cs="Calibri"/>
        </w:rPr>
        <w:t>cSTM</w:t>
      </w:r>
      <w:proofErr w:type="spellEnd"/>
      <w:r w:rsidR="03B23358" w:rsidRPr="0092480E">
        <w:rPr>
          <w:rFonts w:ascii="Calibri" w:hAnsi="Calibri" w:cs="Calibri"/>
        </w:rPr>
        <w:t xml:space="preserve"> </w:t>
      </w:r>
      <w:r w:rsidR="2E3132D7" w:rsidRPr="0092480E">
        <w:rPr>
          <w:rFonts w:ascii="Calibri" w:hAnsi="Calibri" w:cs="Calibri"/>
        </w:rPr>
        <w:t>simulate</w:t>
      </w:r>
      <w:r w:rsidR="31E969BC" w:rsidRPr="0092480E">
        <w:rPr>
          <w:rFonts w:ascii="Calibri" w:hAnsi="Calibri" w:cs="Calibri"/>
        </w:rPr>
        <w:t>s</w:t>
      </w:r>
      <w:r w:rsidR="2E3132D7" w:rsidRPr="0092480E">
        <w:rPr>
          <w:rFonts w:ascii="Calibri" w:hAnsi="Calibri" w:cs="Calibri"/>
        </w:rPr>
        <w:t xml:space="preserve"> </w:t>
      </w:r>
      <w:r w:rsidR="03B23358" w:rsidRPr="0092480E">
        <w:rPr>
          <w:rFonts w:ascii="Calibri" w:hAnsi="Calibri" w:cs="Calibri"/>
        </w:rPr>
        <w:t xml:space="preserve">a hypothetical cohort of patients over a defined period in discrete time cycles </w:t>
      </w:r>
      <w:r w:rsidR="2275A92C" w:rsidRPr="0092480E">
        <w:rPr>
          <w:rFonts w:ascii="Calibri" w:hAnsi="Calibri" w:cs="Calibri"/>
        </w:rPr>
        <w:t>to</w:t>
      </w:r>
      <w:r w:rsidR="00DC4B44" w:rsidRPr="0092480E">
        <w:rPr>
          <w:rFonts w:ascii="Calibri" w:hAnsi="Calibri" w:cs="Calibri"/>
        </w:rPr>
        <w:t xml:space="preserve"> estimate</w:t>
      </w:r>
      <w:r w:rsidR="0A318B72" w:rsidRPr="0092480E">
        <w:rPr>
          <w:rFonts w:ascii="Calibri" w:hAnsi="Calibri" w:cs="Calibri"/>
        </w:rPr>
        <w:t xml:space="preserve"> the average time individuals spend in </w:t>
      </w:r>
      <w:r w:rsidR="5B768AB1" w:rsidRPr="0092480E">
        <w:rPr>
          <w:rFonts w:ascii="Calibri" w:hAnsi="Calibri" w:cs="Calibri"/>
        </w:rPr>
        <w:t xml:space="preserve">the </w:t>
      </w:r>
      <w:r w:rsidR="0A318B72" w:rsidRPr="0092480E">
        <w:rPr>
          <w:rFonts w:ascii="Calibri" w:hAnsi="Calibri" w:cs="Calibri"/>
        </w:rPr>
        <w:t>various health states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23,25&lt;/sup&gt;","plainTextFormattedCitation":"23,25","previouslyFormattedCitation":"&lt;sup&gt;23,25&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23,25</w:t>
      </w:r>
      <w:r w:rsidR="00516760" w:rsidRPr="0092480E">
        <w:rPr>
          <w:rFonts w:ascii="Calibri" w:hAnsi="Calibri" w:cs="Calibri"/>
        </w:rPr>
        <w:fldChar w:fldCharType="end"/>
      </w:r>
      <w:r w:rsidR="00200F83" w:rsidRPr="0092480E">
        <w:rPr>
          <w:rFonts w:ascii="Calibri" w:hAnsi="Calibri" w:cs="Calibri"/>
        </w:rPr>
        <w:t xml:space="preserve"> </w:t>
      </w:r>
      <w:r w:rsidR="00DC4B44" w:rsidRPr="0092480E">
        <w:rPr>
          <w:rFonts w:ascii="Calibri" w:hAnsi="Calibri" w:cs="Calibri"/>
        </w:rPr>
        <w:t>Based on the time spent</w:t>
      </w:r>
      <w:r w:rsidR="17AAC78C" w:rsidRPr="0092480E">
        <w:rPr>
          <w:rFonts w:ascii="Calibri" w:hAnsi="Calibri" w:cs="Calibri"/>
        </w:rPr>
        <w:t xml:space="preserve"> in these state</w:t>
      </w:r>
      <w:r w:rsidR="00DC4B44" w:rsidRPr="0092480E">
        <w:rPr>
          <w:rFonts w:ascii="Calibri" w:hAnsi="Calibri" w:cs="Calibri"/>
        </w:rPr>
        <w:t>s,</w:t>
      </w:r>
      <w:r w:rsidR="17AAC78C" w:rsidRPr="0092480E">
        <w:rPr>
          <w:rFonts w:ascii="Calibri" w:hAnsi="Calibri" w:cs="Calibri"/>
        </w:rPr>
        <w:t xml:space="preserve"> health benefits</w:t>
      </w:r>
      <w:r w:rsidR="61641710" w:rsidRPr="0092480E">
        <w:rPr>
          <w:rFonts w:ascii="Calibri" w:hAnsi="Calibri" w:cs="Calibri"/>
        </w:rPr>
        <w:t xml:space="preserve"> </w:t>
      </w:r>
      <w:del w:id="117" w:author="Hester Lingsma" w:date="2020-06-05T09:55:00Z">
        <w:r w:rsidR="61641710" w:rsidRPr="0092480E" w:rsidDel="00B37BD8">
          <w:rPr>
            <w:rFonts w:ascii="Calibri" w:hAnsi="Calibri" w:cs="Calibri"/>
          </w:rPr>
          <w:delText xml:space="preserve">can </w:delText>
        </w:r>
      </w:del>
      <w:ins w:id="118" w:author="Hester Lingsma" w:date="2020-06-05T09:55:00Z">
        <w:r w:rsidR="00B37BD8">
          <w:rPr>
            <w:rFonts w:ascii="Calibri" w:hAnsi="Calibri" w:cs="Calibri"/>
          </w:rPr>
          <w:t>are</w:t>
        </w:r>
        <w:r w:rsidR="00B37BD8" w:rsidRPr="0092480E">
          <w:rPr>
            <w:rFonts w:ascii="Calibri" w:hAnsi="Calibri" w:cs="Calibri"/>
          </w:rPr>
          <w:t xml:space="preserve"> </w:t>
        </w:r>
      </w:ins>
      <w:r w:rsidR="61641710" w:rsidRPr="0092480E">
        <w:rPr>
          <w:rFonts w:ascii="Calibri" w:hAnsi="Calibri" w:cs="Calibri"/>
        </w:rPr>
        <w:t>be calculated</w:t>
      </w:r>
      <w:r w:rsidR="00DC4B44" w:rsidRPr="0092480E">
        <w:rPr>
          <w:rFonts w:ascii="Calibri" w:hAnsi="Calibri" w:cs="Calibri"/>
        </w:rPr>
        <w:t xml:space="preserve">. </w:t>
      </w:r>
      <w:commentRangeStart w:id="119"/>
      <w:r w:rsidR="00DC4B44" w:rsidRPr="0092480E">
        <w:rPr>
          <w:rFonts w:ascii="Calibri" w:hAnsi="Calibri" w:cs="Calibri"/>
        </w:rPr>
        <w:t xml:space="preserve">Possible health benefits that can be calculated include the </w:t>
      </w:r>
      <w:r w:rsidR="17AAC78C" w:rsidRPr="0092480E">
        <w:rPr>
          <w:rFonts w:ascii="Calibri" w:hAnsi="Calibri" w:cs="Calibri"/>
        </w:rPr>
        <w:t xml:space="preserve">expected life years or </w:t>
      </w:r>
      <w:r w:rsidR="01B882A2" w:rsidRPr="0092480E">
        <w:rPr>
          <w:rFonts w:ascii="Calibri" w:hAnsi="Calibri" w:cs="Calibri"/>
        </w:rPr>
        <w:t>quality adjusted life years (QALYs)</w:t>
      </w:r>
      <w:r w:rsidR="1741EE30" w:rsidRPr="0092480E">
        <w:rPr>
          <w:rFonts w:ascii="Calibri" w:hAnsi="Calibri" w:cs="Calibri"/>
        </w:rPr>
        <w:t xml:space="preserve"> - the surrogate measure of life years with quality of life</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25,26&lt;/sup&gt;","plainTextFormattedCitation":"25,26","previouslyFormattedCitation":"&lt;sup&gt;25,26&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25,26</w:t>
      </w:r>
      <w:r w:rsidR="00516760" w:rsidRPr="0092480E">
        <w:rPr>
          <w:rFonts w:ascii="Calibri" w:hAnsi="Calibri" w:cs="Calibri"/>
        </w:rPr>
        <w:fldChar w:fldCharType="end"/>
      </w:r>
      <w:commentRangeEnd w:id="119"/>
      <w:r w:rsidR="00B37BD8">
        <w:rPr>
          <w:rStyle w:val="CommentReference"/>
          <w:rFonts w:asciiTheme="minorHAnsi" w:eastAsiaTheme="minorHAnsi" w:hAnsiTheme="minorHAnsi" w:cstheme="minorBidi"/>
          <w:lang w:val="en-GB"/>
        </w:rPr>
        <w:commentReference w:id="119"/>
      </w:r>
    </w:p>
    <w:p w:rsidR="00404879" w:rsidRPr="0092480E" w:rsidRDefault="00404879" w:rsidP="39A4890C">
      <w:pPr>
        <w:rPr>
          <w:rFonts w:ascii="Calibri" w:hAnsi="Calibri" w:cs="Calibri"/>
        </w:rPr>
      </w:pPr>
    </w:p>
    <w:p w:rsidR="00DF580F" w:rsidRDefault="3492ED08" w:rsidP="00DF580F">
      <w:pPr>
        <w:spacing w:line="276" w:lineRule="auto"/>
        <w:rPr>
          <w:ins w:id="120" w:author="Hester Lingsma" w:date="2020-06-05T09:19:00Z"/>
          <w:rFonts w:ascii="Calibri" w:hAnsi="Calibri" w:cs="Calibri"/>
        </w:rPr>
      </w:pPr>
      <w:r w:rsidRPr="0092480E">
        <w:rPr>
          <w:rFonts w:ascii="Calibri" w:hAnsi="Calibri" w:cs="Calibri"/>
        </w:rPr>
        <w:t xml:space="preserve">For our </w:t>
      </w:r>
      <w:r w:rsidR="66A5AE35" w:rsidRPr="0092480E">
        <w:rPr>
          <w:rFonts w:ascii="Calibri" w:hAnsi="Calibri" w:cs="Calibri"/>
        </w:rPr>
        <w:t>aim</w:t>
      </w:r>
      <w:r w:rsidRPr="0092480E">
        <w:rPr>
          <w:rFonts w:ascii="Calibri" w:hAnsi="Calibri" w:cs="Calibri"/>
        </w:rPr>
        <w:t xml:space="preserve">, we developed a three-state </w:t>
      </w:r>
      <w:proofErr w:type="spellStart"/>
      <w:r w:rsidR="18E53183" w:rsidRPr="0092480E">
        <w:rPr>
          <w:rFonts w:ascii="Calibri" w:eastAsia="Calibri" w:hAnsi="Calibri" w:cs="Calibri"/>
        </w:rPr>
        <w:t>cSTM</w:t>
      </w:r>
      <w:proofErr w:type="spellEnd"/>
      <w:r w:rsidR="18E53183" w:rsidRPr="0092480E">
        <w:rPr>
          <w:rFonts w:ascii="Calibri" w:eastAsia="Calibri" w:hAnsi="Calibri" w:cs="Calibri"/>
        </w:rPr>
        <w:t xml:space="preserve"> </w:t>
      </w:r>
      <w:r w:rsidRPr="0092480E">
        <w:rPr>
          <w:rFonts w:ascii="Calibri" w:eastAsia="Calibri" w:hAnsi="Calibri" w:cs="Calibri"/>
        </w:rPr>
        <w:t>with a preoperative state, a postoperative state, and a dead state (</w:t>
      </w:r>
      <w:r w:rsidR="7AD3D8B7" w:rsidRPr="0092480E">
        <w:rPr>
          <w:rFonts w:ascii="Calibri" w:eastAsia="Calibri" w:hAnsi="Calibri" w:cs="Calibri"/>
        </w:rPr>
        <w:t>F</w:t>
      </w:r>
      <w:r w:rsidRPr="0092480E">
        <w:rPr>
          <w:rFonts w:ascii="Calibri" w:eastAsia="Calibri" w:hAnsi="Calibri" w:cs="Calibri"/>
        </w:rPr>
        <w:t>igure 1).</w:t>
      </w:r>
      <w:r w:rsidRPr="0092480E">
        <w:rPr>
          <w:rFonts w:ascii="Calibri" w:hAnsi="Calibri" w:cs="Calibri"/>
        </w:rPr>
        <w:t xml:space="preserve"> The </w:t>
      </w:r>
      <w:r w:rsidR="23E9DCAF" w:rsidRPr="0092480E">
        <w:rPr>
          <w:rFonts w:ascii="Calibri" w:hAnsi="Calibri" w:cs="Calibri"/>
        </w:rPr>
        <w:t xml:space="preserve">entire </w:t>
      </w:r>
      <w:r w:rsidR="283240E3" w:rsidRPr="0092480E">
        <w:rPr>
          <w:rFonts w:ascii="Calibri" w:hAnsi="Calibri" w:cs="Calibri"/>
        </w:rPr>
        <w:t>cohort</w:t>
      </w:r>
      <w:r w:rsidRPr="0092480E">
        <w:rPr>
          <w:rFonts w:ascii="Calibri" w:hAnsi="Calibri" w:cs="Calibri"/>
        </w:rPr>
        <w:t xml:space="preserve"> starts in the preoperative state</w:t>
      </w:r>
      <w:r w:rsidR="00DC4B44" w:rsidRPr="0092480E">
        <w:rPr>
          <w:rFonts w:ascii="Calibri" w:hAnsi="Calibri" w:cs="Calibri"/>
        </w:rPr>
        <w:t xml:space="preserve">, </w:t>
      </w:r>
      <w:ins w:id="121" w:author="Hester Lingsma" w:date="2020-06-05T09:01:00Z">
        <w:r w:rsidR="005F0C12" w:rsidRPr="0092480E">
          <w:rPr>
            <w:rFonts w:ascii="Calibri" w:hAnsi="Calibri" w:cs="Calibri"/>
          </w:rPr>
          <w:t>of the simulated cohort in the model</w:t>
        </w:r>
        <w:r w:rsidR="005F0C12" w:rsidRPr="0092480E">
          <w:rPr>
            <w:rFonts w:ascii="Calibri" w:hAnsi="Calibri" w:cs="Calibri"/>
          </w:rPr>
          <w:t xml:space="preserve"> </w:t>
        </w:r>
      </w:ins>
      <w:r w:rsidR="00DC4B44" w:rsidRPr="0092480E">
        <w:rPr>
          <w:rFonts w:ascii="Calibri" w:hAnsi="Calibri" w:cs="Calibri"/>
        </w:rPr>
        <w:t>and was followed their entire remaining lifespan, until they are 100 years, using weekly cycles</w:t>
      </w:r>
      <w:r w:rsidRPr="0092480E">
        <w:rPr>
          <w:rFonts w:ascii="Calibri" w:hAnsi="Calibri" w:cs="Calibri"/>
        </w:rPr>
        <w:t xml:space="preserve">. </w:t>
      </w:r>
      <w:r w:rsidR="472A43A8" w:rsidRPr="0092480E">
        <w:rPr>
          <w:rFonts w:ascii="Calibri" w:hAnsi="Calibri" w:cs="Calibri"/>
        </w:rPr>
        <w:t>Th</w:t>
      </w:r>
      <w:r w:rsidRPr="0092480E">
        <w:rPr>
          <w:rFonts w:ascii="Calibri" w:hAnsi="Calibri" w:cs="Calibri"/>
        </w:rPr>
        <w:t xml:space="preserve">e transition from the preoperative </w:t>
      </w:r>
      <w:r w:rsidRPr="002C1AFD">
        <w:rPr>
          <w:rFonts w:ascii="Calibri" w:hAnsi="Calibri" w:cs="Calibri"/>
        </w:rPr>
        <w:t>state to the postoperative state was set to a specific week</w:t>
      </w:r>
      <w:r w:rsidR="00DC4B44" w:rsidRPr="002C1AFD">
        <w:rPr>
          <w:rFonts w:ascii="Calibri" w:hAnsi="Calibri" w:cs="Calibri"/>
        </w:rPr>
        <w:t>,</w:t>
      </w:r>
      <w:r w:rsidRPr="002C1AFD">
        <w:rPr>
          <w:rFonts w:ascii="Calibri" w:hAnsi="Calibri" w:cs="Calibri"/>
        </w:rPr>
        <w:t xml:space="preserve"> depending on the scenario. </w:t>
      </w:r>
      <w:r w:rsidR="33A6FFFD" w:rsidRPr="002C1AFD">
        <w:rPr>
          <w:rFonts w:ascii="Calibri" w:hAnsi="Calibri" w:cs="Calibri"/>
        </w:rPr>
        <w:t>We evaluated scenarios where patients were treated immediately (delay of two weeks) up to a delay of a year</w:t>
      </w:r>
      <w:r w:rsidR="64F4A74C" w:rsidRPr="002C1AFD">
        <w:rPr>
          <w:rFonts w:ascii="Calibri" w:hAnsi="Calibri" w:cs="Calibri"/>
        </w:rPr>
        <w:t xml:space="preserve"> using intervals of </w:t>
      </w:r>
      <w:r w:rsidR="00DC4B44" w:rsidRPr="002C1AFD">
        <w:rPr>
          <w:rFonts w:ascii="Calibri" w:hAnsi="Calibri" w:cs="Calibri"/>
        </w:rPr>
        <w:t xml:space="preserve">ten </w:t>
      </w:r>
      <w:r w:rsidR="64F4A74C" w:rsidRPr="002C1AFD">
        <w:rPr>
          <w:rFonts w:ascii="Calibri" w:hAnsi="Calibri" w:cs="Calibri"/>
        </w:rPr>
        <w:t>weeks</w:t>
      </w:r>
      <w:r w:rsidR="33A6FFFD" w:rsidRPr="002C1AFD">
        <w:rPr>
          <w:rFonts w:ascii="Calibri" w:hAnsi="Calibri" w:cs="Calibri"/>
        </w:rPr>
        <w:t xml:space="preserve">. In addition, we evaluated the scenario where nobody </w:t>
      </w:r>
      <w:r w:rsidR="57591E29" w:rsidRPr="002C1AFD">
        <w:rPr>
          <w:rFonts w:ascii="Calibri" w:hAnsi="Calibri" w:cs="Calibri"/>
        </w:rPr>
        <w:t>ever</w:t>
      </w:r>
      <w:r w:rsidR="33A6FFFD" w:rsidRPr="002C1AFD">
        <w:rPr>
          <w:rFonts w:ascii="Calibri" w:hAnsi="Calibri" w:cs="Calibri"/>
        </w:rPr>
        <w:t xml:space="preserve"> receive</w:t>
      </w:r>
      <w:r w:rsidR="22ED54DC" w:rsidRPr="002C1AFD">
        <w:rPr>
          <w:rFonts w:ascii="Calibri" w:hAnsi="Calibri" w:cs="Calibri"/>
        </w:rPr>
        <w:t>d</w:t>
      </w:r>
      <w:r w:rsidR="33A6FFFD" w:rsidRPr="002C1AFD">
        <w:rPr>
          <w:rFonts w:ascii="Calibri" w:hAnsi="Calibri" w:cs="Calibri"/>
        </w:rPr>
        <w:t xml:space="preserve"> treatment</w:t>
      </w:r>
      <w:r w:rsidR="00DC4B44" w:rsidRPr="002C1AFD">
        <w:rPr>
          <w:rFonts w:ascii="Calibri" w:hAnsi="Calibri" w:cs="Calibri"/>
        </w:rPr>
        <w:t>: this was modeled by</w:t>
      </w:r>
      <w:r w:rsidR="29524A89" w:rsidRPr="002C1AFD">
        <w:rPr>
          <w:rFonts w:ascii="Calibri" w:hAnsi="Calibri" w:cs="Calibri"/>
        </w:rPr>
        <w:t xml:space="preserve"> follow</w:t>
      </w:r>
      <w:r w:rsidR="00DC4B44" w:rsidRPr="002C1AFD">
        <w:rPr>
          <w:rFonts w:ascii="Calibri" w:hAnsi="Calibri" w:cs="Calibri"/>
        </w:rPr>
        <w:t>ing</w:t>
      </w:r>
      <w:r w:rsidR="29524A89" w:rsidRPr="002C1AFD">
        <w:rPr>
          <w:rFonts w:ascii="Calibri" w:hAnsi="Calibri" w:cs="Calibri"/>
        </w:rPr>
        <w:t xml:space="preserve"> patients their remaining </w:t>
      </w:r>
      <w:r w:rsidR="00DC4B44" w:rsidRPr="0092480E">
        <w:rPr>
          <w:rFonts w:ascii="Calibri" w:hAnsi="Calibri" w:cs="Calibri"/>
        </w:rPr>
        <w:t>lifespan</w:t>
      </w:r>
      <w:r w:rsidR="29524A89" w:rsidRPr="0092480E">
        <w:rPr>
          <w:rFonts w:ascii="Calibri" w:hAnsi="Calibri" w:cs="Calibri"/>
        </w:rPr>
        <w:t xml:space="preserve"> in the preoperative healt</w:t>
      </w:r>
      <w:r w:rsidR="00DC4B44" w:rsidRPr="0092480E">
        <w:rPr>
          <w:rFonts w:ascii="Calibri" w:hAnsi="Calibri" w:cs="Calibri"/>
        </w:rPr>
        <w:t>h</w:t>
      </w:r>
      <w:r w:rsidR="29524A89" w:rsidRPr="0092480E">
        <w:rPr>
          <w:rFonts w:ascii="Calibri" w:hAnsi="Calibri" w:cs="Calibri"/>
        </w:rPr>
        <w:t xml:space="preserve"> state</w:t>
      </w:r>
      <w:r w:rsidR="33A6FFFD" w:rsidRPr="0092480E">
        <w:rPr>
          <w:rFonts w:ascii="Calibri" w:hAnsi="Calibri" w:cs="Calibri"/>
        </w:rPr>
        <w:t>. In all scenarios, t</w:t>
      </w:r>
      <w:r w:rsidRPr="0092480E">
        <w:rPr>
          <w:rFonts w:ascii="Calibri" w:hAnsi="Calibri" w:cs="Calibri"/>
        </w:rPr>
        <w:t>he transitions from the pre- and postoperative states to the absorbing state dead were based on survival data</w:t>
      </w:r>
      <w:ins w:id="122" w:author="Hester Lingsma" w:date="2020-06-05T09:19:00Z">
        <w:r w:rsidR="00DF580F">
          <w:rPr>
            <w:rFonts w:ascii="Calibri" w:hAnsi="Calibri" w:cs="Calibri"/>
          </w:rPr>
          <w:t xml:space="preserve">. </w:t>
        </w:r>
        <w:commentRangeStart w:id="123"/>
        <w:r w:rsidR="00DF580F">
          <w:rPr>
            <w:rFonts w:ascii="Calibri" w:hAnsi="Calibri" w:cs="Calibri"/>
          </w:rPr>
          <w:t xml:space="preserve">If the </w:t>
        </w:r>
        <w:r w:rsidR="00DF580F" w:rsidRPr="0092480E">
          <w:rPr>
            <w:rFonts w:ascii="Calibri" w:hAnsi="Calibri" w:cs="Calibri"/>
          </w:rPr>
          <w:t>delay was longer than</w:t>
        </w:r>
      </w:ins>
      <w:ins w:id="124" w:author="Hester Lingsma" w:date="2020-06-05T09:20:00Z">
        <w:r w:rsidR="00DF580F">
          <w:rPr>
            <w:rFonts w:ascii="Calibri" w:hAnsi="Calibri" w:cs="Calibri"/>
          </w:rPr>
          <w:t xml:space="preserve"> the time until no effect of surgery on survival or </w:t>
        </w:r>
      </w:ins>
      <w:ins w:id="125" w:author="Hester Lingsma" w:date="2020-06-05T09:21:00Z">
        <w:r w:rsidR="00DF580F">
          <w:rPr>
            <w:rFonts w:ascii="Calibri" w:hAnsi="Calibri" w:cs="Calibri"/>
          </w:rPr>
          <w:t>QOL</w:t>
        </w:r>
      </w:ins>
      <w:ins w:id="126" w:author="Hester Lingsma" w:date="2020-06-05T09:20:00Z">
        <w:r w:rsidR="00DF580F">
          <w:rPr>
            <w:rFonts w:ascii="Calibri" w:hAnsi="Calibri" w:cs="Calibri"/>
          </w:rPr>
          <w:t xml:space="preserve">, </w:t>
        </w:r>
      </w:ins>
      <w:del w:id="127" w:author="Hester Lingsma" w:date="2020-06-05T09:19:00Z">
        <w:r w:rsidRPr="0092480E" w:rsidDel="00DF580F">
          <w:rPr>
            <w:rFonts w:ascii="Calibri" w:hAnsi="Calibri" w:cs="Calibri"/>
          </w:rPr>
          <w:delText xml:space="preserve">, as described in the next section. </w:delText>
        </w:r>
      </w:del>
      <w:ins w:id="128" w:author="Hester Lingsma" w:date="2020-06-05T09:19:00Z">
        <w:r w:rsidR="00DF580F" w:rsidRPr="0092480E">
          <w:rPr>
            <w:rFonts w:ascii="Calibri" w:hAnsi="Calibri" w:cs="Calibri"/>
          </w:rPr>
          <w:t xml:space="preserve">the postoperative survival </w:t>
        </w:r>
      </w:ins>
      <w:ins w:id="129" w:author="Hester Lingsma" w:date="2020-06-05T09:20:00Z">
        <w:r w:rsidR="00DF580F">
          <w:rPr>
            <w:rFonts w:ascii="Calibri" w:hAnsi="Calibri" w:cs="Calibri"/>
          </w:rPr>
          <w:t xml:space="preserve">and QOL </w:t>
        </w:r>
      </w:ins>
      <w:ins w:id="130" w:author="Hester Lingsma" w:date="2020-06-05T09:21:00Z">
        <w:r w:rsidR="00DF580F">
          <w:rPr>
            <w:rFonts w:ascii="Calibri" w:hAnsi="Calibri" w:cs="Calibri"/>
          </w:rPr>
          <w:t xml:space="preserve">were set </w:t>
        </w:r>
      </w:ins>
      <w:ins w:id="131" w:author="Hester Lingsma" w:date="2020-06-05T09:19:00Z">
        <w:r w:rsidR="00DF580F" w:rsidRPr="0092480E">
          <w:rPr>
            <w:rFonts w:ascii="Calibri" w:hAnsi="Calibri" w:cs="Calibri"/>
          </w:rPr>
          <w:t>equal to the preoperative survival</w:t>
        </w:r>
      </w:ins>
      <w:ins w:id="132" w:author="Hester Lingsma" w:date="2020-06-05T09:21:00Z">
        <w:r w:rsidR="00DF580F">
          <w:rPr>
            <w:rFonts w:ascii="Calibri" w:hAnsi="Calibri" w:cs="Calibri"/>
          </w:rPr>
          <w:t xml:space="preserve">. </w:t>
        </w:r>
        <w:commentRangeEnd w:id="123"/>
        <w:r w:rsidR="00DF580F">
          <w:rPr>
            <w:rStyle w:val="CommentReference"/>
            <w:rFonts w:asciiTheme="minorHAnsi" w:eastAsiaTheme="minorHAnsi" w:hAnsiTheme="minorHAnsi" w:cstheme="minorBidi"/>
            <w:lang w:val="en-GB"/>
          </w:rPr>
          <w:commentReference w:id="123"/>
        </w:r>
      </w:ins>
    </w:p>
    <w:p w:rsidR="00DF580F" w:rsidRPr="0092480E" w:rsidRDefault="00DF580F" w:rsidP="002409F6">
      <w:pPr>
        <w:spacing w:line="276" w:lineRule="auto"/>
        <w:rPr>
          <w:rFonts w:ascii="Calibri" w:hAnsi="Calibri" w:cs="Calibri"/>
        </w:rPr>
      </w:pPr>
    </w:p>
    <w:p w:rsidR="002409F6" w:rsidDel="00611061" w:rsidRDefault="002409F6" w:rsidP="39A4890C">
      <w:pPr>
        <w:pStyle w:val="Heading3"/>
        <w:rPr>
          <w:del w:id="133" w:author="Hester Lingsma" w:date="2020-06-05T08:57:00Z"/>
          <w:rFonts w:ascii="Calibri" w:hAnsi="Calibri" w:cs="Calibri"/>
          <w:lang w:val="en-US"/>
        </w:rPr>
      </w:pPr>
    </w:p>
    <w:p w:rsidR="438F5BE1" w:rsidRPr="0092480E" w:rsidDel="00611061" w:rsidRDefault="0838F516" w:rsidP="39A4890C">
      <w:pPr>
        <w:pStyle w:val="Heading3"/>
        <w:rPr>
          <w:del w:id="134" w:author="Hester Lingsma" w:date="2020-06-05T08:57:00Z"/>
          <w:rFonts w:ascii="Calibri" w:hAnsi="Calibri" w:cs="Calibri"/>
          <w:lang w:val="en-US"/>
        </w:rPr>
      </w:pPr>
      <w:del w:id="135" w:author="Hester Lingsma" w:date="2020-06-05T08:57:00Z">
        <w:r w:rsidRPr="0092480E" w:rsidDel="00611061">
          <w:rPr>
            <w:rFonts w:ascii="Calibri" w:hAnsi="Calibri" w:cs="Calibri"/>
            <w:lang w:val="en-US"/>
          </w:rPr>
          <w:delText xml:space="preserve">Survival </w:delText>
        </w:r>
      </w:del>
    </w:p>
    <w:p w:rsidR="438F5BE1" w:rsidRPr="002C1AFD" w:rsidDel="00611061" w:rsidRDefault="571FACFA" w:rsidP="39A4890C">
      <w:pPr>
        <w:rPr>
          <w:del w:id="136" w:author="Hester Lingsma" w:date="2020-06-05T08:57:00Z"/>
          <w:rFonts w:ascii="Calibri" w:hAnsi="Calibri" w:cs="Calibri"/>
        </w:rPr>
      </w:pPr>
      <w:del w:id="137" w:author="Hester Lingsma" w:date="2020-06-05T08:57:00Z">
        <w:r w:rsidRPr="002C1AFD" w:rsidDel="00611061">
          <w:rPr>
            <w:rFonts w:ascii="Calibri" w:hAnsi="Calibri" w:cs="Calibri"/>
          </w:rPr>
          <w:delText>Two types of survival data were required</w:delText>
        </w:r>
        <w:r w:rsidR="00200F83" w:rsidRPr="002C1AFD" w:rsidDel="00611061">
          <w:rPr>
            <w:rFonts w:ascii="Calibri" w:hAnsi="Calibri" w:cs="Calibri"/>
          </w:rPr>
          <w:delText xml:space="preserve"> to model the survival in the pre- and postoperative health state, the s</w:delText>
        </w:r>
        <w:r w:rsidRPr="002C1AFD" w:rsidDel="00611061">
          <w:rPr>
            <w:rFonts w:ascii="Calibri" w:hAnsi="Calibri" w:cs="Calibri"/>
          </w:rPr>
          <w:delText>urvival</w:delText>
        </w:r>
        <w:r w:rsidR="5FACCB8F" w:rsidRPr="002C1AFD" w:rsidDel="00611061">
          <w:rPr>
            <w:rFonts w:ascii="Calibri" w:hAnsi="Calibri" w:cs="Calibri"/>
          </w:rPr>
          <w:delText xml:space="preserve"> wit</w:delText>
        </w:r>
        <w:r w:rsidR="532F2265" w:rsidRPr="002C1AFD" w:rsidDel="00611061">
          <w:rPr>
            <w:rFonts w:ascii="Calibri" w:hAnsi="Calibri" w:cs="Calibri"/>
          </w:rPr>
          <w:delText>h</w:delText>
        </w:r>
        <w:r w:rsidR="6BB55B23" w:rsidRPr="002C1AFD" w:rsidDel="00611061">
          <w:rPr>
            <w:rFonts w:ascii="Calibri" w:hAnsi="Calibri" w:cs="Calibri"/>
          </w:rPr>
          <w:delText xml:space="preserve"> </w:delText>
        </w:r>
        <w:r w:rsidR="5FACCB8F" w:rsidRPr="002C1AFD" w:rsidDel="00611061">
          <w:rPr>
            <w:rFonts w:ascii="Calibri" w:hAnsi="Calibri" w:cs="Calibri"/>
          </w:rPr>
          <w:delText xml:space="preserve">and </w:delText>
        </w:r>
        <w:r w:rsidR="6BCD1A54" w:rsidRPr="002C1AFD" w:rsidDel="00611061">
          <w:rPr>
            <w:rFonts w:ascii="Calibri" w:hAnsi="Calibri" w:cs="Calibri"/>
          </w:rPr>
          <w:delText>with</w:delText>
        </w:r>
        <w:r w:rsidR="50714525" w:rsidRPr="002C1AFD" w:rsidDel="00611061">
          <w:rPr>
            <w:rFonts w:ascii="Calibri" w:hAnsi="Calibri" w:cs="Calibri"/>
          </w:rPr>
          <w:delText>out</w:delText>
        </w:r>
        <w:r w:rsidR="6BCD1A54" w:rsidRPr="002C1AFD" w:rsidDel="00611061">
          <w:rPr>
            <w:rFonts w:ascii="Calibri" w:hAnsi="Calibri" w:cs="Calibri"/>
          </w:rPr>
          <w:delText xml:space="preserve"> </w:delText>
        </w:r>
        <w:r w:rsidR="5FACCB8F" w:rsidRPr="002C1AFD" w:rsidDel="00611061">
          <w:rPr>
            <w:rFonts w:ascii="Calibri" w:hAnsi="Calibri" w:cs="Calibri"/>
          </w:rPr>
          <w:delText>treatment</w:delText>
        </w:r>
        <w:r w:rsidR="00200F83" w:rsidRPr="002C1AFD" w:rsidDel="00611061">
          <w:rPr>
            <w:rFonts w:ascii="Calibri" w:hAnsi="Calibri" w:cs="Calibri"/>
          </w:rPr>
          <w:delText xml:space="preserve"> respectively.</w:delText>
        </w:r>
        <w:r w:rsidR="14AA5252" w:rsidRPr="002C1AFD" w:rsidDel="00611061">
          <w:rPr>
            <w:rFonts w:ascii="Calibri" w:hAnsi="Calibri" w:cs="Calibri"/>
          </w:rPr>
          <w:delText xml:space="preserve"> </w:delText>
        </w:r>
        <w:r w:rsidR="1DA06EAE" w:rsidRPr="002C1AFD" w:rsidDel="00611061">
          <w:rPr>
            <w:rFonts w:ascii="Calibri" w:hAnsi="Calibri" w:cs="Calibri"/>
          </w:rPr>
          <w:delText>The s</w:delText>
        </w:r>
        <w:r w:rsidR="10E7A3A6" w:rsidRPr="002C1AFD" w:rsidDel="00611061">
          <w:rPr>
            <w:rFonts w:ascii="Calibri" w:hAnsi="Calibri" w:cs="Calibri"/>
          </w:rPr>
          <w:delText>urvival</w:delText>
        </w:r>
        <w:r w:rsidR="160DF179" w:rsidRPr="002C1AFD" w:rsidDel="00611061">
          <w:rPr>
            <w:rFonts w:ascii="Calibri" w:hAnsi="Calibri" w:cs="Calibri"/>
          </w:rPr>
          <w:delText xml:space="preserve"> data</w:delText>
        </w:r>
        <w:r w:rsidR="10E7A3A6" w:rsidRPr="002C1AFD" w:rsidDel="00611061">
          <w:rPr>
            <w:rFonts w:ascii="Calibri" w:hAnsi="Calibri" w:cs="Calibri"/>
          </w:rPr>
          <w:delText xml:space="preserve"> with treatment </w:delText>
        </w:r>
        <w:r w:rsidR="35AEC880" w:rsidRPr="002C1AFD" w:rsidDel="00611061">
          <w:rPr>
            <w:rFonts w:ascii="Calibri" w:hAnsi="Calibri" w:cs="Calibri"/>
          </w:rPr>
          <w:delText>w</w:delText>
        </w:r>
        <w:r w:rsidR="00200F83" w:rsidRPr="002C1AFD" w:rsidDel="00611061">
          <w:rPr>
            <w:rFonts w:ascii="Calibri" w:hAnsi="Calibri" w:cs="Calibri"/>
          </w:rPr>
          <w:delText>as</w:delText>
        </w:r>
        <w:r w:rsidR="35AEC880" w:rsidRPr="002C1AFD" w:rsidDel="00611061">
          <w:rPr>
            <w:rFonts w:ascii="Calibri" w:hAnsi="Calibri" w:cs="Calibri"/>
          </w:rPr>
          <w:delText xml:space="preserve"> obtained</w:delText>
        </w:r>
        <w:r w:rsidR="6923125E" w:rsidRPr="002C1AFD" w:rsidDel="00611061">
          <w:rPr>
            <w:rFonts w:ascii="Calibri" w:hAnsi="Calibri" w:cs="Calibri"/>
          </w:rPr>
          <w:delText xml:space="preserve"> from </w:delText>
        </w:r>
        <w:r w:rsidR="00F45670" w:rsidRPr="002C1AFD" w:rsidDel="00611061">
          <w:rPr>
            <w:rFonts w:ascii="Calibri" w:hAnsi="Calibri" w:cs="Calibri"/>
          </w:rPr>
          <w:delText xml:space="preserve">national </w:delText>
        </w:r>
        <w:r w:rsidR="6923125E" w:rsidRPr="002C1AFD" w:rsidDel="00611061">
          <w:rPr>
            <w:rFonts w:ascii="Calibri" w:hAnsi="Calibri" w:cs="Calibri"/>
          </w:rPr>
          <w:delText xml:space="preserve">Dutch registries </w:delText>
        </w:r>
        <w:r w:rsidR="2466E58F" w:rsidRPr="002C1AFD" w:rsidDel="00611061">
          <w:rPr>
            <w:rFonts w:ascii="Calibri" w:hAnsi="Calibri" w:cs="Calibri"/>
          </w:rPr>
          <w:delText xml:space="preserve">for </w:delText>
        </w:r>
        <w:r w:rsidR="6B3AB9F3" w:rsidRPr="002C1AFD" w:rsidDel="00611061">
          <w:rPr>
            <w:rFonts w:ascii="Calibri" w:hAnsi="Calibri" w:cs="Calibri"/>
          </w:rPr>
          <w:delText>oncological</w:delText>
        </w:r>
        <w:r w:rsidR="00007659" w:rsidRPr="002C1AFD" w:rsidDel="00611061">
          <w:rPr>
            <w:rFonts w:ascii="Calibri" w:hAnsi="Calibri" w:cs="Calibri"/>
          </w:rPr>
          <w:fldChar w:fldCharType="begin" w:fldLock="1"/>
        </w:r>
        <w:r w:rsidR="00B25DB0" w:rsidRPr="002C1AFD" w:rsidDel="00611061">
          <w:rPr>
            <w:rFonts w:ascii="Calibri" w:hAnsi="Calibri" w:cs="Calibri"/>
          </w:rPr>
          <w:delInstrText>ADDIN CSL_CITATION {"citationItems":[{"id":"ITEM-1","itemData":{"URL":"https://iknl.nl/kankersoorten","accessed":{"date-parts":[["2020","5","19"]]},"id":"ITEM-1","issued":{"date-parts":[["0"]]},"title":"Kankersoorten - IKNL","type":"webpage"},"uris":["http://www.mendeley.com/documents/?uuid=cad566b4-f449-3e5a-b620-68c46222fd62"]}],"mendeley":{"formattedCitation":"&lt;sup&gt;27&lt;/sup&gt;","plainTextFormattedCitation":"27","previouslyFormattedCitation":"&lt;sup&gt;27&lt;/sup&gt;"},"properties":{"noteIndex":0},"schema":"https://github.com/citation-style-language/schema/raw/master/csl-citation.json"}</w:delInstrText>
        </w:r>
        <w:r w:rsidR="00007659" w:rsidRPr="002C1AFD" w:rsidDel="00611061">
          <w:rPr>
            <w:rFonts w:ascii="Calibri" w:hAnsi="Calibri" w:cs="Calibri"/>
          </w:rPr>
          <w:fldChar w:fldCharType="separate"/>
        </w:r>
        <w:r w:rsidR="007D6602" w:rsidRPr="002C1AFD" w:rsidDel="00611061">
          <w:rPr>
            <w:rFonts w:ascii="Calibri" w:hAnsi="Calibri" w:cs="Calibri"/>
            <w:noProof/>
            <w:vertAlign w:val="superscript"/>
          </w:rPr>
          <w:delText>27</w:delText>
        </w:r>
        <w:r w:rsidR="00007659" w:rsidRPr="002C1AFD" w:rsidDel="00611061">
          <w:rPr>
            <w:rFonts w:ascii="Calibri" w:hAnsi="Calibri" w:cs="Calibri"/>
          </w:rPr>
          <w:fldChar w:fldCharType="end"/>
        </w:r>
        <w:r w:rsidR="1C58D4AB" w:rsidRPr="002C1AFD" w:rsidDel="00611061">
          <w:rPr>
            <w:rFonts w:ascii="Calibri" w:hAnsi="Calibri" w:cs="Calibri"/>
          </w:rPr>
          <w:delText xml:space="preserve"> </w:delText>
        </w:r>
        <w:r w:rsidR="00007659" w:rsidRPr="002C1AFD" w:rsidDel="00611061">
          <w:rPr>
            <w:rFonts w:ascii="Calibri" w:hAnsi="Calibri" w:cs="Calibri"/>
          </w:rPr>
          <w:delText>and cardiothoracic</w:delText>
        </w:r>
        <w:r w:rsidR="00007659" w:rsidRPr="002C1AFD" w:rsidDel="00611061">
          <w:rPr>
            <w:rFonts w:ascii="Calibri" w:hAnsi="Calibri" w:cs="Calibri"/>
          </w:rPr>
          <w:fldChar w:fldCharType="begin" w:fldLock="1"/>
        </w:r>
        <w:r w:rsidR="00B25DB0" w:rsidRPr="002C1AFD" w:rsidDel="00611061">
          <w:rPr>
            <w:rFonts w:ascii="Calibri" w:hAnsi="Calibri" w:cs="Calibri"/>
          </w:rPr>
          <w:delInstrText>ADDIN CSL_CITATION {"citationItems":[{"id":"ITEM-1","itemData":{"URL":"https://nederlandsehartregistratie.nl/","accessed":{"date-parts":[["2020","5","19"]]},"id":"ITEM-1","issued":{"date-parts":[["0"]]},"title":"NHR","type":"webpage"},"uris":["http://www.mendeley.com/documents/?uuid=172f5ac7-11fa-310e-af92-d34588c9be64"]}],"mendeley":{"formattedCitation":"&lt;sup&gt;28&lt;/sup&gt;","plainTextFormattedCitation":"28","previouslyFormattedCitation":"&lt;sup&gt;28&lt;/sup&gt;"},"properties":{"noteIndex":0},"schema":"https://github.com/citation-style-language/schema/raw/master/csl-citation.json"}</w:delInstrText>
        </w:r>
        <w:r w:rsidR="00007659" w:rsidRPr="002C1AFD" w:rsidDel="00611061">
          <w:rPr>
            <w:rFonts w:ascii="Calibri" w:hAnsi="Calibri" w:cs="Calibri"/>
          </w:rPr>
          <w:fldChar w:fldCharType="separate"/>
        </w:r>
        <w:r w:rsidR="007D6602" w:rsidRPr="002C1AFD" w:rsidDel="00611061">
          <w:rPr>
            <w:rFonts w:ascii="Calibri" w:hAnsi="Calibri" w:cs="Calibri"/>
            <w:noProof/>
            <w:vertAlign w:val="superscript"/>
          </w:rPr>
          <w:delText>28</w:delText>
        </w:r>
        <w:r w:rsidR="00007659" w:rsidRPr="002C1AFD" w:rsidDel="00611061">
          <w:rPr>
            <w:rFonts w:ascii="Calibri" w:hAnsi="Calibri" w:cs="Calibri"/>
          </w:rPr>
          <w:fldChar w:fldCharType="end"/>
        </w:r>
        <w:r w:rsidR="00007659" w:rsidRPr="002C1AFD" w:rsidDel="00611061">
          <w:rPr>
            <w:rFonts w:ascii="Calibri" w:hAnsi="Calibri" w:cs="Calibri"/>
          </w:rPr>
          <w:delText xml:space="preserve"> </w:delText>
        </w:r>
        <w:r w:rsidR="6B3AB9F3" w:rsidRPr="002C1AFD" w:rsidDel="00611061">
          <w:rPr>
            <w:rFonts w:ascii="Calibri" w:hAnsi="Calibri" w:cs="Calibri"/>
          </w:rPr>
          <w:delText>surgical procedures</w:delText>
        </w:r>
        <w:r w:rsidR="6626517E" w:rsidRPr="002C1AFD" w:rsidDel="00611061">
          <w:rPr>
            <w:rFonts w:ascii="Calibri" w:hAnsi="Calibri" w:cs="Calibri"/>
          </w:rPr>
          <w:delText xml:space="preserve">, </w:delText>
        </w:r>
        <w:r w:rsidR="7E406E91" w:rsidRPr="002C1AFD" w:rsidDel="00611061">
          <w:rPr>
            <w:rFonts w:ascii="Calibri" w:hAnsi="Calibri" w:cs="Calibri"/>
          </w:rPr>
          <w:delText xml:space="preserve">and from </w:delText>
        </w:r>
        <w:r w:rsidR="6626517E" w:rsidRPr="002C1AFD" w:rsidDel="00611061">
          <w:rPr>
            <w:rFonts w:ascii="Calibri" w:hAnsi="Calibri" w:cs="Calibri"/>
          </w:rPr>
          <w:delText xml:space="preserve">literature </w:delText>
        </w:r>
        <w:r w:rsidR="29553890" w:rsidRPr="002C1AFD" w:rsidDel="00611061">
          <w:rPr>
            <w:rFonts w:ascii="Calibri" w:hAnsi="Calibri" w:cs="Calibri"/>
          </w:rPr>
          <w:delText>for</w:delText>
        </w:r>
        <w:r w:rsidR="6626517E" w:rsidRPr="002C1AFD" w:rsidDel="00611061">
          <w:rPr>
            <w:rFonts w:ascii="Calibri" w:hAnsi="Calibri" w:cs="Calibri"/>
          </w:rPr>
          <w:delText xml:space="preserve"> the other procedures.</w:delText>
        </w:r>
        <w:r w:rsidR="7CD5890C" w:rsidRPr="002C1AFD" w:rsidDel="00611061">
          <w:rPr>
            <w:rFonts w:ascii="Calibri" w:hAnsi="Calibri" w:cs="Calibri"/>
          </w:rPr>
          <w:delText xml:space="preserve"> </w:delText>
        </w:r>
        <w:r w:rsidR="6626517E" w:rsidRPr="002C1AFD" w:rsidDel="00611061">
          <w:rPr>
            <w:rFonts w:ascii="Calibri" w:hAnsi="Calibri" w:cs="Calibri"/>
          </w:rPr>
          <w:delText>The survival</w:delText>
        </w:r>
        <w:r w:rsidR="7BF2F43F" w:rsidRPr="002C1AFD" w:rsidDel="00611061">
          <w:rPr>
            <w:rFonts w:ascii="Calibri" w:hAnsi="Calibri" w:cs="Calibri"/>
          </w:rPr>
          <w:delText xml:space="preserve"> data</w:delText>
        </w:r>
        <w:r w:rsidR="6626517E" w:rsidRPr="002C1AFD" w:rsidDel="00611061">
          <w:rPr>
            <w:rFonts w:ascii="Calibri" w:hAnsi="Calibri" w:cs="Calibri"/>
          </w:rPr>
          <w:delText xml:space="preserve"> without treatment for all procedures is based on</w:delText>
        </w:r>
        <w:r w:rsidR="7B28C647" w:rsidRPr="002C1AFD" w:rsidDel="00611061">
          <w:rPr>
            <w:rFonts w:ascii="Calibri" w:hAnsi="Calibri" w:cs="Calibri"/>
          </w:rPr>
          <w:delText xml:space="preserve"> data from published studies.</w:delText>
        </w:r>
        <w:r w:rsidR="074F98C6" w:rsidRPr="002C1AFD" w:rsidDel="00611061">
          <w:rPr>
            <w:rFonts w:ascii="Calibri" w:hAnsi="Calibri" w:cs="Calibri"/>
          </w:rPr>
          <w:delText xml:space="preserve"> </w:delText>
        </w:r>
        <w:r w:rsidR="58C83122" w:rsidRPr="002C1AFD" w:rsidDel="00611061">
          <w:rPr>
            <w:rFonts w:ascii="Calibri" w:hAnsi="Calibri" w:cs="Calibri"/>
          </w:rPr>
          <w:delText>If either survival with or without treatment was</w:delText>
        </w:r>
        <w:r w:rsidR="2C238349" w:rsidRPr="002C1AFD" w:rsidDel="00611061">
          <w:rPr>
            <w:rFonts w:ascii="Calibri" w:hAnsi="Calibri" w:cs="Calibri"/>
          </w:rPr>
          <w:delText xml:space="preserve"> lacking</w:delText>
        </w:r>
        <w:r w:rsidR="58C83122" w:rsidRPr="002C1AFD" w:rsidDel="00611061">
          <w:rPr>
            <w:rFonts w:ascii="Calibri" w:hAnsi="Calibri" w:cs="Calibri"/>
          </w:rPr>
          <w:delText xml:space="preserve">, the reported treatment effect (preferably evaluated in a randomized controlled trial) was used to calculate the missing survival parameter. </w:delText>
        </w:r>
        <w:r w:rsidR="086D4807" w:rsidRPr="002C1AFD" w:rsidDel="00611061">
          <w:rPr>
            <w:rFonts w:ascii="Calibri" w:hAnsi="Calibri" w:cs="Calibri"/>
          </w:rPr>
          <w:delText xml:space="preserve">An overview of all parameter values and </w:delText>
        </w:r>
        <w:r w:rsidR="42B67139" w:rsidRPr="002C1AFD" w:rsidDel="00611061">
          <w:rPr>
            <w:rFonts w:ascii="Calibri" w:hAnsi="Calibri" w:cs="Calibri"/>
          </w:rPr>
          <w:delText>their</w:delText>
        </w:r>
        <w:r w:rsidR="086D4807" w:rsidRPr="002C1AFD" w:rsidDel="00611061">
          <w:rPr>
            <w:rFonts w:ascii="Calibri" w:hAnsi="Calibri" w:cs="Calibri"/>
          </w:rPr>
          <w:delText xml:space="preserve"> sources can be found in Appendix A. </w:delText>
        </w:r>
      </w:del>
    </w:p>
    <w:p w:rsidR="00CF728A" w:rsidRPr="0092480E" w:rsidDel="00611061" w:rsidRDefault="00CF728A" w:rsidP="39A4890C">
      <w:pPr>
        <w:rPr>
          <w:del w:id="138" w:author="Hester Lingsma" w:date="2020-06-05T08:57:00Z"/>
          <w:rFonts w:ascii="Calibri" w:hAnsi="Calibri" w:cs="Calibri"/>
        </w:rPr>
      </w:pPr>
    </w:p>
    <w:p w:rsidR="438F5BE1" w:rsidDel="00611061" w:rsidRDefault="0989586B" w:rsidP="39A4890C">
      <w:pPr>
        <w:rPr>
          <w:del w:id="139" w:author="Hester Lingsma" w:date="2020-06-05T08:57:00Z"/>
          <w:rFonts w:ascii="Calibri" w:hAnsi="Calibri" w:cs="Calibri"/>
        </w:rPr>
      </w:pPr>
      <w:del w:id="140" w:author="Hester Lingsma" w:date="2020-06-05T08:57:00Z">
        <w:r w:rsidRPr="0092480E" w:rsidDel="00611061">
          <w:rPr>
            <w:rFonts w:ascii="Calibri" w:hAnsi="Calibri" w:cs="Calibri"/>
          </w:rPr>
          <w:delText xml:space="preserve">The disease specific mortality was </w:delText>
        </w:r>
        <w:r w:rsidR="73CCB6FD" w:rsidRPr="0092480E" w:rsidDel="00611061">
          <w:rPr>
            <w:rFonts w:ascii="Calibri" w:hAnsi="Calibri" w:cs="Calibri"/>
          </w:rPr>
          <w:delText>added to</w:delText>
        </w:r>
        <w:r w:rsidRPr="0092480E" w:rsidDel="00611061">
          <w:rPr>
            <w:rFonts w:ascii="Calibri" w:hAnsi="Calibri" w:cs="Calibri"/>
          </w:rPr>
          <w:delText xml:space="preserve"> the overall age</w:delText>
        </w:r>
        <w:r w:rsidR="33EE9DEB" w:rsidRPr="0092480E" w:rsidDel="00611061">
          <w:rPr>
            <w:rFonts w:ascii="Calibri" w:hAnsi="Calibri" w:cs="Calibri"/>
          </w:rPr>
          <w:delText>-</w:delText>
        </w:r>
        <w:r w:rsidRPr="0092480E" w:rsidDel="00611061">
          <w:rPr>
            <w:rFonts w:ascii="Calibri" w:hAnsi="Calibri" w:cs="Calibri"/>
          </w:rPr>
          <w:delText xml:space="preserve">specific </w:delText>
        </w:r>
        <w:r w:rsidR="25D06C52" w:rsidRPr="0092480E" w:rsidDel="00611061">
          <w:rPr>
            <w:rFonts w:ascii="Calibri" w:hAnsi="Calibri" w:cs="Calibri"/>
          </w:rPr>
          <w:delText xml:space="preserve">background </w:delText>
        </w:r>
        <w:r w:rsidRPr="0092480E" w:rsidDel="00611061">
          <w:rPr>
            <w:rFonts w:ascii="Calibri" w:hAnsi="Calibri" w:cs="Calibri"/>
          </w:rPr>
          <w:delText xml:space="preserve">mortality </w:delText>
        </w:r>
        <w:r w:rsidRPr="002C1AFD" w:rsidDel="00611061">
          <w:rPr>
            <w:rFonts w:ascii="Calibri" w:hAnsi="Calibri" w:cs="Calibri"/>
          </w:rPr>
          <w:delText xml:space="preserve">from the Dutch </w:delText>
        </w:r>
        <w:r w:rsidR="00CF728A" w:rsidRPr="002C1AFD" w:rsidDel="00611061">
          <w:rPr>
            <w:rFonts w:ascii="Calibri" w:hAnsi="Calibri" w:cs="Calibri"/>
          </w:rPr>
          <w:delText>C</w:delText>
        </w:r>
        <w:r w:rsidR="566A4F04" w:rsidRPr="002C1AFD" w:rsidDel="00611061">
          <w:rPr>
            <w:rFonts w:ascii="Calibri" w:hAnsi="Calibri" w:cs="Calibri"/>
          </w:rPr>
          <w:delText xml:space="preserve">entral </w:delText>
        </w:r>
        <w:r w:rsidR="00CF728A" w:rsidRPr="002C1AFD" w:rsidDel="00611061">
          <w:rPr>
            <w:rFonts w:ascii="Calibri" w:hAnsi="Calibri" w:cs="Calibri"/>
          </w:rPr>
          <w:delText>Bureau</w:delText>
        </w:r>
        <w:r w:rsidR="566A4F04" w:rsidRPr="002C1AFD" w:rsidDel="00611061">
          <w:rPr>
            <w:rFonts w:ascii="Calibri" w:hAnsi="Calibri" w:cs="Calibri"/>
          </w:rPr>
          <w:delText xml:space="preserve"> of </w:delText>
        </w:r>
        <w:r w:rsidR="00CF728A" w:rsidRPr="002C1AFD" w:rsidDel="00611061">
          <w:rPr>
            <w:rFonts w:ascii="Calibri" w:hAnsi="Calibri" w:cs="Calibri"/>
          </w:rPr>
          <w:delText>S</w:delText>
        </w:r>
        <w:r w:rsidR="566A4F04" w:rsidRPr="002C1AFD" w:rsidDel="00611061">
          <w:rPr>
            <w:rFonts w:ascii="Calibri" w:hAnsi="Calibri" w:cs="Calibri"/>
          </w:rPr>
          <w:delText>tatistics</w:delText>
        </w:r>
        <w:r w:rsidR="00CF728A" w:rsidRPr="002C1AFD" w:rsidDel="00611061">
          <w:rPr>
            <w:rFonts w:ascii="Calibri" w:hAnsi="Calibri" w:cs="Calibri"/>
          </w:rPr>
          <w:delText>.</w:delText>
        </w:r>
        <w:r w:rsidR="00C047C6" w:rsidRPr="002C1AFD" w:rsidDel="00611061">
          <w:rPr>
            <w:rFonts w:ascii="Calibri" w:hAnsi="Calibri" w:cs="Calibri"/>
          </w:rPr>
          <w:fldChar w:fldCharType="begin" w:fldLock="1"/>
        </w:r>
        <w:r w:rsidR="00B25DB0" w:rsidRPr="002C1AFD" w:rsidDel="00611061">
          <w:rPr>
            <w:rFonts w:ascii="Calibri" w:hAnsi="Calibri" w:cs="Calibri"/>
          </w:rPr>
          <w:del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29&lt;/sup&gt;","plainTextFormattedCitation":"29","previouslyFormattedCitation":"&lt;sup&gt;29&lt;/sup&gt;"},"properties":{"noteIndex":0},"schema":"https://github.com/citation-style-language/schema/raw/master/csl-citation.json"}</w:delInstrText>
        </w:r>
        <w:r w:rsidR="00C047C6" w:rsidRPr="002C1AFD" w:rsidDel="00611061">
          <w:rPr>
            <w:rFonts w:ascii="Calibri" w:hAnsi="Calibri" w:cs="Calibri"/>
          </w:rPr>
          <w:fldChar w:fldCharType="separate"/>
        </w:r>
        <w:r w:rsidR="007D6602" w:rsidRPr="002C1AFD" w:rsidDel="00611061">
          <w:rPr>
            <w:rFonts w:ascii="Calibri" w:hAnsi="Calibri" w:cs="Calibri"/>
            <w:noProof/>
            <w:vertAlign w:val="superscript"/>
          </w:rPr>
          <w:delText>29</w:delText>
        </w:r>
        <w:r w:rsidR="00C047C6" w:rsidRPr="002C1AFD" w:rsidDel="00611061">
          <w:rPr>
            <w:rFonts w:ascii="Calibri" w:hAnsi="Calibri" w:cs="Calibri"/>
          </w:rPr>
          <w:fldChar w:fldCharType="end"/>
        </w:r>
        <w:r w:rsidR="00C047C6" w:rsidRPr="002C1AFD" w:rsidDel="00611061">
          <w:rPr>
            <w:rFonts w:ascii="Calibri" w:hAnsi="Calibri" w:cs="Calibri"/>
          </w:rPr>
          <w:delText xml:space="preserve"> </w:delText>
        </w:r>
        <w:r w:rsidR="5DE9CB77" w:rsidRPr="002C1AFD" w:rsidDel="00611061">
          <w:rPr>
            <w:rFonts w:ascii="Calibri" w:hAnsi="Calibri" w:cs="Calibri"/>
          </w:rPr>
          <w:delText xml:space="preserve">All </w:delText>
        </w:r>
        <w:r w:rsidR="288DD904" w:rsidRPr="002C1AFD" w:rsidDel="00611061">
          <w:rPr>
            <w:rFonts w:ascii="Calibri" w:hAnsi="Calibri" w:cs="Calibri"/>
          </w:rPr>
          <w:delText>survival data</w:delText>
        </w:r>
        <w:r w:rsidR="012EB7B2" w:rsidRPr="002C1AFD" w:rsidDel="00611061">
          <w:rPr>
            <w:rFonts w:ascii="Calibri" w:hAnsi="Calibri" w:cs="Calibri"/>
          </w:rPr>
          <w:delText>,</w:delText>
        </w:r>
        <w:r w:rsidR="288DD904" w:rsidRPr="002C1AFD" w:rsidDel="00611061">
          <w:rPr>
            <w:rFonts w:ascii="Calibri" w:hAnsi="Calibri" w:cs="Calibri"/>
          </w:rPr>
          <w:delText xml:space="preserve"> including the disease specific mortality and age</w:delText>
        </w:r>
        <w:r w:rsidR="3D506E25" w:rsidRPr="002C1AFD" w:rsidDel="00611061">
          <w:rPr>
            <w:rFonts w:ascii="Calibri" w:hAnsi="Calibri" w:cs="Calibri"/>
          </w:rPr>
          <w:delText>-</w:delText>
        </w:r>
        <w:r w:rsidR="288DD904" w:rsidRPr="002C1AFD" w:rsidDel="00611061">
          <w:rPr>
            <w:rFonts w:ascii="Calibri" w:hAnsi="Calibri" w:cs="Calibri"/>
          </w:rPr>
          <w:delText>specific background mortality, had to be</w:delText>
        </w:r>
        <w:r w:rsidR="2EDC6F4E" w:rsidRPr="002C1AFD" w:rsidDel="00611061">
          <w:rPr>
            <w:rFonts w:ascii="Calibri" w:hAnsi="Calibri" w:cs="Calibri"/>
          </w:rPr>
          <w:delText xml:space="preserve"> converted to mortality risk per week (formulas presented in Appendix C)</w:delText>
        </w:r>
        <w:r w:rsidR="00CE7F86" w:rsidRPr="002C1AFD" w:rsidDel="00611061">
          <w:rPr>
            <w:rFonts w:ascii="Calibri" w:hAnsi="Calibri" w:cs="Calibri"/>
          </w:rPr>
          <w:fldChar w:fldCharType="begin" w:fldLock="1"/>
        </w:r>
        <w:r w:rsidR="00B25DB0" w:rsidRPr="002C1AFD" w:rsidDel="00611061">
          <w:rPr>
            <w:rFonts w:ascii="Calibri" w:hAnsi="Calibri" w:cs="Calibri"/>
          </w:rPr>
          <w:del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25&lt;/sup&gt;","plainTextFormattedCitation":"25","previouslyFormattedCitation":"&lt;sup&gt;25&lt;/sup&gt;"},"properties":{"noteIndex":0},"schema":"https://github.com/citation-style-language/schema/raw/master/csl-citation.json"}</w:delInstrText>
        </w:r>
        <w:r w:rsidR="00CE7F86" w:rsidRPr="002C1AFD" w:rsidDel="00611061">
          <w:rPr>
            <w:rFonts w:ascii="Calibri" w:hAnsi="Calibri" w:cs="Calibri"/>
          </w:rPr>
          <w:fldChar w:fldCharType="separate"/>
        </w:r>
        <w:r w:rsidR="007D6602" w:rsidRPr="002C1AFD" w:rsidDel="00611061">
          <w:rPr>
            <w:rFonts w:ascii="Calibri" w:hAnsi="Calibri" w:cs="Calibri"/>
            <w:noProof/>
            <w:vertAlign w:val="superscript"/>
          </w:rPr>
          <w:delText>25</w:delText>
        </w:r>
        <w:r w:rsidR="00CE7F86" w:rsidRPr="002C1AFD" w:rsidDel="00611061">
          <w:rPr>
            <w:rFonts w:ascii="Calibri" w:hAnsi="Calibri" w:cs="Calibri"/>
          </w:rPr>
          <w:fldChar w:fldCharType="end"/>
        </w:r>
        <w:r w:rsidR="2EDC6F4E" w:rsidRPr="002C1AFD" w:rsidDel="00611061">
          <w:rPr>
            <w:rFonts w:ascii="Calibri" w:hAnsi="Calibri" w:cs="Calibri"/>
          </w:rPr>
          <w:delText xml:space="preserve">. </w:delText>
        </w:r>
      </w:del>
    </w:p>
    <w:p w:rsidR="00282BDB" w:rsidRPr="0092480E" w:rsidDel="00611061" w:rsidRDefault="00282BDB" w:rsidP="39A4890C">
      <w:pPr>
        <w:rPr>
          <w:del w:id="141" w:author="Hester Lingsma" w:date="2020-06-05T08:57:00Z"/>
          <w:rFonts w:ascii="Calibri" w:hAnsi="Calibri" w:cs="Calibri"/>
        </w:rPr>
      </w:pPr>
    </w:p>
    <w:p w:rsidR="39A4890C" w:rsidRPr="0092480E" w:rsidDel="00611061" w:rsidRDefault="0EEA4B0A" w:rsidP="636709EE">
      <w:pPr>
        <w:rPr>
          <w:del w:id="142" w:author="Hester Lingsma" w:date="2020-06-05T08:57:00Z"/>
          <w:rFonts w:ascii="Calibri" w:hAnsi="Calibri" w:cs="Calibri"/>
        </w:rPr>
      </w:pPr>
      <w:del w:id="143" w:author="Hester Lingsma" w:date="2020-06-05T08:57:00Z">
        <w:r w:rsidRPr="0092480E" w:rsidDel="00611061">
          <w:rPr>
            <w:rFonts w:ascii="Calibri" w:hAnsi="Calibri" w:cs="Calibri"/>
          </w:rPr>
          <w:delText xml:space="preserve">Since </w:delText>
        </w:r>
        <w:r w:rsidR="006F2F1B" w:rsidRPr="0092480E" w:rsidDel="00611061">
          <w:rPr>
            <w:rFonts w:ascii="Calibri" w:hAnsi="Calibri" w:cs="Calibri"/>
          </w:rPr>
          <w:delText>postponing</w:delText>
        </w:r>
        <w:r w:rsidRPr="0092480E" w:rsidDel="00611061">
          <w:rPr>
            <w:rFonts w:ascii="Calibri" w:hAnsi="Calibri" w:cs="Calibri"/>
          </w:rPr>
          <w:delText xml:space="preserve"> surgery </w:delText>
        </w:r>
        <w:r w:rsidR="3EF3550D" w:rsidRPr="0092480E" w:rsidDel="00611061">
          <w:rPr>
            <w:rFonts w:ascii="Calibri" w:hAnsi="Calibri" w:cs="Calibri"/>
          </w:rPr>
          <w:delText xml:space="preserve">can have </w:delText>
        </w:r>
        <w:r w:rsidRPr="0092480E" w:rsidDel="00611061">
          <w:rPr>
            <w:rFonts w:ascii="Calibri" w:hAnsi="Calibri" w:cs="Calibri"/>
          </w:rPr>
          <w:delText>consequences</w:delText>
        </w:r>
        <w:r w:rsidR="52B05C2B" w:rsidRPr="0092480E" w:rsidDel="00611061">
          <w:rPr>
            <w:rFonts w:ascii="Calibri" w:hAnsi="Calibri" w:cs="Calibri"/>
          </w:rPr>
          <w:delText xml:space="preserve"> on the effectiveness of the procedure</w:delText>
        </w:r>
        <w:r w:rsidRPr="0092480E" w:rsidDel="00611061">
          <w:rPr>
            <w:rFonts w:ascii="Calibri" w:hAnsi="Calibri" w:cs="Calibri"/>
          </w:rPr>
          <w:delText xml:space="preserve">, we included an </w:delText>
        </w:r>
        <w:r w:rsidR="012BCDB6" w:rsidRPr="0092480E" w:rsidDel="00611061">
          <w:rPr>
            <w:rFonts w:ascii="Calibri" w:hAnsi="Calibri" w:cs="Calibri"/>
          </w:rPr>
          <w:delText>additional parameter to the model reflect</w:delText>
        </w:r>
        <w:r w:rsidR="5C467E2A" w:rsidRPr="0092480E" w:rsidDel="00611061">
          <w:rPr>
            <w:rFonts w:ascii="Calibri" w:hAnsi="Calibri" w:cs="Calibri"/>
          </w:rPr>
          <w:delText>ing</w:delText>
        </w:r>
        <w:r w:rsidR="012BCDB6" w:rsidRPr="0092480E" w:rsidDel="00611061">
          <w:rPr>
            <w:rFonts w:ascii="Calibri" w:hAnsi="Calibri" w:cs="Calibri"/>
          </w:rPr>
          <w:delText xml:space="preserve"> the</w:delText>
        </w:r>
        <w:r w:rsidR="02AE29D7" w:rsidRPr="0092480E" w:rsidDel="00611061">
          <w:rPr>
            <w:rFonts w:ascii="Calibri" w:hAnsi="Calibri" w:cs="Calibri"/>
          </w:rPr>
          <w:delText xml:space="preserve"> time until no </w:delText>
        </w:r>
        <w:r w:rsidR="1A16772A" w:rsidRPr="0092480E" w:rsidDel="00611061">
          <w:rPr>
            <w:rFonts w:ascii="Calibri" w:hAnsi="Calibri" w:cs="Calibri"/>
          </w:rPr>
          <w:delText>effec</w:delText>
        </w:r>
        <w:r w:rsidR="4A463812" w:rsidRPr="0092480E" w:rsidDel="00611061">
          <w:rPr>
            <w:rFonts w:ascii="Calibri" w:hAnsi="Calibri" w:cs="Calibri"/>
          </w:rPr>
          <w:delText xml:space="preserve">t </w:delText>
        </w:r>
        <w:r w:rsidR="00C047C6" w:rsidRPr="0092480E" w:rsidDel="00611061">
          <w:rPr>
            <w:rFonts w:ascii="Calibri" w:hAnsi="Calibri" w:cs="Calibri"/>
          </w:rPr>
          <w:delText xml:space="preserve">can be expected </w:delText>
        </w:r>
        <w:r w:rsidR="4A463812" w:rsidRPr="0092480E" w:rsidDel="00611061">
          <w:rPr>
            <w:rFonts w:ascii="Calibri" w:hAnsi="Calibri" w:cs="Calibri"/>
          </w:rPr>
          <w:delText>of</w:delText>
        </w:r>
        <w:r w:rsidR="02AE29D7" w:rsidRPr="0092480E" w:rsidDel="00611061">
          <w:rPr>
            <w:rFonts w:ascii="Calibri" w:hAnsi="Calibri" w:cs="Calibri"/>
          </w:rPr>
          <w:delText xml:space="preserve"> treatment o</w:delText>
        </w:r>
        <w:r w:rsidR="65B3483E" w:rsidRPr="0092480E" w:rsidDel="00611061">
          <w:rPr>
            <w:rFonts w:ascii="Calibri" w:hAnsi="Calibri" w:cs="Calibri"/>
          </w:rPr>
          <w:delText>n</w:delText>
        </w:r>
        <w:r w:rsidR="02AE29D7" w:rsidRPr="0092480E" w:rsidDel="00611061">
          <w:rPr>
            <w:rFonts w:ascii="Calibri" w:hAnsi="Calibri" w:cs="Calibri"/>
          </w:rPr>
          <w:delText xml:space="preserve"> survival</w:delText>
        </w:r>
        <w:r w:rsidR="12E12D4D" w:rsidRPr="0092480E" w:rsidDel="00611061">
          <w:rPr>
            <w:rFonts w:ascii="Calibri" w:hAnsi="Calibri" w:cs="Calibri"/>
          </w:rPr>
          <w:delText xml:space="preserve">. In practice, this means that </w:delText>
        </w:r>
        <w:r w:rsidR="5910773B" w:rsidRPr="0092480E" w:rsidDel="00611061">
          <w:rPr>
            <w:rFonts w:ascii="Calibri" w:hAnsi="Calibri" w:cs="Calibri"/>
          </w:rPr>
          <w:delText>when this time has passed, we assumed that the</w:delText>
        </w:r>
        <w:r w:rsidR="09F425F8" w:rsidRPr="0092480E" w:rsidDel="00611061">
          <w:rPr>
            <w:rFonts w:ascii="Calibri" w:hAnsi="Calibri" w:cs="Calibri"/>
          </w:rPr>
          <w:delText xml:space="preserve"> surgery did not have any effect on the survival of the patient anymore</w:delText>
        </w:r>
        <w:r w:rsidR="7B3312D5" w:rsidRPr="0092480E" w:rsidDel="00611061">
          <w:rPr>
            <w:rFonts w:ascii="Calibri" w:hAnsi="Calibri" w:cs="Calibri"/>
          </w:rPr>
          <w:delText>.</w:delText>
        </w:r>
        <w:r w:rsidR="7BE70412" w:rsidRPr="0092480E" w:rsidDel="00611061">
          <w:rPr>
            <w:rFonts w:ascii="Calibri" w:hAnsi="Calibri" w:cs="Calibri"/>
          </w:rPr>
          <w:delText xml:space="preserve"> </w:delText>
        </w:r>
        <w:r w:rsidR="00AE7483" w:rsidRPr="0092480E" w:rsidDel="00611061">
          <w:rPr>
            <w:rFonts w:ascii="Calibri" w:hAnsi="Calibri" w:cs="Calibri"/>
          </w:rPr>
          <w:delText xml:space="preserve">This </w:delText>
        </w:r>
        <w:r w:rsidR="390BFE41" w:rsidRPr="0092480E" w:rsidDel="00611061">
          <w:rPr>
            <w:rFonts w:ascii="Calibri" w:hAnsi="Calibri" w:cs="Calibri"/>
          </w:rPr>
          <w:delText>time</w:delText>
        </w:r>
        <w:r w:rsidR="00AE7483" w:rsidRPr="0092480E" w:rsidDel="00611061">
          <w:rPr>
            <w:rFonts w:ascii="Calibri" w:hAnsi="Calibri" w:cs="Calibri"/>
          </w:rPr>
          <w:delText xml:space="preserve"> is often important in oncological surgeries, where after a specific time a tumor becomes inoperable</w:delText>
        </w:r>
        <w:r w:rsidR="2D45C2AF" w:rsidRPr="0092480E" w:rsidDel="00611061">
          <w:rPr>
            <w:rFonts w:ascii="Calibri" w:hAnsi="Calibri" w:cs="Calibri"/>
          </w:rPr>
          <w:delText xml:space="preserve">. </w:delText>
        </w:r>
        <w:r w:rsidR="588089FD" w:rsidRPr="0092480E" w:rsidDel="00611061">
          <w:rPr>
            <w:rFonts w:ascii="Calibri" w:hAnsi="Calibri" w:cs="Calibri"/>
          </w:rPr>
          <w:delText>T</w:delText>
        </w:r>
        <w:r w:rsidR="4178577C" w:rsidRPr="0092480E" w:rsidDel="00611061">
          <w:rPr>
            <w:rFonts w:ascii="Calibri" w:hAnsi="Calibri" w:cs="Calibri"/>
          </w:rPr>
          <w:delText xml:space="preserve">his </w:delText>
        </w:r>
        <w:r w:rsidR="169A06BD" w:rsidRPr="0092480E" w:rsidDel="00611061">
          <w:rPr>
            <w:rFonts w:ascii="Calibri" w:hAnsi="Calibri" w:cs="Calibri"/>
          </w:rPr>
          <w:delText xml:space="preserve">was translated </w:delText>
        </w:r>
        <w:r w:rsidR="68F5C60D" w:rsidRPr="0092480E" w:rsidDel="00611061">
          <w:rPr>
            <w:rFonts w:ascii="Calibri" w:hAnsi="Calibri" w:cs="Calibri"/>
          </w:rPr>
          <w:delText xml:space="preserve">in the model </w:delText>
        </w:r>
        <w:r w:rsidR="555B227E" w:rsidRPr="0092480E" w:rsidDel="00611061">
          <w:rPr>
            <w:rFonts w:ascii="Calibri" w:hAnsi="Calibri" w:cs="Calibri"/>
          </w:rPr>
          <w:delText>by</w:delText>
        </w:r>
        <w:r w:rsidR="169A06BD" w:rsidRPr="0092480E" w:rsidDel="00611061">
          <w:rPr>
            <w:rFonts w:ascii="Calibri" w:hAnsi="Calibri" w:cs="Calibri"/>
          </w:rPr>
          <w:delText xml:space="preserve"> </w:delText>
        </w:r>
        <w:r w:rsidR="40E7A54A" w:rsidRPr="0092480E" w:rsidDel="00611061">
          <w:rPr>
            <w:rFonts w:ascii="Calibri" w:hAnsi="Calibri" w:cs="Calibri"/>
          </w:rPr>
          <w:delText>set</w:delText>
        </w:r>
        <w:r w:rsidR="3BDC15C5" w:rsidRPr="0092480E" w:rsidDel="00611061">
          <w:rPr>
            <w:rFonts w:ascii="Calibri" w:hAnsi="Calibri" w:cs="Calibri"/>
          </w:rPr>
          <w:delText>ting</w:delText>
        </w:r>
        <w:r w:rsidR="40E7A54A" w:rsidRPr="0092480E" w:rsidDel="00611061">
          <w:rPr>
            <w:rFonts w:ascii="Calibri" w:hAnsi="Calibri" w:cs="Calibri"/>
          </w:rPr>
          <w:delText xml:space="preserve"> the </w:delText>
        </w:r>
        <w:r w:rsidR="4178577C" w:rsidRPr="0092480E" w:rsidDel="00611061">
          <w:rPr>
            <w:rFonts w:ascii="Calibri" w:hAnsi="Calibri" w:cs="Calibri"/>
          </w:rPr>
          <w:delText xml:space="preserve">postoperative survival </w:delText>
        </w:r>
        <w:r w:rsidR="238BC957" w:rsidRPr="0092480E" w:rsidDel="00611061">
          <w:rPr>
            <w:rFonts w:ascii="Calibri" w:hAnsi="Calibri" w:cs="Calibri"/>
          </w:rPr>
          <w:delText xml:space="preserve">equal </w:delText>
        </w:r>
        <w:r w:rsidR="4178577C" w:rsidRPr="0092480E" w:rsidDel="00611061">
          <w:rPr>
            <w:rFonts w:ascii="Calibri" w:hAnsi="Calibri" w:cs="Calibri"/>
          </w:rPr>
          <w:delText>to the preoperative survival</w:delText>
        </w:r>
        <w:r w:rsidR="76AC1AD2" w:rsidRPr="0092480E" w:rsidDel="00611061">
          <w:rPr>
            <w:rFonts w:ascii="Calibri" w:hAnsi="Calibri" w:cs="Calibri"/>
          </w:rPr>
          <w:delText xml:space="preserve"> </w:delText>
        </w:r>
        <w:r w:rsidR="7CC7AEB2" w:rsidRPr="0092480E" w:rsidDel="00611061">
          <w:rPr>
            <w:rFonts w:ascii="Calibri" w:hAnsi="Calibri" w:cs="Calibri"/>
          </w:rPr>
          <w:delText xml:space="preserve">if the delay </w:delText>
        </w:r>
        <w:r w:rsidR="1FBD00EE" w:rsidRPr="0092480E" w:rsidDel="00611061">
          <w:rPr>
            <w:rFonts w:ascii="Calibri" w:hAnsi="Calibri" w:cs="Calibri"/>
          </w:rPr>
          <w:delText xml:space="preserve">was longer than </w:delText>
        </w:r>
        <w:r w:rsidR="76AC1AD2" w:rsidRPr="0092480E" w:rsidDel="00611061">
          <w:rPr>
            <w:rFonts w:ascii="Calibri" w:hAnsi="Calibri" w:cs="Calibri"/>
          </w:rPr>
          <w:delText>this time</w:delText>
        </w:r>
        <w:r w:rsidR="4178577C" w:rsidRPr="0092480E" w:rsidDel="00611061">
          <w:rPr>
            <w:rFonts w:ascii="Calibri" w:hAnsi="Calibri" w:cs="Calibri"/>
          </w:rPr>
          <w:delText xml:space="preserve">. </w:delText>
        </w:r>
        <w:r w:rsidR="38F01129" w:rsidRPr="0092480E" w:rsidDel="00611061">
          <w:rPr>
            <w:rFonts w:ascii="Calibri" w:hAnsi="Calibri" w:cs="Calibri"/>
          </w:rPr>
          <w:delText>The data for this time to no effect of survival ca</w:delText>
        </w:r>
        <w:r w:rsidR="444976BA" w:rsidRPr="0092480E" w:rsidDel="00611061">
          <w:rPr>
            <w:rFonts w:ascii="Calibri" w:hAnsi="Calibri" w:cs="Calibri"/>
          </w:rPr>
          <w:delText>me</w:delText>
        </w:r>
        <w:r w:rsidR="38F01129" w:rsidRPr="0092480E" w:rsidDel="00611061">
          <w:rPr>
            <w:rFonts w:ascii="Calibri" w:hAnsi="Calibri" w:cs="Calibri"/>
          </w:rPr>
          <w:delText xml:space="preserve"> from </w:delText>
        </w:r>
        <w:r w:rsidR="59EE33CC" w:rsidRPr="0092480E" w:rsidDel="00611061">
          <w:rPr>
            <w:rFonts w:ascii="Calibri" w:hAnsi="Calibri" w:cs="Calibri"/>
          </w:rPr>
          <w:delText>literature</w:delText>
        </w:r>
        <w:r w:rsidR="3DE001B7" w:rsidRPr="0092480E" w:rsidDel="00611061">
          <w:rPr>
            <w:rFonts w:ascii="Calibri" w:hAnsi="Calibri" w:cs="Calibri"/>
          </w:rPr>
          <w:delText xml:space="preserve"> </w:delText>
        </w:r>
        <w:r w:rsidR="5CE07A04" w:rsidRPr="0092480E" w:rsidDel="00611061">
          <w:rPr>
            <w:rFonts w:ascii="Calibri" w:hAnsi="Calibri" w:cs="Calibri"/>
          </w:rPr>
          <w:delText>(Appendix A).</w:delText>
        </w:r>
        <w:r w:rsidR="5CE07A04" w:rsidRPr="0092480E" w:rsidDel="00611061">
          <w:rPr>
            <w:rFonts w:ascii="Calibri" w:hAnsi="Calibri" w:cs="Calibri"/>
            <w:color w:val="FF0000"/>
          </w:rPr>
          <w:delText xml:space="preserve"> </w:delText>
        </w:r>
        <w:r w:rsidR="7B008B2D" w:rsidRPr="0092480E" w:rsidDel="00611061">
          <w:rPr>
            <w:rFonts w:ascii="Calibri" w:hAnsi="Calibri" w:cs="Calibri"/>
          </w:rPr>
          <w:delText>F</w:delText>
        </w:r>
        <w:r w:rsidR="0FCEB6AA" w:rsidRPr="0092480E" w:rsidDel="00611061">
          <w:rPr>
            <w:rFonts w:ascii="Calibri" w:hAnsi="Calibri" w:cs="Calibri"/>
          </w:rPr>
          <w:delText xml:space="preserve">or most procedures, </w:delText>
        </w:r>
        <w:r w:rsidR="3B5FC3B6" w:rsidRPr="0092480E" w:rsidDel="00611061">
          <w:rPr>
            <w:rFonts w:ascii="Calibri" w:hAnsi="Calibri" w:cs="Calibri"/>
          </w:rPr>
          <w:delText xml:space="preserve">only data about the minimal delay not associated with worse survival was </w:delText>
        </w:r>
        <w:r w:rsidR="53DEE744" w:rsidRPr="0092480E" w:rsidDel="00611061">
          <w:rPr>
            <w:rFonts w:ascii="Calibri" w:hAnsi="Calibri" w:cs="Calibri"/>
          </w:rPr>
          <w:delText xml:space="preserve">evaluated in the literature. </w:delText>
        </w:r>
        <w:r w:rsidR="666A8CD6" w:rsidRPr="0092480E" w:rsidDel="00611061">
          <w:rPr>
            <w:rFonts w:ascii="Calibri" w:hAnsi="Calibri" w:cs="Calibri"/>
          </w:rPr>
          <w:delText xml:space="preserve">For those procedures, we assumed the upper limit of this parameter to be a year (the maximum delay we </w:delText>
        </w:r>
        <w:r w:rsidR="43F8C0BB" w:rsidRPr="0092480E" w:rsidDel="00611061">
          <w:rPr>
            <w:rFonts w:ascii="Calibri" w:hAnsi="Calibri" w:cs="Calibri"/>
          </w:rPr>
          <w:delText>evaluated</w:delText>
        </w:r>
        <w:r w:rsidR="666A8CD6" w:rsidRPr="0092480E" w:rsidDel="00611061">
          <w:rPr>
            <w:rFonts w:ascii="Calibri" w:hAnsi="Calibri" w:cs="Calibri"/>
          </w:rPr>
          <w:delText xml:space="preserve">), and </w:delText>
        </w:r>
        <w:r w:rsidR="6EB0B25A" w:rsidRPr="0092480E" w:rsidDel="00611061">
          <w:rPr>
            <w:rFonts w:ascii="Calibri" w:hAnsi="Calibri" w:cs="Calibri"/>
          </w:rPr>
          <w:delText xml:space="preserve">the mean </w:delText>
        </w:r>
        <w:r w:rsidR="3A6ABCDE" w:rsidRPr="0092480E" w:rsidDel="00611061">
          <w:rPr>
            <w:rFonts w:ascii="Calibri" w:hAnsi="Calibri" w:cs="Calibri"/>
          </w:rPr>
          <w:delText>of the lower and upper limit</w:delText>
        </w:r>
        <w:r w:rsidR="28E89DB2" w:rsidRPr="0092480E" w:rsidDel="00611061">
          <w:rPr>
            <w:rFonts w:ascii="Calibri" w:hAnsi="Calibri" w:cs="Calibri"/>
          </w:rPr>
          <w:delText xml:space="preserve"> </w:delText>
        </w:r>
        <w:r w:rsidR="6EB0B25A" w:rsidRPr="0092480E" w:rsidDel="00611061">
          <w:rPr>
            <w:rFonts w:ascii="Calibri" w:hAnsi="Calibri" w:cs="Calibri"/>
          </w:rPr>
          <w:delText>as average.</w:delText>
        </w:r>
      </w:del>
    </w:p>
    <w:p w:rsidR="00404879" w:rsidDel="00611061" w:rsidRDefault="00404879" w:rsidP="39A4890C">
      <w:pPr>
        <w:pStyle w:val="Heading3"/>
        <w:rPr>
          <w:del w:id="144" w:author="Hester Lingsma" w:date="2020-06-05T08:57:00Z"/>
          <w:rFonts w:ascii="Calibri" w:hAnsi="Calibri" w:cs="Calibri"/>
          <w:lang w:val="en-US"/>
        </w:rPr>
      </w:pPr>
    </w:p>
    <w:p w:rsidR="438F5BE1" w:rsidRPr="00514AC6" w:rsidDel="00611061" w:rsidRDefault="4A65F273" w:rsidP="00514AC6">
      <w:pPr>
        <w:pStyle w:val="Heading3"/>
        <w:rPr>
          <w:del w:id="145" w:author="Hester Lingsma" w:date="2020-06-05T08:57:00Z"/>
        </w:rPr>
      </w:pPr>
      <w:del w:id="146" w:author="Hester Lingsma" w:date="2020-06-05T08:57:00Z">
        <w:r w:rsidRPr="00514AC6" w:rsidDel="00611061">
          <w:delText>Quality of life</w:delText>
        </w:r>
      </w:del>
    </w:p>
    <w:p w:rsidR="0BA7C532" w:rsidRPr="0092480E" w:rsidDel="00611061" w:rsidRDefault="0BA7C532" w:rsidP="04F59E2C">
      <w:pPr>
        <w:rPr>
          <w:del w:id="147" w:author="Hester Lingsma" w:date="2020-06-05T08:57:00Z"/>
          <w:rFonts w:ascii="Calibri" w:hAnsi="Calibri" w:cs="Calibri"/>
        </w:rPr>
      </w:pPr>
      <w:del w:id="148" w:author="Hester Lingsma" w:date="2020-06-05T08:57:00Z">
        <w:r w:rsidRPr="0092480E" w:rsidDel="00611061">
          <w:rPr>
            <w:rFonts w:ascii="Calibri" w:hAnsi="Calibri" w:cs="Calibri"/>
          </w:rPr>
          <w:delText>The</w:delText>
        </w:r>
        <w:r w:rsidR="49FCFF8F" w:rsidRPr="0092480E" w:rsidDel="00611061">
          <w:rPr>
            <w:rFonts w:ascii="Calibri" w:hAnsi="Calibri" w:cs="Calibri"/>
          </w:rPr>
          <w:delText xml:space="preserve"> quality of life</w:delText>
        </w:r>
        <w:r w:rsidR="24FCE049" w:rsidRPr="0092480E" w:rsidDel="00611061">
          <w:rPr>
            <w:rFonts w:ascii="Calibri" w:hAnsi="Calibri" w:cs="Calibri"/>
          </w:rPr>
          <w:delText xml:space="preserve"> (QoL)</w:delText>
        </w:r>
        <w:r w:rsidR="49FCFF8F" w:rsidRPr="0092480E" w:rsidDel="00611061">
          <w:rPr>
            <w:rFonts w:ascii="Calibri" w:hAnsi="Calibri" w:cs="Calibri"/>
          </w:rPr>
          <w:delText xml:space="preserve"> values in the preoperative and postoperative hea</w:delText>
        </w:r>
        <w:r w:rsidR="00C047C6" w:rsidRPr="0092480E" w:rsidDel="00611061">
          <w:rPr>
            <w:rFonts w:ascii="Calibri" w:hAnsi="Calibri" w:cs="Calibri"/>
          </w:rPr>
          <w:delText>l</w:delText>
        </w:r>
        <w:r w:rsidR="49FCFF8F" w:rsidRPr="0092480E" w:rsidDel="00611061">
          <w:rPr>
            <w:rFonts w:ascii="Calibri" w:hAnsi="Calibri" w:cs="Calibri"/>
          </w:rPr>
          <w:delText xml:space="preserve">th states </w:delText>
        </w:r>
        <w:r w:rsidR="7AF2B659" w:rsidRPr="0092480E" w:rsidDel="00611061">
          <w:rPr>
            <w:rFonts w:ascii="Calibri" w:hAnsi="Calibri" w:cs="Calibri"/>
          </w:rPr>
          <w:delText xml:space="preserve">were based on </w:delText>
        </w:r>
        <w:r w:rsidR="00BC7381" w:rsidRPr="0092480E" w:rsidDel="00611061">
          <w:rPr>
            <w:rFonts w:ascii="Calibri" w:hAnsi="Calibri" w:cs="Calibri"/>
          </w:rPr>
          <w:delText>‘</w:delText>
        </w:r>
        <w:r w:rsidR="7AF2B659" w:rsidRPr="0092480E" w:rsidDel="00611061">
          <w:rPr>
            <w:rFonts w:ascii="Calibri" w:hAnsi="Calibri" w:cs="Calibri"/>
          </w:rPr>
          <w:delText>disutility weights</w:delText>
        </w:r>
        <w:r w:rsidR="00BC7381" w:rsidRPr="0092480E" w:rsidDel="00611061">
          <w:rPr>
            <w:rFonts w:ascii="Calibri" w:hAnsi="Calibri" w:cs="Calibri"/>
          </w:rPr>
          <w:delText>’</w:delText>
        </w:r>
        <w:r w:rsidR="7AF2B659" w:rsidRPr="0092480E" w:rsidDel="00611061">
          <w:rPr>
            <w:rFonts w:ascii="Calibri" w:hAnsi="Calibri" w:cs="Calibri"/>
          </w:rPr>
          <w:delText xml:space="preserve"> </w:delText>
        </w:r>
        <w:r w:rsidR="2518E86B" w:rsidRPr="0092480E" w:rsidDel="00611061">
          <w:rPr>
            <w:rFonts w:ascii="Calibri" w:hAnsi="Calibri" w:cs="Calibri"/>
          </w:rPr>
          <w:delText>from the Global Burden of Disease Study 20</w:delText>
        </w:r>
        <w:r w:rsidR="00C047C6" w:rsidRPr="0092480E" w:rsidDel="00611061">
          <w:rPr>
            <w:rFonts w:ascii="Calibri" w:hAnsi="Calibri" w:cs="Calibri"/>
          </w:rPr>
          <w:delText>16</w:delText>
        </w:r>
        <w:r w:rsidR="00B6789B" w:rsidRPr="0092480E" w:rsidDel="00611061">
          <w:rPr>
            <w:rFonts w:ascii="Calibri" w:hAnsi="Calibri" w:cs="Calibri"/>
          </w:rPr>
          <w:delText>.</w:delText>
        </w:r>
        <w:r w:rsidR="0065107A" w:rsidRPr="0092480E" w:rsidDel="00611061">
          <w:rPr>
            <w:rFonts w:ascii="Calibri" w:hAnsi="Calibri" w:cs="Calibri"/>
          </w:rPr>
          <w:fldChar w:fldCharType="begin" w:fldLock="1"/>
        </w:r>
        <w:r w:rsidR="00B25DB0" w:rsidDel="00611061">
          <w:rPr>
            <w:rFonts w:ascii="Calibri" w:hAnsi="Calibri" w:cs="Calibri"/>
          </w:rPr>
          <w:del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30&lt;/sup&gt;","plainTextFormattedCitation":"30","previouslyFormattedCitation":"&lt;sup&gt;30&lt;/sup&gt;"},"properties":{"noteIndex":0},"schema":"https://github.com/citation-style-language/schema/raw/master/csl-citation.json"}</w:delInstrText>
        </w:r>
        <w:r w:rsidR="0065107A" w:rsidRPr="0092480E" w:rsidDel="00611061">
          <w:rPr>
            <w:rFonts w:ascii="Calibri" w:hAnsi="Calibri" w:cs="Calibri"/>
          </w:rPr>
          <w:fldChar w:fldCharType="separate"/>
        </w:r>
        <w:r w:rsidR="007D6602" w:rsidRPr="007D6602" w:rsidDel="00611061">
          <w:rPr>
            <w:rFonts w:ascii="Calibri" w:hAnsi="Calibri" w:cs="Calibri"/>
            <w:noProof/>
            <w:vertAlign w:val="superscript"/>
          </w:rPr>
          <w:delText>30</w:delText>
        </w:r>
        <w:r w:rsidR="0065107A" w:rsidRPr="0092480E" w:rsidDel="00611061">
          <w:rPr>
            <w:rFonts w:ascii="Calibri" w:hAnsi="Calibri" w:cs="Calibri"/>
          </w:rPr>
          <w:fldChar w:fldCharType="end"/>
        </w:r>
        <w:r w:rsidR="2518E86B" w:rsidRPr="0092480E" w:rsidDel="00611061">
          <w:rPr>
            <w:rFonts w:ascii="Calibri" w:hAnsi="Calibri" w:cs="Calibri"/>
          </w:rPr>
          <w:delText xml:space="preserve"> </w:delText>
        </w:r>
        <w:r w:rsidR="6F6552DF" w:rsidRPr="0092480E" w:rsidDel="00611061">
          <w:rPr>
            <w:rFonts w:ascii="Calibri" w:eastAsia="Calibri" w:hAnsi="Calibri" w:cs="Calibri"/>
          </w:rPr>
          <w:delText>Th</w:delText>
        </w:r>
        <w:r w:rsidR="00C047C6" w:rsidRPr="0092480E" w:rsidDel="00611061">
          <w:rPr>
            <w:rFonts w:ascii="Calibri" w:eastAsia="Calibri" w:hAnsi="Calibri" w:cs="Calibri"/>
          </w:rPr>
          <w:delText>is</w:delText>
        </w:r>
        <w:r w:rsidR="6F6552DF" w:rsidRPr="0092480E" w:rsidDel="00611061">
          <w:rPr>
            <w:rFonts w:ascii="Calibri" w:eastAsia="Calibri" w:hAnsi="Calibri" w:cs="Calibri"/>
          </w:rPr>
          <w:delText xml:space="preserve"> </w:delText>
        </w:r>
        <w:r w:rsidR="107687DA" w:rsidRPr="0092480E" w:rsidDel="00611061">
          <w:rPr>
            <w:rFonts w:ascii="Calibri" w:eastAsia="Calibri" w:hAnsi="Calibri" w:cs="Calibri"/>
          </w:rPr>
          <w:delText xml:space="preserve">study </w:delText>
        </w:r>
        <w:r w:rsidR="6F6552DF" w:rsidRPr="0092480E" w:rsidDel="00611061">
          <w:rPr>
            <w:rFonts w:ascii="Calibri" w:eastAsia="Calibri" w:hAnsi="Calibri" w:cs="Calibri"/>
          </w:rPr>
          <w:delText>reports disability weights</w:delText>
        </w:r>
        <w:r w:rsidR="126BF28B" w:rsidRPr="0092480E" w:rsidDel="00611061">
          <w:rPr>
            <w:rFonts w:ascii="Calibri" w:eastAsia="Calibri" w:hAnsi="Calibri" w:cs="Calibri"/>
          </w:rPr>
          <w:delText xml:space="preserve"> for nonfatal health outcomes. </w:delText>
        </w:r>
        <w:r w:rsidR="6F6552DF" w:rsidRPr="0092480E" w:rsidDel="00611061">
          <w:rPr>
            <w:rFonts w:ascii="Calibri" w:eastAsia="Calibri" w:hAnsi="Calibri" w:cs="Calibri"/>
          </w:rPr>
          <w:delText xml:space="preserve">Disability weights represent the magnitude of health loss associated with specific health </w:delText>
        </w:r>
        <w:r w:rsidR="001E69DE" w:rsidRPr="0092480E" w:rsidDel="00611061">
          <w:rPr>
            <w:rFonts w:ascii="Calibri" w:eastAsia="Calibri" w:hAnsi="Calibri" w:cs="Calibri"/>
          </w:rPr>
          <w:delText>state</w:delText>
        </w:r>
        <w:r w:rsidR="7BFF59B9" w:rsidRPr="0092480E" w:rsidDel="00611061">
          <w:rPr>
            <w:rFonts w:ascii="Calibri" w:eastAsia="Calibri" w:hAnsi="Calibri" w:cs="Calibri"/>
          </w:rPr>
          <w:delText xml:space="preserve">, where 0 </w:delText>
        </w:r>
        <w:r w:rsidR="00C047C6" w:rsidRPr="0092480E" w:rsidDel="00611061">
          <w:rPr>
            <w:rFonts w:ascii="Calibri" w:eastAsia="Calibri" w:hAnsi="Calibri" w:cs="Calibri"/>
          </w:rPr>
          <w:delText>represents</w:delText>
        </w:r>
        <w:r w:rsidR="7BFF59B9" w:rsidRPr="0092480E" w:rsidDel="00611061">
          <w:rPr>
            <w:rFonts w:ascii="Calibri" w:eastAsia="Calibri" w:hAnsi="Calibri" w:cs="Calibri"/>
          </w:rPr>
          <w:delText xml:space="preserve"> </w:delText>
        </w:r>
        <w:r w:rsidR="001E69DE" w:rsidRPr="0092480E" w:rsidDel="00611061">
          <w:rPr>
            <w:rFonts w:ascii="Calibri" w:eastAsia="Calibri" w:hAnsi="Calibri" w:cs="Calibri"/>
          </w:rPr>
          <w:delText xml:space="preserve">the value </w:delText>
        </w:r>
        <w:r w:rsidR="7BFF59B9" w:rsidRPr="0092480E" w:rsidDel="00611061">
          <w:rPr>
            <w:rFonts w:ascii="Calibri" w:eastAsia="Calibri" w:hAnsi="Calibri" w:cs="Calibri"/>
          </w:rPr>
          <w:delText xml:space="preserve">of </w:delText>
        </w:r>
        <w:r w:rsidR="00C047C6" w:rsidRPr="0092480E" w:rsidDel="00611061">
          <w:rPr>
            <w:rFonts w:ascii="Calibri" w:eastAsia="Calibri" w:hAnsi="Calibri" w:cs="Calibri"/>
          </w:rPr>
          <w:delText xml:space="preserve">full </w:delText>
        </w:r>
        <w:r w:rsidR="7BFF59B9" w:rsidRPr="0092480E" w:rsidDel="00611061">
          <w:rPr>
            <w:rFonts w:ascii="Calibri" w:eastAsia="Calibri" w:hAnsi="Calibri" w:cs="Calibri"/>
          </w:rPr>
          <w:delText xml:space="preserve">health and 1 </w:delText>
        </w:r>
        <w:r w:rsidR="001E69DE" w:rsidRPr="0092480E" w:rsidDel="00611061">
          <w:rPr>
            <w:rFonts w:ascii="Calibri" w:eastAsia="Calibri" w:hAnsi="Calibri" w:cs="Calibri"/>
          </w:rPr>
          <w:delText xml:space="preserve">the value of </w:delText>
        </w:r>
        <w:r w:rsidR="7BFF59B9" w:rsidRPr="0092480E" w:rsidDel="00611061">
          <w:rPr>
            <w:rFonts w:ascii="Calibri" w:eastAsia="Calibri" w:hAnsi="Calibri" w:cs="Calibri"/>
          </w:rPr>
          <w:delText xml:space="preserve">death. </w:delText>
        </w:r>
        <w:r w:rsidR="001E69DE" w:rsidRPr="0092480E" w:rsidDel="00611061">
          <w:rPr>
            <w:rFonts w:ascii="Calibri" w:eastAsia="Calibri" w:hAnsi="Calibri" w:cs="Calibri"/>
          </w:rPr>
          <w:delText xml:space="preserve">When these </w:delText>
        </w:r>
        <w:r w:rsidR="43E29A2E" w:rsidRPr="0092480E" w:rsidDel="00611061">
          <w:rPr>
            <w:rFonts w:ascii="Calibri" w:eastAsia="Calibri" w:hAnsi="Calibri" w:cs="Calibri"/>
          </w:rPr>
          <w:delText>weights</w:delText>
        </w:r>
        <w:r w:rsidR="6F6552DF" w:rsidRPr="0092480E" w:rsidDel="00611061">
          <w:rPr>
            <w:rFonts w:ascii="Calibri" w:eastAsia="Calibri" w:hAnsi="Calibri" w:cs="Calibri"/>
          </w:rPr>
          <w:delText xml:space="preserve"> </w:delText>
        </w:r>
        <w:r w:rsidR="001E69DE" w:rsidRPr="0092480E" w:rsidDel="00611061">
          <w:rPr>
            <w:rFonts w:ascii="Calibri" w:eastAsia="Calibri" w:hAnsi="Calibri" w:cs="Calibri"/>
          </w:rPr>
          <w:delText xml:space="preserve">are multiplied with the duration of the state, one has </w:delText>
        </w:r>
        <w:r w:rsidR="6F6552DF" w:rsidRPr="0092480E" w:rsidDel="00611061">
          <w:rPr>
            <w:rFonts w:ascii="Calibri" w:eastAsia="Calibri" w:hAnsi="Calibri" w:cs="Calibri"/>
          </w:rPr>
          <w:delText>calculate</w:delText>
        </w:r>
        <w:r w:rsidR="001E69DE" w:rsidRPr="0092480E" w:rsidDel="00611061">
          <w:rPr>
            <w:rFonts w:ascii="Calibri" w:eastAsia="Calibri" w:hAnsi="Calibri" w:cs="Calibri"/>
          </w:rPr>
          <w:delText>d</w:delText>
        </w:r>
        <w:r w:rsidR="6F6552DF" w:rsidRPr="0092480E" w:rsidDel="00611061">
          <w:rPr>
            <w:rFonts w:ascii="Calibri" w:eastAsia="Calibri" w:hAnsi="Calibri" w:cs="Calibri"/>
          </w:rPr>
          <w:delText xml:space="preserve"> </w:delText>
        </w:r>
        <w:r w:rsidR="001E69DE" w:rsidRPr="0092480E" w:rsidDel="00611061">
          <w:rPr>
            <w:rFonts w:ascii="Calibri" w:eastAsia="Calibri" w:hAnsi="Calibri" w:cs="Calibri"/>
          </w:rPr>
          <w:delText>the weighted ‘</w:delText>
        </w:r>
        <w:r w:rsidR="6F6552DF" w:rsidRPr="0092480E" w:rsidDel="00611061">
          <w:rPr>
            <w:rFonts w:ascii="Calibri" w:eastAsia="Calibri" w:hAnsi="Calibri" w:cs="Calibri"/>
          </w:rPr>
          <w:delText>years lived with disability</w:delText>
        </w:r>
        <w:r w:rsidR="001E69DE" w:rsidRPr="0092480E" w:rsidDel="00611061">
          <w:rPr>
            <w:rFonts w:ascii="Calibri" w:eastAsia="Calibri" w:hAnsi="Calibri" w:cs="Calibri"/>
          </w:rPr>
          <w:delText>’</w:delText>
        </w:r>
        <w:r w:rsidR="7A948ABB" w:rsidRPr="0092480E" w:rsidDel="00611061">
          <w:rPr>
            <w:rFonts w:ascii="Calibri" w:eastAsia="Calibri" w:hAnsi="Calibri" w:cs="Calibri"/>
          </w:rPr>
          <w:delText xml:space="preserve"> </w:delText>
        </w:r>
        <w:r w:rsidR="6F6552DF" w:rsidRPr="0092480E" w:rsidDel="00611061">
          <w:rPr>
            <w:rFonts w:ascii="Calibri" w:eastAsia="Calibri" w:hAnsi="Calibri" w:cs="Calibri"/>
          </w:rPr>
          <w:delText>(YLD)</w:delText>
        </w:r>
        <w:r w:rsidR="00B6789B" w:rsidRPr="0092480E" w:rsidDel="00611061">
          <w:rPr>
            <w:rFonts w:ascii="Calibri" w:eastAsia="Calibri" w:hAnsi="Calibri" w:cs="Calibri"/>
          </w:rPr>
          <w:delText>.</w:delText>
        </w:r>
        <w:r w:rsidR="0065107A" w:rsidRPr="0092480E" w:rsidDel="00611061">
          <w:rPr>
            <w:rFonts w:ascii="Calibri" w:eastAsia="Calibri" w:hAnsi="Calibri" w:cs="Calibri"/>
          </w:rPr>
          <w:fldChar w:fldCharType="begin" w:fldLock="1"/>
        </w:r>
        <w:r w:rsidR="00B25DB0" w:rsidDel="00611061">
          <w:rPr>
            <w:rFonts w:ascii="Calibri" w:eastAsia="Calibri" w:hAnsi="Calibri" w:cs="Calibri"/>
          </w:rPr>
          <w:del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31&lt;/sup&gt;","plainTextFormattedCitation":"31","previouslyFormattedCitation":"&lt;sup&gt;31&lt;/sup&gt;"},"properties":{"noteIndex":0},"schema":"https://github.com/citation-style-language/schema/raw/master/csl-citation.json"}</w:delInstrText>
        </w:r>
        <w:r w:rsidR="0065107A" w:rsidRPr="0092480E" w:rsidDel="00611061">
          <w:rPr>
            <w:rFonts w:ascii="Calibri" w:eastAsia="Calibri" w:hAnsi="Calibri" w:cs="Calibri"/>
          </w:rPr>
          <w:fldChar w:fldCharType="separate"/>
        </w:r>
        <w:r w:rsidR="007D6602" w:rsidRPr="007D6602" w:rsidDel="00611061">
          <w:rPr>
            <w:rFonts w:ascii="Calibri" w:eastAsia="Calibri" w:hAnsi="Calibri" w:cs="Calibri"/>
            <w:noProof/>
            <w:vertAlign w:val="superscript"/>
          </w:rPr>
          <w:delText>31</w:delText>
        </w:r>
        <w:r w:rsidR="0065107A" w:rsidRPr="0092480E" w:rsidDel="00611061">
          <w:rPr>
            <w:rFonts w:ascii="Calibri" w:eastAsia="Calibri" w:hAnsi="Calibri" w:cs="Calibri"/>
          </w:rPr>
          <w:fldChar w:fldCharType="end"/>
        </w:r>
        <w:r w:rsidR="6F6552DF" w:rsidRPr="0092480E" w:rsidDel="00611061">
          <w:rPr>
            <w:rFonts w:ascii="Calibri" w:eastAsia="Calibri" w:hAnsi="Calibri" w:cs="Calibri"/>
          </w:rPr>
          <w:delText xml:space="preserve"> </w:delText>
        </w:r>
        <w:r w:rsidR="1670F19C" w:rsidRPr="0092480E" w:rsidDel="00611061">
          <w:rPr>
            <w:rFonts w:ascii="Calibri" w:eastAsia="Calibri" w:hAnsi="Calibri" w:cs="Calibri"/>
          </w:rPr>
          <w:delText xml:space="preserve">The YLD summed with the years of life lost </w:delText>
        </w:r>
        <w:r w:rsidR="001E69DE" w:rsidRPr="0092480E" w:rsidDel="00611061">
          <w:rPr>
            <w:rFonts w:ascii="Calibri" w:eastAsia="Calibri" w:hAnsi="Calibri" w:cs="Calibri"/>
          </w:rPr>
          <w:delText xml:space="preserve">to premature death </w:delText>
        </w:r>
        <w:r w:rsidR="1670F19C" w:rsidRPr="0092480E" w:rsidDel="00611061">
          <w:rPr>
            <w:rFonts w:ascii="Calibri" w:eastAsia="Calibri" w:hAnsi="Calibri" w:cs="Calibri"/>
          </w:rPr>
          <w:delText>(YLLs) give the disability adjusted life years</w:delText>
        </w:r>
        <w:r w:rsidR="73B9A4F5" w:rsidRPr="0092480E" w:rsidDel="00611061">
          <w:rPr>
            <w:rFonts w:ascii="Calibri" w:eastAsia="Calibri" w:hAnsi="Calibri" w:cs="Calibri"/>
          </w:rPr>
          <w:delText xml:space="preserve"> (DALY)</w:delText>
        </w:r>
        <w:r w:rsidR="00B6789B" w:rsidRPr="0092480E" w:rsidDel="00611061">
          <w:rPr>
            <w:rFonts w:ascii="Calibri" w:eastAsia="Calibri" w:hAnsi="Calibri" w:cs="Calibri"/>
          </w:rPr>
          <w:delText>.</w:delText>
        </w:r>
        <w:r w:rsidR="0065107A" w:rsidRPr="0092480E" w:rsidDel="00611061">
          <w:rPr>
            <w:rFonts w:ascii="Calibri" w:eastAsia="Calibri" w:hAnsi="Calibri" w:cs="Calibri"/>
          </w:rPr>
          <w:fldChar w:fldCharType="begin" w:fldLock="1"/>
        </w:r>
        <w:r w:rsidR="00B25DB0" w:rsidDel="00611061">
          <w:rPr>
            <w:rFonts w:ascii="Calibri" w:eastAsia="Calibri" w:hAnsi="Calibri" w:cs="Calibri"/>
          </w:rPr>
          <w:del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32&lt;/sup&gt;","plainTextFormattedCitation":"32","previouslyFormattedCitation":"&lt;sup&gt;32&lt;/sup&gt;"},"properties":{"noteIndex":0},"schema":"https://github.com/citation-style-language/schema/raw/master/csl-citation.json"}</w:delInstrText>
        </w:r>
        <w:r w:rsidR="0065107A" w:rsidRPr="0092480E" w:rsidDel="00611061">
          <w:rPr>
            <w:rFonts w:ascii="Calibri" w:eastAsia="Calibri" w:hAnsi="Calibri" w:cs="Calibri"/>
          </w:rPr>
          <w:fldChar w:fldCharType="separate"/>
        </w:r>
        <w:r w:rsidR="007D6602" w:rsidRPr="007D6602" w:rsidDel="00611061">
          <w:rPr>
            <w:rFonts w:ascii="Calibri" w:eastAsia="Calibri" w:hAnsi="Calibri" w:cs="Calibri"/>
            <w:noProof/>
            <w:vertAlign w:val="superscript"/>
          </w:rPr>
          <w:delText>32</w:delText>
        </w:r>
        <w:r w:rsidR="0065107A" w:rsidRPr="0092480E" w:rsidDel="00611061">
          <w:rPr>
            <w:rFonts w:ascii="Calibri" w:eastAsia="Calibri" w:hAnsi="Calibri" w:cs="Calibri"/>
          </w:rPr>
          <w:fldChar w:fldCharType="end"/>
        </w:r>
        <w:r w:rsidR="00C047C6" w:rsidRPr="0092480E" w:rsidDel="00611061">
          <w:rPr>
            <w:rFonts w:ascii="Calibri" w:eastAsia="Calibri" w:hAnsi="Calibri" w:cs="Calibri"/>
          </w:rPr>
          <w:delText xml:space="preserve"> A</w:delText>
        </w:r>
        <w:r w:rsidR="1670F19C" w:rsidRPr="0092480E" w:rsidDel="00611061">
          <w:rPr>
            <w:rFonts w:ascii="Calibri" w:eastAsia="Calibri" w:hAnsi="Calibri" w:cs="Calibri"/>
          </w:rPr>
          <w:delText xml:space="preserve"> </w:delText>
        </w:r>
        <w:r w:rsidR="001E69DE" w:rsidRPr="0092480E" w:rsidDel="00611061">
          <w:rPr>
            <w:rFonts w:ascii="Calibri" w:eastAsia="Calibri" w:hAnsi="Calibri" w:cs="Calibri"/>
          </w:rPr>
          <w:delText xml:space="preserve">‘full DALY’ can be thought of as </w:delText>
        </w:r>
        <w:r w:rsidR="00C047C6" w:rsidRPr="0092480E" w:rsidDel="00611061">
          <w:rPr>
            <w:rFonts w:ascii="Calibri" w:eastAsia="Calibri" w:hAnsi="Calibri" w:cs="Calibri"/>
          </w:rPr>
          <w:delText xml:space="preserve">losing </w:delText>
        </w:r>
        <w:r w:rsidR="19C3BE31" w:rsidRPr="0092480E" w:rsidDel="00611061">
          <w:rPr>
            <w:rFonts w:ascii="Calibri" w:eastAsia="Calibri" w:hAnsi="Calibri" w:cs="Calibri"/>
          </w:rPr>
          <w:delText>one year in full healt</w:delText>
        </w:r>
        <w:r w:rsidR="3E19A428" w:rsidRPr="0092480E" w:rsidDel="00611061">
          <w:rPr>
            <w:rFonts w:ascii="Calibri" w:eastAsia="Calibri" w:hAnsi="Calibri" w:cs="Calibri"/>
          </w:rPr>
          <w:delText>h</w:delText>
        </w:r>
        <w:r w:rsidR="00C047C6" w:rsidRPr="0092480E" w:rsidDel="00611061">
          <w:rPr>
            <w:rFonts w:ascii="Calibri" w:eastAsia="Calibri" w:hAnsi="Calibri" w:cs="Calibri"/>
          </w:rPr>
          <w:delText xml:space="preserve">. </w:delText>
        </w:r>
        <w:r w:rsidR="001E69DE" w:rsidRPr="0092480E" w:rsidDel="00611061">
          <w:rPr>
            <w:rFonts w:ascii="Calibri" w:eastAsia="Calibri" w:hAnsi="Calibri" w:cs="Calibri"/>
          </w:rPr>
          <w:delText>Disability Adjusted Life Years (DALYS) are the complement (</w:delText>
        </w:r>
        <w:r w:rsidR="00C047C6" w:rsidRPr="0092480E" w:rsidDel="00611061">
          <w:rPr>
            <w:rFonts w:ascii="Calibri" w:eastAsia="Calibri" w:hAnsi="Calibri" w:cs="Calibri"/>
          </w:rPr>
          <w:delText>the</w:delText>
        </w:r>
        <w:r w:rsidR="19C3BE31" w:rsidRPr="0092480E" w:rsidDel="00611061">
          <w:rPr>
            <w:rFonts w:ascii="Calibri" w:eastAsia="Calibri" w:hAnsi="Calibri" w:cs="Calibri"/>
          </w:rPr>
          <w:delText xml:space="preserve"> </w:delText>
        </w:r>
        <w:r w:rsidR="1670F19C" w:rsidRPr="0092480E" w:rsidDel="00611061">
          <w:rPr>
            <w:rFonts w:ascii="Calibri" w:eastAsia="Calibri" w:hAnsi="Calibri" w:cs="Calibri"/>
          </w:rPr>
          <w:delText>opposite</w:delText>
        </w:r>
        <w:r w:rsidR="001E69DE" w:rsidRPr="0092480E" w:rsidDel="00611061">
          <w:rPr>
            <w:rFonts w:ascii="Calibri" w:eastAsia="Calibri" w:hAnsi="Calibri" w:cs="Calibri"/>
          </w:rPr>
          <w:delText>)</w:delText>
        </w:r>
        <w:r w:rsidR="1670F19C" w:rsidRPr="0092480E" w:rsidDel="00611061">
          <w:rPr>
            <w:rFonts w:ascii="Calibri" w:eastAsia="Calibri" w:hAnsi="Calibri" w:cs="Calibri"/>
          </w:rPr>
          <w:delText xml:space="preserve"> of the </w:delText>
        </w:r>
        <w:r w:rsidR="001E69DE" w:rsidRPr="0092480E" w:rsidDel="00611061">
          <w:rPr>
            <w:rFonts w:ascii="Calibri" w:eastAsia="Calibri" w:hAnsi="Calibri" w:cs="Calibri"/>
          </w:rPr>
          <w:delText>Quality Adjusted Life Years (</w:delText>
        </w:r>
        <w:r w:rsidR="1670F19C" w:rsidRPr="0092480E" w:rsidDel="00611061">
          <w:rPr>
            <w:rFonts w:ascii="Calibri" w:eastAsia="Calibri" w:hAnsi="Calibri" w:cs="Calibri"/>
          </w:rPr>
          <w:delText>QALY</w:delText>
        </w:r>
        <w:r w:rsidR="001E69DE" w:rsidRPr="0092480E" w:rsidDel="00611061">
          <w:rPr>
            <w:rFonts w:ascii="Calibri" w:eastAsia="Calibri" w:hAnsi="Calibri" w:cs="Calibri"/>
          </w:rPr>
          <w:delText>s)</w:delText>
        </w:r>
        <w:r w:rsidR="00C047C6" w:rsidRPr="0092480E" w:rsidDel="00611061">
          <w:rPr>
            <w:rFonts w:ascii="Calibri" w:eastAsia="Calibri" w:hAnsi="Calibri" w:cs="Calibri"/>
          </w:rPr>
          <w:delText xml:space="preserve">, which represents </w:delText>
        </w:r>
        <w:r w:rsidR="009A4495" w:rsidRPr="0092480E" w:rsidDel="00611061">
          <w:rPr>
            <w:rFonts w:ascii="Calibri" w:eastAsia="Calibri" w:hAnsi="Calibri" w:cs="Calibri"/>
          </w:rPr>
          <w:delText xml:space="preserve">the value of </w:delText>
        </w:r>
        <w:r w:rsidR="00C047C6" w:rsidRPr="0092480E" w:rsidDel="00611061">
          <w:rPr>
            <w:rFonts w:ascii="Calibri" w:eastAsia="Calibri" w:hAnsi="Calibri" w:cs="Calibri"/>
          </w:rPr>
          <w:delText>a year spent in full health</w:delText>
        </w:r>
        <w:r w:rsidR="1670F19C" w:rsidRPr="0092480E" w:rsidDel="00611061">
          <w:rPr>
            <w:rFonts w:ascii="Calibri" w:eastAsia="Calibri" w:hAnsi="Calibri" w:cs="Calibri"/>
          </w:rPr>
          <w:delText xml:space="preserve">. </w:delText>
        </w:r>
        <w:r w:rsidR="653AAEA8" w:rsidRPr="0092480E" w:rsidDel="00611061">
          <w:rPr>
            <w:rFonts w:ascii="Calibri" w:eastAsia="Calibri" w:hAnsi="Calibri" w:cs="Calibri"/>
          </w:rPr>
          <w:delText xml:space="preserve">For our study, we used the </w:delText>
        </w:r>
        <w:r w:rsidR="009A4495" w:rsidRPr="0092480E" w:rsidDel="00611061">
          <w:rPr>
            <w:rFonts w:ascii="Calibri" w:eastAsia="Calibri" w:hAnsi="Calibri" w:cs="Calibri"/>
          </w:rPr>
          <w:delText xml:space="preserve">complement (1-x) </w:delText>
        </w:r>
        <w:r w:rsidR="653AAEA8" w:rsidRPr="0092480E" w:rsidDel="00611061">
          <w:rPr>
            <w:rFonts w:ascii="Calibri" w:eastAsia="Calibri" w:hAnsi="Calibri" w:cs="Calibri"/>
          </w:rPr>
          <w:delText>of the disability weight as QoL values</w:delText>
        </w:r>
        <w:r w:rsidR="00C047C6" w:rsidRPr="0092480E" w:rsidDel="00611061">
          <w:rPr>
            <w:rFonts w:ascii="Calibri" w:eastAsia="Calibri" w:hAnsi="Calibri" w:cs="Calibri"/>
          </w:rPr>
          <w:delText xml:space="preserve"> to calculate QALYs</w:delText>
        </w:r>
        <w:r w:rsidR="653AAEA8" w:rsidRPr="0092480E" w:rsidDel="00611061">
          <w:rPr>
            <w:rFonts w:ascii="Calibri" w:eastAsia="Calibri" w:hAnsi="Calibri" w:cs="Calibri"/>
          </w:rPr>
          <w:delText xml:space="preserve">. </w:delText>
        </w:r>
      </w:del>
    </w:p>
    <w:p w:rsidR="755DB169" w:rsidRPr="0092480E" w:rsidDel="00611061" w:rsidRDefault="755DB169" w:rsidP="04F59E2C">
      <w:pPr>
        <w:rPr>
          <w:del w:id="149" w:author="Hester Lingsma" w:date="2020-06-05T08:57:00Z"/>
          <w:rFonts w:ascii="Calibri" w:hAnsi="Calibri" w:cs="Calibri"/>
        </w:rPr>
      </w:pPr>
      <w:del w:id="150" w:author="Hester Lingsma" w:date="2020-06-05T08:57:00Z">
        <w:r w:rsidRPr="0092480E" w:rsidDel="00611061">
          <w:rPr>
            <w:rFonts w:ascii="Calibri" w:hAnsi="Calibri" w:cs="Calibri"/>
          </w:rPr>
          <w:delText>Where possible, the</w:delText>
        </w:r>
        <w:r w:rsidR="7582407B" w:rsidRPr="0092480E" w:rsidDel="00611061">
          <w:rPr>
            <w:rFonts w:ascii="Calibri" w:hAnsi="Calibri" w:cs="Calibri"/>
          </w:rPr>
          <w:delText xml:space="preserve"> disability</w:delText>
        </w:r>
        <w:r w:rsidRPr="0092480E" w:rsidDel="00611061">
          <w:rPr>
            <w:rFonts w:ascii="Calibri" w:hAnsi="Calibri" w:cs="Calibri"/>
          </w:rPr>
          <w:delText xml:space="preserve"> weight</w:delText>
        </w:r>
        <w:r w:rsidR="493DA3DA" w:rsidRPr="0092480E" w:rsidDel="00611061">
          <w:rPr>
            <w:rFonts w:ascii="Calibri" w:hAnsi="Calibri" w:cs="Calibri"/>
          </w:rPr>
          <w:delText xml:space="preserve"> of health states </w:delText>
        </w:r>
        <w:r w:rsidR="00B6789B" w:rsidRPr="0092480E" w:rsidDel="00611061">
          <w:rPr>
            <w:rFonts w:ascii="Calibri" w:hAnsi="Calibri" w:cs="Calibri"/>
          </w:rPr>
          <w:delText>was</w:delText>
        </w:r>
        <w:r w:rsidRPr="0092480E" w:rsidDel="00611061">
          <w:rPr>
            <w:rFonts w:ascii="Calibri" w:hAnsi="Calibri" w:cs="Calibri"/>
          </w:rPr>
          <w:delText xml:space="preserve"> directly based on the GBD 2016 update</w:delText>
        </w:r>
        <w:r w:rsidR="1071F4AC" w:rsidRPr="0092480E" w:rsidDel="00611061">
          <w:rPr>
            <w:rFonts w:ascii="Calibri" w:hAnsi="Calibri" w:cs="Calibri"/>
          </w:rPr>
          <w:delText>. F</w:delText>
        </w:r>
        <w:r w:rsidR="22F22B01" w:rsidRPr="0092480E" w:rsidDel="00611061">
          <w:rPr>
            <w:rFonts w:ascii="Calibri" w:hAnsi="Calibri" w:cs="Calibri"/>
          </w:rPr>
          <w:delText xml:space="preserve">or the remaining </w:delText>
        </w:r>
        <w:r w:rsidR="473F21E2" w:rsidRPr="0092480E" w:rsidDel="00611061">
          <w:rPr>
            <w:rFonts w:ascii="Calibri" w:hAnsi="Calibri" w:cs="Calibri"/>
          </w:rPr>
          <w:delText>health states</w:delText>
        </w:r>
        <w:r w:rsidR="22F22B01" w:rsidRPr="0092480E" w:rsidDel="00611061">
          <w:rPr>
            <w:rFonts w:ascii="Calibri" w:hAnsi="Calibri" w:cs="Calibri"/>
          </w:rPr>
          <w:delText xml:space="preserve">, we </w:delText>
        </w:r>
        <w:r w:rsidR="00473490" w:rsidRPr="0092480E" w:rsidDel="00611061">
          <w:rPr>
            <w:rFonts w:ascii="Calibri" w:hAnsi="Calibri" w:cs="Calibri"/>
          </w:rPr>
          <w:delText xml:space="preserve">estimated additional values </w:delText>
        </w:r>
        <w:r w:rsidR="65FACCE4" w:rsidRPr="0092480E" w:rsidDel="00611061">
          <w:rPr>
            <w:rFonts w:ascii="Calibri" w:hAnsi="Calibri" w:cs="Calibri"/>
          </w:rPr>
          <w:delText>follow</w:delText>
        </w:r>
        <w:r w:rsidR="00473490" w:rsidRPr="0092480E" w:rsidDel="00611061">
          <w:rPr>
            <w:rFonts w:ascii="Calibri" w:hAnsi="Calibri" w:cs="Calibri"/>
          </w:rPr>
          <w:delText xml:space="preserve">ing </w:delText>
        </w:r>
        <w:r w:rsidR="65FACCE4" w:rsidRPr="0092480E" w:rsidDel="00611061">
          <w:rPr>
            <w:rFonts w:ascii="Calibri" w:hAnsi="Calibri" w:cs="Calibri"/>
          </w:rPr>
          <w:delText xml:space="preserve">the </w:delText>
        </w:r>
        <w:r w:rsidR="007D2DF4" w:rsidRPr="0092480E" w:rsidDel="00611061">
          <w:rPr>
            <w:rFonts w:ascii="Calibri" w:hAnsi="Calibri" w:cs="Calibri"/>
          </w:rPr>
          <w:delText>method</w:delText>
        </w:r>
        <w:r w:rsidR="00473490" w:rsidRPr="0092480E" w:rsidDel="00611061">
          <w:rPr>
            <w:rFonts w:ascii="Calibri" w:hAnsi="Calibri" w:cs="Calibri"/>
          </w:rPr>
          <w:delText xml:space="preserve"> </w:delText>
        </w:r>
        <w:r w:rsidR="00100057" w:rsidRPr="0092480E" w:rsidDel="00611061">
          <w:rPr>
            <w:rFonts w:ascii="Calibri" w:hAnsi="Calibri" w:cs="Calibri"/>
          </w:rPr>
          <w:delText>described by Stouthard et al.</w:delText>
        </w:r>
        <w:r w:rsidR="00100057" w:rsidRPr="0092480E" w:rsidDel="00611061">
          <w:rPr>
            <w:rFonts w:ascii="Calibri" w:hAnsi="Calibri" w:cs="Calibri"/>
          </w:rPr>
          <w:fldChar w:fldCharType="begin" w:fldLock="1"/>
        </w:r>
        <w:r w:rsidR="00B25DB0" w:rsidDel="00611061">
          <w:rPr>
            <w:rFonts w:ascii="Calibri" w:hAnsi="Calibri" w:cs="Calibri"/>
          </w:rPr>
          <w:del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33&lt;/sup&gt;","plainTextFormattedCitation":"33","previouslyFormattedCitation":"&lt;sup&gt;33&lt;/sup&gt;"},"properties":{"noteIndex":0},"schema":"https://github.com/citation-style-language/schema/raw/master/csl-citation.json"}</w:delInstrText>
        </w:r>
        <w:r w:rsidR="00100057" w:rsidRPr="0092480E" w:rsidDel="00611061">
          <w:rPr>
            <w:rFonts w:ascii="Calibri" w:hAnsi="Calibri" w:cs="Calibri"/>
          </w:rPr>
          <w:fldChar w:fldCharType="separate"/>
        </w:r>
        <w:r w:rsidR="007D6602" w:rsidRPr="007D6602" w:rsidDel="00611061">
          <w:rPr>
            <w:rFonts w:ascii="Calibri" w:hAnsi="Calibri" w:cs="Calibri"/>
            <w:noProof/>
            <w:vertAlign w:val="superscript"/>
          </w:rPr>
          <w:delText>33</w:delText>
        </w:r>
        <w:r w:rsidR="00100057" w:rsidRPr="0092480E" w:rsidDel="00611061">
          <w:rPr>
            <w:rFonts w:ascii="Calibri" w:hAnsi="Calibri" w:cs="Calibri"/>
          </w:rPr>
          <w:fldChar w:fldCharType="end"/>
        </w:r>
        <w:r w:rsidR="002853BC" w:rsidDel="00611061">
          <w:rPr>
            <w:rFonts w:ascii="Calibri" w:hAnsi="Calibri" w:cs="Calibri"/>
          </w:rPr>
          <w:delText xml:space="preserve"> We used</w:delText>
        </w:r>
        <w:r w:rsidR="00473490" w:rsidRPr="0092480E" w:rsidDel="00611061">
          <w:rPr>
            <w:rFonts w:ascii="Calibri" w:hAnsi="Calibri" w:cs="Calibri"/>
          </w:rPr>
          <w:delText xml:space="preserve"> a visual analogue scale (VAS) calibrated on the basis of the GBD 2016 QoL weights. Stouthard et al. describe how experts can then place (map) the reaming health states on VAS scale with QoL weights. </w:delText>
        </w:r>
        <w:r w:rsidR="002A1915" w:rsidRPr="0092480E" w:rsidDel="00611061">
          <w:rPr>
            <w:rFonts w:ascii="Calibri" w:hAnsi="Calibri" w:cs="Calibri"/>
          </w:rPr>
          <w:delText>The only deviation from that protocol was</w:delText>
        </w:r>
        <w:r w:rsidR="00A71485" w:rsidDel="00611061">
          <w:rPr>
            <w:rFonts w:ascii="Calibri" w:hAnsi="Calibri" w:cs="Calibri"/>
          </w:rPr>
          <w:delText xml:space="preserve"> that</w:delText>
        </w:r>
        <w:r w:rsidR="002A1915" w:rsidRPr="0092480E" w:rsidDel="00611061">
          <w:rPr>
            <w:rFonts w:ascii="Calibri" w:hAnsi="Calibri" w:cs="Calibri"/>
          </w:rPr>
          <w:delText xml:space="preserve"> we did not first classify the health states on the EQ-5D. </w:delText>
        </w:r>
        <w:r w:rsidR="00F81350" w:rsidRPr="0092480E" w:rsidDel="00611061">
          <w:rPr>
            <w:rFonts w:ascii="Calibri" w:hAnsi="Calibri" w:cs="Calibri"/>
          </w:rPr>
          <w:delText>The</w:delText>
        </w:r>
        <w:r w:rsidR="10C543FC" w:rsidRPr="0092480E" w:rsidDel="00611061">
          <w:rPr>
            <w:rFonts w:ascii="Calibri" w:hAnsi="Calibri" w:cs="Calibri"/>
          </w:rPr>
          <w:delText xml:space="preserve"> exper</w:delText>
        </w:r>
        <w:r w:rsidR="7F93DA7F" w:rsidRPr="0092480E" w:rsidDel="00611061">
          <w:rPr>
            <w:rFonts w:ascii="Calibri" w:hAnsi="Calibri" w:cs="Calibri"/>
          </w:rPr>
          <w:delText>t</w:delText>
        </w:r>
        <w:r w:rsidR="10C543FC" w:rsidRPr="0092480E" w:rsidDel="00611061">
          <w:rPr>
            <w:rFonts w:ascii="Calibri" w:hAnsi="Calibri" w:cs="Calibri"/>
          </w:rPr>
          <w:delText xml:space="preserve"> </w:delText>
        </w:r>
        <w:r w:rsidR="00F81350" w:rsidRPr="0092480E" w:rsidDel="00611061">
          <w:rPr>
            <w:rFonts w:ascii="Calibri" w:hAnsi="Calibri" w:cs="Calibri"/>
          </w:rPr>
          <w:delText xml:space="preserve">panel </w:delText>
        </w:r>
        <w:r w:rsidR="306CE032" w:rsidRPr="0092480E" w:rsidDel="00611061">
          <w:rPr>
            <w:rFonts w:ascii="Calibri" w:hAnsi="Calibri" w:cs="Calibri"/>
          </w:rPr>
          <w:delText xml:space="preserve">consisted of </w:delText>
        </w:r>
        <w:r w:rsidR="7F434448" w:rsidRPr="0092480E" w:rsidDel="00611061">
          <w:rPr>
            <w:rFonts w:ascii="Calibri" w:hAnsi="Calibri" w:cs="Calibri"/>
          </w:rPr>
          <w:delText xml:space="preserve">a diverse group of </w:delText>
        </w:r>
        <w:r w:rsidR="7B0641AA" w:rsidRPr="0092480E" w:rsidDel="00611061">
          <w:rPr>
            <w:rFonts w:ascii="Calibri" w:hAnsi="Calibri" w:cs="Calibri"/>
          </w:rPr>
          <w:delText>Dutch health care professionals</w:delText>
        </w:r>
        <w:r w:rsidR="4557AA0F" w:rsidRPr="0092480E" w:rsidDel="00611061">
          <w:rPr>
            <w:rFonts w:ascii="Calibri" w:hAnsi="Calibri" w:cs="Calibri"/>
          </w:rPr>
          <w:delText xml:space="preserve">, both </w:delText>
        </w:r>
        <w:r w:rsidR="006C5B68" w:rsidRPr="0092480E" w:rsidDel="00611061">
          <w:rPr>
            <w:rFonts w:ascii="Calibri" w:hAnsi="Calibri" w:cs="Calibri"/>
          </w:rPr>
          <w:delText xml:space="preserve">surgeons </w:delText>
        </w:r>
        <w:r w:rsidR="4557AA0F" w:rsidRPr="0092480E" w:rsidDel="00611061">
          <w:rPr>
            <w:rFonts w:ascii="Calibri" w:hAnsi="Calibri" w:cs="Calibri"/>
          </w:rPr>
          <w:delText>(e.g. cardiothoracic surgeons</w:delText>
        </w:r>
        <w:r w:rsidR="00B718C3" w:rsidRPr="0092480E" w:rsidDel="00611061">
          <w:rPr>
            <w:rFonts w:ascii="Calibri" w:hAnsi="Calibri" w:cs="Calibri"/>
          </w:rPr>
          <w:delText>, neurosurgeons,</w:delText>
        </w:r>
        <w:r w:rsidR="007D2DF4" w:rsidRPr="0092480E" w:rsidDel="00611061">
          <w:rPr>
            <w:rFonts w:ascii="Calibri" w:hAnsi="Calibri" w:cs="Calibri"/>
          </w:rPr>
          <w:delText xml:space="preserve"> and gynecologic surgeons</w:delText>
        </w:r>
        <w:r w:rsidR="4557AA0F" w:rsidRPr="0092480E" w:rsidDel="00611061">
          <w:rPr>
            <w:rFonts w:ascii="Calibri" w:hAnsi="Calibri" w:cs="Calibri"/>
          </w:rPr>
          <w:delText>) as well as generalists (e.g.</w:delText>
        </w:r>
        <w:r w:rsidR="007D2DF4" w:rsidRPr="0092480E" w:rsidDel="00611061">
          <w:rPr>
            <w:rFonts w:ascii="Calibri" w:hAnsi="Calibri" w:cs="Calibri"/>
          </w:rPr>
          <w:delText xml:space="preserve"> </w:delText>
        </w:r>
        <w:r w:rsidR="00657E5E" w:rsidRPr="0092480E" w:rsidDel="00611061">
          <w:rPr>
            <w:rFonts w:ascii="Calibri" w:hAnsi="Calibri" w:cs="Calibri"/>
          </w:rPr>
          <w:delText>internists</w:delText>
        </w:r>
        <w:r w:rsidR="006C5B68" w:rsidRPr="0092480E" w:rsidDel="00611061">
          <w:rPr>
            <w:rFonts w:ascii="Calibri" w:hAnsi="Calibri" w:cs="Calibri"/>
          </w:rPr>
          <w:delText xml:space="preserve">, </w:delText>
        </w:r>
        <w:r w:rsidR="4557AA0F" w:rsidRPr="0092480E" w:rsidDel="00611061">
          <w:rPr>
            <w:rFonts w:ascii="Calibri" w:hAnsi="Calibri" w:cs="Calibri"/>
          </w:rPr>
          <w:delText>geriatr</w:delText>
        </w:r>
        <w:r w:rsidR="00F323B8" w:rsidRPr="0092480E" w:rsidDel="00611061">
          <w:rPr>
            <w:rFonts w:ascii="Calibri" w:hAnsi="Calibri" w:cs="Calibri"/>
          </w:rPr>
          <w:delText>icians</w:delText>
        </w:r>
        <w:r w:rsidR="007D2DF4" w:rsidRPr="0092480E" w:rsidDel="00611061">
          <w:rPr>
            <w:rFonts w:ascii="Calibri" w:hAnsi="Calibri" w:cs="Calibri"/>
          </w:rPr>
          <w:delText xml:space="preserve"> and GPs</w:delText>
        </w:r>
        <w:r w:rsidR="4557AA0F" w:rsidRPr="0092480E" w:rsidDel="00611061">
          <w:rPr>
            <w:rFonts w:ascii="Calibri" w:hAnsi="Calibri" w:cs="Calibri"/>
          </w:rPr>
          <w:delText>)</w:delText>
        </w:r>
        <w:r w:rsidR="7B0641AA" w:rsidRPr="0092480E" w:rsidDel="00611061">
          <w:rPr>
            <w:rFonts w:ascii="Calibri" w:hAnsi="Calibri" w:cs="Calibri"/>
          </w:rPr>
          <w:delText xml:space="preserve">. </w:delText>
        </w:r>
        <w:r w:rsidR="002A1915" w:rsidRPr="0092480E" w:rsidDel="00611061">
          <w:rPr>
            <w:rFonts w:ascii="Calibri" w:hAnsi="Calibri" w:cs="Calibri"/>
          </w:rPr>
          <w:delText xml:space="preserve">The health states were </w:delText>
        </w:r>
        <w:r w:rsidR="006C17F7" w:rsidRPr="0092480E" w:rsidDel="00611061">
          <w:rPr>
            <w:rFonts w:ascii="Calibri" w:hAnsi="Calibri" w:cs="Calibri"/>
          </w:rPr>
          <w:delText xml:space="preserve">valued </w:delText>
        </w:r>
        <w:r w:rsidR="002A1915" w:rsidRPr="0092480E" w:rsidDel="00611061">
          <w:rPr>
            <w:rFonts w:ascii="Calibri" w:hAnsi="Calibri" w:cs="Calibri"/>
          </w:rPr>
          <w:delText>one by one. First the health states w</w:delText>
        </w:r>
        <w:r w:rsidR="00C43C4F" w:rsidDel="00611061">
          <w:rPr>
            <w:rFonts w:ascii="Calibri" w:hAnsi="Calibri" w:cs="Calibri"/>
          </w:rPr>
          <w:delText>ere</w:delText>
        </w:r>
        <w:r w:rsidR="002A1915" w:rsidRPr="0092480E" w:rsidDel="00611061">
          <w:rPr>
            <w:rFonts w:ascii="Calibri" w:hAnsi="Calibri" w:cs="Calibri"/>
          </w:rPr>
          <w:delText xml:space="preserve"> shortly introduced by an expert with the most experience with that health state. The expert</w:delText>
        </w:r>
        <w:r w:rsidR="00C43C4F" w:rsidDel="00611061">
          <w:rPr>
            <w:rFonts w:ascii="Calibri" w:hAnsi="Calibri" w:cs="Calibri"/>
          </w:rPr>
          <w:delText>s</w:delText>
        </w:r>
        <w:r w:rsidR="002A1915" w:rsidRPr="0092480E" w:rsidDel="00611061">
          <w:rPr>
            <w:rFonts w:ascii="Calibri" w:hAnsi="Calibri" w:cs="Calibri"/>
          </w:rPr>
          <w:delText xml:space="preserve"> were allowed to ask questions and discuss the QoL aspects of the health state. </w:delText>
        </w:r>
        <w:r w:rsidR="00790DBC" w:rsidRPr="0092480E" w:rsidDel="00611061">
          <w:rPr>
            <w:rFonts w:ascii="Calibri" w:hAnsi="Calibri" w:cs="Calibri"/>
          </w:rPr>
          <w:delText>Two to</w:delText>
        </w:r>
        <w:r w:rsidR="002A1915" w:rsidRPr="0092480E" w:rsidDel="00611061">
          <w:rPr>
            <w:rFonts w:ascii="Calibri" w:hAnsi="Calibri" w:cs="Calibri"/>
          </w:rPr>
          <w:delText xml:space="preserve"> three </w:delText>
        </w:r>
        <w:r w:rsidR="006C17F7" w:rsidRPr="0092480E" w:rsidDel="00611061">
          <w:rPr>
            <w:rFonts w:ascii="Calibri" w:hAnsi="Calibri" w:cs="Calibri"/>
          </w:rPr>
          <w:delText xml:space="preserve">other </w:delText>
        </w:r>
        <w:r w:rsidR="002A1915" w:rsidRPr="0092480E" w:rsidDel="00611061">
          <w:rPr>
            <w:rFonts w:ascii="Calibri" w:hAnsi="Calibri" w:cs="Calibri"/>
          </w:rPr>
          <w:delText>expert</w:delText>
        </w:r>
        <w:r w:rsidR="00C43C4F" w:rsidDel="00611061">
          <w:rPr>
            <w:rFonts w:ascii="Calibri" w:hAnsi="Calibri" w:cs="Calibri"/>
          </w:rPr>
          <w:delText>s</w:delText>
        </w:r>
        <w:r w:rsidR="002A1915" w:rsidRPr="0092480E" w:rsidDel="00611061">
          <w:rPr>
            <w:rFonts w:ascii="Calibri" w:hAnsi="Calibri" w:cs="Calibri"/>
          </w:rPr>
          <w:delText xml:space="preserve"> were then </w:delText>
        </w:r>
        <w:r w:rsidR="00C43C4F" w:rsidRPr="0092480E" w:rsidDel="00611061">
          <w:rPr>
            <w:rFonts w:ascii="Calibri" w:hAnsi="Calibri" w:cs="Calibri"/>
          </w:rPr>
          <w:delText>invited</w:delText>
        </w:r>
        <w:r w:rsidR="002A1915" w:rsidRPr="0092480E" w:rsidDel="00611061">
          <w:rPr>
            <w:rFonts w:ascii="Calibri" w:hAnsi="Calibri" w:cs="Calibri"/>
          </w:rPr>
          <w:delText xml:space="preserve"> to express their estimated QoL value for the health state. After some discussion, the experts wrote down their own estimation of the QoL value. In this way, the expert could use a maximum </w:delText>
        </w:r>
        <w:r w:rsidR="006C17F7" w:rsidRPr="0092480E" w:rsidDel="00611061">
          <w:rPr>
            <w:rFonts w:ascii="Calibri" w:hAnsi="Calibri" w:cs="Calibri"/>
          </w:rPr>
          <w:delText xml:space="preserve">of </w:delText>
        </w:r>
        <w:r w:rsidR="002A1915" w:rsidRPr="0092480E" w:rsidDel="00611061">
          <w:rPr>
            <w:rFonts w:ascii="Calibri" w:hAnsi="Calibri" w:cs="Calibri"/>
          </w:rPr>
          <w:delText>information and opinions, but still express their own estimation</w:delText>
        </w:r>
        <w:r w:rsidR="00790DBC" w:rsidRPr="0092480E" w:rsidDel="00611061">
          <w:rPr>
            <w:rFonts w:ascii="Calibri" w:hAnsi="Calibri" w:cs="Calibri"/>
          </w:rPr>
          <w:delText xml:space="preserve">, and we could also estimate the variance of the estimated values. The mean and 95% confidence interval of the mapped QoL scores were used in the model. We used two session of three hours to collect the QoL values from the experts. As we estimated eight health states in both sessions, we could get an indication of the reliability (test-retest by means of a t-test) of the valuations. For the model, the estimates of the first session were used. </w:delText>
        </w:r>
        <w:r w:rsidR="7B0641AA" w:rsidRPr="0092480E" w:rsidDel="00611061">
          <w:rPr>
            <w:rFonts w:ascii="Calibri" w:hAnsi="Calibri" w:cs="Calibri"/>
          </w:rPr>
          <w:delText xml:space="preserve">Appendix D </w:delText>
        </w:r>
        <w:r w:rsidR="007D2DF4" w:rsidRPr="0092480E" w:rsidDel="00611061">
          <w:rPr>
            <w:rFonts w:ascii="Calibri" w:hAnsi="Calibri" w:cs="Calibri"/>
          </w:rPr>
          <w:delText>provided</w:delText>
        </w:r>
        <w:r w:rsidR="653FE071" w:rsidRPr="0092480E" w:rsidDel="00611061">
          <w:rPr>
            <w:rFonts w:ascii="Calibri" w:hAnsi="Calibri" w:cs="Calibri"/>
          </w:rPr>
          <w:delText xml:space="preserve"> the calibrated VAS used in the exercise as well as summary</w:delText>
        </w:r>
        <w:r w:rsidR="7B0641AA" w:rsidRPr="0092480E" w:rsidDel="00611061">
          <w:rPr>
            <w:rFonts w:ascii="Calibri" w:hAnsi="Calibri" w:cs="Calibri"/>
          </w:rPr>
          <w:delText xml:space="preserve"> of the participating</w:delText>
        </w:r>
        <w:r w:rsidR="6EEDC1D8" w:rsidRPr="0092480E" w:rsidDel="00611061">
          <w:rPr>
            <w:rFonts w:ascii="Calibri" w:hAnsi="Calibri" w:cs="Calibri"/>
          </w:rPr>
          <w:delText xml:space="preserve"> health care</w:delText>
        </w:r>
        <w:r w:rsidR="7B0641AA" w:rsidRPr="0092480E" w:rsidDel="00611061">
          <w:rPr>
            <w:rFonts w:ascii="Calibri" w:hAnsi="Calibri" w:cs="Calibri"/>
          </w:rPr>
          <w:delText xml:space="preserve"> professionals. </w:delText>
        </w:r>
      </w:del>
    </w:p>
    <w:p w:rsidR="00282BDB" w:rsidDel="00611061" w:rsidRDefault="00282BDB" w:rsidP="04F59E2C">
      <w:pPr>
        <w:rPr>
          <w:del w:id="151" w:author="Hester Lingsma" w:date="2020-06-05T08:57:00Z"/>
          <w:rFonts w:ascii="Calibri" w:eastAsia="Arial" w:hAnsi="Calibri" w:cs="Calibri"/>
          <w:sz w:val="19"/>
          <w:szCs w:val="19"/>
          <w:highlight w:val="yellow"/>
        </w:rPr>
      </w:pPr>
    </w:p>
    <w:p w:rsidR="363711B5" w:rsidRPr="0092480E" w:rsidDel="00611061" w:rsidRDefault="363711B5" w:rsidP="04F59E2C">
      <w:pPr>
        <w:rPr>
          <w:del w:id="152" w:author="Hester Lingsma" w:date="2020-06-05T08:57:00Z"/>
          <w:rFonts w:ascii="Calibri" w:hAnsi="Calibri" w:cs="Calibri"/>
        </w:rPr>
      </w:pPr>
      <w:del w:id="153" w:author="Hester Lingsma" w:date="2020-06-05T08:57:00Z">
        <w:r w:rsidRPr="0092480E" w:rsidDel="00611061">
          <w:rPr>
            <w:rFonts w:ascii="Calibri" w:hAnsi="Calibri" w:cs="Calibri"/>
          </w:rPr>
          <w:delText xml:space="preserve">Similar to the parameter for survival, we also included a </w:delText>
        </w:r>
        <w:r w:rsidR="0ACA24A8" w:rsidRPr="0092480E" w:rsidDel="00611061">
          <w:rPr>
            <w:rFonts w:ascii="Calibri" w:hAnsi="Calibri" w:cs="Calibri"/>
          </w:rPr>
          <w:delText xml:space="preserve">parameter for the </w:delText>
        </w:r>
        <w:r w:rsidR="123C2E08" w:rsidRPr="0092480E" w:rsidDel="00611061">
          <w:rPr>
            <w:rFonts w:ascii="Calibri" w:hAnsi="Calibri" w:cs="Calibri"/>
          </w:rPr>
          <w:delText xml:space="preserve">time until no effect of treatment </w:delText>
        </w:r>
        <w:r w:rsidR="07F75B4C" w:rsidRPr="0092480E" w:rsidDel="00611061">
          <w:rPr>
            <w:rFonts w:ascii="Calibri" w:hAnsi="Calibri" w:cs="Calibri"/>
          </w:rPr>
          <w:delText xml:space="preserve">can be expected </w:delText>
        </w:r>
        <w:r w:rsidR="123C2E08" w:rsidRPr="0092480E" w:rsidDel="00611061">
          <w:rPr>
            <w:rFonts w:ascii="Calibri" w:hAnsi="Calibri" w:cs="Calibri"/>
          </w:rPr>
          <w:delText xml:space="preserve">on </w:delText>
        </w:r>
        <w:r w:rsidR="5122E78B" w:rsidRPr="0092480E" w:rsidDel="00611061">
          <w:rPr>
            <w:rFonts w:ascii="Calibri" w:hAnsi="Calibri" w:cs="Calibri"/>
          </w:rPr>
          <w:delText>QoL</w:delText>
        </w:r>
        <w:r w:rsidR="092F464D" w:rsidRPr="0092480E" w:rsidDel="00611061">
          <w:rPr>
            <w:rFonts w:ascii="Calibri" w:hAnsi="Calibri" w:cs="Calibri"/>
          </w:rPr>
          <w:delText>. When the delay in surgery is higher than t</w:delText>
        </w:r>
        <w:r w:rsidR="0E38ECB7" w:rsidRPr="0092480E" w:rsidDel="00611061">
          <w:rPr>
            <w:rFonts w:ascii="Calibri" w:hAnsi="Calibri" w:cs="Calibri"/>
          </w:rPr>
          <w:delText xml:space="preserve">he time indicated by this </w:delText>
        </w:r>
        <w:r w:rsidR="092F464D" w:rsidRPr="0092480E" w:rsidDel="00611061">
          <w:rPr>
            <w:rFonts w:ascii="Calibri" w:hAnsi="Calibri" w:cs="Calibri"/>
          </w:rPr>
          <w:delText xml:space="preserve">parameter, the </w:delText>
        </w:r>
        <w:r w:rsidR="006C491F" w:rsidDel="00611061">
          <w:rPr>
            <w:rFonts w:ascii="Calibri" w:hAnsi="Calibri" w:cs="Calibri"/>
          </w:rPr>
          <w:delText>QoL</w:delText>
        </w:r>
        <w:r w:rsidR="092F464D" w:rsidRPr="0092480E" w:rsidDel="00611061">
          <w:rPr>
            <w:rFonts w:ascii="Calibri" w:hAnsi="Calibri" w:cs="Calibri"/>
          </w:rPr>
          <w:delText xml:space="preserve"> of the postoperative state will be equal to the </w:delText>
        </w:r>
        <w:r w:rsidR="006C491F" w:rsidDel="00611061">
          <w:rPr>
            <w:rFonts w:ascii="Calibri" w:hAnsi="Calibri" w:cs="Calibri"/>
          </w:rPr>
          <w:delText xml:space="preserve">QoL </w:delText>
        </w:r>
        <w:r w:rsidR="092F464D" w:rsidRPr="0092480E" w:rsidDel="00611061">
          <w:rPr>
            <w:rFonts w:ascii="Calibri" w:hAnsi="Calibri" w:cs="Calibri"/>
          </w:rPr>
          <w:delText>of the preoperative state.</w:delText>
        </w:r>
      </w:del>
    </w:p>
    <w:p w:rsidR="00282BDB" w:rsidRDefault="00282BDB" w:rsidP="39A4890C">
      <w:pPr>
        <w:pStyle w:val="Heading3"/>
        <w:rPr>
          <w:rFonts w:ascii="Calibri" w:hAnsi="Calibri" w:cs="Calibri"/>
          <w:lang w:val="en-US"/>
        </w:rPr>
      </w:pPr>
    </w:p>
    <w:p w:rsidR="7F807001" w:rsidRPr="0092480E" w:rsidRDefault="7F807001" w:rsidP="39A4890C">
      <w:pPr>
        <w:pStyle w:val="Heading3"/>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rsidR="000E4ECE" w:rsidRDefault="78792C13" w:rsidP="636709EE">
      <w:pPr>
        <w:rPr>
          <w:ins w:id="154" w:author="Hester Lingsma" w:date="2020-06-05T09:48:00Z"/>
          <w:rFonts w:ascii="Calibri" w:hAnsi="Calibri" w:cs="Calibri"/>
        </w:rPr>
      </w:pPr>
      <w:r w:rsidRPr="0092480E">
        <w:rPr>
          <w:rFonts w:ascii="Calibri" w:hAnsi="Calibri" w:cs="Calibri"/>
        </w:rPr>
        <w:t xml:space="preserve">Parameter uncertainty was </w:t>
      </w:r>
      <w:r w:rsidR="06C1E4D4" w:rsidRPr="0092480E">
        <w:rPr>
          <w:rFonts w:ascii="Calibri" w:hAnsi="Calibri" w:cs="Calibri"/>
        </w:rPr>
        <w:t>incorporated</w:t>
      </w:r>
      <w:r w:rsidRPr="0092480E">
        <w:rPr>
          <w:rFonts w:ascii="Calibri" w:hAnsi="Calibri" w:cs="Calibri"/>
        </w:rPr>
        <w:t xml:space="preserve"> using</w:t>
      </w:r>
      <w:r w:rsidR="69B44229" w:rsidRPr="0092480E">
        <w:rPr>
          <w:rFonts w:ascii="Calibri" w:hAnsi="Calibri" w:cs="Calibri"/>
        </w:rPr>
        <w:t xml:space="preserve"> a probabilistic sensitivity analysis</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sidR="69B44229" w:rsidRPr="0092480E">
        <w:rPr>
          <w:rFonts w:ascii="Calibri" w:hAnsi="Calibri" w:cs="Calibri"/>
        </w:rPr>
        <w:t xml:space="preserve"> </w:t>
      </w:r>
      <w:r w:rsidR="09D611F5" w:rsidRPr="0092480E">
        <w:rPr>
          <w:rFonts w:ascii="Calibri" w:hAnsi="Calibri" w:cs="Calibri"/>
        </w:rPr>
        <w:t xml:space="preserve">one estimate per parameter,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of </w:t>
      </w:r>
      <w:r w:rsidR="13B733C6" w:rsidRPr="0092480E">
        <w:rPr>
          <w:rFonts w:ascii="Calibri" w:hAnsi="Calibri" w:cs="Calibri"/>
        </w:rPr>
        <w:t xml:space="preserve">each </w:t>
      </w:r>
      <w:r w:rsidR="2ECABE27" w:rsidRPr="0092480E">
        <w:rPr>
          <w:rFonts w:ascii="Calibri" w:hAnsi="Calibri" w:cs="Calibri"/>
        </w:rPr>
        <w:t>parameter</w:t>
      </w:r>
      <w:r w:rsidR="5D6F8953" w:rsidRPr="0092480E">
        <w:rPr>
          <w:rFonts w:ascii="Calibri" w:hAnsi="Calibri" w:cs="Calibri"/>
        </w:rPr>
        <w:t xml:space="preserve"> described by the 95% </w:t>
      </w:r>
      <w:r w:rsidR="02B3637D" w:rsidRPr="0092480E">
        <w:rPr>
          <w:rFonts w:ascii="Calibri" w:hAnsi="Calibri" w:cs="Calibri"/>
        </w:rPr>
        <w:t>c</w:t>
      </w:r>
      <w:r w:rsidR="5D6F8953" w:rsidRPr="0092480E">
        <w:rPr>
          <w:rFonts w:ascii="Calibri" w:hAnsi="Calibri" w:cs="Calibri"/>
        </w:rPr>
        <w:t>onfidence interval</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We assumed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utilities; we assumed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 xml:space="preserve">and </w:t>
      </w:r>
      <w:r w:rsidR="00E3229F" w:rsidRPr="0092480E">
        <w:rPr>
          <w:rFonts w:ascii="Calibri" w:hAnsi="Calibri" w:cs="Calibri"/>
        </w:rPr>
        <w:t xml:space="preserve">we assumed </w:t>
      </w:r>
      <w:r w:rsidR="2ED56EED" w:rsidRPr="0092480E">
        <w:rPr>
          <w:rFonts w:ascii="Calibri" w:hAnsi="Calibri" w:cs="Calibri"/>
        </w:rPr>
        <w:t>normal distributions for age.</w:t>
      </w:r>
      <w:r w:rsidR="70654D95" w:rsidRPr="0092480E">
        <w:rPr>
          <w:rFonts w:ascii="Calibri" w:hAnsi="Calibri" w:cs="Calibri"/>
          <w:color w:val="FF0000"/>
        </w:rPr>
        <w:t xml:space="preserve"> </w:t>
      </w:r>
      <w:r w:rsidR="1B1C308A" w:rsidRPr="0092480E">
        <w:rPr>
          <w:rFonts w:ascii="Calibri" w:hAnsi="Calibri" w:cs="Calibri"/>
        </w:rPr>
        <w:t xml:space="preserve">This procedure results in 100 </w:t>
      </w:r>
      <w:r w:rsidR="3F479B69" w:rsidRPr="0092480E">
        <w:rPr>
          <w:rFonts w:ascii="Calibri" w:hAnsi="Calibri" w:cs="Calibri"/>
        </w:rPr>
        <w:t xml:space="preserve">model </w:t>
      </w:r>
      <w:r w:rsidR="1B1C308A" w:rsidRPr="0092480E">
        <w:rPr>
          <w:rFonts w:ascii="Calibri" w:hAnsi="Calibri" w:cs="Calibri"/>
        </w:rPr>
        <w:t xml:space="preserve">estimates </w:t>
      </w:r>
      <w:r w:rsidR="542284EB" w:rsidRPr="0092480E">
        <w:rPr>
          <w:rFonts w:ascii="Calibri" w:hAnsi="Calibri" w:cs="Calibri"/>
        </w:rPr>
        <w:t>per</w:t>
      </w:r>
      <w:r w:rsidR="1B1C308A" w:rsidRPr="0092480E">
        <w:rPr>
          <w:rFonts w:ascii="Calibri" w:hAnsi="Calibri" w:cs="Calibri"/>
        </w:rPr>
        <w:t xml:space="preserve"> scenario.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p>
    <w:p w:rsidR="000E4ECE" w:rsidRDefault="000E4ECE" w:rsidP="636709EE">
      <w:pPr>
        <w:rPr>
          <w:ins w:id="155" w:author="Hester Lingsma" w:date="2020-06-05T09:48:00Z"/>
          <w:rFonts w:ascii="Calibri" w:hAnsi="Calibri" w:cs="Calibri"/>
        </w:rPr>
      </w:pPr>
    </w:p>
    <w:p w:rsidR="000E4ECE" w:rsidRDefault="000E4ECE" w:rsidP="636709EE">
      <w:pPr>
        <w:rPr>
          <w:ins w:id="156" w:author="Hester Lingsma" w:date="2020-06-05T09:48:00Z"/>
          <w:rFonts w:ascii="Calibri" w:hAnsi="Calibri" w:cs="Calibri"/>
        </w:rPr>
      </w:pPr>
    </w:p>
    <w:p w:rsidR="000E4ECE" w:rsidRDefault="000E4ECE" w:rsidP="636709EE">
      <w:pPr>
        <w:rPr>
          <w:ins w:id="157" w:author="Hester Lingsma" w:date="2020-06-05T09:48:00Z"/>
          <w:rFonts w:ascii="Calibri" w:hAnsi="Calibri" w:cs="Calibri"/>
          <w:lang w:val="nl-NL"/>
        </w:rPr>
      </w:pPr>
      <w:ins w:id="158" w:author="Hester Lingsma" w:date="2020-06-05T09:48:00Z">
        <w:r w:rsidRPr="000E4ECE">
          <w:rPr>
            <w:rFonts w:ascii="Calibri" w:hAnsi="Calibri" w:cs="Calibri"/>
            <w:lang w:val="nl-NL"/>
            <w:rPrChange w:id="159" w:author="Hester Lingsma" w:date="2020-06-05T09:48:00Z">
              <w:rPr>
                <w:rFonts w:ascii="Calibri" w:hAnsi="Calibri" w:cs="Calibri"/>
              </w:rPr>
            </w:rPrChange>
          </w:rPr>
          <w:t xml:space="preserve">Misschien hier nog een tussen kopje </w:t>
        </w:r>
      </w:ins>
      <w:ins w:id="160" w:author="Hester Lingsma" w:date="2020-06-05T09:51:00Z">
        <w:r>
          <w:rPr>
            <w:rFonts w:ascii="Calibri" w:hAnsi="Calibri" w:cs="Calibri"/>
            <w:lang w:val="nl-NL"/>
          </w:rPr>
          <w:t xml:space="preserve">model </w:t>
        </w:r>
      </w:ins>
      <w:ins w:id="161" w:author="Hester Lingsma" w:date="2020-06-05T09:48:00Z">
        <w:r w:rsidRPr="000E4ECE">
          <w:rPr>
            <w:rFonts w:ascii="Calibri" w:hAnsi="Calibri" w:cs="Calibri"/>
            <w:lang w:val="nl-NL"/>
            <w:rPrChange w:id="162" w:author="Hester Lingsma" w:date="2020-06-05T09:48:00Z">
              <w:rPr>
                <w:rFonts w:ascii="Calibri" w:hAnsi="Calibri" w:cs="Calibri"/>
              </w:rPr>
            </w:rPrChange>
          </w:rPr>
          <w:t>output</w:t>
        </w:r>
      </w:ins>
      <w:ins w:id="163" w:author="Hester Lingsma" w:date="2020-06-05T09:51:00Z">
        <w:r>
          <w:rPr>
            <w:rFonts w:ascii="Calibri" w:hAnsi="Calibri" w:cs="Calibri"/>
            <w:lang w:val="nl-NL"/>
          </w:rPr>
          <w:t xml:space="preserve">. Staat misschien wel hierboven ergens maar nog een keer </w:t>
        </w:r>
      </w:ins>
      <w:ins w:id="164" w:author="Hester Lingsma" w:date="2020-06-05T09:52:00Z">
        <w:r>
          <w:rPr>
            <w:rFonts w:ascii="Calibri" w:hAnsi="Calibri" w:cs="Calibri"/>
            <w:lang w:val="nl-NL"/>
          </w:rPr>
          <w:t xml:space="preserve">expliciet </w:t>
        </w:r>
      </w:ins>
      <w:ins w:id="165" w:author="Hester Lingsma" w:date="2020-06-05T09:51:00Z">
        <w:r>
          <w:rPr>
            <w:rFonts w:ascii="Calibri" w:hAnsi="Calibri" w:cs="Calibri"/>
            <w:lang w:val="nl-NL"/>
          </w:rPr>
          <w:t>op een rij</w:t>
        </w:r>
      </w:ins>
      <w:ins w:id="166" w:author="Hester Lingsma" w:date="2020-06-05T09:52:00Z">
        <w:r>
          <w:rPr>
            <w:rFonts w:ascii="Calibri" w:hAnsi="Calibri" w:cs="Calibri"/>
            <w:lang w:val="nl-NL"/>
          </w:rPr>
          <w:t xml:space="preserve"> hel</w:t>
        </w:r>
      </w:ins>
      <w:ins w:id="167" w:author="Hester Lingsma" w:date="2020-06-05T09:53:00Z">
        <w:r w:rsidR="00B37BD8">
          <w:rPr>
            <w:rFonts w:ascii="Calibri" w:hAnsi="Calibri" w:cs="Calibri"/>
            <w:lang w:val="nl-NL"/>
          </w:rPr>
          <w:t>p</w:t>
        </w:r>
      </w:ins>
      <w:ins w:id="168" w:author="Hester Lingsma" w:date="2020-06-05T09:52:00Z">
        <w:r>
          <w:rPr>
            <w:rFonts w:ascii="Calibri" w:hAnsi="Calibri" w:cs="Calibri"/>
            <w:lang w:val="nl-NL"/>
          </w:rPr>
          <w:t>t de niet ingevoerde lezer.</w:t>
        </w:r>
      </w:ins>
    </w:p>
    <w:p w:rsidR="000E4ECE" w:rsidRPr="000E4ECE" w:rsidRDefault="00B37BD8" w:rsidP="636709EE">
      <w:pPr>
        <w:rPr>
          <w:ins w:id="169" w:author="Hester Lingsma" w:date="2020-06-05T09:48:00Z"/>
          <w:rFonts w:ascii="Calibri" w:hAnsi="Calibri" w:cs="Calibri"/>
        </w:rPr>
      </w:pPr>
      <w:ins w:id="170" w:author="Hester Lingsma" w:date="2020-06-05T09:54:00Z">
        <w:r>
          <w:rPr>
            <w:rFonts w:ascii="Calibri" w:hAnsi="Calibri" w:cs="Calibri"/>
          </w:rPr>
          <w:t xml:space="preserve">Urgency as </w:t>
        </w:r>
      </w:ins>
      <w:ins w:id="171" w:author="Hester Lingsma" w:date="2020-06-05T09:48:00Z">
        <w:r w:rsidR="000E4ECE" w:rsidRPr="000E4ECE">
          <w:rPr>
            <w:rFonts w:ascii="Calibri" w:hAnsi="Calibri" w:cs="Calibri"/>
            <w:rPrChange w:id="172" w:author="Hester Lingsma" w:date="2020-06-05T09:49:00Z">
              <w:rPr>
                <w:rFonts w:ascii="Calibri" w:hAnsi="Calibri" w:cs="Calibri"/>
                <w:lang w:val="nl-NL"/>
              </w:rPr>
            </w:rPrChange>
          </w:rPr>
          <w:t>QAL</w:t>
        </w:r>
      </w:ins>
      <w:ins w:id="173" w:author="Hester Lingsma" w:date="2020-06-05T09:49:00Z">
        <w:r w:rsidR="000E4ECE">
          <w:rPr>
            <w:rFonts w:ascii="Calibri" w:hAnsi="Calibri" w:cs="Calibri"/>
          </w:rPr>
          <w:t>Y loss per mon</w:t>
        </w:r>
      </w:ins>
      <w:ins w:id="174" w:author="Hester Lingsma" w:date="2020-06-05T09:50:00Z">
        <w:r w:rsidR="000E4ECE">
          <w:rPr>
            <w:rFonts w:ascii="Calibri" w:hAnsi="Calibri" w:cs="Calibri"/>
          </w:rPr>
          <w:t>th</w:t>
        </w:r>
      </w:ins>
      <w:ins w:id="175" w:author="Hester Lingsma" w:date="2020-06-05T09:54:00Z">
        <w:r>
          <w:rPr>
            <w:rFonts w:ascii="Calibri" w:hAnsi="Calibri" w:cs="Calibri"/>
          </w:rPr>
          <w:t xml:space="preserve"> or LY per </w:t>
        </w:r>
        <w:proofErr w:type="spellStart"/>
        <w:r>
          <w:rPr>
            <w:rFonts w:ascii="Calibri" w:hAnsi="Calibri" w:cs="Calibri"/>
          </w:rPr>
          <w:t>monrth</w:t>
        </w:r>
        <w:proofErr w:type="spellEnd"/>
        <w:r>
          <w:rPr>
            <w:rFonts w:ascii="Calibri" w:hAnsi="Calibri" w:cs="Calibri"/>
          </w:rPr>
          <w:t xml:space="preserve">, </w:t>
        </w:r>
      </w:ins>
      <w:ins w:id="176" w:author="Hester Lingsma" w:date="2020-06-05T09:50:00Z">
        <w:r w:rsidR="000E4ECE">
          <w:rPr>
            <w:rFonts w:ascii="Calibri" w:hAnsi="Calibri" w:cs="Calibri"/>
          </w:rPr>
          <w:t>…..ranked op</w:t>
        </w:r>
      </w:ins>
      <w:ins w:id="177" w:author="Hester Lingsma" w:date="2020-06-05T09:51:00Z">
        <w:r w:rsidR="000E4ECE">
          <w:rPr>
            <w:rFonts w:ascii="Calibri" w:hAnsi="Calibri" w:cs="Calibri"/>
          </w:rPr>
          <w:t xml:space="preserve"> LY loss and QOL loss … </w:t>
        </w:r>
        <w:proofErr w:type="spellStart"/>
        <w:r w:rsidR="000E4ECE">
          <w:rPr>
            <w:rFonts w:ascii="Calibri" w:hAnsi="Calibri" w:cs="Calibri"/>
          </w:rPr>
          <w:t>correalationn</w:t>
        </w:r>
        <w:proofErr w:type="spellEnd"/>
        <w:r w:rsidR="000E4ECE">
          <w:rPr>
            <w:rFonts w:ascii="Calibri" w:hAnsi="Calibri" w:cs="Calibri"/>
          </w:rPr>
          <w:t xml:space="preserve"> </w:t>
        </w:r>
        <w:proofErr w:type="spellStart"/>
        <w:r w:rsidR="000E4ECE">
          <w:rPr>
            <w:rFonts w:ascii="Calibri" w:hAnsi="Calibri" w:cs="Calibri"/>
          </w:rPr>
          <w:t>coefs</w:t>
        </w:r>
        <w:proofErr w:type="spellEnd"/>
        <w:r w:rsidR="000E4ECE">
          <w:rPr>
            <w:rFonts w:ascii="Calibri" w:hAnsi="Calibri" w:cs="Calibri"/>
          </w:rPr>
          <w:t xml:space="preserve"> </w:t>
        </w:r>
      </w:ins>
    </w:p>
    <w:p w:rsidR="64E36724" w:rsidRPr="0092480E" w:rsidRDefault="00B0055D" w:rsidP="636709EE">
      <w:pPr>
        <w:rPr>
          <w:rFonts w:ascii="Calibri" w:hAnsi="Calibri" w:cs="Calibri"/>
        </w:rPr>
      </w:pPr>
      <w:r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rsidR="6C6FBC03" w:rsidRPr="0092480E" w:rsidRDefault="6C6FBC03" w:rsidP="00282BDB">
      <w:pPr>
        <w:pStyle w:val="Heading1"/>
      </w:pPr>
      <w:commentRangeStart w:id="178"/>
      <w:r w:rsidRPr="0092480E">
        <w:t>Assumptions</w:t>
      </w:r>
      <w:commentRangeEnd w:id="178"/>
      <w:r w:rsidR="00DF580F">
        <w:rPr>
          <w:rStyle w:val="CommentReference"/>
          <w:rFonts w:asciiTheme="minorHAnsi" w:eastAsiaTheme="minorHAnsi" w:hAnsiTheme="minorHAnsi" w:cstheme="minorBidi"/>
          <w:color w:val="auto"/>
        </w:rPr>
        <w:commentReference w:id="178"/>
      </w:r>
    </w:p>
    <w:p w:rsidR="68AE23EC" w:rsidRPr="00282BDB" w:rsidRDefault="002C1AFD" w:rsidP="39A4890C">
      <w:pPr>
        <w:rPr>
          <w:rFonts w:ascii="Calibri" w:hAnsi="Calibri" w:cs="Calibri"/>
        </w:rPr>
      </w:pPr>
      <w:r>
        <w:rPr>
          <w:rFonts w:ascii="Calibri" w:hAnsi="Calibri" w:cs="Calibri"/>
        </w:rPr>
        <w:t>The</w:t>
      </w:r>
      <w:r w:rsidR="68AE23EC" w:rsidRPr="00282BDB">
        <w:rPr>
          <w:rFonts w:ascii="Calibri" w:hAnsi="Calibri" w:cs="Calibri"/>
        </w:rPr>
        <w:t xml:space="preserve"> </w:t>
      </w:r>
      <w:del w:id="179" w:author="Hester Lingsma" w:date="2020-06-05T09:22:00Z">
        <w:r w:rsidDel="00DF580F">
          <w:rPr>
            <w:rFonts w:ascii="Calibri" w:hAnsi="Calibri" w:cs="Calibri"/>
          </w:rPr>
          <w:delText xml:space="preserve">section above described the </w:delText>
        </w:r>
      </w:del>
      <w:r>
        <w:rPr>
          <w:rFonts w:ascii="Calibri" w:hAnsi="Calibri" w:cs="Calibri"/>
        </w:rPr>
        <w:t>design of the model</w:t>
      </w:r>
      <w:ins w:id="180" w:author="Hester Lingsma" w:date="2020-06-05T09:22:00Z">
        <w:r w:rsidR="00DF580F">
          <w:rPr>
            <w:rFonts w:ascii="Calibri" w:hAnsi="Calibri" w:cs="Calibri"/>
          </w:rPr>
          <w:t xml:space="preserve"> </w:t>
        </w:r>
      </w:ins>
      <w:del w:id="181" w:author="Hester Lingsma" w:date="2020-06-05T09:22:00Z">
        <w:r w:rsidDel="00DF580F">
          <w:rPr>
            <w:rFonts w:ascii="Calibri" w:hAnsi="Calibri" w:cs="Calibri"/>
          </w:rPr>
          <w:delText xml:space="preserve">. </w:delText>
        </w:r>
        <w:r w:rsidR="68AE23EC" w:rsidRPr="00282BDB" w:rsidDel="00DF580F">
          <w:rPr>
            <w:rFonts w:ascii="Calibri" w:hAnsi="Calibri" w:cs="Calibri"/>
          </w:rPr>
          <w:delText xml:space="preserve">This design </w:delText>
        </w:r>
      </w:del>
      <w:r w:rsidR="68AE23EC" w:rsidRPr="00282BDB">
        <w:rPr>
          <w:rFonts w:ascii="Calibri" w:hAnsi="Calibri" w:cs="Calibri"/>
        </w:rPr>
        <w:t xml:space="preserve">translates to the following </w:t>
      </w:r>
      <w:r w:rsidR="44739946" w:rsidRPr="00282BDB">
        <w:rPr>
          <w:rFonts w:ascii="Calibri" w:hAnsi="Calibri" w:cs="Calibri"/>
        </w:rPr>
        <w:t xml:space="preserve">core </w:t>
      </w:r>
      <w:r w:rsidR="68AE23EC" w:rsidRPr="00282BDB">
        <w:rPr>
          <w:rFonts w:ascii="Calibri" w:hAnsi="Calibri" w:cs="Calibri"/>
        </w:rPr>
        <w:t>assumptions:</w:t>
      </w:r>
    </w:p>
    <w:p w:rsidR="7A5A4521" w:rsidRPr="00282BDB" w:rsidRDefault="7A5A4521" w:rsidP="256137A7">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194496" w:rsidRPr="00282BDB">
        <w:rPr>
          <w:rFonts w:ascii="Calibri" w:hAnsi="Calibri" w:cs="Calibri"/>
          <w:sz w:val="24"/>
          <w:szCs w:val="24"/>
          <w:lang w:val="en-US"/>
        </w:rPr>
        <w:t xml:space="preserve">surgical </w:t>
      </w:r>
      <w:r w:rsidRPr="00282BDB">
        <w:rPr>
          <w:rFonts w:ascii="Calibri" w:hAnsi="Calibri" w:cs="Calibri"/>
          <w:sz w:val="24"/>
          <w:szCs w:val="24"/>
          <w:lang w:val="en-US"/>
        </w:rPr>
        <w:t>procedure for the average patient is evaluated.</w:t>
      </w:r>
    </w:p>
    <w:p w:rsidR="7A5A4521" w:rsidRPr="00282BDB" w:rsidRDefault="5B07AD0F"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rsidR="7A5A4521" w:rsidRPr="00282BDB" w:rsidRDefault="69024569" w:rsidP="04F59E2C">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Surgical procedure</w:t>
      </w:r>
      <w:r w:rsidR="2981A1C4" w:rsidRPr="00282BDB">
        <w:rPr>
          <w:rFonts w:ascii="Calibri" w:hAnsi="Calibri" w:cs="Calibri"/>
          <w:sz w:val="24"/>
          <w:szCs w:val="24"/>
          <w:lang w:val="en-US"/>
        </w:rPr>
        <w:t>s</w:t>
      </w:r>
      <w:r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rsidR="7A5A4521" w:rsidRPr="00282BDB" w:rsidRDefault="7A5A4521"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Pr="00282BDB">
        <w:rPr>
          <w:rFonts w:ascii="Calibri" w:hAnsi="Calibri" w:cs="Calibri"/>
          <w:sz w:val="24"/>
          <w:szCs w:val="24"/>
          <w:lang w:val="en-US"/>
        </w:rPr>
        <w:t>surgical procedures.</w:t>
      </w:r>
    </w:p>
    <w:p w:rsidR="7A5A4521" w:rsidRDefault="7A5A4521" w:rsidP="04F59E2C">
      <w:pPr>
        <w:rPr>
          <w:ins w:id="182" w:author="Hester Lingsma" w:date="2020-06-05T09:46:00Z"/>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539E41C1" w:rsidRPr="00282BDB">
        <w:rPr>
          <w:rFonts w:ascii="Calibri" w:hAnsi="Calibri" w:cs="Calibri"/>
        </w:rPr>
        <w:t>procedure successfully for an average patient, in an</w:t>
      </w:r>
      <w:r w:rsidR="7CE38D43" w:rsidRPr="00282BDB">
        <w:rPr>
          <w:rFonts w:ascii="Calibri" w:hAnsi="Calibri" w:cs="Calibri"/>
        </w:rPr>
        <w:t xml:space="preserve"> OR-setting not complicated by COVID-19. As for the </w:t>
      </w:r>
      <w:commentRangeStart w:id="183"/>
      <w:r w:rsidR="7CE38D43" w:rsidRPr="00282BDB">
        <w:rPr>
          <w:rFonts w:ascii="Calibri" w:hAnsi="Calibri" w:cs="Calibri"/>
        </w:rPr>
        <w:t xml:space="preserve">QALY </w:t>
      </w:r>
      <w:commentRangeEnd w:id="183"/>
      <w:r w:rsidR="00DF580F">
        <w:rPr>
          <w:rStyle w:val="CommentReference"/>
          <w:rFonts w:asciiTheme="minorHAnsi" w:eastAsiaTheme="minorHAnsi" w:hAnsiTheme="minorHAnsi" w:cstheme="minorBidi"/>
          <w:lang w:val="en-GB"/>
        </w:rPr>
        <w:commentReference w:id="183"/>
      </w:r>
      <w:r w:rsidR="7CE38D43" w:rsidRPr="00282BDB">
        <w:rPr>
          <w:rFonts w:ascii="Calibri" w:hAnsi="Calibri" w:cs="Calibri"/>
        </w:rPr>
        <w:t xml:space="preserve">loss per </w:t>
      </w:r>
      <w:r w:rsidR="75743067" w:rsidRPr="00282BDB">
        <w:rPr>
          <w:rFonts w:ascii="Calibri" w:hAnsi="Calibri" w:cs="Calibri"/>
        </w:rPr>
        <w:t>month</w:t>
      </w:r>
      <w:r w:rsidR="7CE38D43" w:rsidRPr="00282BDB">
        <w:rPr>
          <w:rFonts w:ascii="Calibri" w:hAnsi="Calibri" w:cs="Calibri"/>
        </w:rPr>
        <w:t xml:space="preserve">, </w:t>
      </w:r>
      <w:r w:rsidR="109FB951" w:rsidRPr="00282BDB">
        <w:rPr>
          <w:rFonts w:ascii="Calibri" w:hAnsi="Calibri" w:cs="Calibri"/>
        </w:rPr>
        <w:t xml:space="preserve">we assume that complications and harm </w:t>
      </w:r>
      <w:ins w:id="184" w:author="Hester Lingsma" w:date="2020-06-05T09:29:00Z">
        <w:r w:rsidR="0056681B">
          <w:rPr>
            <w:rFonts w:ascii="Calibri" w:hAnsi="Calibri" w:cs="Calibri"/>
          </w:rPr>
          <w:t xml:space="preserve">associated with surgery </w:t>
        </w:r>
      </w:ins>
      <w:ins w:id="185" w:author="Hester Lingsma" w:date="2020-06-05T09:30:00Z">
        <w:r w:rsidR="0056681B">
          <w:rPr>
            <w:rFonts w:ascii="Calibri" w:hAnsi="Calibri" w:cs="Calibri"/>
          </w:rPr>
          <w:t xml:space="preserve">do not differ between </w:t>
        </w:r>
      </w:ins>
      <w:del w:id="186" w:author="Hester Lingsma" w:date="2020-06-05T09:30:00Z">
        <w:r w:rsidR="109FB951" w:rsidRPr="00282BDB" w:rsidDel="0056681B">
          <w:rPr>
            <w:rFonts w:ascii="Calibri" w:hAnsi="Calibri" w:cs="Calibri"/>
          </w:rPr>
          <w:delText xml:space="preserve">at </w:delText>
        </w:r>
      </w:del>
      <w:r w:rsidR="19E26B68" w:rsidRPr="00282BDB">
        <w:rPr>
          <w:rFonts w:ascii="Calibri" w:hAnsi="Calibri" w:cs="Calibri"/>
        </w:rPr>
        <w:t>various delays</w:t>
      </w:r>
      <w:ins w:id="187" w:author="Hester Lingsma" w:date="2020-06-05T09:30:00Z">
        <w:r w:rsidR="0056681B">
          <w:rPr>
            <w:rFonts w:ascii="Calibri" w:hAnsi="Calibri" w:cs="Calibri"/>
          </w:rPr>
          <w:t xml:space="preserve">. </w:t>
        </w:r>
      </w:ins>
      <w:del w:id="188" w:author="Hester Lingsma" w:date="2020-06-05T09:30:00Z">
        <w:r w:rsidR="19E26B68" w:rsidRPr="00282BDB" w:rsidDel="0056681B">
          <w:rPr>
            <w:rFonts w:ascii="Calibri" w:hAnsi="Calibri" w:cs="Calibri"/>
          </w:rPr>
          <w:delText xml:space="preserve"> are equal and</w:delText>
        </w:r>
        <w:r w:rsidR="68CED794" w:rsidRPr="00282BDB" w:rsidDel="0056681B">
          <w:rPr>
            <w:rFonts w:ascii="Calibri" w:hAnsi="Calibri" w:cs="Calibri"/>
          </w:rPr>
          <w:delText xml:space="preserve"> </w:delText>
        </w:r>
        <w:r w:rsidR="43A50C7C" w:rsidRPr="00282BDB" w:rsidDel="0056681B">
          <w:rPr>
            <w:rFonts w:ascii="Calibri" w:hAnsi="Calibri" w:cs="Calibri"/>
          </w:rPr>
          <w:delText>cancel each other out.</w:delText>
        </w:r>
        <w:r w:rsidR="19E26B68" w:rsidRPr="00282BDB" w:rsidDel="0056681B">
          <w:rPr>
            <w:rFonts w:ascii="Calibri" w:hAnsi="Calibri" w:cs="Calibri"/>
          </w:rPr>
          <w:delText xml:space="preserve"> </w:delText>
        </w:r>
      </w:del>
      <w:r w:rsidR="1E1A9F67" w:rsidRPr="00282BDB">
        <w:rPr>
          <w:rFonts w:ascii="Calibri" w:hAnsi="Calibri" w:cs="Calibri"/>
        </w:rPr>
        <w:t>T</w:t>
      </w:r>
      <w:r w:rsidR="19E26B68" w:rsidRPr="00282BDB">
        <w:rPr>
          <w:rFonts w:ascii="Calibri" w:hAnsi="Calibri" w:cs="Calibri"/>
        </w:rPr>
        <w:t xml:space="preserve">herefore, </w:t>
      </w:r>
      <w:del w:id="189" w:author="Hester Lingsma" w:date="2020-06-05T09:30:00Z">
        <w:r w:rsidR="19E26B68" w:rsidRPr="00282BDB" w:rsidDel="0056681B">
          <w:rPr>
            <w:rFonts w:ascii="Calibri" w:hAnsi="Calibri" w:cs="Calibri"/>
          </w:rPr>
          <w:delText xml:space="preserve">this </w:delText>
        </w:r>
      </w:del>
      <w:ins w:id="190" w:author="Hester Lingsma" w:date="2020-06-05T09:30:00Z">
        <w:r w:rsidR="0056681B">
          <w:rPr>
            <w:rFonts w:ascii="Calibri" w:hAnsi="Calibri" w:cs="Calibri"/>
          </w:rPr>
          <w:t>the</w:t>
        </w:r>
        <w:r w:rsidR="0056681B" w:rsidRPr="00282BDB">
          <w:rPr>
            <w:rFonts w:ascii="Calibri" w:hAnsi="Calibri" w:cs="Calibri"/>
          </w:rPr>
          <w:t xml:space="preserve"> </w:t>
        </w:r>
      </w:ins>
      <w:r w:rsidR="19E26B68" w:rsidRPr="00282BDB">
        <w:rPr>
          <w:rFonts w:ascii="Calibri" w:hAnsi="Calibri" w:cs="Calibri"/>
        </w:rPr>
        <w:t xml:space="preserve">measure </w:t>
      </w:r>
      <w:r w:rsidR="2B749400" w:rsidRPr="00282BDB">
        <w:rPr>
          <w:rFonts w:ascii="Calibri" w:hAnsi="Calibri" w:cs="Calibri"/>
        </w:rPr>
        <w:t xml:space="preserve">of urgency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rsidR="000E4ECE" w:rsidRPr="00282BDB" w:rsidDel="000E4ECE" w:rsidRDefault="000E4ECE" w:rsidP="04F59E2C">
      <w:pPr>
        <w:rPr>
          <w:del w:id="191" w:author="Hester Lingsma" w:date="2020-06-05T09:47:00Z"/>
          <w:rFonts w:ascii="Calibri" w:hAnsi="Calibri" w:cs="Calibri"/>
        </w:rPr>
      </w:pPr>
    </w:p>
    <w:p w:rsidR="438F5BE1" w:rsidRPr="00282BDB" w:rsidRDefault="438F5BE1" w:rsidP="00282BDB">
      <w:pPr>
        <w:pStyle w:val="Heading1"/>
      </w:pPr>
      <w:r w:rsidRPr="00282BDB">
        <w:t>Results</w:t>
      </w:r>
    </w:p>
    <w:p w:rsidR="3F769E82" w:rsidRPr="0092480E" w:rsidRDefault="1B599225" w:rsidP="39A4890C">
      <w:pPr>
        <w:spacing w:before="40"/>
        <w:rPr>
          <w:rFonts w:ascii="Calibri" w:hAnsi="Calibri" w:cs="Calibri"/>
        </w:rPr>
      </w:pPr>
      <w:del w:id="192" w:author="Hester Lingsma" w:date="2020-06-05T09:31:00Z">
        <w:r w:rsidRPr="0092480E" w:rsidDel="0056681B">
          <w:rPr>
            <w:rFonts w:ascii="Calibri" w:hAnsi="Calibri" w:cs="Calibri"/>
          </w:rPr>
          <w:delText xml:space="preserve">Full </w:delText>
        </w:r>
      </w:del>
      <w:ins w:id="193" w:author="Hester Lingsma" w:date="2020-06-05T09:31:00Z">
        <w:r w:rsidR="0056681B">
          <w:rPr>
            <w:rFonts w:ascii="Calibri" w:hAnsi="Calibri" w:cs="Calibri"/>
          </w:rPr>
          <w:t>All</w:t>
        </w:r>
        <w:r w:rsidR="0056681B" w:rsidRPr="0092480E">
          <w:rPr>
            <w:rFonts w:ascii="Calibri" w:hAnsi="Calibri" w:cs="Calibri"/>
          </w:rPr>
          <w:t xml:space="preserve"> </w:t>
        </w:r>
      </w:ins>
      <w:r w:rsidRPr="0092480E">
        <w:rPr>
          <w:rFonts w:ascii="Calibri" w:hAnsi="Calibri" w:cs="Calibri"/>
        </w:rPr>
        <w:t>i</w:t>
      </w:r>
      <w:r w:rsidR="688D3A1C" w:rsidRPr="0092480E">
        <w:rPr>
          <w:rFonts w:ascii="Calibri" w:hAnsi="Calibri" w:cs="Calibri"/>
        </w:rPr>
        <w:t xml:space="preserve">nput </w:t>
      </w:r>
      <w:del w:id="194" w:author="Hester Lingsma" w:date="2020-06-05T09:31:00Z">
        <w:r w:rsidR="688D3A1C" w:rsidRPr="0092480E" w:rsidDel="0056681B">
          <w:rPr>
            <w:rFonts w:ascii="Calibri" w:hAnsi="Calibri" w:cs="Calibri"/>
          </w:rPr>
          <w:delText xml:space="preserve">data </w:delText>
        </w:r>
      </w:del>
      <w:ins w:id="195" w:author="Hester Lingsma" w:date="2020-06-05T09:31:00Z">
        <w:r w:rsidR="0056681B">
          <w:rPr>
            <w:rFonts w:ascii="Calibri" w:hAnsi="Calibri" w:cs="Calibri"/>
          </w:rPr>
          <w:t>parameters could be obtained for</w:t>
        </w:r>
        <w:r w:rsidR="0056681B" w:rsidRPr="0092480E">
          <w:rPr>
            <w:rFonts w:ascii="Calibri" w:hAnsi="Calibri" w:cs="Calibri"/>
          </w:rPr>
          <w:t xml:space="preserve"> </w:t>
        </w:r>
      </w:ins>
      <w:commentRangeStart w:id="196"/>
      <w:del w:id="197" w:author="Hester Lingsma" w:date="2020-06-05T09:31:00Z">
        <w:r w:rsidR="688D3A1C" w:rsidRPr="0092480E" w:rsidDel="0056681B">
          <w:rPr>
            <w:rFonts w:ascii="Calibri" w:hAnsi="Calibri" w:cs="Calibri"/>
          </w:rPr>
          <w:delText xml:space="preserve">was found for </w:delText>
        </w:r>
      </w:del>
      <w:r w:rsidR="688D3A1C" w:rsidRPr="0092480E">
        <w:rPr>
          <w:rFonts w:ascii="Calibri" w:hAnsi="Calibri" w:cs="Calibri"/>
        </w:rPr>
        <w:t>34/61</w:t>
      </w:r>
      <w:r w:rsidR="0647D86A" w:rsidRPr="0092480E">
        <w:rPr>
          <w:rFonts w:ascii="Calibri" w:hAnsi="Calibri" w:cs="Calibri"/>
        </w:rPr>
        <w:t xml:space="preserve"> (56%)</w:t>
      </w:r>
      <w:r w:rsidR="688D3A1C" w:rsidRPr="0092480E">
        <w:rPr>
          <w:rFonts w:ascii="Calibri" w:hAnsi="Calibri" w:cs="Calibri"/>
        </w:rPr>
        <w:t xml:space="preserve"> selected </w:t>
      </w:r>
      <w:commentRangeEnd w:id="196"/>
      <w:r w:rsidR="0056681B">
        <w:rPr>
          <w:rStyle w:val="CommentReference"/>
          <w:rFonts w:asciiTheme="minorHAnsi" w:eastAsiaTheme="minorHAnsi" w:hAnsiTheme="minorHAnsi" w:cstheme="minorBidi"/>
          <w:lang w:val="en-GB"/>
        </w:rPr>
        <w:commentReference w:id="196"/>
      </w:r>
      <w:r w:rsidR="688D3A1C" w:rsidRPr="0092480E">
        <w:rPr>
          <w:rFonts w:ascii="Calibri" w:hAnsi="Calibri" w:cs="Calibri"/>
        </w:rPr>
        <w:t xml:space="preserve">procedures. These 34 evaluated </w:t>
      </w:r>
      <w:commentRangeStart w:id="198"/>
      <w:r w:rsidR="688D3A1C" w:rsidRPr="0092480E">
        <w:rPr>
          <w:rFonts w:ascii="Calibri" w:hAnsi="Calibri" w:cs="Calibri"/>
        </w:rPr>
        <w:t xml:space="preserve">procedures </w:t>
      </w:r>
      <w:commentRangeEnd w:id="198"/>
      <w:r w:rsidR="00ED4FD1">
        <w:rPr>
          <w:rStyle w:val="CommentReference"/>
          <w:rFonts w:asciiTheme="minorHAnsi" w:eastAsiaTheme="minorHAnsi" w:hAnsiTheme="minorHAnsi" w:cstheme="minorBidi"/>
          <w:lang w:val="en-GB"/>
        </w:rPr>
        <w:commentReference w:id="198"/>
      </w:r>
      <w:r w:rsidR="688D3A1C" w:rsidRPr="0092480E">
        <w:rPr>
          <w:rFonts w:ascii="Calibri" w:hAnsi="Calibri" w:cs="Calibri"/>
        </w:rPr>
        <w:t>comprised of 4</w:t>
      </w:r>
      <w:r w:rsidR="001E60E4" w:rsidRPr="0092480E">
        <w:rPr>
          <w:rFonts w:ascii="Calibri" w:hAnsi="Calibri" w:cs="Calibri"/>
        </w:rPr>
        <w:t>7</w:t>
      </w:r>
      <w:r w:rsidR="688D3A1C" w:rsidRPr="0092480E">
        <w:rPr>
          <w:rFonts w:ascii="Calibri" w:hAnsi="Calibri" w:cs="Calibri"/>
        </w:rPr>
        <w:t xml:space="preserve">% of the total semi-elective </w:t>
      </w:r>
      <w:r w:rsidR="3B17E700" w:rsidRPr="0092480E">
        <w:rPr>
          <w:rFonts w:ascii="Calibri" w:hAnsi="Calibri" w:cs="Calibri"/>
        </w:rPr>
        <w:t>program</w:t>
      </w:r>
      <w:r w:rsidR="688D3A1C" w:rsidRPr="0092480E">
        <w:rPr>
          <w:rFonts w:ascii="Calibri" w:hAnsi="Calibri" w:cs="Calibri"/>
        </w:rPr>
        <w:t xml:space="preserve"> in our hospital</w:t>
      </w:r>
      <w:r w:rsidR="2DB1A235" w:rsidRPr="0092480E">
        <w:rPr>
          <w:rFonts w:ascii="Calibri" w:hAnsi="Calibri" w:cs="Calibri"/>
        </w:rPr>
        <w:t xml:space="preserve">. </w:t>
      </w:r>
      <w:r w:rsidR="64932EB7" w:rsidRPr="0092480E">
        <w:rPr>
          <w:rFonts w:ascii="Calibri" w:hAnsi="Calibri" w:cs="Calibri"/>
        </w:rPr>
        <w:t xml:space="preserve">We evaluated 8 </w:t>
      </w:r>
      <w:r w:rsidR="44BD89F3" w:rsidRPr="0092480E">
        <w:rPr>
          <w:rFonts w:ascii="Calibri" w:hAnsi="Calibri" w:cs="Calibri"/>
        </w:rPr>
        <w:t xml:space="preserve">(24%) </w:t>
      </w:r>
      <w:r w:rsidR="64932EB7" w:rsidRPr="0092480E">
        <w:rPr>
          <w:rFonts w:ascii="Calibri" w:hAnsi="Calibri" w:cs="Calibri"/>
        </w:rPr>
        <w:t xml:space="preserve">cardiothoracic procedures, 19 </w:t>
      </w:r>
      <w:r w:rsidR="1DAA502A" w:rsidRPr="0092480E">
        <w:rPr>
          <w:rFonts w:ascii="Calibri" w:hAnsi="Calibri" w:cs="Calibri"/>
        </w:rPr>
        <w:t xml:space="preserve">(56%) </w:t>
      </w:r>
      <w:r w:rsidR="64932EB7" w:rsidRPr="0092480E">
        <w:rPr>
          <w:rFonts w:ascii="Calibri" w:hAnsi="Calibri" w:cs="Calibri"/>
        </w:rPr>
        <w:t xml:space="preserve">oncological procedures, </w:t>
      </w:r>
      <w:r w:rsidR="09C9D088" w:rsidRPr="0092480E">
        <w:rPr>
          <w:rFonts w:ascii="Calibri" w:hAnsi="Calibri" w:cs="Calibri"/>
        </w:rPr>
        <w:t>2</w:t>
      </w:r>
      <w:r w:rsidR="1D493AAB" w:rsidRPr="0092480E">
        <w:rPr>
          <w:rFonts w:ascii="Calibri" w:hAnsi="Calibri" w:cs="Calibri"/>
        </w:rPr>
        <w:t xml:space="preserve"> (</w:t>
      </w:r>
      <w:r w:rsidR="70D9CC8E" w:rsidRPr="0092480E">
        <w:rPr>
          <w:rFonts w:ascii="Calibri" w:hAnsi="Calibri" w:cs="Calibri"/>
        </w:rPr>
        <w:t>6</w:t>
      </w:r>
      <w:r w:rsidR="1D493AAB" w:rsidRPr="0092480E">
        <w:rPr>
          <w:rFonts w:ascii="Calibri" w:hAnsi="Calibri" w:cs="Calibri"/>
        </w:rPr>
        <w:t>%)</w:t>
      </w:r>
      <w:r w:rsidR="64932EB7" w:rsidRPr="0092480E">
        <w:rPr>
          <w:rFonts w:ascii="Calibri" w:hAnsi="Calibri" w:cs="Calibri"/>
        </w:rPr>
        <w:t xml:space="preserve"> 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w:t>
      </w:r>
      <w:r w:rsidR="4FA89AC9" w:rsidRPr="0092480E">
        <w:rPr>
          <w:rFonts w:ascii="Calibri" w:hAnsi="Calibri" w:cs="Calibri"/>
        </w:rPr>
        <w:t>(1</w:t>
      </w:r>
      <w:r w:rsidR="12187AE0" w:rsidRPr="0092480E">
        <w:rPr>
          <w:rFonts w:ascii="Calibri" w:hAnsi="Calibri" w:cs="Calibri"/>
        </w:rPr>
        <w:t>1</w:t>
      </w:r>
      <w:r w:rsidR="4FA89AC9" w:rsidRPr="0092480E">
        <w:rPr>
          <w:rFonts w:ascii="Calibri" w:hAnsi="Calibri" w:cs="Calibri"/>
        </w:rPr>
        <w:t xml:space="preserve">%) </w:t>
      </w:r>
      <w:r w:rsidR="64932EB7" w:rsidRPr="0092480E">
        <w:rPr>
          <w:rFonts w:ascii="Calibri" w:hAnsi="Calibri" w:cs="Calibri"/>
        </w:rPr>
        <w:t>vascular procedures</w:t>
      </w:r>
      <w:r w:rsidR="4711D338" w:rsidRPr="0092480E">
        <w:rPr>
          <w:rFonts w:ascii="Calibri" w:hAnsi="Calibri" w:cs="Calibri"/>
        </w:rPr>
        <w:t xml:space="preserve">, and 1 (3%) other </w:t>
      </w:r>
      <w:del w:id="199" w:author="Hester Lingsma" w:date="2020-06-05T09:32:00Z">
        <w:r w:rsidR="4711D338" w:rsidRPr="0092480E" w:rsidDel="0056681B">
          <w:rPr>
            <w:rFonts w:ascii="Calibri" w:hAnsi="Calibri" w:cs="Calibri"/>
          </w:rPr>
          <w:delText xml:space="preserve">type of </w:delText>
        </w:r>
      </w:del>
      <w:r w:rsidR="4711D338" w:rsidRPr="0092480E">
        <w:rPr>
          <w:rFonts w:ascii="Calibri" w:hAnsi="Calibri" w:cs="Calibri"/>
        </w:rPr>
        <w:t>procedure</w:t>
      </w:r>
      <w:ins w:id="200" w:author="Hester Lingsma" w:date="2020-06-05T09:32:00Z">
        <w:r w:rsidR="0056681B">
          <w:rPr>
            <w:rFonts w:ascii="Calibri" w:hAnsi="Calibri" w:cs="Calibri"/>
          </w:rPr>
          <w:t xml:space="preserve"> (=…. </w:t>
        </w:r>
        <w:proofErr w:type="spellStart"/>
        <w:r w:rsidR="0056681B">
          <w:rPr>
            <w:rFonts w:ascii="Calibri" w:hAnsi="Calibri" w:cs="Calibri"/>
          </w:rPr>
          <w:t>Als</w:t>
        </w:r>
        <w:proofErr w:type="spellEnd"/>
        <w:r w:rsidR="0056681B">
          <w:rPr>
            <w:rFonts w:ascii="Calibri" w:hAnsi="Calibri" w:cs="Calibri"/>
          </w:rPr>
          <w:t xml:space="preserve"> maar </w:t>
        </w:r>
        <w:proofErr w:type="spellStart"/>
        <w:r w:rsidR="0056681B">
          <w:rPr>
            <w:rFonts w:ascii="Calibri" w:hAnsi="Calibri" w:cs="Calibri"/>
          </w:rPr>
          <w:t>een</w:t>
        </w:r>
        <w:proofErr w:type="spellEnd"/>
        <w:r w:rsidR="0056681B">
          <w:rPr>
            <w:rFonts w:ascii="Calibri" w:hAnsi="Calibri" w:cs="Calibri"/>
          </w:rPr>
          <w:t xml:space="preserve"> </w:t>
        </w:r>
        <w:proofErr w:type="spellStart"/>
        <w:r w:rsidR="0056681B">
          <w:rPr>
            <w:rFonts w:ascii="Calibri" w:hAnsi="Calibri" w:cs="Calibri"/>
          </w:rPr>
          <w:t>kan</w:t>
        </w:r>
        <w:proofErr w:type="spellEnd"/>
        <w:r w:rsidR="0056681B">
          <w:rPr>
            <w:rFonts w:ascii="Calibri" w:hAnsi="Calibri" w:cs="Calibri"/>
          </w:rPr>
          <w:t xml:space="preserve"> </w:t>
        </w:r>
        <w:proofErr w:type="spellStart"/>
        <w:r w:rsidR="0056681B">
          <w:rPr>
            <w:rFonts w:ascii="Calibri" w:hAnsi="Calibri" w:cs="Calibri"/>
          </w:rPr>
          <w:t>je</w:t>
        </w:r>
        <w:proofErr w:type="spellEnd"/>
        <w:r w:rsidR="0056681B">
          <w:rPr>
            <w:rFonts w:ascii="Calibri" w:hAnsi="Calibri" w:cs="Calibri"/>
          </w:rPr>
          <w:t xml:space="preserve"> hem </w:t>
        </w:r>
        <w:proofErr w:type="spellStart"/>
        <w:r w:rsidR="0056681B">
          <w:rPr>
            <w:rFonts w:ascii="Calibri" w:hAnsi="Calibri" w:cs="Calibri"/>
          </w:rPr>
          <w:t>wel</w:t>
        </w:r>
        <w:proofErr w:type="spellEnd"/>
        <w:r w:rsidR="0056681B">
          <w:rPr>
            <w:rFonts w:ascii="Calibri" w:hAnsi="Calibri" w:cs="Calibri"/>
          </w:rPr>
          <w:t xml:space="preserve"> </w:t>
        </w:r>
        <w:proofErr w:type="spellStart"/>
        <w:r w:rsidR="0056681B">
          <w:rPr>
            <w:rFonts w:ascii="Calibri" w:hAnsi="Calibri" w:cs="Calibri"/>
          </w:rPr>
          <w:t>noemene</w:t>
        </w:r>
        <w:proofErr w:type="spellEnd"/>
        <w:r w:rsidR="0056681B">
          <w:rPr>
            <w:rFonts w:ascii="Calibri" w:hAnsi="Calibri" w:cs="Calibri"/>
          </w:rPr>
          <w:t>)</w:t>
        </w:r>
      </w:ins>
      <w:r w:rsidR="64932EB7" w:rsidRPr="0092480E">
        <w:rPr>
          <w:rFonts w:ascii="Calibri" w:hAnsi="Calibri" w:cs="Calibri"/>
        </w:rPr>
        <w:t>.</w:t>
      </w:r>
    </w:p>
    <w:p w:rsidR="2FD08920" w:rsidRPr="0092480E" w:rsidRDefault="2FD08920" w:rsidP="39A4890C">
      <w:pPr>
        <w:spacing w:before="40"/>
        <w:rPr>
          <w:rFonts w:ascii="Calibri" w:hAnsi="Calibri" w:cs="Calibri"/>
        </w:rPr>
      </w:pPr>
    </w:p>
    <w:p w:rsidR="63FEF3B7" w:rsidRPr="0092480E" w:rsidDel="00ED4FD1" w:rsidRDefault="00ED4FD1" w:rsidP="636709EE">
      <w:pPr>
        <w:rPr>
          <w:del w:id="201" w:author="Hester Lingsma" w:date="2020-06-05T09:40:00Z"/>
          <w:rFonts w:ascii="Calibri" w:hAnsi="Calibri" w:cs="Calibri"/>
        </w:rPr>
      </w:pPr>
      <w:ins w:id="202" w:author="Hester Lingsma" w:date="2020-06-05T09:34:00Z">
        <w:r>
          <w:rPr>
            <w:rFonts w:ascii="Calibri" w:hAnsi="Calibri" w:cs="Calibri"/>
          </w:rPr>
          <w:t xml:space="preserve">For all </w:t>
        </w:r>
      </w:ins>
      <w:ins w:id="203" w:author="Hester Lingsma" w:date="2020-06-05T09:35:00Z">
        <w:r>
          <w:rPr>
            <w:rFonts w:ascii="Calibri" w:hAnsi="Calibri" w:cs="Calibri"/>
          </w:rPr>
          <w:t xml:space="preserve">procedures, </w:t>
        </w:r>
        <w:r w:rsidRPr="0092480E">
          <w:rPr>
            <w:rFonts w:ascii="Calibri" w:hAnsi="Calibri" w:cs="Calibri"/>
          </w:rPr>
          <w:t xml:space="preserve">survival </w:t>
        </w:r>
        <w:proofErr w:type="spellStart"/>
        <w:r>
          <w:rPr>
            <w:rFonts w:ascii="Calibri" w:hAnsi="Calibri" w:cs="Calibri"/>
          </w:rPr>
          <w:t>v</w:t>
        </w:r>
        <w:r w:rsidRPr="0092480E">
          <w:rPr>
            <w:rFonts w:ascii="Calibri" w:hAnsi="Calibri" w:cs="Calibri"/>
          </w:rPr>
          <w:t>with</w:t>
        </w:r>
        <w:proofErr w:type="spellEnd"/>
        <w:r w:rsidRPr="0092480E">
          <w:rPr>
            <w:rFonts w:ascii="Calibri" w:hAnsi="Calibri" w:cs="Calibri"/>
          </w:rPr>
          <w:t xml:space="preserve"> treatment</w:t>
        </w:r>
        <w:r w:rsidRPr="0092480E">
          <w:rPr>
            <w:rFonts w:ascii="Calibri" w:hAnsi="Calibri" w:cs="Calibri"/>
          </w:rPr>
          <w:t xml:space="preserve"> </w:t>
        </w:r>
        <w:r>
          <w:rPr>
            <w:rFonts w:ascii="Calibri" w:hAnsi="Calibri" w:cs="Calibri"/>
          </w:rPr>
          <w:t xml:space="preserve">could be obtained. For … / 34 survival </w:t>
        </w:r>
        <w:proofErr w:type="spellStart"/>
        <w:r>
          <w:rPr>
            <w:rFonts w:ascii="Calibri" w:hAnsi="Calibri" w:cs="Calibri"/>
          </w:rPr>
          <w:t>witou</w:t>
        </w:r>
        <w:proofErr w:type="spellEnd"/>
        <w:r>
          <w:rPr>
            <w:rFonts w:ascii="Calibri" w:hAnsi="Calibri" w:cs="Calibri"/>
          </w:rPr>
          <w:t xml:space="preserve"> treatment could be directly </w:t>
        </w:r>
      </w:ins>
      <w:ins w:id="204" w:author="Hester Lingsma" w:date="2020-06-05T09:36:00Z">
        <w:r>
          <w:rPr>
            <w:rFonts w:ascii="Calibri" w:hAnsi="Calibri" w:cs="Calibri"/>
          </w:rPr>
          <w:t>obtained</w:t>
        </w:r>
      </w:ins>
      <w:ins w:id="205" w:author="Hester Lingsma" w:date="2020-06-05T09:35:00Z">
        <w:r>
          <w:rPr>
            <w:rFonts w:ascii="Calibri" w:hAnsi="Calibri" w:cs="Calibri"/>
          </w:rPr>
          <w:t xml:space="preserve">, </w:t>
        </w:r>
      </w:ins>
      <w:ins w:id="206" w:author="Hester Lingsma" w:date="2020-06-05T09:36:00Z">
        <w:r>
          <w:rPr>
            <w:rFonts w:ascii="Calibri" w:hAnsi="Calibri" w:cs="Calibri"/>
          </w:rPr>
          <w:t>f</w:t>
        </w:r>
      </w:ins>
      <w:commentRangeStart w:id="207"/>
      <w:del w:id="208" w:author="Hester Lingsma" w:date="2020-06-05T09:36:00Z">
        <w:r w:rsidR="68F2AC5B" w:rsidRPr="0092480E" w:rsidDel="00ED4FD1">
          <w:rPr>
            <w:rFonts w:ascii="Calibri" w:hAnsi="Calibri" w:cs="Calibri"/>
          </w:rPr>
          <w:delText>F</w:delText>
        </w:r>
      </w:del>
      <w:r w:rsidR="63FEF3B7" w:rsidRPr="0092480E">
        <w:rPr>
          <w:rFonts w:ascii="Calibri" w:hAnsi="Calibri" w:cs="Calibri"/>
        </w:rPr>
        <w:t>or 21</w:t>
      </w:r>
      <w:r w:rsidR="3F819407" w:rsidRPr="0092480E">
        <w:rPr>
          <w:rFonts w:ascii="Calibri" w:hAnsi="Calibri" w:cs="Calibri"/>
        </w:rPr>
        <w:t>/34</w:t>
      </w:r>
      <w:r w:rsidR="4361FC5F" w:rsidRPr="0092480E">
        <w:rPr>
          <w:rFonts w:ascii="Calibri" w:hAnsi="Calibri" w:cs="Calibri"/>
        </w:rPr>
        <w:t xml:space="preserve"> </w:t>
      </w:r>
      <w:r w:rsidR="486FAEA7" w:rsidRPr="0092480E">
        <w:rPr>
          <w:rFonts w:ascii="Calibri" w:hAnsi="Calibri" w:cs="Calibri"/>
        </w:rPr>
        <w:t xml:space="preserve">(62%) </w:t>
      </w:r>
      <w:r w:rsidR="25CA6F9A" w:rsidRPr="0092480E">
        <w:rPr>
          <w:rFonts w:ascii="Calibri" w:hAnsi="Calibri" w:cs="Calibri"/>
        </w:rPr>
        <w:t xml:space="preserve">procedures, </w:t>
      </w:r>
      <w:ins w:id="209" w:author="Hester Lingsma" w:date="2020-06-05T09:36:00Z">
        <w:r w:rsidRPr="0092480E">
          <w:rPr>
            <w:rFonts w:ascii="Calibri" w:hAnsi="Calibri" w:cs="Calibri"/>
          </w:rPr>
          <w:t xml:space="preserve">survival without treatment </w:t>
        </w:r>
        <w:r>
          <w:rPr>
            <w:rFonts w:ascii="Calibri" w:hAnsi="Calibri" w:cs="Calibri"/>
          </w:rPr>
          <w:t xml:space="preserve">was calculated from the </w:t>
        </w:r>
      </w:ins>
      <w:proofErr w:type="spellStart"/>
      <w:r w:rsidR="486FAEA7" w:rsidRPr="0092480E">
        <w:rPr>
          <w:rFonts w:ascii="Calibri" w:hAnsi="Calibri" w:cs="Calibri"/>
        </w:rPr>
        <w:t>the</w:t>
      </w:r>
      <w:proofErr w:type="spellEnd"/>
      <w:r w:rsidR="486FAEA7" w:rsidRPr="0092480E">
        <w:rPr>
          <w:rFonts w:ascii="Calibri" w:hAnsi="Calibri" w:cs="Calibri"/>
        </w:rPr>
        <w:t xml:space="preserve"> treatment effect</w:t>
      </w:r>
      <w:ins w:id="210" w:author="Hester Lingsma" w:date="2020-06-05T09:36:00Z">
        <w:r>
          <w:rPr>
            <w:rFonts w:ascii="Calibri" w:hAnsi="Calibri" w:cs="Calibri"/>
          </w:rPr>
          <w:t xml:space="preserve"> and the </w:t>
        </w:r>
      </w:ins>
      <w:del w:id="211" w:author="Hester Lingsma" w:date="2020-06-05T09:36:00Z">
        <w:r w:rsidR="486FAEA7" w:rsidRPr="0092480E" w:rsidDel="00ED4FD1">
          <w:rPr>
            <w:rFonts w:ascii="Calibri" w:hAnsi="Calibri" w:cs="Calibri"/>
          </w:rPr>
          <w:delText xml:space="preserve"> was used to calculate the survival without treatment from the </w:delText>
        </w:r>
      </w:del>
      <w:r w:rsidR="486FAEA7" w:rsidRPr="0092480E">
        <w:rPr>
          <w:rFonts w:ascii="Calibri" w:hAnsi="Calibri" w:cs="Calibri"/>
        </w:rPr>
        <w:t xml:space="preserve">survival with treatment. </w:t>
      </w:r>
      <w:r w:rsidR="31681DEE" w:rsidRPr="0092480E">
        <w:rPr>
          <w:rFonts w:ascii="Calibri" w:hAnsi="Calibri" w:cs="Calibri"/>
        </w:rPr>
        <w:t xml:space="preserve">For </w:t>
      </w:r>
      <w:ins w:id="212" w:author="Hester Lingsma" w:date="2020-06-05T09:36:00Z">
        <w:r>
          <w:rPr>
            <w:rFonts w:ascii="Calibri" w:hAnsi="Calibri" w:cs="Calibri"/>
          </w:rPr>
          <w:t xml:space="preserve">….. procedures, QOL was </w:t>
        </w:r>
      </w:ins>
      <w:ins w:id="213" w:author="Hester Lingsma" w:date="2020-06-05T09:37:00Z">
        <w:r>
          <w:rPr>
            <w:rFonts w:ascii="Calibri" w:hAnsi="Calibri" w:cs="Calibri"/>
          </w:rPr>
          <w:t xml:space="preserve">available through the WHO Global Burden of Disease study, for the other </w:t>
        </w:r>
      </w:ins>
      <w:r w:rsidR="31681DEE" w:rsidRPr="0092480E">
        <w:rPr>
          <w:rFonts w:ascii="Calibri" w:hAnsi="Calibri" w:cs="Calibri"/>
        </w:rPr>
        <w:t xml:space="preserve">20 (59%) procedures, the </w:t>
      </w:r>
      <w:r w:rsidR="006C491F">
        <w:rPr>
          <w:rFonts w:ascii="Calibri" w:hAnsi="Calibri" w:cs="Calibri"/>
        </w:rPr>
        <w:t>QoL</w:t>
      </w:r>
      <w:r w:rsidR="31681DEE" w:rsidRPr="0092480E">
        <w:rPr>
          <w:rFonts w:ascii="Calibri" w:hAnsi="Calibri" w:cs="Calibri"/>
        </w:rPr>
        <w:t xml:space="preserve"> </w:t>
      </w:r>
      <w:r w:rsidR="6D2EF18B" w:rsidRPr="0092480E">
        <w:rPr>
          <w:rFonts w:ascii="Calibri" w:hAnsi="Calibri" w:cs="Calibri"/>
        </w:rPr>
        <w:t xml:space="preserve">of the pre- and postoperative health state </w:t>
      </w:r>
      <w:r w:rsidR="31681DEE" w:rsidRPr="0092480E">
        <w:rPr>
          <w:rFonts w:ascii="Calibri" w:hAnsi="Calibri" w:cs="Calibri"/>
        </w:rPr>
        <w:t xml:space="preserve">was estimated by the expert </w:t>
      </w:r>
      <w:r w:rsidR="1509B580" w:rsidRPr="0092480E">
        <w:rPr>
          <w:rFonts w:ascii="Calibri" w:hAnsi="Calibri" w:cs="Calibri"/>
        </w:rPr>
        <w:t>panel.</w:t>
      </w:r>
      <w:r w:rsidR="42ACAC33" w:rsidRPr="0092480E">
        <w:rPr>
          <w:rFonts w:ascii="Calibri" w:hAnsi="Calibri" w:cs="Calibri"/>
        </w:rPr>
        <w:t xml:space="preserve"> </w:t>
      </w:r>
      <w:commentRangeEnd w:id="207"/>
      <w:r>
        <w:rPr>
          <w:rStyle w:val="CommentReference"/>
          <w:rFonts w:asciiTheme="minorHAnsi" w:eastAsiaTheme="minorHAnsi" w:hAnsiTheme="minorHAnsi" w:cstheme="minorBidi"/>
          <w:lang w:val="en-GB"/>
        </w:rPr>
        <w:commentReference w:id="207"/>
      </w:r>
      <w:del w:id="214" w:author="Hester Lingsma" w:date="2020-06-05T09:38:00Z">
        <w:r w:rsidR="32F29B32" w:rsidRPr="0092480E" w:rsidDel="00ED4FD1">
          <w:rPr>
            <w:rFonts w:ascii="Calibri" w:hAnsi="Calibri" w:cs="Calibri"/>
          </w:rPr>
          <w:delText xml:space="preserve">Out </w:delText>
        </w:r>
      </w:del>
      <w:ins w:id="215" w:author="Hester Lingsma" w:date="2020-06-05T09:38:00Z">
        <w:r>
          <w:rPr>
            <w:rFonts w:ascii="Calibri" w:hAnsi="Calibri" w:cs="Calibri"/>
          </w:rPr>
          <w:t>For</w:t>
        </w:r>
        <w:r w:rsidRPr="0092480E">
          <w:rPr>
            <w:rFonts w:ascii="Calibri" w:hAnsi="Calibri" w:cs="Calibri"/>
          </w:rPr>
          <w:t xml:space="preserve"> </w:t>
        </w:r>
      </w:ins>
      <w:del w:id="216" w:author="Hester Lingsma" w:date="2020-06-05T09:38:00Z">
        <w:r w:rsidR="32F29B32" w:rsidRPr="0092480E" w:rsidDel="00ED4FD1">
          <w:rPr>
            <w:rFonts w:ascii="Calibri" w:hAnsi="Calibri" w:cs="Calibri"/>
          </w:rPr>
          <w:delText xml:space="preserve">of </w:delText>
        </w:r>
      </w:del>
      <w:r w:rsidR="32F29B32" w:rsidRPr="0092480E">
        <w:rPr>
          <w:rFonts w:ascii="Calibri" w:hAnsi="Calibri" w:cs="Calibri"/>
        </w:rPr>
        <w:t xml:space="preserve">the </w:t>
      </w:r>
      <w:r w:rsidR="1B10E44C" w:rsidRPr="0092480E">
        <w:rPr>
          <w:rFonts w:ascii="Calibri" w:hAnsi="Calibri" w:cs="Calibri"/>
        </w:rPr>
        <w:t>eight</w:t>
      </w:r>
      <w:r w:rsidR="28A4FF67" w:rsidRPr="0092480E">
        <w:rPr>
          <w:rFonts w:ascii="Calibri" w:hAnsi="Calibri" w:cs="Calibri"/>
        </w:rPr>
        <w:t xml:space="preserve"> health states</w:t>
      </w:r>
      <w:r w:rsidR="509F9ABE" w:rsidRPr="0092480E">
        <w:rPr>
          <w:rFonts w:ascii="Calibri" w:hAnsi="Calibri" w:cs="Calibri"/>
        </w:rPr>
        <w:t xml:space="preserve"> </w:t>
      </w:r>
      <w:del w:id="217" w:author="Hester Lingsma" w:date="2020-06-05T09:38:00Z">
        <w:r w:rsidR="509F9ABE" w:rsidRPr="0092480E" w:rsidDel="00ED4FD1">
          <w:rPr>
            <w:rFonts w:ascii="Calibri" w:hAnsi="Calibri" w:cs="Calibri"/>
          </w:rPr>
          <w:delText>(of three procedures)</w:delText>
        </w:r>
        <w:r w:rsidR="28A4FF67" w:rsidRPr="0092480E" w:rsidDel="00ED4FD1">
          <w:rPr>
            <w:rFonts w:ascii="Calibri" w:hAnsi="Calibri" w:cs="Calibri"/>
          </w:rPr>
          <w:delText xml:space="preserve"> </w:delText>
        </w:r>
      </w:del>
      <w:r w:rsidR="687263BC" w:rsidRPr="0092480E">
        <w:rPr>
          <w:rFonts w:ascii="Calibri" w:hAnsi="Calibri" w:cs="Calibri"/>
        </w:rPr>
        <w:t xml:space="preserve">that were </w:t>
      </w:r>
      <w:r w:rsidR="42ACAC33" w:rsidRPr="0092480E">
        <w:rPr>
          <w:rFonts w:ascii="Calibri" w:hAnsi="Calibri" w:cs="Calibri"/>
        </w:rPr>
        <w:t xml:space="preserve">estimated </w:t>
      </w:r>
      <w:r w:rsidR="522F85C3" w:rsidRPr="0092480E">
        <w:rPr>
          <w:rFonts w:ascii="Calibri" w:hAnsi="Calibri" w:cs="Calibri"/>
        </w:rPr>
        <w:t>twice</w:t>
      </w:r>
      <w:r w:rsidR="004B240F" w:rsidRPr="0092480E">
        <w:rPr>
          <w:rFonts w:ascii="Calibri" w:hAnsi="Calibri" w:cs="Calibri"/>
        </w:rPr>
        <w:t xml:space="preserve"> by the panel</w:t>
      </w:r>
      <w:r w:rsidR="6F6DD304" w:rsidRPr="0092480E">
        <w:rPr>
          <w:rFonts w:ascii="Calibri" w:hAnsi="Calibri" w:cs="Calibri"/>
        </w:rPr>
        <w:t>,</w:t>
      </w:r>
      <w:ins w:id="218" w:author="Hester Lingsma" w:date="2020-06-05T09:38:00Z">
        <w:r>
          <w:rPr>
            <w:rFonts w:ascii="Calibri" w:hAnsi="Calibri" w:cs="Calibri"/>
          </w:rPr>
          <w:t xml:space="preserve"> </w:t>
        </w:r>
        <w:commentRangeStart w:id="219"/>
        <w:r>
          <w:rPr>
            <w:rFonts w:ascii="Calibri" w:hAnsi="Calibri" w:cs="Calibri"/>
          </w:rPr>
          <w:t>the mean difference</w:t>
        </w:r>
      </w:ins>
      <w:ins w:id="220" w:author="Hester Lingsma" w:date="2020-06-05T09:39:00Z">
        <w:r>
          <w:rPr>
            <w:rFonts w:ascii="Calibri" w:hAnsi="Calibri" w:cs="Calibri"/>
          </w:rPr>
          <w:t xml:space="preserve"> was </w:t>
        </w:r>
        <w:commentRangeEnd w:id="219"/>
        <w:r>
          <w:rPr>
            <w:rStyle w:val="CommentReference"/>
            <w:rFonts w:asciiTheme="minorHAnsi" w:eastAsiaTheme="minorHAnsi" w:hAnsiTheme="minorHAnsi" w:cstheme="minorBidi"/>
            <w:lang w:val="en-GB"/>
          </w:rPr>
          <w:commentReference w:id="219"/>
        </w:r>
        <w:r>
          <w:rPr>
            <w:rFonts w:ascii="Calibri" w:hAnsi="Calibri" w:cs="Calibri"/>
          </w:rPr>
          <w:t>(</w:t>
        </w:r>
      </w:ins>
      <w:del w:id="221" w:author="Hester Lingsma" w:date="2020-06-05T09:39:00Z">
        <w:r w:rsidR="6F6DD304" w:rsidRPr="0092480E" w:rsidDel="00ED4FD1">
          <w:rPr>
            <w:rFonts w:ascii="Calibri" w:hAnsi="Calibri" w:cs="Calibri"/>
          </w:rPr>
          <w:delText xml:space="preserve"> </w:delText>
        </w:r>
      </w:del>
      <w:r w:rsidR="40DFED69" w:rsidRPr="0092480E">
        <w:rPr>
          <w:rFonts w:ascii="Calibri" w:hAnsi="Calibri" w:cs="Calibri"/>
        </w:rPr>
        <w:t xml:space="preserve">six </w:t>
      </w:r>
      <w:r w:rsidR="42ACAC33" w:rsidRPr="0092480E">
        <w:rPr>
          <w:rFonts w:ascii="Calibri" w:hAnsi="Calibri" w:cs="Calibri"/>
        </w:rPr>
        <w:t xml:space="preserve">health states </w:t>
      </w:r>
      <w:r w:rsidR="3467AAA5" w:rsidRPr="0092480E">
        <w:rPr>
          <w:rFonts w:ascii="Calibri" w:hAnsi="Calibri" w:cs="Calibri"/>
        </w:rPr>
        <w:t xml:space="preserve">did not </w:t>
      </w:r>
      <w:r w:rsidR="42ACAC33" w:rsidRPr="0092480E">
        <w:rPr>
          <w:rFonts w:ascii="Calibri" w:hAnsi="Calibri" w:cs="Calibri"/>
        </w:rPr>
        <w:t>differ significa</w:t>
      </w:r>
      <w:r w:rsidR="1F1E7613" w:rsidRPr="0092480E">
        <w:rPr>
          <w:rFonts w:ascii="Calibri" w:hAnsi="Calibri" w:cs="Calibri"/>
        </w:rPr>
        <w:t>nt</w:t>
      </w:r>
      <w:r w:rsidR="42ACAC33" w:rsidRPr="0092480E">
        <w:rPr>
          <w:rFonts w:ascii="Calibri" w:hAnsi="Calibri" w:cs="Calibri"/>
        </w:rPr>
        <w:t>ly between the two sessions (table 3 Appendix B).</w:t>
      </w:r>
      <w:r w:rsidR="1509B580" w:rsidRPr="0092480E">
        <w:rPr>
          <w:rFonts w:ascii="Calibri" w:hAnsi="Calibri" w:cs="Calibri"/>
        </w:rPr>
        <w:t xml:space="preserve"> </w:t>
      </w:r>
      <w:r w:rsidR="0768857D" w:rsidRPr="0092480E">
        <w:rPr>
          <w:rFonts w:ascii="Calibri" w:hAnsi="Calibri" w:cs="Calibri"/>
        </w:rPr>
        <w:t xml:space="preserve">The only procedure where a </w:t>
      </w:r>
      <w:r w:rsidR="004B240F" w:rsidRPr="0092480E">
        <w:rPr>
          <w:rFonts w:ascii="Calibri" w:hAnsi="Calibri" w:cs="Calibri"/>
        </w:rPr>
        <w:t>“</w:t>
      </w:r>
      <w:r w:rsidR="0768857D" w:rsidRPr="0092480E">
        <w:rPr>
          <w:rFonts w:ascii="Calibri" w:hAnsi="Calibri" w:cs="Calibri"/>
        </w:rPr>
        <w:t>time</w:t>
      </w:r>
      <w:r w:rsidR="004B240F" w:rsidRPr="0092480E">
        <w:rPr>
          <w:rFonts w:ascii="Calibri" w:hAnsi="Calibri" w:cs="Calibri"/>
        </w:rPr>
        <w:t>-</w:t>
      </w:r>
      <w:r w:rsidR="0768857D" w:rsidRPr="0092480E">
        <w:rPr>
          <w:rFonts w:ascii="Calibri" w:hAnsi="Calibri" w:cs="Calibri"/>
        </w:rPr>
        <w:t>to</w:t>
      </w:r>
      <w:r w:rsidR="004B240F" w:rsidRPr="0092480E">
        <w:rPr>
          <w:rFonts w:ascii="Calibri" w:hAnsi="Calibri" w:cs="Calibri"/>
        </w:rPr>
        <w:t>-</w:t>
      </w:r>
      <w:r w:rsidR="0768857D" w:rsidRPr="0092480E">
        <w:rPr>
          <w:rFonts w:ascii="Calibri" w:hAnsi="Calibri" w:cs="Calibri"/>
        </w:rPr>
        <w:t>no</w:t>
      </w:r>
      <w:r w:rsidR="004B240F" w:rsidRPr="0092480E">
        <w:rPr>
          <w:rFonts w:ascii="Calibri" w:hAnsi="Calibri" w:cs="Calibri"/>
        </w:rPr>
        <w:t>-</w:t>
      </w:r>
      <w:r w:rsidR="0768857D" w:rsidRPr="0092480E">
        <w:rPr>
          <w:rFonts w:ascii="Calibri" w:hAnsi="Calibri" w:cs="Calibri"/>
        </w:rPr>
        <w:t>effect</w:t>
      </w:r>
      <w:r w:rsidR="004B240F" w:rsidRPr="0092480E">
        <w:rPr>
          <w:rFonts w:ascii="Calibri" w:hAnsi="Calibri" w:cs="Calibri"/>
        </w:rPr>
        <w:t>-</w:t>
      </w:r>
      <w:r w:rsidR="0768857D" w:rsidRPr="0092480E">
        <w:rPr>
          <w:rFonts w:ascii="Calibri" w:hAnsi="Calibri" w:cs="Calibri"/>
        </w:rPr>
        <w:t>on</w:t>
      </w:r>
      <w:r w:rsidR="004B240F" w:rsidRPr="0092480E">
        <w:rPr>
          <w:rFonts w:ascii="Calibri" w:hAnsi="Calibri" w:cs="Calibri"/>
        </w:rPr>
        <w:t>-QoL”</w:t>
      </w:r>
      <w:r w:rsidR="0768857D" w:rsidRPr="0092480E">
        <w:rPr>
          <w:rFonts w:ascii="Calibri" w:hAnsi="Calibri" w:cs="Calibri"/>
        </w:rPr>
        <w:t xml:space="preserve"> was </w:t>
      </w:r>
      <w:commentRangeStart w:id="222"/>
      <w:r w:rsidR="0768857D" w:rsidRPr="0092480E">
        <w:rPr>
          <w:rFonts w:ascii="Calibri" w:hAnsi="Calibri" w:cs="Calibri"/>
        </w:rPr>
        <w:t xml:space="preserve">assumed </w:t>
      </w:r>
      <w:commentRangeEnd w:id="222"/>
      <w:r>
        <w:rPr>
          <w:rStyle w:val="CommentReference"/>
          <w:rFonts w:asciiTheme="minorHAnsi" w:eastAsiaTheme="minorHAnsi" w:hAnsiTheme="minorHAnsi" w:cstheme="minorBidi"/>
          <w:lang w:val="en-GB"/>
        </w:rPr>
        <w:commentReference w:id="222"/>
      </w:r>
      <w:r w:rsidR="0768857D" w:rsidRPr="0092480E">
        <w:rPr>
          <w:rFonts w:ascii="Calibri" w:hAnsi="Calibri" w:cs="Calibri"/>
        </w:rPr>
        <w:t xml:space="preserve">was the </w:t>
      </w:r>
      <w:r w:rsidR="53CA5DF3" w:rsidRPr="0092480E">
        <w:rPr>
          <w:rFonts w:ascii="Calibri" w:hAnsi="Calibri" w:cs="Calibri"/>
        </w:rPr>
        <w:t>endarterectomy</w:t>
      </w:r>
      <w:r w:rsidR="0768857D" w:rsidRPr="0092480E">
        <w:rPr>
          <w:rFonts w:ascii="Calibri" w:hAnsi="Calibri" w:cs="Calibri"/>
        </w:rPr>
        <w:t xml:space="preserve"> for symptomatic carotid artery stenosis (</w:t>
      </w:r>
      <w:r w:rsidR="2957DA0B" w:rsidRPr="0092480E">
        <w:rPr>
          <w:rFonts w:ascii="Calibri" w:hAnsi="Calibri" w:cs="Calibri"/>
        </w:rPr>
        <w:t>59 weeks, range: 32 – 94 weeks)</w:t>
      </w:r>
      <w:r w:rsidR="0768857D" w:rsidRPr="0092480E">
        <w:rPr>
          <w:rFonts w:ascii="Calibri" w:hAnsi="Calibri" w:cs="Calibri"/>
        </w:rPr>
        <w:t>.</w:t>
      </w:r>
      <w:r w:rsidR="6DE8F0E5" w:rsidRPr="0092480E">
        <w:rPr>
          <w:rFonts w:ascii="Calibri" w:hAnsi="Calibri" w:cs="Calibri"/>
        </w:rPr>
        <w:t xml:space="preserve"> </w:t>
      </w:r>
      <w:r w:rsidR="3EA85AB9" w:rsidRPr="0092480E">
        <w:rPr>
          <w:rFonts w:ascii="Calibri" w:hAnsi="Calibri" w:cs="Calibri"/>
        </w:rPr>
        <w:t>For 16 (</w:t>
      </w:r>
      <w:r w:rsidR="67F61538" w:rsidRPr="0092480E">
        <w:rPr>
          <w:rFonts w:ascii="Calibri" w:hAnsi="Calibri" w:cs="Calibri"/>
        </w:rPr>
        <w:t>47</w:t>
      </w:r>
      <w:r w:rsidR="3EA85AB9" w:rsidRPr="0092480E">
        <w:rPr>
          <w:rFonts w:ascii="Calibri" w:hAnsi="Calibri" w:cs="Calibri"/>
        </w:rPr>
        <w:t xml:space="preserve">%) procedures, we assumed a </w:t>
      </w:r>
      <w:r w:rsidR="004B240F" w:rsidRPr="0092480E">
        <w:rPr>
          <w:rFonts w:ascii="Calibri" w:hAnsi="Calibri" w:cs="Calibri"/>
        </w:rPr>
        <w:t>“</w:t>
      </w:r>
      <w:r w:rsidR="3EA85AB9" w:rsidRPr="0092480E">
        <w:rPr>
          <w:rFonts w:ascii="Calibri" w:hAnsi="Calibri" w:cs="Calibri"/>
        </w:rPr>
        <w:t>time</w:t>
      </w:r>
      <w:r w:rsidR="004B240F" w:rsidRPr="0092480E">
        <w:rPr>
          <w:rFonts w:ascii="Calibri" w:hAnsi="Calibri" w:cs="Calibri"/>
        </w:rPr>
        <w:t>-</w:t>
      </w:r>
      <w:r w:rsidR="3EA85AB9" w:rsidRPr="0092480E">
        <w:rPr>
          <w:rFonts w:ascii="Calibri" w:hAnsi="Calibri" w:cs="Calibri"/>
        </w:rPr>
        <w:t>to</w:t>
      </w:r>
      <w:r w:rsidR="004B240F" w:rsidRPr="0092480E">
        <w:rPr>
          <w:rFonts w:ascii="Calibri" w:hAnsi="Calibri" w:cs="Calibri"/>
        </w:rPr>
        <w:t>-</w:t>
      </w:r>
      <w:r w:rsidR="3EA85AB9" w:rsidRPr="0092480E">
        <w:rPr>
          <w:rFonts w:ascii="Calibri" w:hAnsi="Calibri" w:cs="Calibri"/>
        </w:rPr>
        <w:t>no</w:t>
      </w:r>
      <w:r w:rsidR="004B240F" w:rsidRPr="0092480E">
        <w:rPr>
          <w:rFonts w:ascii="Calibri" w:hAnsi="Calibri" w:cs="Calibri"/>
        </w:rPr>
        <w:t>-</w:t>
      </w:r>
      <w:r w:rsidR="3EA85AB9" w:rsidRPr="0092480E">
        <w:rPr>
          <w:rFonts w:ascii="Calibri" w:hAnsi="Calibri" w:cs="Calibri"/>
        </w:rPr>
        <w:t>effect</w:t>
      </w:r>
      <w:r w:rsidR="004B240F" w:rsidRPr="0092480E">
        <w:rPr>
          <w:rFonts w:ascii="Calibri" w:hAnsi="Calibri" w:cs="Calibri"/>
        </w:rPr>
        <w:t>-</w:t>
      </w:r>
      <w:r w:rsidR="3EA85AB9" w:rsidRPr="0092480E">
        <w:rPr>
          <w:rFonts w:ascii="Calibri" w:hAnsi="Calibri" w:cs="Calibri"/>
        </w:rPr>
        <w:t>of</w:t>
      </w:r>
      <w:r w:rsidR="004B240F" w:rsidRPr="0092480E">
        <w:rPr>
          <w:rFonts w:ascii="Calibri" w:hAnsi="Calibri" w:cs="Calibri"/>
        </w:rPr>
        <w:t>-</w:t>
      </w:r>
      <w:r w:rsidR="3EA85AB9" w:rsidRPr="0092480E">
        <w:rPr>
          <w:rFonts w:ascii="Calibri" w:hAnsi="Calibri" w:cs="Calibri"/>
        </w:rPr>
        <w:t>treatment</w:t>
      </w:r>
      <w:r w:rsidR="004B240F" w:rsidRPr="0092480E">
        <w:rPr>
          <w:rFonts w:ascii="Calibri" w:hAnsi="Calibri" w:cs="Calibri"/>
        </w:rPr>
        <w:t>-</w:t>
      </w:r>
      <w:r w:rsidR="3EA85AB9" w:rsidRPr="0092480E">
        <w:rPr>
          <w:rFonts w:ascii="Calibri" w:hAnsi="Calibri" w:cs="Calibri"/>
        </w:rPr>
        <w:t>on</w:t>
      </w:r>
      <w:r w:rsidR="004B240F" w:rsidRPr="0092480E">
        <w:rPr>
          <w:rFonts w:ascii="Calibri" w:hAnsi="Calibri" w:cs="Calibri"/>
        </w:rPr>
        <w:t>-</w:t>
      </w:r>
      <w:r w:rsidR="3EA85AB9" w:rsidRPr="0092480E">
        <w:rPr>
          <w:rFonts w:ascii="Calibri" w:hAnsi="Calibri" w:cs="Calibri"/>
        </w:rPr>
        <w:t>survival</w:t>
      </w:r>
      <w:r w:rsidR="004B240F" w:rsidRPr="0092480E">
        <w:rPr>
          <w:rFonts w:ascii="Calibri" w:hAnsi="Calibri" w:cs="Calibri"/>
        </w:rPr>
        <w:t>”</w:t>
      </w:r>
      <w:r w:rsidR="3EA85AB9" w:rsidRPr="0092480E">
        <w:rPr>
          <w:rFonts w:ascii="Calibri" w:hAnsi="Calibri" w:cs="Calibri"/>
        </w:rPr>
        <w:t>.</w:t>
      </w:r>
      <w:r w:rsidR="35074900" w:rsidRPr="0092480E">
        <w:rPr>
          <w:rFonts w:ascii="Calibri" w:hAnsi="Calibri" w:cs="Calibri"/>
        </w:rPr>
        <w:t xml:space="preserve"> All these procedures were </w:t>
      </w:r>
      <w:r w:rsidR="00E4132A" w:rsidRPr="0092480E">
        <w:rPr>
          <w:rFonts w:ascii="Calibri" w:hAnsi="Calibri" w:cs="Calibri"/>
        </w:rPr>
        <w:t>oncological procedures</w:t>
      </w:r>
      <w:r w:rsidR="35074900" w:rsidRPr="0092480E">
        <w:rPr>
          <w:rFonts w:ascii="Calibri" w:hAnsi="Calibri" w:cs="Calibri"/>
        </w:rPr>
        <w:t>.</w:t>
      </w:r>
      <w:r w:rsidR="3EA85AB9" w:rsidRPr="0092480E">
        <w:rPr>
          <w:rFonts w:ascii="Calibri" w:hAnsi="Calibri" w:cs="Calibri"/>
        </w:rPr>
        <w:t xml:space="preserve"> Input parameters varied widely between procedures (</w:t>
      </w:r>
      <w:r w:rsidR="49DEC24F" w:rsidRPr="0092480E">
        <w:rPr>
          <w:rFonts w:ascii="Calibri" w:hAnsi="Calibri" w:cs="Calibri"/>
        </w:rPr>
        <w:t>F</w:t>
      </w:r>
      <w:r w:rsidR="3EA85AB9" w:rsidRPr="0092480E">
        <w:rPr>
          <w:rFonts w:ascii="Calibri" w:hAnsi="Calibri" w:cs="Calibri"/>
        </w:rPr>
        <w:t>igure 2).</w:t>
      </w:r>
      <w:r w:rsidR="7D2732D5" w:rsidRPr="0092480E">
        <w:rPr>
          <w:rFonts w:ascii="Calibri" w:hAnsi="Calibri" w:cs="Calibri"/>
        </w:rPr>
        <w:t xml:space="preserve"> </w:t>
      </w:r>
      <w:ins w:id="223" w:author="Hester Lingsma" w:date="2020-06-05T09:40:00Z">
        <w:r>
          <w:rPr>
            <w:rFonts w:ascii="Calibri" w:hAnsi="Calibri" w:cs="Calibri"/>
          </w:rPr>
          <w:t xml:space="preserve">All </w:t>
        </w:r>
      </w:ins>
    </w:p>
    <w:p w:rsidR="0A1EFA4D" w:rsidRDefault="0A1EFA4D" w:rsidP="000E4ECE">
      <w:pPr>
        <w:rPr>
          <w:rFonts w:ascii="Calibri" w:hAnsi="Calibri" w:cs="Calibri"/>
        </w:rPr>
      </w:pPr>
      <w:del w:id="224" w:author="Hester Lingsma" w:date="2020-06-05T09:40:00Z">
        <w:r w:rsidRPr="0092480E" w:rsidDel="00ED4FD1">
          <w:rPr>
            <w:rFonts w:ascii="Calibri" w:hAnsi="Calibri" w:cs="Calibri"/>
          </w:rPr>
          <w:delText xml:space="preserve">The </w:delText>
        </w:r>
      </w:del>
      <w:r w:rsidRPr="0092480E">
        <w:rPr>
          <w:rFonts w:ascii="Calibri" w:hAnsi="Calibri" w:cs="Calibri"/>
        </w:rPr>
        <w:t>input parameters, their source</w:t>
      </w:r>
      <w:r w:rsidR="00007659" w:rsidRPr="0092480E">
        <w:rPr>
          <w:rFonts w:ascii="Calibri" w:hAnsi="Calibri" w:cs="Calibri"/>
        </w:rPr>
        <w:fldChar w:fldCharType="begin" w:fldLock="1"/>
      </w:r>
      <w:r w:rsidR="00552A94">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552A94">
        <w:rPr>
          <w:rFonts w:ascii="Cambria Math" w:hAnsi="Cambria Math" w:cs="Cambria Math"/>
        </w:rPr>
        <w:instrText>∼</w:instrText>
      </w:r>
      <w:r w:rsidR="00552A94">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552A94">
        <w:rPr>
          <w:rFonts w:ascii="Cambria Math" w:hAnsi="Cambria Math" w:cs="Cambria Math"/>
        </w:rPr>
        <w:instrText>∼</w:instrText>
      </w:r>
      <w:r w:rsidR="00552A94">
        <w:rPr>
          <w:rFonts w:ascii="Calibri" w:hAnsi="Calibri" w:cs="Calibri"/>
        </w:rPr>
        <w:instrText>80%) and median survival (</w:instrText>
      </w:r>
      <w:r w:rsidR="00552A94">
        <w:rPr>
          <w:rFonts w:ascii="Cambria Math" w:hAnsi="Cambria Math" w:cs="Cambria Math"/>
        </w:rPr>
        <w:instrText>∼</w:instrText>
      </w:r>
      <w:r w:rsidR="00552A94">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27,28,42–51,34,52–61,35,62–71,36,72–81,37,82,38–41&lt;/sup&gt;","plainTextFormattedCitation":"27,28,42–51,34,52–61,35,62–71,36,72–81,37,82,38–41","previouslyFormattedCitation":"&lt;sup&gt;27,28,42–51,34,52–61,35,62–71,36,72–81,37,82,38–41&lt;/sup&gt;"},"properties":{"noteIndex":0},"schema":"https://github.com/citation-style-language/schema/raw/master/csl-citation.json"}</w:instrText>
      </w:r>
      <w:r w:rsidR="00007659" w:rsidRPr="0092480E">
        <w:rPr>
          <w:rFonts w:ascii="Calibri" w:hAnsi="Calibri" w:cs="Calibri"/>
        </w:rPr>
        <w:fldChar w:fldCharType="separate"/>
      </w:r>
      <w:r w:rsidR="005C3DBA" w:rsidRPr="005C3DBA">
        <w:rPr>
          <w:rFonts w:ascii="Calibri" w:hAnsi="Calibri" w:cs="Calibri"/>
          <w:noProof/>
          <w:vertAlign w:val="superscript"/>
        </w:rPr>
        <w:t>27,28,42–51,34,52–61,35,62–71,36,72–81,37,82,38–41</w:t>
      </w:r>
      <w:r w:rsidR="00007659" w:rsidRPr="0092480E">
        <w:rPr>
          <w:rFonts w:ascii="Calibri" w:hAnsi="Calibri" w:cs="Calibri"/>
        </w:rPr>
        <w:fldChar w:fldCharType="end"/>
      </w:r>
      <w:r w:rsidRPr="0092480E">
        <w:rPr>
          <w:rFonts w:ascii="Calibri" w:hAnsi="Calibri" w:cs="Calibri"/>
        </w:rPr>
        <w:t>, and the corresponding model output for every procedure are presented in Appendix A.</w:t>
      </w:r>
    </w:p>
    <w:p w:rsidR="00514AC6" w:rsidRPr="0092480E" w:rsidRDefault="00514AC6" w:rsidP="39A4890C">
      <w:pPr>
        <w:rPr>
          <w:rFonts w:ascii="Calibri" w:hAnsi="Calibri" w:cs="Calibri"/>
        </w:rPr>
      </w:pPr>
    </w:p>
    <w:p w:rsidR="7D823098" w:rsidRDefault="7D823098" w:rsidP="636709EE">
      <w:pPr>
        <w:rPr>
          <w:rFonts w:ascii="Calibri" w:hAnsi="Calibri" w:cs="Calibri"/>
        </w:rPr>
      </w:pPr>
      <w:r w:rsidRPr="0092480E">
        <w:rPr>
          <w:rFonts w:ascii="Calibri" w:hAnsi="Calibri" w:cs="Calibri"/>
        </w:rPr>
        <w:t xml:space="preserve">The maximum </w:t>
      </w:r>
      <w:ins w:id="225" w:author="Hester Lingsma" w:date="2020-06-05T09:41:00Z">
        <w:r w:rsidR="00ED4FD1" w:rsidRPr="0092480E">
          <w:rPr>
            <w:rFonts w:ascii="Calibri" w:hAnsi="Calibri" w:cs="Calibri"/>
          </w:rPr>
          <w:t xml:space="preserve">expected </w:t>
        </w:r>
      </w:ins>
      <w:r w:rsidRPr="0092480E">
        <w:rPr>
          <w:rFonts w:ascii="Calibri" w:hAnsi="Calibri" w:cs="Calibri"/>
        </w:rPr>
        <w:t>benefit</w:t>
      </w:r>
      <w:ins w:id="226" w:author="Hester Lingsma" w:date="2020-06-05T09:40:00Z">
        <w:r w:rsidR="00ED4FD1">
          <w:rPr>
            <w:rFonts w:ascii="Calibri" w:hAnsi="Calibri" w:cs="Calibri"/>
          </w:rPr>
          <w:t>, i.e. the</w:t>
        </w:r>
      </w:ins>
      <w:ins w:id="227" w:author="Hester Lingsma" w:date="2020-06-05T09:41:00Z">
        <w:r w:rsidR="00ED4FD1">
          <w:rPr>
            <w:rFonts w:ascii="Calibri" w:hAnsi="Calibri" w:cs="Calibri"/>
          </w:rPr>
          <w:t xml:space="preserve"> estimated</w:t>
        </w:r>
      </w:ins>
      <w:ins w:id="228" w:author="Hester Lingsma" w:date="2020-06-05T09:40:00Z">
        <w:r w:rsidR="00ED4FD1">
          <w:rPr>
            <w:rFonts w:ascii="Calibri" w:hAnsi="Calibri" w:cs="Calibri"/>
          </w:rPr>
          <w:t xml:space="preserve"> benefit </w:t>
        </w:r>
      </w:ins>
      <w:ins w:id="229" w:author="Hester Lingsma" w:date="2020-06-05T09:41:00Z">
        <w:r w:rsidR="00ED4FD1">
          <w:rPr>
            <w:rFonts w:ascii="Calibri" w:hAnsi="Calibri" w:cs="Calibri"/>
          </w:rPr>
          <w:t>in a scenario without any delay,</w:t>
        </w:r>
      </w:ins>
      <w:r w:rsidRPr="0092480E">
        <w:rPr>
          <w:rFonts w:ascii="Calibri" w:hAnsi="Calibri" w:cs="Calibri"/>
        </w:rPr>
        <w:t xml:space="preserve"> </w:t>
      </w:r>
      <w:del w:id="230" w:author="Hester Lingsma" w:date="2020-06-05T09:41:00Z">
        <w:r w:rsidRPr="0092480E" w:rsidDel="00ED4FD1">
          <w:rPr>
            <w:rFonts w:ascii="Calibri" w:hAnsi="Calibri" w:cs="Calibri"/>
          </w:rPr>
          <w:delText xml:space="preserve">expected </w:delText>
        </w:r>
      </w:del>
      <w:r w:rsidRPr="0092480E">
        <w:rPr>
          <w:rFonts w:ascii="Calibri" w:hAnsi="Calibri" w:cs="Calibri"/>
        </w:rPr>
        <w:t>from the evaluated procedures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commentRangeStart w:id="231"/>
      <w:r w:rsidR="5DE9E4A8" w:rsidRPr="0092480E">
        <w:rPr>
          <w:rFonts w:ascii="Calibri" w:hAnsi="Calibri" w:cs="Calibri"/>
        </w:rPr>
        <w:t xml:space="preserve">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pearman rank correlation coefficient between the ranking of procedures based on LYs and QALYs was 0.35</w:t>
      </w:r>
      <w:r w:rsidR="21EB3C26" w:rsidRPr="0092480E">
        <w:rPr>
          <w:rFonts w:ascii="Calibri" w:hAnsi="Calibri" w:cs="Calibri"/>
        </w:rPr>
        <w:t xml:space="preserve"> (p=0.045)</w:t>
      </w:r>
      <w:r w:rsidR="03E6BE5D" w:rsidRPr="0092480E">
        <w:rPr>
          <w:rFonts w:ascii="Calibri" w:hAnsi="Calibri" w:cs="Calibri"/>
        </w:rPr>
        <w:t xml:space="preserve">. </w:t>
      </w:r>
      <w:commentRangeEnd w:id="231"/>
      <w:r w:rsidR="00ED4FD1">
        <w:rPr>
          <w:rStyle w:val="CommentReference"/>
          <w:rFonts w:asciiTheme="minorHAnsi" w:eastAsiaTheme="minorHAnsi" w:hAnsiTheme="minorHAnsi" w:cstheme="minorBidi"/>
          <w:lang w:val="en-GB"/>
        </w:rPr>
        <w:commentReference w:id="231"/>
      </w:r>
    </w:p>
    <w:p w:rsidR="007E07BA" w:rsidRPr="0092480E" w:rsidRDefault="007E07BA" w:rsidP="636709EE">
      <w:pPr>
        <w:rPr>
          <w:rFonts w:ascii="Calibri" w:hAnsi="Calibri" w:cs="Calibri"/>
        </w:rPr>
      </w:pPr>
    </w:p>
    <w:p w:rsidR="2FB1C186" w:rsidRDefault="4C1C0CAC" w:rsidP="39A4890C">
      <w:pPr>
        <w:rPr>
          <w:rFonts w:ascii="Calibri" w:hAnsi="Calibri" w:cs="Calibri"/>
        </w:rPr>
      </w:pPr>
      <w:r w:rsidRPr="0092480E">
        <w:rPr>
          <w:rFonts w:ascii="Calibri" w:hAnsi="Calibri" w:cs="Calibri"/>
        </w:rPr>
        <w:t>The urgency of the procedures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2FD157C4" w:rsidRPr="0092480E">
        <w:rPr>
          <w:rFonts w:ascii="Calibri" w:hAnsi="Calibri" w:cs="Calibri"/>
        </w:rPr>
        <w:t>-0.01 - -0.00</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64162E56" w:rsidRPr="0092480E">
        <w:rPr>
          <w:rFonts w:ascii="Calibri" w:hAnsi="Calibri" w:cs="Calibri"/>
        </w:rPr>
        <w:t>/</w:t>
      </w:r>
      <w:r w:rsidR="39A18BAE" w:rsidRPr="0092480E">
        <w:rPr>
          <w:rFonts w:ascii="Calibri" w:hAnsi="Calibri" w:cs="Calibri"/>
        </w:rPr>
        <w:t>month (</w:t>
      </w:r>
      <w:r w:rsidR="202D2764" w:rsidRPr="0092480E">
        <w:rPr>
          <w:rFonts w:ascii="Calibri" w:hAnsi="Calibri" w:cs="Calibri"/>
        </w:rPr>
        <w:t>-0.13 - -0.09</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5574D3" w:rsidRPr="0092480E">
        <w:rPr>
          <w:rFonts w:ascii="Calibri" w:hAnsi="Calibri" w:cs="Calibri"/>
        </w:rPr>
        <w:t>P</w:t>
      </w:r>
      <w:r w:rsidR="1CDC6079" w:rsidRPr="0092480E">
        <w:rPr>
          <w:rFonts w:ascii="Calibri" w:hAnsi="Calibri" w:cs="Calibri"/>
        </w:rPr>
        <w:t xml:space="preserve">rocedures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 xml:space="preserve">benefit </w:t>
      </w:r>
      <w:r w:rsidR="002048D1" w:rsidRPr="0092480E">
        <w:rPr>
          <w:rFonts w:ascii="Calibri" w:hAnsi="Calibri" w:cs="Calibri"/>
        </w:rPr>
        <w:t xml:space="preserve">in terms of QALYs </w:t>
      </w:r>
      <w:r w:rsidR="4509F4C6" w:rsidRPr="0092480E">
        <w:rPr>
          <w:rFonts w:ascii="Calibri" w:hAnsi="Calibri" w:cs="Calibri"/>
        </w:rPr>
        <w:t xml:space="preserve">and </w:t>
      </w:r>
      <w:r w:rsidR="00BF031F">
        <w:rPr>
          <w:rFonts w:ascii="Calibri" w:hAnsi="Calibri" w:cs="Calibri"/>
        </w:rPr>
        <w:t xml:space="preserve">urgency in terms of </w:t>
      </w:r>
      <w:r w:rsidR="4509F4C6" w:rsidRPr="0092480E">
        <w:rPr>
          <w:rFonts w:ascii="Calibri" w:hAnsi="Calibri" w:cs="Calibri"/>
        </w:rPr>
        <w:t xml:space="preserve">QALY loss per month </w:t>
      </w:r>
      <w:r w:rsidR="7C153FB2" w:rsidRPr="0092480E">
        <w:rPr>
          <w:rFonts w:ascii="Calibri" w:hAnsi="Calibri" w:cs="Calibri"/>
        </w:rPr>
        <w:t>was 0.</w:t>
      </w:r>
      <w:commentRangeStart w:id="232"/>
      <w:r w:rsidR="16A7E44F" w:rsidRPr="0092480E">
        <w:rPr>
          <w:rFonts w:ascii="Calibri" w:hAnsi="Calibri" w:cs="Calibri"/>
        </w:rPr>
        <w:t>31</w:t>
      </w:r>
      <w:r w:rsidR="7C153FB2" w:rsidRPr="0092480E">
        <w:rPr>
          <w:rFonts w:ascii="Calibri" w:hAnsi="Calibri" w:cs="Calibri"/>
        </w:rPr>
        <w:t xml:space="preserve"> </w:t>
      </w:r>
      <w:commentRangeEnd w:id="232"/>
      <w:r w:rsidR="000E4ECE">
        <w:rPr>
          <w:rStyle w:val="CommentReference"/>
          <w:rFonts w:asciiTheme="minorHAnsi" w:eastAsiaTheme="minorHAnsi" w:hAnsiTheme="minorHAnsi" w:cstheme="minorBidi"/>
          <w:lang w:val="en-GB"/>
        </w:rPr>
        <w:commentReference w:id="232"/>
      </w:r>
      <w:r w:rsidR="7C153FB2" w:rsidRPr="0092480E">
        <w:rPr>
          <w:rFonts w:ascii="Calibri" w:hAnsi="Calibri" w:cs="Calibri"/>
        </w:rPr>
        <w:t>(p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procedures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QALY/month</w:t>
      </w:r>
      <w:r w:rsidR="074E5A96" w:rsidRPr="0092480E">
        <w:rPr>
          <w:rFonts w:ascii="Calibri" w:hAnsi="Calibri" w:cs="Calibri"/>
        </w:rPr>
        <w:t>, 95% CI:</w:t>
      </w:r>
      <w:r w:rsidR="2586FE8A" w:rsidRPr="0092480E">
        <w:rPr>
          <w:rFonts w:ascii="Calibri" w:hAnsi="Calibri" w:cs="Calibri"/>
        </w:rPr>
        <w:t xml:space="preserve"> </w:t>
      </w:r>
      <w:r w:rsidR="02DF2CD9" w:rsidRPr="0092480E">
        <w:rPr>
          <w:rFonts w:ascii="Calibri" w:hAnsi="Calibri" w:cs="Calibri"/>
        </w:rPr>
        <w:t>-0.22 - -0.04</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QALY/month</w:t>
      </w:r>
      <w:r w:rsidR="747B8FAF" w:rsidRPr="0092480E">
        <w:rPr>
          <w:rFonts w:ascii="Calibri" w:hAnsi="Calibri" w:cs="Calibri"/>
        </w:rPr>
        <w:t xml:space="preserve">, 95% CI: </w:t>
      </w:r>
      <w:r w:rsidR="4261DA1F" w:rsidRPr="0092480E">
        <w:rPr>
          <w:rFonts w:ascii="Calibri" w:hAnsi="Calibri" w:cs="Calibri"/>
        </w:rPr>
        <w:t>-0.12 - -0.06</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placing a shunt for end-stage renal disease patients</w:t>
      </w:r>
      <w:r w:rsidR="005D65F7" w:rsidRPr="0092480E">
        <w:rPr>
          <w:rFonts w:ascii="Calibri" w:hAnsi="Calibri" w:cs="Calibri"/>
        </w:rPr>
        <w:t>, the least urgent procedures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 xml:space="preserve">QALY/month, 95% CI: </w:t>
      </w:r>
      <w:r w:rsidR="57DF9280" w:rsidRPr="0092480E">
        <w:rPr>
          <w:rFonts w:ascii="Calibri" w:hAnsi="Calibri" w:cs="Calibri"/>
        </w:rPr>
        <w:t>-0.02 - -0.01</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 xml:space="preserve">QALY/month, 95% CI: </w:t>
      </w:r>
      <w:r w:rsidR="370C7396" w:rsidRPr="0092480E">
        <w:rPr>
          <w:rFonts w:ascii="Calibri" w:hAnsi="Calibri" w:cs="Calibri"/>
        </w:rPr>
        <w:t>-0.03 - -0.01</w:t>
      </w:r>
      <w:r w:rsidR="535E1583" w:rsidRPr="0092480E">
        <w:rPr>
          <w:rFonts w:ascii="Calibri" w:hAnsi="Calibri" w:cs="Calibri"/>
        </w:rPr>
        <w:t>)</w:t>
      </w:r>
      <w:r w:rsidR="441DC169" w:rsidRPr="0092480E">
        <w:rPr>
          <w:rFonts w:ascii="Calibri" w:hAnsi="Calibri" w:cs="Calibri"/>
        </w:rPr>
        <w:t xml:space="preserve"> (Appendix B</w:t>
      </w:r>
      <w:commentRangeStart w:id="233"/>
      <w:r w:rsidR="441DC169" w:rsidRPr="0092480E">
        <w:rPr>
          <w:rFonts w:ascii="Calibri" w:hAnsi="Calibri" w:cs="Calibri"/>
        </w:rPr>
        <w:t>)</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procedures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commentRangeEnd w:id="233"/>
      <w:r w:rsidR="000E4ECE">
        <w:rPr>
          <w:rStyle w:val="CommentReference"/>
          <w:rFonts w:asciiTheme="minorHAnsi" w:eastAsiaTheme="minorHAnsi" w:hAnsiTheme="minorHAnsi" w:cstheme="minorBidi"/>
          <w:lang w:val="en-GB"/>
        </w:rPr>
        <w:commentReference w:id="233"/>
      </w:r>
    </w:p>
    <w:p w:rsidR="00514AC6" w:rsidRPr="0092480E" w:rsidRDefault="00514AC6" w:rsidP="39A4890C">
      <w:pPr>
        <w:rPr>
          <w:rFonts w:ascii="Calibri" w:hAnsi="Calibri" w:cs="Calibri"/>
        </w:rPr>
      </w:pPr>
    </w:p>
    <w:p w:rsidR="003D21E0" w:rsidRPr="0092480E" w:rsidRDefault="003D21E0" w:rsidP="003D21E0">
      <w:pPr>
        <w:rPr>
          <w:rFonts w:ascii="Calibri" w:hAnsi="Calibri" w:cs="Calibri"/>
        </w:rPr>
      </w:pPr>
      <w:r w:rsidRPr="0092480E">
        <w:rPr>
          <w:rFonts w:ascii="Calibri" w:hAnsi="Calibri" w:cs="Calibri"/>
        </w:rPr>
        <w:t>Procedures that are ranked high in terms of urgency and had relative short surgery time include repair of atrial septum defects (surgery time: 74 min [IQR: 56-131]</w:t>
      </w:r>
      <w:r w:rsidR="002C51AB">
        <w:rPr>
          <w:rFonts w:ascii="Calibri" w:hAnsi="Calibri" w:cs="Calibri"/>
        </w:rPr>
        <w:t>, urgency: -0.06 QALY/month [95% CI: -0.14 — -0.02]</w:t>
      </w:r>
      <w:r w:rsidRPr="0092480E">
        <w:rPr>
          <w:rFonts w:ascii="Calibri" w:hAnsi="Calibri" w:cs="Calibri"/>
        </w:rPr>
        <w:t>), pacemaker implantations (115 min [82-154]</w:t>
      </w:r>
      <w:r w:rsidR="002C51AB">
        <w:rPr>
          <w:rFonts w:ascii="Calibri" w:hAnsi="Calibri" w:cs="Calibri"/>
        </w:rPr>
        <w:t>,-0.11 QALY/month [-0.22 - -0.04]</w:t>
      </w:r>
      <w:r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-0.07 [-0.11 - -0.05]</w:t>
      </w:r>
      <w:r w:rsidR="00455D31">
        <w:rPr>
          <w:rFonts w:ascii="Calibri" w:hAnsi="Calibri" w:cs="Calibri"/>
        </w:rPr>
        <w:t xml:space="preserve">) </w:t>
      </w:r>
      <w:r w:rsidRPr="0092480E">
        <w:rPr>
          <w:rFonts w:ascii="Calibri" w:hAnsi="Calibri" w:cs="Calibri"/>
        </w:rPr>
        <w:t xml:space="preserve">(Figure 5). Liver transplant is </w:t>
      </w:r>
      <w:r w:rsidR="00455D31">
        <w:rPr>
          <w:rFonts w:ascii="Calibri" w:hAnsi="Calibri" w:cs="Calibri"/>
        </w:rPr>
        <w:t xml:space="preserve">relatively </w:t>
      </w:r>
      <w:r w:rsidRPr="0092480E">
        <w:rPr>
          <w:rFonts w:ascii="Calibri" w:hAnsi="Calibri" w:cs="Calibri"/>
        </w:rPr>
        <w:t>urgent</w:t>
      </w:r>
      <w:r w:rsidR="00455D31">
        <w:rPr>
          <w:rFonts w:ascii="Calibri" w:hAnsi="Calibri" w:cs="Calibri"/>
        </w:rPr>
        <w:t xml:space="preserve">, but requires an exceptional amount of OR-time </w:t>
      </w:r>
      <w:r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QALY/month [</w:t>
      </w:r>
      <w:r w:rsidR="0059361F" w:rsidRPr="0059361F">
        <w:rPr>
          <w:rFonts w:ascii="Calibri" w:hAnsi="Calibri" w:cs="Calibri"/>
        </w:rPr>
        <w:t>-0.09 - -0.07</w:t>
      </w:r>
      <w:r w:rsidR="0059361F">
        <w:rPr>
          <w:rFonts w:ascii="Calibri" w:hAnsi="Calibri" w:cs="Calibri"/>
        </w:rPr>
        <w:t>]</w:t>
      </w:r>
      <w:r w:rsidRPr="0092480E">
        <w:rPr>
          <w:rFonts w:ascii="Calibri" w:hAnsi="Calibri" w:cs="Calibri"/>
        </w:rPr>
        <w:t xml:space="preserve">) (table 2 Appendix B). </w:t>
      </w:r>
    </w:p>
    <w:p w:rsidR="39FC0BEE" w:rsidRPr="00787ED8" w:rsidRDefault="39FC0BEE" w:rsidP="00787ED8">
      <w:pPr>
        <w:pStyle w:val="Heading1"/>
      </w:pPr>
      <w:r w:rsidRPr="00787ED8">
        <w:t xml:space="preserve">Discussion </w:t>
      </w:r>
    </w:p>
    <w:p w:rsidR="74757989" w:rsidRDefault="74757989" w:rsidP="04F59E2C">
      <w:pPr>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 xml:space="preserve">guide prioritization of surgical interventions from a utilitarian perspective, by </w:t>
      </w:r>
      <w:del w:id="234" w:author="Hester Lingsma" w:date="2020-06-05T09:45:00Z">
        <w:r w:rsidR="008C4069" w:rsidRPr="0092480E" w:rsidDel="000E4ECE">
          <w:rPr>
            <w:rFonts w:ascii="Calibri" w:eastAsia="Calibri" w:hAnsi="Calibri" w:cs="Calibri"/>
          </w:rPr>
          <w:delText>estimating</w:delText>
        </w:r>
        <w:r w:rsidR="5B056DDB" w:rsidRPr="0092480E" w:rsidDel="000E4ECE">
          <w:rPr>
            <w:rFonts w:ascii="Calibri" w:eastAsia="Calibri" w:hAnsi="Calibri" w:cs="Calibri"/>
          </w:rPr>
          <w:delText xml:space="preserve"> </w:delText>
        </w:r>
      </w:del>
      <w:ins w:id="235" w:author="Hester Lingsma" w:date="2020-06-05T09:45:00Z">
        <w:r w:rsidR="000E4ECE">
          <w:rPr>
            <w:rFonts w:ascii="Calibri" w:eastAsia="Calibri" w:hAnsi="Calibri" w:cs="Calibri"/>
          </w:rPr>
          <w:t>quantifying</w:t>
        </w:r>
        <w:r w:rsidR="000E4ECE" w:rsidRPr="0092480E">
          <w:rPr>
            <w:rFonts w:ascii="Calibri" w:eastAsia="Calibri" w:hAnsi="Calibri" w:cs="Calibri"/>
          </w:rPr>
          <w:t xml:space="preserve"> </w:t>
        </w:r>
      </w:ins>
      <w:r w:rsidR="5B056DDB" w:rsidRPr="0092480E">
        <w:rPr>
          <w:rFonts w:ascii="Calibri" w:eastAsia="Calibri" w:hAnsi="Calibri" w:cs="Calibri"/>
        </w:rPr>
        <w:t xml:space="preserve">urgency based the expected health loss of 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del w:id="236" w:author="Hester Lingsma" w:date="2020-06-05T09:45:00Z">
        <w:r w:rsidR="391B16D9" w:rsidRPr="0092480E" w:rsidDel="000E4ECE">
          <w:rPr>
            <w:rFonts w:ascii="Calibri" w:eastAsia="Calibri" w:hAnsi="Calibri" w:cs="Calibri"/>
          </w:rPr>
          <w:delText>cSTM</w:delText>
        </w:r>
      </w:del>
      <w:ins w:id="237" w:author="Hester Lingsma" w:date="2020-06-05T09:45:00Z">
        <w:r w:rsidR="000E4ECE">
          <w:rPr>
            <w:rFonts w:ascii="Calibri" w:eastAsia="Calibri" w:hAnsi="Calibri" w:cs="Calibri"/>
          </w:rPr>
          <w:t>Markov model</w:t>
        </w:r>
      </w:ins>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ins w:id="238" w:author="Hester Lingsma" w:date="2020-06-05T09:57:00Z">
        <w:r w:rsidR="00B37BD8">
          <w:rPr>
            <w:rFonts w:ascii="Calibri" w:eastAsia="Calibri" w:hAnsi="Calibri" w:cs="Calibri"/>
          </w:rPr>
          <w:t>among</w:t>
        </w:r>
      </w:ins>
      <w:ins w:id="239" w:author="Hester Lingsma" w:date="2020-06-05T09:56:00Z">
        <w:r w:rsidR="00B37BD8">
          <w:rPr>
            <w:rFonts w:ascii="Calibri" w:eastAsia="Calibri" w:hAnsi="Calibri" w:cs="Calibri"/>
          </w:rPr>
          <w:t xml:space="preserve"> the procedures we </w:t>
        </w:r>
      </w:ins>
      <w:ins w:id="240" w:author="Hester Lingsma" w:date="2020-06-05T09:57:00Z">
        <w:r w:rsidR="00B37BD8">
          <w:rPr>
            <w:rFonts w:ascii="Calibri" w:eastAsia="Calibri" w:hAnsi="Calibri" w:cs="Calibri"/>
          </w:rPr>
          <w:t>analyzed</w:t>
        </w:r>
      </w:ins>
      <w:ins w:id="241" w:author="Hester Lingsma" w:date="2020-06-05T09:56:00Z">
        <w:r w:rsidR="00B37BD8">
          <w:rPr>
            <w:rFonts w:ascii="Calibri" w:eastAsia="Calibri" w:hAnsi="Calibri" w:cs="Calibri"/>
          </w:rPr>
          <w:t xml:space="preserve">, </w:t>
        </w:r>
      </w:ins>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procedures. Less urgent proce</w:t>
      </w:r>
      <w:r w:rsidR="04A6D1B8" w:rsidRPr="0092480E">
        <w:rPr>
          <w:rFonts w:ascii="Calibri" w:eastAsia="Calibri" w:hAnsi="Calibri" w:cs="Calibri"/>
        </w:rPr>
        <w:t xml:space="preserve">dures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del w:id="242" w:author="Hester Lingsma" w:date="2020-06-05T09:57:00Z">
        <w:r w:rsidR="04A6D1B8" w:rsidRPr="0092480E" w:rsidDel="00B37BD8">
          <w:rPr>
            <w:rFonts w:ascii="Calibri" w:eastAsia="Calibri" w:hAnsi="Calibri" w:cs="Calibri"/>
          </w:rPr>
          <w:delText xml:space="preserve">We also identified </w:delText>
        </w:r>
      </w:del>
      <w:ins w:id="243" w:author="Hester Lingsma" w:date="2020-06-05T09:57:00Z">
        <w:r w:rsidR="00B37BD8">
          <w:rPr>
            <w:rFonts w:ascii="Calibri" w:eastAsia="Calibri" w:hAnsi="Calibri" w:cs="Calibri"/>
          </w:rPr>
          <w:t>L</w:t>
        </w:r>
      </w:ins>
      <w:del w:id="244" w:author="Hester Lingsma" w:date="2020-06-05T09:57:00Z">
        <w:r w:rsidR="2DD3D968" w:rsidRPr="0092480E" w:rsidDel="00B37BD8">
          <w:rPr>
            <w:rFonts w:ascii="Calibri" w:eastAsia="Calibri" w:hAnsi="Calibri" w:cs="Calibri"/>
          </w:rPr>
          <w:delText>l</w:delText>
        </w:r>
      </w:del>
      <w:r w:rsidR="2DD3D968" w:rsidRPr="0092480E">
        <w:rPr>
          <w:rFonts w:ascii="Calibri" w:eastAsia="Calibri" w:hAnsi="Calibri" w:cs="Calibri"/>
        </w:rPr>
        <w:t xml:space="preserve">iver transplantation </w:t>
      </w:r>
      <w:del w:id="245" w:author="Hester Lingsma" w:date="2020-06-05T09:57:00Z">
        <w:r w:rsidR="2DD3D968" w:rsidRPr="0092480E" w:rsidDel="00B37BD8">
          <w:rPr>
            <w:rFonts w:ascii="Calibri" w:eastAsia="Calibri" w:hAnsi="Calibri" w:cs="Calibri"/>
          </w:rPr>
          <w:delText>as</w:delText>
        </w:r>
        <w:r w:rsidR="48BF8977" w:rsidRPr="0092480E" w:rsidDel="00B37BD8">
          <w:rPr>
            <w:rFonts w:ascii="Calibri" w:eastAsia="Calibri" w:hAnsi="Calibri" w:cs="Calibri"/>
          </w:rPr>
          <w:delText xml:space="preserve"> being</w:delText>
        </w:r>
        <w:r w:rsidR="2DD3D968" w:rsidRPr="0092480E" w:rsidDel="00B37BD8">
          <w:rPr>
            <w:rFonts w:ascii="Calibri" w:eastAsia="Calibri" w:hAnsi="Calibri" w:cs="Calibri"/>
          </w:rPr>
          <w:delText xml:space="preserve"> a</w:delText>
        </w:r>
      </w:del>
      <w:ins w:id="246" w:author="Hester Lingsma" w:date="2020-06-05T09:57:00Z">
        <w:r w:rsidR="00B37BD8">
          <w:rPr>
            <w:rFonts w:ascii="Calibri" w:eastAsia="Calibri" w:hAnsi="Calibri" w:cs="Calibri"/>
          </w:rPr>
          <w:t>was</w:t>
        </w:r>
      </w:ins>
      <w:r w:rsidR="2DD3D968" w:rsidRPr="0092480E">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4A6D1B8" w:rsidRPr="0092480E">
        <w:rPr>
          <w:rFonts w:ascii="Calibri" w:eastAsia="Calibri" w:hAnsi="Calibri" w:cs="Calibri"/>
        </w:rPr>
        <w:t>procedure</w:t>
      </w:r>
      <w:ins w:id="247" w:author="Hester Lingsma" w:date="2020-06-05T09:58:00Z">
        <w:r w:rsidR="00B37BD8">
          <w:rPr>
            <w:rFonts w:ascii="Calibri" w:eastAsia="Calibri" w:hAnsi="Calibri" w:cs="Calibri"/>
          </w:rPr>
          <w:t>,</w:t>
        </w:r>
      </w:ins>
      <w:r w:rsidR="02486EF6" w:rsidRPr="0092480E">
        <w:rPr>
          <w:rFonts w:ascii="Calibri" w:eastAsia="Calibri" w:hAnsi="Calibri" w:cs="Calibri"/>
        </w:rPr>
        <w:t xml:space="preserve"> </w:t>
      </w:r>
      <w:ins w:id="248" w:author="Hester Lingsma" w:date="2020-06-05T09:57:00Z">
        <w:r w:rsidR="00B37BD8">
          <w:rPr>
            <w:rFonts w:ascii="Calibri" w:eastAsia="Calibri" w:hAnsi="Calibri" w:cs="Calibri"/>
          </w:rPr>
          <w:t xml:space="preserve">but </w:t>
        </w:r>
      </w:ins>
      <w:del w:id="249" w:author="Hester Lingsma" w:date="2020-06-05T09:58:00Z">
        <w:r w:rsidR="13DAF949" w:rsidRPr="0092480E" w:rsidDel="00B37BD8">
          <w:rPr>
            <w:rFonts w:ascii="Calibri" w:eastAsia="Calibri" w:hAnsi="Calibri" w:cs="Calibri"/>
          </w:rPr>
          <w:delText xml:space="preserve">with </w:delText>
        </w:r>
      </w:del>
      <w:ins w:id="250" w:author="Hester Lingsma" w:date="2020-06-05T09:58:00Z">
        <w:r w:rsidR="00B37BD8">
          <w:rPr>
            <w:rFonts w:ascii="Calibri" w:eastAsia="Calibri" w:hAnsi="Calibri" w:cs="Calibri"/>
          </w:rPr>
          <w:t>has</w:t>
        </w:r>
        <w:r w:rsidR="00B37BD8" w:rsidRPr="0092480E">
          <w:rPr>
            <w:rFonts w:ascii="Calibri" w:eastAsia="Calibri" w:hAnsi="Calibri" w:cs="Calibri"/>
          </w:rPr>
          <w:t xml:space="preserve"> </w:t>
        </w:r>
      </w:ins>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ins w:id="251" w:author="Hester Lingsma" w:date="2020-06-05T09:57:00Z">
        <w:r w:rsidR="00B37BD8">
          <w:rPr>
            <w:rFonts w:ascii="Calibri" w:eastAsia="Calibri" w:hAnsi="Calibri" w:cs="Calibri"/>
          </w:rPr>
          <w:t xml:space="preserve">. </w:t>
        </w:r>
      </w:ins>
      <w:del w:id="252" w:author="Hester Lingsma" w:date="2020-06-05T09:57:00Z">
        <w:r w:rsidR="008F0D9E" w:rsidDel="00B37BD8">
          <w:rPr>
            <w:rFonts w:ascii="Calibri" w:eastAsia="Calibri" w:hAnsi="Calibri" w:cs="Calibri"/>
          </w:rPr>
          <w:delText xml:space="preserve">: based on these </w:delText>
        </w:r>
        <w:r w:rsidR="00A43A3C" w:rsidDel="00B37BD8">
          <w:rPr>
            <w:rFonts w:ascii="Calibri" w:eastAsia="Calibri" w:hAnsi="Calibri" w:cs="Calibri"/>
          </w:rPr>
          <w:delText>findings</w:delText>
        </w:r>
        <w:r w:rsidR="008F0D9E" w:rsidDel="00B37BD8">
          <w:rPr>
            <w:rFonts w:ascii="Calibri" w:eastAsia="Calibri" w:hAnsi="Calibri" w:cs="Calibri"/>
          </w:rPr>
          <w:delText>, it may be argued that liver transplantation should be only limitedly prioritized in times of OR-scarcity, because the procedure pressures OR-capacity.</w:delText>
        </w:r>
      </w:del>
    </w:p>
    <w:p w:rsidR="00384F89" w:rsidRPr="0092480E" w:rsidRDefault="00384F89" w:rsidP="04F59E2C">
      <w:pPr>
        <w:rPr>
          <w:rFonts w:ascii="Calibri" w:eastAsia="Calibri" w:hAnsi="Calibri" w:cs="Calibri"/>
        </w:rPr>
      </w:pPr>
    </w:p>
    <w:p w:rsidR="00F63424" w:rsidRPr="00453343" w:rsidRDefault="61411921" w:rsidP="636709EE">
      <w:pPr>
        <w:rPr>
          <w:rFonts w:ascii="Calibri" w:hAnsi="Calibri" w:cs="Calibri"/>
        </w:rPr>
      </w:pPr>
      <w:r w:rsidRPr="0092480E">
        <w:rPr>
          <w:rFonts w:ascii="Calibri" w:eastAsia="Calibri" w:hAnsi="Calibri" w:cs="Calibri"/>
        </w:rPr>
        <w:t xml:space="preserve">We propose a prioritization based on QALY loss per month.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 nor transparent, and conflicts of interests at the individual and departmental level may arise.</w:t>
      </w:r>
      <w:r w:rsidR="00453343">
        <w:rPr>
          <w:rFonts w:ascii="Calibri" w:hAnsi="Calibri" w:cs="Calibri"/>
        </w:rPr>
        <w:t xml:space="preserve"> </w:t>
      </w:r>
      <w:del w:id="253" w:author="Hester Lingsma" w:date="2020-06-05T09:58:00Z">
        <w:r w:rsidR="00F22109" w:rsidDel="00B37BD8">
          <w:rPr>
            <w:rFonts w:ascii="Calibri" w:hAnsi="Calibri" w:cs="Calibri"/>
          </w:rPr>
          <w:delText xml:space="preserve">Therefore, we feel </w:delText>
        </w:r>
      </w:del>
      <w:ins w:id="254" w:author="Hester Lingsma" w:date="2020-06-05T09:58:00Z">
        <w:r w:rsidR="00B37BD8">
          <w:rPr>
            <w:rFonts w:ascii="Calibri" w:hAnsi="Calibri" w:cs="Calibri"/>
          </w:rPr>
          <w:t>O</w:t>
        </w:r>
      </w:ins>
      <w:del w:id="255" w:author="Hester Lingsma" w:date="2020-06-05T09:58:00Z">
        <w:r w:rsidR="00F22109" w:rsidDel="00B37BD8">
          <w:rPr>
            <w:rFonts w:ascii="Calibri" w:hAnsi="Calibri" w:cs="Calibri"/>
          </w:rPr>
          <w:delText>o</w:delText>
        </w:r>
      </w:del>
      <w:r w:rsidR="00F22109">
        <w:rPr>
          <w:rFonts w:ascii="Calibri" w:hAnsi="Calibri" w:cs="Calibri"/>
        </w:rPr>
        <w:t xml:space="preserve">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rsidR="00F63424" w:rsidRDefault="00F63424" w:rsidP="636709EE">
      <w:pPr>
        <w:rPr>
          <w:rFonts w:ascii="Calibri" w:eastAsia="Calibri" w:hAnsi="Calibri" w:cs="Calibri"/>
        </w:rPr>
      </w:pPr>
    </w:p>
    <w:p w:rsidR="11521D49" w:rsidRDefault="61411921" w:rsidP="636709EE">
      <w:pPr>
        <w:rPr>
          <w:ins w:id="256" w:author="Hester Lingsma" w:date="2020-06-03T09:19:00Z"/>
          <w:rFonts w:ascii="Calibri" w:eastAsia="Calibri" w:hAnsi="Calibri" w:cs="Calibri"/>
        </w:rPr>
      </w:pPr>
      <w:r w:rsidRPr="0092480E">
        <w:rPr>
          <w:rFonts w:ascii="Calibri" w:eastAsia="Calibri" w:hAnsi="Calibri" w:cs="Calibri"/>
        </w:rPr>
        <w:t xml:space="preserve">To illustrate what </w:t>
      </w:r>
      <w:ins w:id="257" w:author="Hester Lingsma" w:date="2020-06-05T09:59:00Z">
        <w:r w:rsidR="00B37BD8">
          <w:rPr>
            <w:rFonts w:ascii="Calibri" w:eastAsia="Calibri" w:hAnsi="Calibri" w:cs="Calibri"/>
          </w:rPr>
          <w:t xml:space="preserve">our </w:t>
        </w:r>
      </w:ins>
      <w:del w:id="258" w:author="Hester Lingsma" w:date="2020-06-05T09:59:00Z">
        <w:r w:rsidRPr="0092480E" w:rsidDel="00B37BD8">
          <w:rPr>
            <w:rFonts w:ascii="Calibri" w:eastAsia="Calibri" w:hAnsi="Calibri" w:cs="Calibri"/>
          </w:rPr>
          <w:delText xml:space="preserve">this </w:delText>
        </w:r>
      </w:del>
      <w:ins w:id="259" w:author="Hester Lingsma" w:date="2020-06-05T09:59:00Z">
        <w:r w:rsidR="00B37BD8">
          <w:rPr>
            <w:rFonts w:ascii="Calibri" w:eastAsia="Calibri" w:hAnsi="Calibri" w:cs="Calibri"/>
          </w:rPr>
          <w:t>urgency</w:t>
        </w:r>
        <w:r w:rsidR="00B37BD8" w:rsidRPr="0092480E">
          <w:rPr>
            <w:rFonts w:ascii="Calibri" w:eastAsia="Calibri" w:hAnsi="Calibri" w:cs="Calibri"/>
          </w:rPr>
          <w:t xml:space="preserve"> </w:t>
        </w:r>
      </w:ins>
      <w:r w:rsidRPr="0092480E">
        <w:rPr>
          <w:rFonts w:ascii="Calibri" w:eastAsia="Calibri" w:hAnsi="Calibri" w:cs="Calibri"/>
        </w:rPr>
        <w:t>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we take the most urgent procedure</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procedure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fect health by delaying the procedure by a month.</w:t>
      </w:r>
    </w:p>
    <w:p w:rsidR="006C7612" w:rsidRDefault="006C7612" w:rsidP="636709EE">
      <w:pPr>
        <w:rPr>
          <w:ins w:id="260" w:author="Hester Lingsma" w:date="2020-06-03T09:19:00Z"/>
          <w:rFonts w:ascii="Calibri" w:eastAsia="Calibri" w:hAnsi="Calibri" w:cs="Calibri"/>
        </w:rPr>
      </w:pPr>
    </w:p>
    <w:p w:rsidR="006C7612" w:rsidRPr="00B37BD8" w:rsidRDefault="006C7612" w:rsidP="636709EE">
      <w:pPr>
        <w:rPr>
          <w:ins w:id="261" w:author="Hester Lingsma" w:date="2020-06-03T09:23:00Z"/>
          <w:rFonts w:ascii="Calibri" w:eastAsia="Calibri" w:hAnsi="Calibri" w:cs="Calibri"/>
          <w:rPrChange w:id="262" w:author="Hester Lingsma" w:date="2020-06-05T09:59:00Z">
            <w:rPr>
              <w:ins w:id="263" w:author="Hester Lingsma" w:date="2020-06-03T09:23:00Z"/>
              <w:rFonts w:ascii="Calibri" w:eastAsia="Calibri" w:hAnsi="Calibri" w:cs="Calibri"/>
              <w:lang w:val="nl-NL"/>
            </w:rPr>
          </w:rPrChange>
        </w:rPr>
      </w:pPr>
      <w:proofErr w:type="spellStart"/>
      <w:ins w:id="264" w:author="Hester Lingsma" w:date="2020-06-03T09:19:00Z">
        <w:r w:rsidRPr="00B37BD8">
          <w:rPr>
            <w:rFonts w:ascii="Calibri" w:eastAsia="Calibri" w:hAnsi="Calibri" w:cs="Calibri"/>
          </w:rPr>
          <w:t>Hier</w:t>
        </w:r>
        <w:proofErr w:type="spellEnd"/>
        <w:r w:rsidRPr="00B37BD8">
          <w:rPr>
            <w:rFonts w:ascii="Calibri" w:eastAsia="Calibri" w:hAnsi="Calibri" w:cs="Calibri"/>
          </w:rPr>
          <w:t xml:space="preserve"> </w:t>
        </w:r>
        <w:proofErr w:type="spellStart"/>
        <w:r w:rsidRPr="00B37BD8">
          <w:rPr>
            <w:rFonts w:ascii="Calibri" w:eastAsia="Calibri" w:hAnsi="Calibri" w:cs="Calibri"/>
          </w:rPr>
          <w:t>stu</w:t>
        </w:r>
      </w:ins>
      <w:ins w:id="265" w:author="Hester Lingsma" w:date="2020-06-03T09:20:00Z">
        <w:r w:rsidRPr="00B37BD8">
          <w:rPr>
            <w:rFonts w:ascii="Calibri" w:eastAsia="Calibri" w:hAnsi="Calibri" w:cs="Calibri"/>
          </w:rPr>
          <w:t>kje</w:t>
        </w:r>
        <w:proofErr w:type="spellEnd"/>
        <w:r w:rsidRPr="00B37BD8">
          <w:rPr>
            <w:rFonts w:ascii="Calibri" w:eastAsia="Calibri" w:hAnsi="Calibri" w:cs="Calibri"/>
          </w:rPr>
          <w:t xml:space="preserve"> </w:t>
        </w:r>
      </w:ins>
      <w:ins w:id="266" w:author="Hester Lingsma" w:date="2020-06-03T09:21:00Z">
        <w:r w:rsidRPr="00B37BD8">
          <w:rPr>
            <w:rFonts w:ascii="Calibri" w:eastAsia="Calibri" w:hAnsi="Calibri" w:cs="Calibri"/>
          </w:rPr>
          <w:t xml:space="preserve">over wat </w:t>
        </w:r>
        <w:proofErr w:type="spellStart"/>
        <w:r w:rsidRPr="00B37BD8">
          <w:rPr>
            <w:rFonts w:ascii="Calibri" w:eastAsia="Calibri" w:hAnsi="Calibri" w:cs="Calibri"/>
          </w:rPr>
          <w:t>vooral</w:t>
        </w:r>
        <w:proofErr w:type="spellEnd"/>
        <w:r w:rsidRPr="00B37BD8">
          <w:rPr>
            <w:rFonts w:ascii="Calibri" w:eastAsia="Calibri" w:hAnsi="Calibri" w:cs="Calibri"/>
          </w:rPr>
          <w:t xml:space="preserve"> d</w:t>
        </w:r>
        <w:r w:rsidRPr="00B37BD8">
          <w:rPr>
            <w:rFonts w:ascii="Calibri" w:eastAsia="Calibri" w:hAnsi="Calibri" w:cs="Calibri"/>
            <w:rPrChange w:id="267" w:author="Hester Lingsma" w:date="2020-06-05T09:59:00Z">
              <w:rPr>
                <w:rFonts w:ascii="Calibri" w:eastAsia="Calibri" w:hAnsi="Calibri" w:cs="Calibri"/>
                <w:lang w:val="nl-NL"/>
              </w:rPr>
            </w:rPrChange>
          </w:rPr>
          <w:t xml:space="preserve">e </w:t>
        </w:r>
      </w:ins>
      <w:proofErr w:type="spellStart"/>
      <w:ins w:id="268" w:author="Hester Lingsma" w:date="2020-06-03T09:23:00Z">
        <w:r w:rsidRPr="00B37BD8">
          <w:rPr>
            <w:rFonts w:ascii="Calibri" w:eastAsia="Calibri" w:hAnsi="Calibri" w:cs="Calibri"/>
            <w:rPrChange w:id="269" w:author="Hester Lingsma" w:date="2020-06-05T09:59:00Z">
              <w:rPr>
                <w:rFonts w:ascii="Calibri" w:eastAsia="Calibri" w:hAnsi="Calibri" w:cs="Calibri"/>
                <w:lang w:val="nl-NL"/>
              </w:rPr>
            </w:rPrChange>
          </w:rPr>
          <w:t>volgorde</w:t>
        </w:r>
        <w:proofErr w:type="spellEnd"/>
        <w:r w:rsidRPr="00B37BD8">
          <w:rPr>
            <w:rFonts w:ascii="Calibri" w:eastAsia="Calibri" w:hAnsi="Calibri" w:cs="Calibri"/>
            <w:rPrChange w:id="270" w:author="Hester Lingsma" w:date="2020-06-05T09:59:00Z">
              <w:rPr>
                <w:rFonts w:ascii="Calibri" w:eastAsia="Calibri" w:hAnsi="Calibri" w:cs="Calibri"/>
                <w:lang w:val="nl-NL"/>
              </w:rPr>
            </w:rPrChange>
          </w:rPr>
          <w:t xml:space="preserve"> </w:t>
        </w:r>
        <w:proofErr w:type="spellStart"/>
        <w:r w:rsidRPr="00B37BD8">
          <w:rPr>
            <w:rFonts w:ascii="Calibri" w:eastAsia="Calibri" w:hAnsi="Calibri" w:cs="Calibri"/>
            <w:rPrChange w:id="271" w:author="Hester Lingsma" w:date="2020-06-05T09:59:00Z">
              <w:rPr>
                <w:rFonts w:ascii="Calibri" w:eastAsia="Calibri" w:hAnsi="Calibri" w:cs="Calibri"/>
                <w:lang w:val="nl-NL"/>
              </w:rPr>
            </w:rPrChange>
          </w:rPr>
          <w:t>drijft</w:t>
        </w:r>
        <w:proofErr w:type="spellEnd"/>
        <w:r w:rsidRPr="00B37BD8">
          <w:rPr>
            <w:rFonts w:ascii="Calibri" w:eastAsia="Calibri" w:hAnsi="Calibri" w:cs="Calibri"/>
            <w:rPrChange w:id="272" w:author="Hester Lingsma" w:date="2020-06-05T09:59:00Z">
              <w:rPr>
                <w:rFonts w:ascii="Calibri" w:eastAsia="Calibri" w:hAnsi="Calibri" w:cs="Calibri"/>
                <w:lang w:val="nl-NL"/>
              </w:rPr>
            </w:rPrChange>
          </w:rPr>
          <w:t xml:space="preserve"> …… </w:t>
        </w:r>
      </w:ins>
    </w:p>
    <w:p w:rsidR="006C7612" w:rsidRDefault="006C7612" w:rsidP="636709EE">
      <w:pPr>
        <w:rPr>
          <w:ins w:id="273" w:author="Hester Lingsma" w:date="2020-06-05T10:00:00Z"/>
          <w:rFonts w:ascii="Calibri" w:eastAsia="Calibri" w:hAnsi="Calibri" w:cs="Calibri"/>
        </w:rPr>
      </w:pPr>
    </w:p>
    <w:p w:rsidR="00B37BD8" w:rsidRPr="00B37BD8" w:rsidRDefault="00B37BD8" w:rsidP="636709EE">
      <w:pPr>
        <w:rPr>
          <w:ins w:id="274" w:author="Hester Lingsma" w:date="2020-06-05T09:59:00Z"/>
          <w:rFonts w:ascii="Calibri" w:eastAsia="Calibri" w:hAnsi="Calibri" w:cs="Calibri"/>
          <w:lang w:val="nl-NL"/>
          <w:rPrChange w:id="275" w:author="Hester Lingsma" w:date="2020-06-05T10:00:00Z">
            <w:rPr>
              <w:ins w:id="276" w:author="Hester Lingsma" w:date="2020-06-05T09:59:00Z"/>
              <w:rFonts w:ascii="Calibri" w:eastAsia="Calibri" w:hAnsi="Calibri" w:cs="Calibri"/>
            </w:rPr>
          </w:rPrChange>
        </w:rPr>
      </w:pPr>
      <w:ins w:id="277" w:author="Hester Lingsma" w:date="2020-06-05T10:00:00Z">
        <w:r w:rsidRPr="00B37BD8">
          <w:rPr>
            <w:rFonts w:ascii="Calibri" w:eastAsia="Calibri" w:hAnsi="Calibri" w:cs="Calibri"/>
            <w:lang w:val="nl-NL"/>
            <w:rPrChange w:id="278" w:author="Hester Lingsma" w:date="2020-06-05T10:00:00Z">
              <w:rPr>
                <w:rFonts w:ascii="Calibri" w:eastAsia="Calibri" w:hAnsi="Calibri" w:cs="Calibri"/>
              </w:rPr>
            </w:rPrChange>
          </w:rPr>
          <w:t xml:space="preserve">Eventueel wat we verassende </w:t>
        </w:r>
        <w:proofErr w:type="spellStart"/>
        <w:r w:rsidRPr="00B37BD8">
          <w:rPr>
            <w:rFonts w:ascii="Calibri" w:eastAsia="Calibri" w:hAnsi="Calibri" w:cs="Calibri"/>
            <w:lang w:val="nl-NL"/>
            <w:rPrChange w:id="279" w:author="Hester Lingsma" w:date="2020-06-05T10:00:00Z">
              <w:rPr>
                <w:rFonts w:ascii="Calibri" w:eastAsia="Calibri" w:hAnsi="Calibri" w:cs="Calibri"/>
              </w:rPr>
            </w:rPrChange>
          </w:rPr>
          <w:t>be</w:t>
        </w:r>
        <w:r>
          <w:rPr>
            <w:rFonts w:ascii="Calibri" w:eastAsia="Calibri" w:hAnsi="Calibri" w:cs="Calibri"/>
            <w:lang w:val="nl-NL"/>
          </w:rPr>
          <w:t>vinginden</w:t>
        </w:r>
        <w:proofErr w:type="spellEnd"/>
        <w:r>
          <w:rPr>
            <w:rFonts w:ascii="Calibri" w:eastAsia="Calibri" w:hAnsi="Calibri" w:cs="Calibri"/>
            <w:lang w:val="nl-NL"/>
          </w:rPr>
          <w:t xml:space="preserve"> vonden (vanuit klinisch perspectief) </w:t>
        </w:r>
      </w:ins>
    </w:p>
    <w:p w:rsidR="00B37BD8" w:rsidRPr="00B37BD8" w:rsidRDefault="00B37BD8" w:rsidP="636709EE">
      <w:pPr>
        <w:rPr>
          <w:ins w:id="280" w:author="Hester Lingsma" w:date="2020-06-03T09:22:00Z"/>
          <w:rFonts w:ascii="Calibri" w:eastAsia="Calibri" w:hAnsi="Calibri" w:cs="Calibri"/>
          <w:lang w:val="nl-NL"/>
        </w:rPr>
      </w:pPr>
    </w:p>
    <w:p w:rsidR="006C7612" w:rsidRPr="00B37BD8" w:rsidRDefault="006C7612" w:rsidP="636709EE">
      <w:pPr>
        <w:rPr>
          <w:rFonts w:ascii="Calibri" w:eastAsia="Calibri" w:hAnsi="Calibri" w:cs="Calibri"/>
          <w:lang w:val="nl-NL"/>
          <w:rPrChange w:id="281" w:author="Hester Lingsma" w:date="2020-06-05T09:59:00Z">
            <w:rPr>
              <w:rFonts w:ascii="Calibri" w:eastAsia="Calibri" w:hAnsi="Calibri" w:cs="Calibri"/>
            </w:rPr>
          </w:rPrChange>
        </w:rPr>
      </w:pPr>
      <w:ins w:id="282" w:author="Hester Lingsma" w:date="2020-06-03T09:22:00Z">
        <w:r w:rsidRPr="00B37BD8">
          <w:rPr>
            <w:rFonts w:ascii="Calibri" w:eastAsia="Calibri" w:hAnsi="Calibri" w:cs="Calibri"/>
            <w:lang w:val="nl-NL"/>
          </w:rPr>
          <w:t>Als je echter OK tijd er aan koppelt</w:t>
        </w:r>
      </w:ins>
      <w:ins w:id="283" w:author="Hester Lingsma" w:date="2020-06-05T09:59:00Z">
        <w:r w:rsidR="00B37BD8">
          <w:rPr>
            <w:rFonts w:ascii="Calibri" w:eastAsia="Calibri" w:hAnsi="Calibri" w:cs="Calibri"/>
            <w:lang w:val="nl-NL"/>
          </w:rPr>
          <w:t>……</w:t>
        </w:r>
      </w:ins>
    </w:p>
    <w:p w:rsidR="00952B7B" w:rsidRPr="00B37BD8" w:rsidRDefault="00952B7B" w:rsidP="636709EE">
      <w:pPr>
        <w:rPr>
          <w:rFonts w:ascii="Calibri" w:eastAsia="Calibri" w:hAnsi="Calibri" w:cs="Calibri"/>
          <w:lang w:val="nl-NL"/>
          <w:rPrChange w:id="284" w:author="Hester Lingsma" w:date="2020-06-05T09:59:00Z">
            <w:rPr>
              <w:rFonts w:ascii="Calibri" w:eastAsia="Calibri" w:hAnsi="Calibri" w:cs="Calibri"/>
            </w:rPr>
          </w:rPrChange>
        </w:rPr>
      </w:pPr>
    </w:p>
    <w:p w:rsidR="00952B7B" w:rsidRPr="000F224F" w:rsidRDefault="67F2E9A1" w:rsidP="00E63B2C">
      <w:pPr>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since waiting lists may be shorter</w:t>
      </w:r>
      <w:ins w:id="285" w:author="Hester Lingsma" w:date="2020-06-05T10:00:00Z">
        <w:r w:rsidR="00B37BD8">
          <w:rPr>
            <w:rFonts w:ascii="Calibri" w:eastAsia="Calibri" w:hAnsi="Calibri" w:cs="Calibri"/>
          </w:rPr>
          <w:t xml:space="preserve"> and no OR </w:t>
        </w:r>
        <w:proofErr w:type="spellStart"/>
        <w:r w:rsidR="00B37BD8">
          <w:rPr>
            <w:rFonts w:ascii="Calibri" w:eastAsia="Calibri" w:hAnsi="Calibri" w:cs="Calibri"/>
          </w:rPr>
          <w:t>or</w:t>
        </w:r>
        <w:proofErr w:type="spellEnd"/>
        <w:r w:rsidR="00B37BD8">
          <w:rPr>
            <w:rFonts w:ascii="Calibri" w:eastAsia="Calibri" w:hAnsi="Calibri" w:cs="Calibri"/>
          </w:rPr>
          <w:t xml:space="preserve"> ICU </w:t>
        </w:r>
      </w:ins>
      <w:ins w:id="286" w:author="Hester Lingsma" w:date="2020-06-05T10:01:00Z">
        <w:r w:rsidR="00B37BD8">
          <w:rPr>
            <w:rFonts w:ascii="Calibri" w:eastAsia="Calibri" w:hAnsi="Calibri" w:cs="Calibri"/>
          </w:rPr>
          <w:t>capacity is needed</w:t>
        </w:r>
      </w:ins>
      <w:r w:rsidR="00A43A3C">
        <w:rPr>
          <w:rFonts w:ascii="Calibri" w:eastAsia="Calibri" w:hAnsi="Calibri" w:cs="Calibri"/>
        </w:rPr>
        <w:t>.</w:t>
      </w:r>
      <w:r w:rsidR="00F94B06">
        <w:rPr>
          <w:rFonts w:ascii="Calibri" w:eastAsia="Calibri" w:hAnsi="Calibri" w:cs="Calibri"/>
        </w:rPr>
        <w:t xml:space="preserve">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procedures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in costs is </w:t>
      </w:r>
      <w:r w:rsidR="002E69C4">
        <w:rPr>
          <w:rFonts w:ascii="Calibri" w:eastAsia="Calibri" w:hAnsi="Calibri" w:cs="Calibri"/>
        </w:rPr>
        <w:t>hospital capacity.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usual care, this perspective might be </w:t>
      </w:r>
      <w:r w:rsidR="00CB075A">
        <w:rPr>
          <w:rFonts w:ascii="Calibri" w:eastAsia="Calibri" w:hAnsi="Calibri" w:cs="Calibri"/>
        </w:rPr>
        <w:t>of increasing</w:t>
      </w:r>
      <w:r w:rsidR="002E69C4">
        <w:rPr>
          <w:rFonts w:ascii="Calibri" w:eastAsia="Calibri" w:hAnsi="Calibri" w:cs="Calibri"/>
        </w:rPr>
        <w:t xml:space="preserve"> import</w:t>
      </w:r>
      <w:del w:id="287" w:author="Hester Lingsma" w:date="2020-06-03T09:24:00Z">
        <w:r w:rsidR="002E69C4" w:rsidDel="006C7612">
          <w:rPr>
            <w:rFonts w:ascii="Calibri" w:eastAsia="Calibri" w:hAnsi="Calibri" w:cs="Calibri"/>
          </w:rPr>
          <w:delText>ant</w:delText>
        </w:r>
      </w:del>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w:t>
      </w:r>
      <w:commentRangeStart w:id="288"/>
      <w:r w:rsidR="00F94B06">
        <w:rPr>
          <w:rFonts w:ascii="Calibri" w:eastAsia="Calibri" w:hAnsi="Calibri" w:cs="Calibri"/>
        </w:rPr>
        <w:t xml:space="preserve">, other ethical perspectives 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procedures </w:t>
      </w:r>
      <w:r w:rsidR="00E07D53">
        <w:rPr>
          <w:rFonts w:ascii="Calibri" w:eastAsia="Calibri" w:hAnsi="Calibri" w:cs="Calibri"/>
        </w:rPr>
        <w:t xml:space="preserve">where our approach </w:t>
      </w:r>
      <w:commentRangeEnd w:id="288"/>
      <w:r w:rsidR="00B37BD8">
        <w:rPr>
          <w:rStyle w:val="CommentReference"/>
          <w:rFonts w:asciiTheme="minorHAnsi" w:eastAsiaTheme="minorHAnsi" w:hAnsiTheme="minorHAnsi" w:cstheme="minorBidi"/>
          <w:lang w:val="en-GB"/>
        </w:rPr>
        <w:commentReference w:id="288"/>
      </w:r>
      <w:r w:rsidR="00E07D53">
        <w:rPr>
          <w:rFonts w:ascii="Calibri" w:eastAsia="Calibri" w:hAnsi="Calibri" w:cs="Calibri"/>
        </w:rPr>
        <w:t>is applicable</w:t>
      </w:r>
      <w:r w:rsidR="00F94B06">
        <w:rPr>
          <w:rFonts w:ascii="Calibri" w:eastAsia="Calibri" w:hAnsi="Calibri" w:cs="Calibri"/>
        </w:rPr>
        <w:t xml:space="preserve">. </w:t>
      </w:r>
      <w:r w:rsidR="000F224F">
        <w:rPr>
          <w:rFonts w:ascii="Calibri" w:eastAsia="Calibri" w:hAnsi="Calibri" w:cs="Calibri"/>
        </w:rPr>
        <w:t xml:space="preserve"> </w:t>
      </w:r>
    </w:p>
    <w:p w:rsidR="00952B7B" w:rsidRDefault="00952B7B" w:rsidP="636709EE">
      <w:pPr>
        <w:rPr>
          <w:rFonts w:ascii="Calibri" w:hAnsi="Calibri" w:cs="Calibri"/>
        </w:rPr>
      </w:pPr>
    </w:p>
    <w:p w:rsidR="602F10CA" w:rsidRDefault="00114092" w:rsidP="636709EE">
      <w:pPr>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83&lt;/sup&gt;","plainTextFormattedCitation":"83","previouslyFormattedCitation":"&lt;sup&gt;83&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83</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del w:id="289" w:author="Hester Lingsma" w:date="2020-06-05T10:03:00Z">
        <w:r w:rsidR="00163436" w:rsidRPr="0092480E" w:rsidDel="00A90A70">
          <w:rPr>
            <w:rFonts w:ascii="Calibri" w:hAnsi="Calibri" w:cs="Calibri"/>
          </w:rPr>
          <w:delText>Moreover</w:delText>
        </w:r>
        <w:r w:rsidRPr="0092480E" w:rsidDel="00A90A70">
          <w:rPr>
            <w:rFonts w:ascii="Calibri" w:hAnsi="Calibri" w:cs="Calibri"/>
          </w:rPr>
          <w:delText xml:space="preserve">, </w:delText>
        </w:r>
      </w:del>
      <w:ins w:id="290" w:author="Hester Lingsma" w:date="2020-06-05T10:03:00Z">
        <w:r w:rsidR="00A90A70">
          <w:rPr>
            <w:rFonts w:ascii="Calibri" w:hAnsi="Calibri" w:cs="Calibri"/>
          </w:rPr>
          <w:t>C</w:t>
        </w:r>
      </w:ins>
      <w:del w:id="291" w:author="Hester Lingsma" w:date="2020-06-05T10:03:00Z">
        <w:r w:rsidRPr="0092480E" w:rsidDel="00A90A70">
          <w:rPr>
            <w:rFonts w:ascii="Calibri" w:hAnsi="Calibri" w:cs="Calibri"/>
          </w:rPr>
          <w:delText>by c</w:delText>
        </w:r>
      </w:del>
      <w:r w:rsidRPr="0092480E">
        <w:rPr>
          <w:rFonts w:ascii="Calibri" w:hAnsi="Calibri" w:cs="Calibri"/>
        </w:rPr>
        <w:t xml:space="preserve">omparing </w:t>
      </w:r>
      <w:del w:id="292" w:author="Hester Lingsma" w:date="2020-06-05T10:03:00Z">
        <w:r w:rsidRPr="0092480E" w:rsidDel="00A90A70">
          <w:rPr>
            <w:rFonts w:ascii="Calibri" w:hAnsi="Calibri" w:cs="Calibri"/>
          </w:rPr>
          <w:delText xml:space="preserve">the </w:delText>
        </w:r>
      </w:del>
      <w:r w:rsidRPr="0092480E">
        <w:rPr>
          <w:rFonts w:ascii="Calibri" w:hAnsi="Calibri" w:cs="Calibri"/>
        </w:rPr>
        <w:t>average patients across specialties on urgency</w:t>
      </w:r>
      <w:ins w:id="293" w:author="Hester Lingsma" w:date="2020-06-05T10:06:00Z">
        <w:r w:rsidR="00A90A70">
          <w:rPr>
            <w:rFonts w:ascii="Calibri" w:hAnsi="Calibri" w:cs="Calibri"/>
          </w:rPr>
          <w:t xml:space="preserve"> may give input</w:t>
        </w:r>
      </w:ins>
      <w:ins w:id="294" w:author="Hester Lingsma" w:date="2020-06-05T10:07:00Z">
        <w:r w:rsidR="00A90A70">
          <w:rPr>
            <w:rFonts w:ascii="Calibri" w:hAnsi="Calibri" w:cs="Calibri"/>
          </w:rPr>
          <w:t xml:space="preserve"> for</w:t>
        </w:r>
      </w:ins>
      <w:del w:id="295" w:author="Hester Lingsma" w:date="2020-06-05T10:06:00Z">
        <w:r w:rsidRPr="0092480E" w:rsidDel="00A90A70">
          <w:rPr>
            <w:rFonts w:ascii="Calibri" w:hAnsi="Calibri" w:cs="Calibri"/>
          </w:rPr>
          <w:delText>, we give way to</w:delText>
        </w:r>
      </w:del>
      <w:r w:rsidRPr="0092480E">
        <w:rPr>
          <w:rFonts w:ascii="Calibri" w:hAnsi="Calibri" w:cs="Calibri"/>
        </w:rPr>
        <w:t xml:space="preserve"> shared decision making: </w:t>
      </w:r>
      <w:del w:id="296" w:author="Hester Lingsma" w:date="2020-06-05T10:07:00Z">
        <w:r w:rsidRPr="0092480E" w:rsidDel="00A90A70">
          <w:rPr>
            <w:rFonts w:ascii="Calibri" w:hAnsi="Calibri" w:cs="Calibri"/>
          </w:rPr>
          <w:delText xml:space="preserve">we feel that </w:delText>
        </w:r>
      </w:del>
      <w:r w:rsidRPr="0092480E">
        <w:rPr>
          <w:rFonts w:ascii="Calibri" w:hAnsi="Calibri" w:cs="Calibri"/>
        </w:rPr>
        <w:t>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 making process of prioritization.</w:t>
      </w:r>
    </w:p>
    <w:p w:rsidR="00272DEE" w:rsidRPr="0092480E" w:rsidRDefault="00272DEE" w:rsidP="636709EE">
      <w:pPr>
        <w:rPr>
          <w:rFonts w:ascii="Calibri" w:hAnsi="Calibri" w:cs="Calibri"/>
        </w:rPr>
      </w:pPr>
    </w:p>
    <w:p w:rsidR="00E07D53" w:rsidRPr="0092480E" w:rsidRDefault="006479D9" w:rsidP="006479D9">
      <w:pPr>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procedure</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rsidR="006D27F5" w:rsidRPr="0092480E" w:rsidRDefault="37034C94" w:rsidP="00CD04DB">
      <w:pPr>
        <w:ind w:firstLine="720"/>
        <w:rPr>
          <w:rFonts w:ascii="Calibri" w:eastAsiaTheme="minorEastAsia" w:hAnsi="Calibri" w:cs="Calibri"/>
        </w:rPr>
      </w:pPr>
      <w:r w:rsidRPr="0092480E">
        <w:rPr>
          <w:rFonts w:ascii="Calibri" w:hAnsi="Calibri" w:cs="Calibri"/>
        </w:rPr>
        <w:t>Second, w</w:t>
      </w:r>
      <w:r w:rsidR="780220E6" w:rsidRPr="0092480E">
        <w:rPr>
          <w:rFonts w:ascii="Calibri" w:hAnsi="Calibri" w:cs="Calibri"/>
        </w:rPr>
        <w:t>e d</w:t>
      </w:r>
      <w:r w:rsidR="006479D9" w:rsidRPr="0092480E">
        <w:rPr>
          <w:rFonts w:ascii="Calibri" w:hAnsi="Calibri" w:cs="Calibri"/>
        </w:rPr>
        <w:t xml:space="preserve">id </w:t>
      </w:r>
      <w:r w:rsidR="780220E6" w:rsidRPr="0092480E">
        <w:rPr>
          <w:rFonts w:ascii="Calibri" w:hAnsi="Calibri" w:cs="Calibri"/>
        </w:rPr>
        <w:t xml:space="preserve">not take the </w:t>
      </w:r>
      <w:r w:rsidR="00D54CA2">
        <w:rPr>
          <w:rFonts w:ascii="Calibri" w:hAnsi="Calibri" w:cs="Calibri"/>
        </w:rPr>
        <w:t xml:space="preserve">extra perioperative mortality </w:t>
      </w:r>
      <w:r w:rsidR="780220E6" w:rsidRPr="0092480E">
        <w:rPr>
          <w:rFonts w:ascii="Calibri" w:hAnsi="Calibri" w:cs="Calibri"/>
        </w:rPr>
        <w:t>risk of</w:t>
      </w:r>
      <w:r w:rsidR="00D54CA2">
        <w:rPr>
          <w:rFonts w:ascii="Calibri" w:hAnsi="Calibri" w:cs="Calibri"/>
        </w:rPr>
        <w:t xml:space="preserve"> patients infected with COVID-19 into account</w:t>
      </w:r>
      <w:r w:rsidR="7C29E69F" w:rsidRPr="0092480E">
        <w:rPr>
          <w:rFonts w:ascii="Calibri" w:hAnsi="Calibri" w:cs="Calibri"/>
        </w:rPr>
        <w:t xml:space="preserve">. </w:t>
      </w:r>
      <w:r w:rsidR="00D54CA2">
        <w:rPr>
          <w:rFonts w:ascii="Calibri" w:hAnsi="Calibri" w:cs="Calibri"/>
        </w:rPr>
        <w:t xml:space="preserve">It has already been shown that this risk is increased, especially in </w:t>
      </w:r>
      <w:r w:rsidR="00B433A0">
        <w:rPr>
          <w:rFonts w:ascii="Calibri" w:hAnsi="Calibri" w:cs="Calibri"/>
        </w:rPr>
        <w:t>male patients older than 70 years</w:t>
      </w:r>
      <w:r w:rsidR="00D54CA2">
        <w:rPr>
          <w:rFonts w:ascii="Calibri" w:hAnsi="Calibri" w:cs="Calibri"/>
        </w:rPr>
        <w:fldChar w:fldCharType="begin" w:fldLock="1"/>
      </w:r>
      <w:r w:rsidR="00B25DB0">
        <w:rPr>
          <w:rFonts w:ascii="Calibri" w:hAnsi="Calibri" w:cs="Calibri"/>
        </w:rPr>
        <w:instrText>ADDIN CSL_CITATION {"citationItems":[{"id":"ITEM-1","itemData":{"DOI":"10.1016/S0140-6736(20)31182-X","ISSN":"0140-6736","abstract":"Summary Background The impact of severe acute respiratory syndrome coronavirus 2 (SARS-CoV-2) on postoperative recovery needs to be understood to inform clinical decision making during and after the COVID-19 pandemic. This study reports 30-day mortality and pulmonary complication rates in patients with perioperative SARS-CoV-2 infection. Methods This international, multicentre, cohort study at 235 hospitals in 24 countries included all patients undergoing surgery who had SARS-CoV-2 infection confirmed within 7 days before or 30 days after surgery. The primary outcome measure was 30-day postoperative mortality and was assessed in all enrolled patients. The main secondary outcome measure was pulmonary complications, defined as pneumonia, acute respiratory distress syndrome, or unexpected postoperative ventilation. Findings This analysis includes 1128 patients who had surgery between Jan 1 and March 31, 2020, of whom 835 (74·0%) had emergency surgery and 280 (24·8%) had elective surgery. SARS-CoV-2 infection was confirmed preoperatively in 294 (26·1%) patients. 30-day mortality was 23·8% (268 of 1128). Pulmonary complications occurred in 577 (51·2%) of 1128 patients; 30-day mortality in these patients was 38·0% (219 of 577), accounting for 82·6% (219 of 265) of all deaths. In adjusted analyses, 30-day mortality was associated with male sex (odds ratio 1·75 [95% CI 1·28–2·40], p Interpretation Postoperative pulmonary complications occur in half of patients with perioperative SARS-CoV-2 infection and are associated with high mortality. Thresholds for surgery during the COVID-19 pandemic should be higher than during normal practice, particularly in men aged 70 years and older. Consideration should be given for postponing non-urgent procedures and promoting non-operative treatment to delay or avoid the need for surgery. Funding National Institute for Health Research (NIHR), Association of Coloproctology of Great Britain and Ireland, Bowel and Cancer Research, Bowel Disease Research Foundation, Association of Upper Gastrointestinal Surgeons, British Association of Surgical Oncology, British Gynaecological Cancer Society, European Society of Coloproctology, NIHR Academy, Sarcoma UK, Vascular Society for Great Britain and Ireland, and Yorkshire Cancer Research.","author":[{"dropping-particle":"","family":"Nepogodiev","given":"Dmitri","non-dropping-particle":"","parse-names":false,"suffix":""},{"dropping-particle":"","family":"Glasbey","given":"James C","non-dropping-particle":"","parse-names":false,"suffix":""},{"dropping-particle":"","family":"Li","given":"Elizabeth","non-dropping-particle":"","parse-names":false,"suffix":""},{"dropping-particle":"","family":"Omar","given":"Omar M","non-dropping-particle":"","parse-names":false,"suffix":""},{"dropping-particle":"","family":"Simoes","given":"Joana FF","non-dropping-particle":"","parse-names":false,"suffix":""},{"dropping-particle":"","family":"Abbott","given":"Tom EF","non-dropping-particle":"","parse-names":false,"suffix":""},{"dropping-particle":"","family":"Alser","given":"Osaid","non-dropping-particle":"","parse-names":false,"suffix":""},{"dropping-particle":"","family":"Arnaud","given":"Alexis P","non-dropping-particle":"","parse-names":false,"suffix":""},{"dropping-particle":"","family":"Bankhead-Kendall","given":"Brittany K","non-dropping-particle":"","parse-names":false,"suffix":""},{"dropping-particle":"","family":"Breen","given":"Kerry A","non-dropping-particle":"","parse-names":false,"suffix":""},{"dropping-particle":"","family":"Cunha","given":"Miguel F","non-dropping-particle":"","parse-names":false,"suffix":""},{"dropping-particle":"","family":"Davidson","given":"Giana H","non-dropping-particle":"","parse-names":false,"suffix":""},{"dropping-particle":"Di","family":"Saverio","given":"Salomone","non-dropping-particle":"","parse-names":false,"suffix":""},{"dropping-particle":"","family":"Gallo","given":"Gaetano","non-dropping-particle":"","parse-names":false,"suffix":""},{"dropping-particle":"","family":"Griffiths","given":"Ewen A","non-dropping-particle":"","parse-names":false,"suffix":""},{"dropping-particle":"","family":"Gujjuri","given":"Rohan R","non-dropping-particle":"","parse-names":false,"suffix":""},{"dropping-particle":"","family":"Hutchinson","given":"Peter J","non-dropping-particle":"","parse-names":false,"suffix":""},{"dropping-particle":"","family":"Kaafarani","given":"Haytham MA","non-dropping-particle":"","parse-names":false,"suffix":""},{"dropping-particle":"","family":"Lederhuber","given":"Hans","non-dropping-particle":"","parse-names":false,"suffix":""},{"dropping-particle":"","family":"Löffler","given":"Markus W","non-dropping-particle":"","parse-names":false,"suffix":""},{"dropping-particle":"","family":"Mashbari","given":"Hassan N","non-dropping-particle":"","parse-names":false,"suffix":""},{"dropping-particle":"","family":"Minaya-Bravo","given":"Ana","non-dropping-particle":"","parse-names":false,"suffix":""},{"dropping-particle":"","family":"Morton","given":"Dion G","non-dropping-particle":"","parse-names":false,"suffix":""},{"dropping-particle":"","family":"Moszkowicz","given":"David","non-dropping-particle":"","parse-names":false,"suffix":""},{"dropping-particle":"","family":"Pata","given":"Francesco","non-dropping-particle":"","parse-names":false,"suffix":""},{"dropping-particle":"","family":"Tsoulfas","given":"George","non-dropping-particle":"","parse-names":false,"suffix":""},{"dropping-particle":"","family":"Venn","given":"Mary L","non-dropping-particle":"","parse-names":false,"suffix":""},{"dropping-particle":"","family":"Bhangu","given":"Aneel","non-dropping-particle":"","parse-names":false,"suffix":""},{"dropping-particle":"","family":"Cox","given":"Daniel","non-dropping-particle":"","parse-names":false,"suffix":""},{"dropping-particle":"","family":"Roslani","given":"April C","non-dropping-particle":"","parse-names":false,"suffix":""},{"dropping-particle":"","family":"Alakaloko","given":"Felix","non-dropping-particle":"","parse-names":false,"suffix":""},{"dropping-particle":"de","family":"Vries","given":"Jean-Paul PM","non-dropping-particle":"","parse-names":false,"suffix":""},{"dropping-particle":"","family":"Aaraj","given":"Mahmoud A","non-dropping-particle":"","parse-names":false,"suffix":""},{"dropping-particle":"","family":"Abbott","given":"Tom EF","non-dropping-particle":"","parse-names":false,"suffix":""},{"dropping-particle":"","family":"Abbott","given":"Sarah J","non-dropping-particle":"","parse-names":false,"suffix":""},{"dropping-particle":"","family":"Abdalla","given":"Mutwakil OM","non-dropping-particle":"","parse-names":false,"suffix":""},{"dropping-particle":"","family":"Abdelaal","given":"Ahmed S","non-dropping-particle":"","parse-names":false,"suffix":""},{"dropping-particle":"","family":"Ademuyiwa","given":"Adesoji O","non-dropping-particle":"","parse-names":false,"suffix":""},{"dropping-particle":"","family":"Aherne","given":"Thomas M","non-dropping-particle":"","parse-names":false,"suffix":""},{"dropping-particle":"","family":"Ali","given":"Osman M","non-dropping-particle":"","parse-names":false,"suffix":""},{"dropping-particle":"","family":"Alkadeeki","given":"Ghadah Z","non-dropping-particle":"","parse-names":false,"suffix":""},{"dropping-particle":"","family":"Almeida","given":"Ana C","non-dropping-particle":"","parse-names":false,"suffix":""},{"dropping-particle":"","family":"Alrahawy","given":"Mahmoud M","non-dropping-particle":"","parse-names":false,"suffix":""},{"dropping-particle":"","family":"Ambler","given":"Graeme K","non-dropping-particle":"","parse-names":false,"suffix":""},{"dropping-particle":"","family":"Alameer","given":"Ehab","non-dropping-particle":"","parse-names":false,"suffix":""},{"dropping-particle":"","family":"Andreani","given":"Stefano M","non-dropping-particle":"","parse-names":false,"suffix":""},{"dropping-particle":"De","family":"Andrés-Asenjo","given":"Beatriz","non-dropping-particle":"","parse-names":false,"suffix":""},{"dropping-particle":"","family":"Antonanzas","given":"Leyre Lopez","non-dropping-particle":"","parse-names":false,"suffix":""},{"dropping-particle":"","family":"Aoun","given":"Salah G","non-dropping-particle":"","parse-names":false,"suffix":""},{"dropping-particle":"","family":"Ashoush","given":"Fouad M","non-dropping-particle":"","parse-names":false,"suffix":""},{"dropping-particle":"","family":"Augestad","given":"Knut Magne","non-dropping-particle":"","parse-names":false,"suffix":""},{"dropping-particle":"","family":"Avellana","given":"Rocio B","non-dropping-particle":"","parse-names":false,"suffix":""},{"dropping-particle":"","family":"Ayeni","given":"Funbi A","non-dropping-particle":"","parse-names":false,"suffix":""},{"dropping-particle":"","family":"Ayorinde","given":"John OO","non-dropping-particle":"","parse-names":false,"suffix":""},{"dropping-particle":"","family":"Babu","given":"Bheemanakone H","non-dropping-particle":"","parse-names":false,"suffix":""},{"dropping-particle":"","family":"Baig","given":"Mirza MAS","non-dropping-particle":"","parse-names":false,"suffix":""},{"dropping-particle":"","family":"Bajomo","given":"Oreoluwa M","non-dropping-particle":"","parse-names":false,"suffix":""},{"dropping-particle":"","family":"Baker","given":"Olivia J","non-dropping-particle":"","parse-names":false,"suffix":""},{"dropping-particle":"","family":"Baker","given":"Markus P","non-dropping-particle":"","parse-names":false,"suffix":""},{"dropping-particle":"","family":"Baldwin","given":"Alexander J","non-dropping-particle":"","parse-names":false,"suffix":""},{"dropping-particle":"","family":"Ban","given":"Vin Shen","non-dropping-particle":"","parse-names":false,"suffix":""},{"dropping-particle":"","family":"Baron","given":"Ryan D","non-dropping-particle":"","parse-names":false,"suffix":""},{"dropping-particle":"","family":"Barranquero","given":"Alberto G","non-dropping-particle":"","parse-names":false,"suffix":""},{"dropping-particle":"","family":"Barry","given":"Conor P","non-dropping-particle":"","parse-names":false,"suffix":""},{"dropping-particle":"DI","family":"Bartolomeo","given":"Alessandro","non-dropping-particle":"","parse-names":false,"suffix":""},{"dropping-particle":"","family":"Bass","given":"Gary A","non-dropping-particle":"","parse-names":false,"suffix":""},{"dropping-particle":"","family":"Bath","given":"Michael F","non-dropping-particle":"","parse-names":false,"suffix":""},{"dropping-particle":"","family":"Batjer","given":"H Hunt","non-dropping-particle":"","parse-names":false,"suffix":""},{"dropping-particle":"","family":"Beamish","given":"Andrew J","non-dropping-particle":"","parse-names":false,"suffix":""},{"dropping-particle":"","family":"Belgaumkar","given":"Ajay P","non-dropping-particle":"","parse-names":false,"suffix":""},{"dropping-particle":"","family":"Bence","given":"Matthew N","non-dropping-particle":"","parse-names":false,"suffix":""},{"dropping-particle":"","family":"Benson","given":"Ruth A","non-dropping-particle":"","parse-names":false,"suffix":""},{"dropping-particle":"","family":"Bernal-Sprekelsen","given":"Juan Carlos","non-dropping-particle":"","parse-names":false,"suffix":""},{"dropping-particle":"","family":"Bhama","given":"Anuradha R","non-dropping-particle":"","parse-names":false,"suffix":""},{"dropping-particle":"V","family":"Bhavaraju","given":"Avi","non-dropping-particle":"","parse-names":false,"suffix":""},{"dropping-particle":"","family":"Biffl","given":"Walter L","non-dropping-particle":"","parse-names":false,"suffix":""},{"dropping-particle":"","family":"Blundell","given":"Chris M","non-dropping-particle":"","parse-names":false,"suffix":""},{"dropping-particle":"","family":"Boddy","given":"Alexander P","non-dropping-particle":"","parse-names":false,"suffix":""},{"dropping-particle":"","family":"Borgstein","given":"Alexander BJ","non-dropping-particle":"","parse-names":false,"suffix":""},{"dropping-particle":"","family":"Bosanquet","given":"David C","non-dropping-particle":"","parse-names":false,"suffix":""},{"dropping-particle":"","family":"Bosch","given":"Karen D","non-dropping-particle":"","parse-names":false,"suffix":""},{"dropping-particle":"","family":"Bouhuwaish","given":"Ahmad EM","non-dropping-particle":"","parse-names":false,"suffix":""},{"dropping-particle":"","family":"Bozkurt","given":"Mehmet A","non-dropping-particle":"","parse-names":false,"suffix":""},{"dropping-particle":"","family":"Brathwaite","given":"Collin EM","non-dropping-particle":"","parse-names":false,"suffix":""},{"dropping-particle":"","family":"Brown","given":"Benjamin C","non-dropping-particle":"","parse-names":false,"suffix":""},{"dropping-particle":"","family":"Brown","given":"Oliver D","non-dropping-particle":"","parse-names":false,"suffix":""},{"dropping-particle":"","family":"Brown","given":"Allison K","non-dropping-particle":"","parse-names":false,"suffix":""},{"dropping-particle":"","family":"Buarque","given":"Igor Lima","non-dropping-particle":"","parse-names":false,"suffix":""},{"dropping-particle":"","family":"Bueno-Cañones","given":"Alejandro D","non-dropping-particle":"","parse-names":false,"suffix":""},{"dropping-particle":"","family":"Bulugma","given":"Mustafa R","non-dropping-particle":"","parse-names":false,"suffix":""},{"dropping-particle":"","family":"Burke","given":"Joshua R","non-dropping-particle":"","parse-names":false,"suffix":""},{"dropping-particle":"","family":"Byrne","given":"Matthew HV","non-dropping-particle":"","parse-names":false,"suffix":""},{"dropping-particle":"","family":"Cagigal-Ortega","given":"Elima P","non-dropping-particle":"","parse-names":false,"suffix":""},{"dropping-particle":"","family":"Callcut","given":"Rachael A","non-dropping-particle":"","parse-names":false,"suffix":""},{"dropping-particle":"DI","family":"Candido","given":"Francesca","non-dropping-particle":"","parse-names":false,"suffix":""},{"dropping-particle":"","family":"Canova","given":"Michaela E","non-dropping-particle":"","parse-names":false,"suffix":""},{"dropping-particle":"","family":"Carlos","given":"William J","non-dropping-particle":"","parse-names":false,"suffix":""},{"dropping-particle":"","family":"Caruana","given":"Edward J","non-dropping-particle":"","parse-names":false,"suffix":""},{"dropping-particle":"","family":"Cato","given":"Liam D","non-dropping-particle":"","parse-names":false,"suffix":""},{"dropping-particle":"","family":"Catton","given":"Andrew B","non-dropping-particle":"","parse-names":false,"suffix":""},{"dropping-particle":"","family":"Ceretti","given":"Andrea Pisani","non-dropping-particle":"","parse-names":false,"suffix":""},{"dropping-particle":"","family":"Chase","given":"Thomas JG","non-dropping-particle":"","parse-names":false,"suffix":""},{"dropping-particle":"Di","family":"Chiara","given":"Francesco","non-dropping-particle":"","parse-names":false,"suffix":""},{"dropping-particle":"","family":"Chowdhury","given":"Abeed H","non-dropping-particle":"","parse-names":false,"suffix":""},{"dropping-particle":"","family":"Chung","given":"Eric A","non-dropping-particle":"","parse-names":false,"suffix":""},{"dropping-particle":"","family":"Cicerchia","given":"Pierfranco M","non-dropping-particle":"","parse-names":false,"suffix":""},{"dropping-particle":"","family":"Clough","given":"Ethan CS","non-dropping-particle":"","parse-names":false,"suffix":""},{"dropping-particle":"","family":"Coleman","given":"Natasha L","non-dropping-particle":"","parse-names":false,"suffix":""},{"dropping-particle":"","family":"Collins","given":"Chris G","non-dropping-particle":"","parse-names":false,"suffix":""},{"dropping-particle":"","family":"Collins","given":"Michelle L","non-dropping-particle":"","parse-names":false,"suffix":""},{"dropping-particle":"","family":"Colonna","given":"Emily T","non-dropping-particle":"","parse-names":false,"suffix":""},{"dropping-particle":"V","family":"Comini","given":"Lara","non-dropping-particle":"","parse-names":false,"suffix":""},{"dropping-particle":"","family":"Connolly","given":"Tara M","non-dropping-particle":"","parse-names":false,"suffix":""},{"dropping-particle":"","family":"Coughlin","given":"Patrick A","non-dropping-particle":"","parse-names":false,"suffix":""},{"dropping-particle":"","family":"Cruzado","given":"Laura Fernández-Gomez","non-dropping-particle":"","parse-names":false,"suffix":""},{"dropping-particle":"","family":"Davidson","given":"Brian R","non-dropping-particle":"","parse-names":false,"suffix":""},{"dropping-particle":"","family":"Davies","given":"Richard J","non-dropping-particle":"","parse-names":false,"suffix":""},{"dropping-particle":"","family":"Davies","given":"Emma J","non-dropping-particle":"","parse-names":false,"suffix":""},{"dropping-particle":"","family":"Davis","given":"Niall F","non-dropping-particle":"","parse-names":false,"suffix":""},{"dropping-particle":"","family":"Dawson","given":"Brett E","non-dropping-particle":"","parse-names":false,"suffix":""},{"dropping-particle":"","family":"Dean","given":"Benjamin JF","non-dropping-particle":"","parse-names":false,"suffix":""},{"dropping-particle":"","family":"Delgado","given":"Maria Garcia-Conde","non-dropping-particle":"","parse-names":false,"suffix":""},{"dropping-particle":"","family":"Diaz","given":"Jose J","non-dropping-particle":"","parse-names":false,"suffix":""},{"dropping-particle":"","family":"Dickson","given":"Kathryn E","non-dropping-particle":"","parse-names":false,"suffix":""},{"dropping-particle":"","family":"Diez-Alonso","given":"Manuel M","non-dropping-particle":"","parse-names":false,"suffix":""},{"dropping-particle":"","family":"Dixon","given":"Jan R","non-dropping-particle":"","parse-names":false,"suffix":""},{"dropping-particle":"","family":"Doe","given":"Matthew J","non-dropping-particle":"","parse-names":false,"suffix":""},{"dropping-particle":"","family":"Drake","given":"Thomas D","non-dropping-particle":"","parse-names":false,"suffix":""},{"dropping-particle":"","family":"Drake","given":"Frederick T","non-dropping-particle":"","parse-names":false,"suffix":""},{"dropping-particle":"","family":"Duffy","given":"John P","non-dropping-particle":"","parse-names":false,"suffix":""},{"dropping-particle":"","family":"Dunne","given":"Declan FJ","non-dropping-particle":"","parse-names":false,"suffix":""},{"dropping-particle":"","family":"Dunne","given":"Naomi JM","non-dropping-particle":"","parse-names":false,"suffix":""},{"dropping-particle":"","family":"Durán-Muñoz-Cruzado","given":"Virginia M","non-dropping-particle":"","parse-names":false,"suffix":""},{"dropping-particle":"","family":"Durst","given":"Alexander ZE","non-dropping-particle":"","parse-names":false,"suffix":""},{"dropping-particle":"","family":"Eardley","given":"Nicola J","non-dropping-particle":"","parse-names":false,"suffix":""},{"dropping-particle":"","family":"Edwards","given":"John G","non-dropping-particle":"","parse-names":false,"suffix":""},{"dropping-particle":"","family":"Elfallal","given":"Ahmed H","non-dropping-particle":"","parse-names":false,"suffix":""},{"dropping-particle":"","family":"Elfiky","given":"Mahmoud MA","non-dropping-particle":"","parse-names":false,"suffix":""},{"dropping-particle":"","family":"Elliott","given":"Jessie A","non-dropping-particle":"","parse-names":false,"suffix":""},{"dropping-particle":"","family":"Emile","given":"Sameh H","non-dropping-particle":"","parse-names":false,"suffix":""},{"dropping-particle":"","family":"Emslie","given":"Katy M","non-dropping-particle":"","parse-names":false,"suffix":""},{"dropping-particle":"","family":"Endorf","given":"Frederick W","non-dropping-particle":"","parse-names":false,"suffix":""},{"dropping-particle":"","family":"Engel","given":"Jamie L","non-dropping-particle":"","parse-names":false,"suffix":""},{"dropping-particle":"","family":"Enjuto","given":"Diego T","non-dropping-particle":"","parse-names":false,"suffix":""},{"dropping-particle":"","family":"Etchill","given":"Eric W","non-dropping-particle":"","parse-names":false,"suffix":""},{"dropping-particle":"","family":"Evans","given":"Jonathan P","non-dropping-particle":"","parse-names":false,"suffix":""},{"dropping-particle":"","family":"Fahey","given":"Brian A","non-dropping-particle":"","parse-names":false,"suffix":""},{"dropping-particle":"","family":"Faria","given":"Carlos S","non-dropping-particle":"","parse-names":false,"suffix":""},{"dropping-particle":"V","family":"Feo","given":"Carlo","non-dropping-particle":"","parse-names":false,"suffix":""},{"dropping-particle":"","family":"Ferguson","given":"Henry JM","non-dropping-particle":"","parse-names":false,"suffix":""},{"dropping-particle":"","family":"Fernandez","given":"Beatriz Dieguez","non-dropping-particle":"","parse-names":false,"suffix":""},{"dropping-particle":"","family":"Fernandez","given":"Andres Garcia","non-dropping-particle":"","parse-names":false,"suffix":""},{"dropping-particle":"","family":"Fernández","given":"Antonio J","non-dropping-particle":"","parse-names":false,"suffix":""},{"dropping-particle":"","family":"Fernández-Pacheco","given":"Borja Camacho","non-dropping-particle":"","parse-names":false,"suffix":""},{"dropping-particle":"","family":"Fitzgerald","given":"J Edward","non-dropping-particle":"","parse-names":false,"suffix":""},{"dropping-particle":"","family":"Fonsi","given":"Giovanni B","non-dropping-particle":"","parse-names":false,"suffix":""},{"dropping-particle":"","family":"Font","given":"Roser Farré","non-dropping-particle":"","parse-names":false,"suffix":""},{"dropping-particle":"","family":"Fowler","given":"Amy L","non-dropping-particle":"","parse-names":false,"suffix":""},{"dropping-particle":"Di","family":"Franco","given":"Gregorio","non-dropping-particle":"","parse-names":false,"suffix":""},{"dropping-particle":"","family":"Fretwell","given":"Kenneth R","non-dropping-particle":"","parse-names":false,"suffix":""},{"dropping-particle":"","family":"Fructuoso","given":"Lorena Sanchon","non-dropping-particle":"","parse-names":false,"suffix":""},{"dropping-particle":"","family":"Fusai","given":"Giuseppe K","non-dropping-particle":"","parse-names":false,"suffix":""},{"dropping-particle":"","family":"Garcia","given":"Miguel Hernandez","non-dropping-particle":"","parse-names":false,"suffix":""},{"dropping-particle":"","family":"Garcia-Ureña","given":"Miguel Angel","non-dropping-particle":"","parse-names":false,"suffix":""},{"dropping-particle":"","family":"Gill","given":"Charn K","non-dropping-particle":"","parse-names":false,"suffix":""},{"dropping-particle":"","family":"Gisbertz","given":"Suzanne S","non-dropping-particle":"","parse-names":false,"suffix":""},{"dropping-particle":"Del","family":"Giudice","given":"Roberto","non-dropping-particle":"","parse-names":false,"suffix":""},{"dropping-particle":"","family":"Giuffrida","given":"Maria Carmela","non-dropping-particle":"","parse-names":false,"suffix":""},{"dropping-particle":"Di","family":"Giuseppe","given":"Matteo","non-dropping-particle":"","parse-names":false,"suffix":""},{"dropping-particle":"","family":"Gómez","given":"María Fanjul","non-dropping-particle":"","parse-names":false,"suffix":""},{"dropping-particle":"","family":"González","given":"Javier Serrano","non-dropping-particle":"","parse-names":false,"suffix":""},{"dropping-particle":"","family":"Griffiths","given":"Ewen A","non-dropping-particle":"","parse-names":false,"suffix":""},{"dropping-particle":"","family":"Guariglia","given":"Claudio A","non-dropping-particle":"","parse-names":false,"suffix":""},{"dropping-particle":"","family":"Hainsworth","given":"Alison J","non-dropping-particle":"","parse-names":false,"suffix":""},{"dropping-particle":"","family":"Hall","given":"Bria J","non-dropping-particle":"","parse-names":false,"suffix":""},{"dropping-particle":"","family":"Hall","given":"James RW","non-dropping-particle":"","parse-names":false,"suffix":""},{"dropping-particle":"","family":"Hammond","given":"John S","non-dropping-particle":"","parse-names":false,"suffix":""},{"dropping-particle":"","family":"Haqqani","given":"Maha H","non-dropping-particle":"","parse-names":false,"suffix":""},{"dropping-particle":"","family":"Harrison","given":"Ewen M","non-dropping-particle":"","parse-names":false,"suffix":""},{"dropping-particle":"","family":"Hazelton","given":"Joshua P","non-dropping-particle":"","parse-names":false,"suffix":""},{"dropping-particle":"van","family":"Heinsbergen","given":"Maarten","non-dropping-particle":"","parse-names":false,"suffix":""},{"dropping-particle":"","family":"Hill","given":"Arnold DK","non-dropping-particle":"","parse-names":false,"suffix":""},{"dropping-particle":"","family":"Hing","given":"Caroline B","non-dropping-particle":"","parse-names":false,"suffix":""},{"dropping-particle":"","family":"Hirji","given":"Sameer A","non-dropping-particle":"","parse-names":false,"suffix":""},{"dropping-particle":"","family":"Ho","given":"Michael WS","non-dropping-particle":"","parse-names":false,"suffix":""},{"dropping-particle":"","family":"Holbrook","given":"Charlotte M","non-dropping-particle":"","parse-names":false,"suffix":""},{"dropping-particle":"","family":"Holme","given":"Thomas J","non-dropping-particle":"","parse-names":false,"suffix":""},{"dropping-particle":"","family":"Hopkins","given":"James C","non-dropping-particle":"","parse-names":false,"suffix":""},{"dropping-particle":"","family":"Hopkinson","given":"David N","non-dropping-particle":"","parse-names":false,"suffix":""},{"dropping-particle":"","family":"Hossain","given":"Fahad S","non-dropping-particle":"","parse-names":false,"suffix":""},{"dropping-particle":"","family":"Hudson","given":"Victoria E","non-dropping-particle":"","parse-names":false,"suffix":""},{"dropping-particle":"","family":"Hughes","given":"Jane L","non-dropping-particle":"","parse-names":false,"suffix":""},{"dropping-particle":"","family":"Hwang","given":"E. Shelley","non-dropping-particle":"","parse-names":false,"suffix":""},{"dropping-particle":"","family":"Ibrahim","given":"Mohamed AH","non-dropping-particle":"","parse-names":false,"suffix":""},{"dropping-particle":"","family":"Isolani","given":"Simone M","non-dropping-particle":"","parse-names":false,"suffix":""},{"dropping-particle":"","family":"Jara","given":"Pablo Galindo","non-dropping-particle":"","parse-names":false,"suffix":""},{"dropping-particle":"","family":"Jenkinson","given":"Michael D","non-dropping-particle":"","parse-names":false,"suffix":""},{"dropping-particle":"","family":"Jenny","given":"Hillary E","non-dropping-particle":"","parse-names":false,"suffix":""},{"dropping-particle":"","family":"Jeyaretna","given":"Deva S","non-dropping-particle":"","parse-names":false,"suffix":""},{"dropping-particle":"","family":"Jones","given":"Robert P","non-dropping-particle":"","parse-names":false,"suffix":""},{"dropping-particle":"","family":"Jones","given":"Andrew P","non-dropping-particle":"","parse-names":false,"suffix":""},{"dropping-particle":"","family":"Jonker","given":"Pascal KC","non-dropping-particle":"","parse-names":false,"suffix":""},{"dropping-particle":"","family":"Jönsson","given":"Maria L","non-dropping-particle":"","parse-names":false,"suffix":""},{"dropping-particle":"","family":"Joyce","given":"Doireann P","non-dropping-particle":"","parse-names":false,"suffix":""},{"dropping-particle":"","family":"Kalkwarf","given":"Kyle J","non-dropping-particle":"","parse-names":false,"suffix":""},{"dropping-particle":"","family":"Kamarajah","given":"Sivesh K","non-dropping-particle":"","parse-names":false,"suffix":""},{"dropping-particle":"El","family":"Kassas","given":"Mohamed","non-dropping-particle":"","parse-names":false,"suffix":""},{"dropping-particle":"","family":"Kavanagh","given":"Dara O","non-dropping-particle":"","parse-names":false,"suffix":""},{"dropping-particle":"","family":"Keatley","given":"James M","non-dropping-particle":"","parse-names":false,"suffix":""},{"dropping-particle":"","family":"Khalefa","given":"Mohamed A","non-dropping-particle":"","parse-names":false,"suffix":""},{"dropping-particle":"","family":"Khan","given":"Jim S","non-dropping-particle":"","parse-names":false,"suffix":""},{"dropping-particle":"","family":"Kirmani","given":"Bilal H","non-dropping-particle":"","parse-names":false,"suffix":""},{"dropping-particle":"","family":"Kisiel","given":"Aaron P","non-dropping-particle":"","parse-names":false,"suffix":""},{"dropping-particle":"","family":"Kouris","given":"Spyros Marinos","non-dropping-particle":"","parse-names":false,"suffix":""},{"dropping-particle":"","family":"Kowal","given":"Mikolaj R","non-dropping-particle":"","parse-names":false,"suffix":""},{"dropping-particle":"","family":"Labib","given":"Peter L","non-dropping-particle":"","parse-names":false,"suffix":""},{"dropping-particle":"","family":"Larkin","given":"John O","non-dropping-particle":"","parse-names":false,"suffix":""},{"dropping-particle":"","family":"Lauscher","given":"Johannes C","non-dropping-particle":"","parse-names":false,"suffix":""},{"dropping-particle":"","family":"Leclercq","given":"Wouter KG","non-dropping-particle":"","parse-names":false,"suffix":""},{"dropping-particle":"","family":"Ledesma","given":"Frances SJ","non-dropping-particle":"","parse-names":false,"suffix":""},{"dropping-particle":"","family":"Leite-Moreira","given":"André M","non-dropping-particle":"","parse-names":false,"suffix":""},{"dropping-particle":"","family":"Leung","given":"Elaine YL","non-dropping-particle":"","parse-names":false,"suffix":""},{"dropping-particle":"","family":"Lewis","given":"Sophia E","non-dropping-particle":"","parse-names":false,"suffix":""},{"dropping-particle":"","family":"Lima","given":"Maria João","non-dropping-particle":"","parse-names":false,"suffix":""},{"dropping-particle":"","family":"Lin","given":"Daniel J","non-dropping-particle":"","parse-names":false,"suffix":""},{"dropping-particle":"","family":"Liu","given":"Helen H","non-dropping-particle":"","parse-names":false,"suffix":""},{"dropping-particle":"","family":"Lowery","given":"Aoife J","non-dropping-particle":"","parse-names":false,"suffix":""},{"dropping-particle":"","family":"Lozano","given":"Saida Martel","non-dropping-particle":"","parse-names":false,"suffix":""},{"dropping-particle":"","family":"Luney","given":"Catriona R","non-dropping-particle":"","parse-names":false,"suffix":""},{"dropping-particle":"","family":"Maia","given":"Mariana Magalhães","non-dropping-particle":"","parse-names":false,"suffix":""},{"dropping-particle":"","family":"Mariani","given":"Nicolò M","non-dropping-particle":"","parse-names":false,"suffix":""},{"dropping-particle":"V","family":"Marino","given":"Marco","non-dropping-particle":"","parse-names":false,"suffix":""},{"dropping-particle":"","family":"Marra","given":"Angelo A","non-dropping-particle":"","parse-names":false,"suffix":""},{"dropping-particle":"","family":"Marsh","given":"Christopher L","non-dropping-particle":"","parse-names":false,"suffix":""},{"dropping-particle":"","family":"Martin","given":"Robert CG","non-dropping-particle":"","parse-names":false,"suffix":""},{"dropping-particle":"","family":"McCluney","given":"Simon J","non-dropping-particle":"","parse-names":false,"suffix":""},{"dropping-particle":"","family":"McIntyre","given":"Robert C","non-dropping-particle":"","parse-names":false,"suffix":""},{"dropping-particle":"","family":"Mckay","given":"Siobhan C","non-dropping-particle":"","parse-names":false,"suffix":""},{"dropping-particle":"","family":"McKevitt","given":"Kevin L","non-dropping-particle":"","parse-names":false,"suffix":""},{"dropping-particle":"","family":"Meagher","given":"Ashley D","non-dropping-particle":"","parse-names":false,"suffix":""},{"dropping-particle":"","family":"Mehdi","given":"Mohammad Q","non-dropping-particle":"","parse-names":false,"suffix":""},{"dropping-particle":"","family":"Mehigan","given":"Brian J","non-dropping-particle":"","parse-names":false,"suffix":""},{"dropping-particle":"","family":"Miguel","given":"Melania Gonzalez-De","non-dropping-particle":"","parse-names":false,"suffix":""},{"dropping-particle":"De","family":"Miguel-Ardevines","given":"Maria-Carmen","non-dropping-particle":"","parse-names":false,"suffix":""},{"dropping-particle":"","family":"Miguel-Mendez","given":"Carlos San","non-dropping-particle":"","parse-names":false,"suffix":""},{"dropping-particle":"","family":"Mills","given":"Sarah J","non-dropping-particle":"","parse-names":false,"suffix":""},{"dropping-particle":"","family":"Mohan","given":"Helen M","non-dropping-particle":"","parse-names":false,"suffix":""},{"dropping-particle":"","family":"Moir","given":"John AG","non-dropping-particle":"","parse-names":false,"suffix":""},{"dropping-particle":"","family":"Monson","given":"John RT","non-dropping-particle":"","parse-names":false,"suffix":""},{"dropping-particle":"","family":"Monteiro","given":"Joana M","non-dropping-particle":"","parse-names":false,"suffix":""},{"dropping-particle":"","family":"Montella","given":"Maria T","non-dropping-particle":"","parse-names":false,"suffix":""},{"dropping-particle":"","family":"Montesinos","given":"Cristina Soto","non-dropping-particle":"","parse-names":false,"suffix":""},{"dropping-particle":"","family":"Morgom","given":"Marwa M","non-dropping-particle":"","parse-names":false,"suffix":""},{"dropping-particle":"","family":"Moura","given":"Francisco S","non-dropping-particle":"","parse-names":false,"suffix":""},{"dropping-particle":"","family":"Muguerza","given":"Jose M","non-dropping-particle":"","parse-names":false,"suffix":""},{"dropping-particle":"","family":"Murphy","given":"Suzanne H","non-dropping-particle":"","parse-names":false,"suffix":""},{"dropping-particle":"De","family":"Nardi","given":"Paola","non-dropping-particle":"","parse-names":false,"suffix":""},{"dropping-particle":"","family":"Naumann","given":"David N","non-dropping-particle":"","parse-names":false,"suffix":""},{"dropping-particle":"","family":"Neary","given":"Paul C","non-dropping-particle":"","parse-names":false,"suffix":""},{"dropping-particle":"","family":"Neely","given":"David TA","non-dropping-particle":"","parse-names":false,"suffix":""},{"dropping-particle":"","family":"Ng-Kamstra","given":"Joshua S","non-dropping-particle":"","parse-names":false,"suffix":""},{"dropping-particle":"","family":"Ngu","given":"Albert WT","non-dropping-particle":"","parse-names":false,"suffix":""},{"dropping-particle":"","family":"Nguyen","given":"Truong A","non-dropping-particle":"","parse-names":false,"suffix":""},{"dropping-particle":"","family":"Nita","given":"George E","non-dropping-particle":"","parse-names":false,"suffix":""},{"dropping-particle":"","family":"Nunes","given":"Quentin M","non-dropping-particle":"","parse-names":false,"suffix":""},{"dropping-particle":"","family":"Nygaard","given":"Rachel M","non-dropping-particle":"","parse-names":false,"suffix":""},{"dropping-particle":"","family":"O'Meara","given":"Lindsay B","non-dropping-particle":"","parse-names":false,"suffix":""},{"dropping-particle":"","family":"O'Neill","given":"John R","non-dropping-particle":"","parse-names":false,"suffix":""},{"dropping-particle":"","family":"Okafor","given":"Barbara U","non-dropping-particle":"","parse-names":false,"suffix":""},{"dropping-particle":"","family":"Olson","given":"Steven A","non-dropping-particle":"","parse-names":false,"suffix":""},{"dropping-particle":"","family":"Oo","given":"Aung Y","non-dropping-particle":"","parse-names":false,"suffix":""},{"dropping-particle":"","family":"Ormazabal","given":"Pablo Collera","non-dropping-particle":"","parse-names":false,"suffix":""},{"dropping-particle":"","family":"Osorio","given":"Alexander L","non-dropping-particle":"","parse-names":false,"suffix":""},{"dropping-particle":"","family":"Pachl","given":"Max J","non-dropping-particle":"","parse-names":false,"suffix":""},{"dropping-particle":"","family":"Parry","given":"James T","non-dropping-particle":"","parse-names":false,"suffix":""},{"dropping-particle":"","family":"Patel","given":"Panna K","non-dropping-particle":"","parse-names":false,"suffix":""},{"dropping-particle":"","family":"Pérez","given":"David Díaz","non-dropping-particle":"","parse-names":false,"suffix":""},{"dropping-particle":"","family":"Pérez","given":"Carolina Martínez","non-dropping-particle":"","parse-names":false,"suffix":""},{"dropping-particle":"","family":"Pérez-Sánchez","given":"Luis E","non-dropping-particle":"","parse-names":false,"suffix":""},{"dropping-particle":"","family":"Pevidal","given":"Ana Nogues","non-dropping-particle":"","parse-names":false,"suffix":""},{"dropping-particle":"","family":"Pezzuto","given":"Anna P","non-dropping-particle":"","parse-names":false,"suffix":""},{"dropping-particle":"","family":"Philp","given":"Matthew M","non-dropping-particle":"","parse-names":false,"suffix":""},{"dropping-particle":"","family":"Pinkney","given":"Thomas D","non-dropping-particle":"","parse-names":false,"suffix":""},{"dropping-particle":"","family":"Pollok","given":"Joerg M","non-dropping-particle":"","parse-names":false,"suffix":""},{"dropping-particle":"","family":"Povey","given":"Meical G","non-dropping-particle":"","parse-names":false,"suffix":""},{"dropping-particle":"","family":"Poza","given":"Alfredo Alonso","non-dropping-particle":"","parse-names":false,"suffix":""},{"dropping-particle":"","family":"Rajgor","given":"Amarkumar D","non-dropping-particle":"","parse-names":false,"suffix":""},{"dropping-particle":"","family":"Rao","given":"Jagan N","non-dropping-particle":"","parse-names":false,"suffix":""},{"dropping-particle":"","family":"Raptis","given":"Dimitri A","non-dropping-particle":"","parse-names":false,"suffix":""},{"dropping-particle":"","family":"Rice","given":"Henry E","non-dropping-particle":"","parse-names":false,"suffix":""},{"dropping-particle":"","family":"Ridgway","given":"Paul F","non-dropping-particle":"","parse-names":false,"suffix":""},{"dropping-particle":"","family":"Rivas","given":"Ana Munoz","non-dropping-particle":"","parse-names":false,"suffix":""},{"dropping-particle":"","family":"Rodriguez-Sanjuan","given":"Juan C","non-dropping-particle":"","parse-names":false,"suffix":""},{"dropping-particle":"","family":"Rogers","given":"Luke J","non-dropping-particle":"","parse-names":false,"suffix":""},{"dropping-particle":"Da","family":"Roit","given":"Anna","non-dropping-particle":"","parse-names":false,"suffix":""},{"dropping-particle":"","family":"Rollett","given":"Rebecca A","non-dropping-particle":"","parse-names":false,"suffix":""},{"dropping-particle":"","family":"Romera","given":"Jose L","non-dropping-particle":"","parse-names":false,"suffix":""},{"dropping-particle":"","family":"Rooney","given":"Siobhan M","non-dropping-particle":"","parse-names":false,"suffix":""},{"dropping-particle":"","family":"Roxo","given":"Vanessa I","non-dropping-particle":"","parse-names":false,"suffix":""},{"dropping-particle":"Le","family":"Roy","given":"Bertrand","non-dropping-particle":"","parse-names":false,"suffix":""},{"dropping-particle":"","family":"Rubio","given":"Eduardo E","non-dropping-particle":"","parse-names":false,"suffix":""},{"dropping-particle":"","family":"Ruiz","given":"Carolina Castro","non-dropping-particle":"","parse-names":false,"suffix":""},{"dropping-particle":"","family":"Ruiz","given":"Manuel Losada","non-dropping-particle":"","parse-names":false,"suffix":""},{"dropping-particle":"","family":"Ryan","given":"Éanna J","non-dropping-particle":"","parse-names":false,"suffix":""},{"dropping-particle":"","family":"Saad","given":"Abdel Rahman","non-dropping-particle":"","parse-names":false,"suffix":""},{"dropping-particle":"","family":"Saeed","given":"Samerah A","non-dropping-particle":"","parse-names":false,"suffix":""},{"dropping-particle":"","family":"Salama","given":"Hiba A","non-dropping-particle":"","parse-names":false,"suffix":""},{"dropping-particle":"","family":"Salamah","given":"Abdulrauf A","non-dropping-particle":"","parse-names":false,"suffix":""},{"dropping-particle":"","family":"Samaniego","given":"María Gutiérrez","non-dropping-particle":"","parse-names":false,"suffix":""},{"dropping-particle":"","family":"Sampietro","given":"Gianluca M","non-dropping-particle":"","parse-names":false,"suffix":""},{"dropping-particle":"","family":"Sarma","given":"Diwakar R","non-dropping-particle":"","parse-names":false,"suffix":""},{"dropping-particle":"","family":"Schaffer","given":"Kathryn B","non-dropping-particle":"","parse-names":false,"suffix":""},{"dropping-particle":"","family":"Schnitzbauer","given":"Andreas A","non-dropping-particle":"","parse-names":false,"suffix":""},{"dropping-particle":"","family":"Scurrah","given":"Rachel J","non-dropping-particle":"","parse-names":false,"suffix":""},{"dropping-particle":"","family":"Serevina","given":"Olivia L","non-dropping-particle":"","parse-names":false,"suffix":""},{"dropping-particle":"","family":"Serralheiro","given":"Pedro A","non-dropping-particle":"","parse-names":false,"suffix":""},{"dropping-particle":"","family":"Sewards","given":"Joseph M","non-dropping-particle":"","parse-names":false,"suffix":""},{"dropping-particle":"","family":"Shackcloth","given":"Michael J","non-dropping-particle":"","parse-names":false,"suffix":""},{"dropping-particle":"V","family":"Shaw","given":"Abigail","non-dropping-particle":"","parse-names":false,"suffix":""},{"dropping-particle":"","family":"Sheel","given":"Andrea RG","non-dropping-particle":"","parse-names":false,"suffix":""},{"dropping-particle":"","family":"Sica","given":"Giuseppe S","non-dropping-particle":"","parse-names":false,"suffix":""},{"dropping-particle":"De","family":"Simone","given":"Veronica","non-dropping-particle":"","parse-names":false,"suffix":""},{"dropping-particle":"","family":"Singh","given":"Aminder A","non-dropping-particle":"","parse-names":false,"suffix":""},{"dropping-particle":"","family":"Singh","given":"Rabindra P","non-dropping-particle":"","parse-names":false,"suffix":""},{"dropping-particle":"","family":"Skelly","given":"Brendan L","non-dropping-particle":"","parse-names":false,"suffix":""},{"dropping-particle":"","family":"Smith","given":"Henry G","non-dropping-particle":"","parse-names":false,"suffix":""},{"dropping-particle":"","family":"Sohail","given":"Amir H","non-dropping-particle":"","parse-names":false,"suffix":""},{"dropping-particle":"","family":"Spalding","given":"Duncan R","non-dropping-particle":"","parse-names":false,"suffix":""},{"dropping-particle":"","family":"Springford","given":"Laurie R","non-dropping-particle":"","parse-names":false,"suffix":""},{"dropping-particle":"","family":"Ssentongo","given":"Anna E","non-dropping-particle":"","parse-names":false,"suffix":""},{"dropping-particle":"","family":"Steinkamp","given":"Pieter J","non-dropping-particle":"","parse-names":false,"suffix":""},{"dropping-particle":"","family":"Stevens","given":"Kent A","non-dropping-particle":"","parse-names":false,"suffix":""},{"dropping-particle":"","family":"Stewart","given":"Grant D","non-dropping-particle":"","parse-names":false,"suffix":""},{"dropping-particle":"","family":"Stylianides","given":"Nicholas A","non-dropping-particle":"","parse-names":false,"suffix":""},{"dropping-particle":"","family":"Sullivan","given":"Tom BB","non-dropping-particle":"","parse-names":false,"suffix":""},{"dropping-particle":"","family":"Taher","given":"Ahmed SA","non-dropping-particle":"","parse-names":false,"suffix":""},{"dropping-particle":"","family":"Tamimy","given":"Muhammad S","non-dropping-particle":"","parse-names":false,"suffix":""},{"dropping-particle":"","family":"Tang","given":"Alethea M","non-dropping-particle":"","parse-names":false,"suffix":""},{"dropping-particle":"","family":"Tebala","given":"Giovanni D","non-dropping-particle":"","parse-names":false,"suffix":""},{"dropping-particle":"","family":"Tejero-Pintor","given":"Francisco J","non-dropping-particle":"","parse-names":false,"suffix":""},{"dropping-particle":"","family":"Thaha","given":"Mohamed A","non-dropping-particle":"","parse-names":false,"suffix":""},{"dropping-particle":"","family":"Thomas","given":"Amy J","non-dropping-particle":"","parse-names":false,"suffix":""},{"dropping-particle":"De","family":"Toma","given":"Giorgio","non-dropping-particle":"","parse-names":false,"suffix":""},{"dropping-particle":"La","family":"Torre","given":"Filippo","non-dropping-particle":"","parse-names":false,"suffix":""},{"dropping-particle":"","family":"Torres","given":"Antonio J","non-dropping-particle":"","parse-names":false,"suffix":""},{"dropping-particle":"","family":"Townshend","given":"David N","non-dropping-particle":"","parse-names":false,"suffix":""},{"dropping-particle":"","family":"Trout","given":"Isobel M","non-dropping-particle":"","parse-names":false,"suffix":""},{"dropping-particle":"","family":"Tucker","given":"Sarah C","non-dropping-particle":"","parse-names":false,"suffix":""},{"dropping-particle":"","family":"Ubhi","given":"Harmony K","non-dropping-particle":"","parse-names":false,"suffix":""},{"dropping-particle":"","family":"Vega","given":"Viviana A","non-dropping-particle":"","parse-names":false,"suffix":""},{"dropping-particle":"","family":"Velmahos","given":"George C","non-dropping-particle":"","parse-names":false,"suffix":""},{"dropping-particle":"","family":"Velopulos","given":"Catherine G","non-dropping-particle":"","parse-names":false,"suffix":""},{"dropping-particle":"","family":"Viswanath","given":"Yirupaiahgari KS","non-dropping-particle":"","parse-names":false,"suffix":""},{"dropping-particle":"","family":"Vivas","given":"Alfredo A","non-dropping-particle":"","parse-names":false,"suffix":""},{"dropping-particle":"","family":"Wade","given":"Ryckie G","non-dropping-particle":"","parse-names":false,"suffix":""},{"dropping-particle":"","family":"Wadley","given":"Martin S","non-dropping-particle":"","parse-names":false,"suffix":""},{"dropping-particle":"","family":"Wall","given":"Joshua JS","non-dropping-particle":"","parse-names":false,"suffix":""},{"dropping-particle":"","family":"Walters","given":"Andrew M","non-dropping-particle":"","parse-names":false,"suffix":""},{"dropping-particle":"","family":"Warren","given":"Oliver J","non-dropping-particle":"","parse-names":false,"suffix":""},{"dropping-particle":"","family":"Weerasinghe","given":"Chamindri K","non-dropping-particle":"","parse-names":false,"suffix":""},{"dropping-particle":"","family":"Wilkin","given":"Richard JW","non-dropping-particle":"","parse-names":false,"suffix":""},{"dropping-particle":"","family":"Williams","given":"Katherine J","non-dropping-particle":"","parse-names":false,"suffix":""},{"dropping-particle":"","family":"Winter","given":"Stuart C","non-dropping-particle":"","parse-names":false,"suffix":""},{"dropping-particle":"","family":"Wormald","given":"Justin CR","non-dropping-particle":"","parse-names":false,"suffix":""},{"dropping-particle":"","family":"Wright","given":"Franklin L","non-dropping-particle":"","parse-names":false,"suffix":""},{"dropping-particle":"","family":"Xyda","given":"Souzana E","non-dropping-particle":"","parse-names":false,"suffix":""},{"dropping-particle":"","family":"Young","given":"Alastair L","non-dropping-particle":"","parse-names":false,"suffix":""},{"dropping-particle":"","family":"Youssef","given":"Mina MG","non-dropping-particle":"","parse-names":false,"suffix":""},{"dropping-particle":"","family":"Yousuf","given":"Farhat B","non-dropping-particle":"","parse-names":false,"suffix":""},{"dropping-particle":"El","family":"Youzouri","given":"Hanan","non-dropping-particle":"","parse-names":false,"suffix":""},{"dropping-particle":"","family":"Zappa","given":"Marco A","non-dropping-particle":"","parse-names":false,"suffix":""},{"dropping-particle":"","family":"Abate","given":"Emmanuele","non-dropping-particle":"","parse-names":false,"suffix":""},{"dropping-particle":"","family":"Abdalaziz","given":"Hossam","non-dropping-particle":"","parse-names":false,"suffix":""},{"dropping-particle":"","family":"Abdelkarim","given":"Mostafa","non-dropping-particle":"","parse-names":false,"suffix":""},{"dropping-particle":"","family":"Abdou","given":"Hossam","non-dropping-particle":"","parse-names":false,"suffix":""},{"dropping-particle":"","family":"Aboelkassem-Ibrahim","given":"Ahmad","non-dropping-particle":"","parse-names":false,"suffix":""},{"dropping-particle":"","family":"Abuown","given":"Ala","non-dropping-particle":"","parse-names":false,"suffix":""},{"dropping-particle":"","family":"Acebes-Garcia","given":"Fernando","non-dropping-particle":"","parse-names":false,"suffix":""},{"dropping-particle":"","family":"Acharya","given":"Metesh","non-dropping-particle":"","parse-names":false,"suffix":""},{"dropping-particle":"","family":"Adamina","given":"Michel","non-dropping-particle":"","parse-names":false,"suffix":""},{"dropping-particle":"","family":"Addae-Boateng","given":"Emmanuel","non-dropping-particle":"","parse-names":false,"suffix":""},{"dropping-particle":"","family":"Aftab","given":"Raiyyan","non-dropping-particle":"","parse-names":false,"suffix":""},{"dropping-particle":"","family":"Agarwal","given":"Arnav","non-dropping-particle":"","parse-names":false,"suffix":""},{"dropping-particle":"","family":"Aguilar","given":"José","non-dropping-particle":"","parse-names":false,"suffix":""},{"dropping-particle":"","family":"Ahmed","given":"Yousra","non-dropping-particle":"","parse-names":false,"suffix":""},{"dropping-particle":"","family":"Aitken","given":"Emma","non-dropping-particle":"","parse-names":false,"suffix":""},{"dropping-particle":"","family":"Al-Azzawi","given":"Marwa","non-dropping-particle":"","parse-names":false,"suffix":""},{"dropping-particle":"","family":"Al-Embideen","given":"Somya","non-dropping-particle":"","parse-names":false,"suffix":""},{"dropping-particle":"","family":"Al-Masri","given":"Mahmoud","non-dropping-particle":"","parse-names":false,"suffix":""},{"dropping-particle":"","family":"Al-Najjar","given":"Hani","non-dropping-particle":"","parse-names":false,"suffix":""},{"dropping-particle":"","family":"Al-Sukaini","given":"Ahmad","non-dropping-particle":"","parse-names":false,"suffix":""},{"dropping-particle":"","family":"Alam","given":"Ruhina","non-dropping-particle":"","parse-names":false,"suffix":""},{"dropping-particle":"","family":"Alderson","given":"Derek","non-dropping-particle":"","parse-names":false,"suffix":""},{"dropping-particle":"","family":"Aliyeva","given":"Zumrud","non-dropping-particle":"","parse-names":false,"suffix":""},{"dropping-particle":"","family":"Aljanadi","given":"Firas","non-dropping-particle":"","parse-names":false,"suffix":""},{"dropping-particle":"","family":"Almasri","given":"Murad","non-dropping-particle":"","parse-names":false,"suffix":""},{"dropping-particle":"","family":"Alonso-Ortuño","given":"Paula","non-dropping-particle":"","parse-names":false,"suffix":""},{"dropping-particle":"","family":"Altintoprak","given":"Fatih","non-dropping-particle":"","parse-names":false,"suffix":""},{"dropping-particle":"","family":"Amira","given":"Gamal","non-dropping-particle":"","parse-names":false,"suffix":""},{"dropping-particle":"","family":"Amjad","given":"Rabbia","non-dropping-particle":"","parse-names":false,"suffix":""},{"dropping-particle":"","family":"Anania","given":"Gabriele","non-dropping-particle":"","parse-names":false,"suffix":""},{"dropping-particle":"","family":"Andabaka","given":"Tatjana","non-dropping-particle":"","parse-names":false,"suffix":""},{"dropping-particle":"","family":"Angelou","given":"Dimitrios","non-dropping-particle":"","parse-names":false,"suffix":""},{"dropping-particle":"","family":"Annamalai","given":"Seethalakshmi","non-dropping-particle":"","parse-names":false,"suffix":""},{"dropping-particle":"","family":"Annessi","given":"Valerio","non-dropping-particle":"","parse-names":false,"suffix":""},{"dropping-particle":"","family":"Anthoney","given":"James","non-dropping-particle":"","parse-names":false,"suffix":""},{"dropping-particle":"","family":"Anwar","given":"Sibtain","non-dropping-particle":"","parse-names":false,"suffix":""},{"dropping-particle":"","family":"Anwer","given":"Mariyah","non-dropping-particle":"","parse-names":false,"suffix":""},{"dropping-particle":"","family":"Aragon-Chamizo","given":"Juan","non-dropping-particle":"","parse-names":false,"suffix":""},{"dropping-particle":"","family":"Ardito","given":"Antonella","non-dropping-particle":"","parse-names":false,"suffix":""},{"dropping-particle":"","family":"Arigoni","given":"Michele","non-dropping-particle":"","parse-names":false,"suffix":""},{"dropping-particle":"","family":"Armao","given":"Teodora","non-dropping-particle":"","parse-names":false,"suffix":""},{"dropping-particle":"","family":"Arminio","given":"Armando","non-dropping-particle":"","parse-names":false,"suffix":""},{"dropping-particle":"","family":"Armstrong","given":"Lara","non-dropping-particle":"","parse-names":false,"suffix":""},{"dropping-particle":"","family":"Arnaud","given":"Alexis","non-dropping-particle":"","parse-names":false,"suffix":""},{"dropping-particle":"","family":"Asaad","given":"Peter","non-dropping-particle":"","parse-names":false,"suffix":""},{"dropping-particle":"","family":"Ashcroft","given":"James","non-dropping-particle":"","parse-names":false,"suffix":""},{"dropping-particle":"","family":"Ashmore","given":"Christopher","non-dropping-particle":"","parse-names":false,"suffix":""},{"dropping-particle":"","family":"Asqalan","given":"Ahmad","non-dropping-particle":"","parse-names":false,"suffix":""},{"dropping-particle":"","family":"Asti","given":"Emanuele","non-dropping-particle":"","parse-names":false,"suffix":""},{"dropping-particle":"","family":"Aubry","given":"Emmanuelle","non-dropping-particle":"","parse-names":false,"suffix":""},{"dropping-particle":"","family":"Aytac","given":"Erman","non-dropping-particle":"","parse-names":false,"suffix":""},{"dropping-particle":"","family":"Ayuso-Herrera","given":"Esther","non-dropping-particle":"","parse-names":false,"suffix":""},{"dropping-particle":"","family":"Baeza","given":"Melody","non-dropping-particle":"","parse-names":false,"suffix":""},{"dropping-particle":"","family":"Bailon-Cuadrado","given":"Martin","non-dropping-particle":"","parse-names":false,"suffix":""},{"dropping-particle":"","family":"Bakmaz","given":"Bernarda","non-dropping-particle":"","parse-names":false,"suffix":""},{"dropping-particle":"","family":"Baldi","given":"Caterina","non-dropping-particle":"","parse-names":false,"suffix":""},{"dropping-particle":"","family":"Baldini","given":"Edoardo","non-dropping-particle":"","parse-names":false,"suffix":""},{"dropping-particle":"","family":"Baldo","given":"Stefano","non-dropping-particle":"","parse-names":false,"suffix":""},{"dropping-particle":"","family":"Ballabio","given":"Michele","non-dropping-particle":"","parse-names":false,"suffix":""},{"dropping-particle":"","family":"Baloyiannis","given":"Ioannis","non-dropping-particle":"","parse-names":false,"suffix":""},{"dropping-particle":"","family":"Baltazar","given":"Gerard","non-dropping-particle":"","parse-names":false,"suffix":""},{"dropping-particle":"","family":"Bàmbina","given":"Fabrizio","non-dropping-particle":"","parse-names":false,"suffix":""},{"dropping-particle":"","family":"Bandiera","given":"Alessandro","non-dropping-particle":"","parse-names":false,"suffix":""},{"dropping-particle":"","family":"Barlow","given":"Emma","non-dropping-particle":"","parse-names":false,"suffix":""},{"dropping-particle":"","family":"Barmasse","given":"Roberto","non-dropping-particle":"","parse-names":false,"suffix":""},{"dropping-particle":"","family":"Barmpagianni","given":"Christina","non-dropping-particle":"","parse-names":false,"suffix":""},{"dropping-particle":"","family":"Baronio","given":"Gianluca","non-dropping-particle":"","parse-names":false,"suffix":""},{"dropping-particle":"","family":"Barra","given":"Fabio","non-dropping-particle":"","parse-names":false,"suffix":""},{"dropping-particle":"","family":"Bartsch","given":"Anne-Marie","non-dropping-particle":"","parse-names":false,"suffix":""},{"dropping-particle":"","family":"Basgaran","given":"Amedra","non-dropping-particle":"","parse-names":false,"suffix":""},{"dropping-particle":"","family":"Basha","given":"Amr","non-dropping-particle":"","parse-names":false,"suffix":""},{"dropping-particle":"","family":"Bashkirova","given":"Varvara","non-dropping-particle":"","parse-names":false,"suffix":""},{"dropping-particle":"","family":"Bastazza","given":"Marco","non-dropping-particle":"","parse-names":false,"suffix":""},{"dropping-particle":"","family":"Baumber","given":"Rachel","non-dropping-particle":"","parse-names":false,"suffix":""},{"dropping-particle":"","family":"Belcher","given":"Elizabeth","non-dropping-particle":"","parse-names":false,"suffix":""},{"dropping-particle":"","family":"Belvedere","given":"Angela","non-dropping-particle":"","parse-names":false,"suffix":""},{"dropping-particle":"","family":"Benítez-Linero","given":"Inmaculada","non-dropping-particle":"","parse-names":false,"suffix":""},{"dropping-particle":"","family":"Bergeat","given":"Damien","non-dropping-particle":"","parse-names":false,"suffix":""},{"dropping-particle":"","family":"Bernasconi","given":"Matteo","non-dropping-particle":"","parse-names":false,"suffix":""},{"dropping-particle":"","family":"Bhalla","given":"Ashish","non-dropping-particle":"","parse-names":false,"suffix":""},{"dropping-particle":"","family":"Bhutiani","given":"Neal","non-dropping-particle":"","parse-names":false,"suffix":""},{"dropping-particle":"","family":"Bianco","given":"Federica","non-dropping-particle":"","parse-names":false,"suffix":""},{"dropping-particle":"","family":"Bisagni","given":"Pietro","non-dropping-particle":"","parse-names":false,"suffix":""},{"dropping-particle":"","family":"Blake","given":"Iain","non-dropping-particle":"","parse-names":false,"suffix":""},{"dropping-particle":"","family":"Blanco-Colino","given":"Ruth","non-dropping-particle":"","parse-names":false,"suffix":""},{"dropping-particle":"","family":"Blazquez-Martin","given":"Alma","non-dropping-particle":"","parse-names":false,"suffix":""},{"dropping-particle":"","family":"Boal","given":"Matthew","non-dropping-particle":"","parse-names":false,"suffix":""},{"dropping-particle":"","family":"Bonavina","given":"Luigi","non-dropping-particle":"","parse-names":false,"suffix":""},{"dropping-particle":"","family":"Bonavina","given":"Giulia","non-dropping-particle":"","parse-names":false,"suffix":""},{"dropping-particle":"","family":"Bond-Smith","given":"Giles","non-dropping-particle":"","parse-names":false,"suffix":""},{"dropping-particle":"","family":"Booth","given":"Karen","non-dropping-particle":"","parse-names":false,"suffix":""},{"dropping-particle":"","family":"Borges","given":"Filipe","non-dropping-particle":"","parse-names":false,"suffix":""},{"dropping-particle":"","family":"Borghi","given":"Felice","non-dropping-particle":"","parse-names":false,"suffix":""},{"dropping-particle":"","family":"Bouchagier","given":"Konstantinos","non-dropping-particle":"","parse-names":false,"suffix":""},{"dropping-particle":"","family":"Bourke","given":"Grainne","non-dropping-particle":"","parse-names":false,"suffix":""},{"dropping-particle":"","family":"Boyle","given":"Emily","non-dropping-particle":"","parse-names":false,"suffix":""},{"dropping-particle":"","family":"Brachini","given":"Gioia","non-dropping-particle":"","parse-names":false,"suffix":""},{"dropping-particle":"","family":"Brain","given":"Jessie","non-dropping-particle":"","parse-names":false,"suffix":""},{"dropping-particle":"","family":"Brar","given":"Amanpreet","non-dropping-particle":"","parse-names":false,"suffix":""},{"dropping-particle":"","family":"Breckles","given":"Lisa","non-dropping-particle":"","parse-names":false,"suffix":""},{"dropping-particle":"","family":"Bretagnol","given":"Frédéric","non-dropping-particle":"","parse-names":false,"suffix":""},{"dropping-particle":"","family":"Brixton","given":"Genevieve","non-dropping-particle":"","parse-names":false,"suffix":""},{"dropping-particle":"","family":"Bruzzaniti","given":"Placido","non-dropping-particle":"","parse-names":false,"suffix":""},{"dropping-particle":"","family":"Bueser","given":"Teofila","non-dropping-particle":"","parse-names":false,"suffix":""},{"dropping-particle":"","family":"Burnside","given":"Nathan","non-dropping-particle":"","parse-names":false,"suffix":""},{"dropping-particle":"","family":"Caballero","given":"Albert","non-dropping-particle":"","parse-names":false,"suffix":""},{"dropping-particle":"","family":"Calcerrada-Alises","given":"Enrique","non-dropping-particle":"","parse-names":false,"suffix":""},{"dropping-particle":"","family":"Callahan","given":"Miriam","non-dropping-particle":"","parse-names":false,"suffix":""},{"dropping-particle":"","family":"Camarero","given":"Enrique","non-dropping-particle":"","parse-names":false,"suffix":""},{"dropping-particle":"","family":"Campagnaro","given":"Tommaso","non-dropping-particle":"","parse-names":false,"suffix":""},{"dropping-particle":"","family":"Campanelli","given":"Michela","non-dropping-particle":"","parse-names":false,"suffix":""},{"dropping-particle":"","family":"Candiani","given":"Massimo","non-dropping-particle":"","parse-names":false,"suffix":""},{"dropping-particle":"","family":"Cannoletta","given":"Marina","non-dropping-particle":"","parse-names":false,"suffix":""},{"dropping-particle":"","family":"Cantalejo-Diaz","given":"Miguel","non-dropping-particle":"","parse-names":false,"suffix":""},{"dropping-particle":"","family":"Cao","given":"Han","non-dropping-particle":"","parse-names":false,"suffix":""},{"dropping-particle":"","family":"Capelli","given":"Patrizio","non-dropping-particle":"","parse-names":false,"suffix":""},{"dropping-particle":"","family":"Capizzi","given":"Vita","non-dropping-particle":"","parse-names":false,"suffix":""},{"dropping-particle":"","family":"Carcano","given":"Giulio","non-dropping-particle":"","parse-names":false,"suffix":""},{"dropping-particle":"","family":"Carissimi","given":"Francesca","non-dropping-particle":"","parse-names":false,"suffix":""},{"dropping-particle":"","family":"Carlini","given":"Massimo","non-dropping-particle":"","parse-names":false,"suffix":""},{"dropping-particle":"","family":"Carlucci","given":"Michele","non-dropping-particle":"","parse-names":false,"suffix":""},{"dropping-particle":"","family":"Carmichael","given":"Heather","non-dropping-particle":"","parse-names":false,"suffix":""},{"dropping-particle":"","family":"Carrasco","given":"Milagros","non-dropping-particle":"","parse-names":false,"suffix":""},{"dropping-particle":"","family":"Carrillo","given":"Mariana","non-dropping-particle":"","parse-names":false,"suffix":""},{"dropping-particle":"","family":"Carvello","given":"Michele","non-dropping-particle":"","parse-names":false,"suffix":""},{"dropping-particle":"","family":"Casati","given":"Massimiliano","non-dropping-particle":"","parse-names":false,"suffix":""},{"dropping-particle":"","family":"Castoro","given":"Carlo","non-dropping-particle":"","parse-names":false,"suffix":""},{"dropping-particle":"","family":"Catalan","given":"Vanesa","non-dropping-particle":"","parse-names":false,"suffix":""},{"dropping-particle":"","family":"Cavaleiro","given":"Salomé","non-dropping-particle":"","parse-names":false,"suffix":""},{"dropping-particle":"","family":"Cellerino","given":"Paola","non-dropping-particle":"","parse-names":false,"suffix":""},{"dropping-particle":"","family":"Centinaio","given":"Giovanna","non-dropping-particle":"","parse-names":false,"suffix":""},{"dropping-particle":"","family":"Cernei","given":"Cristina","non-dropping-particle":"","parse-names":false,"suffix":""},{"dropping-particle":"","family":"Cerro","given":"Cristina","non-dropping-particle":"","parse-names":false,"suffix":""},{"dropping-particle":"","family":"Cervellera","given":"Maurizio","non-dropping-particle":"","parse-names":false,"suffix":""},{"dropping-particle":"","family":"Chakrabortee","given":"Sohini","non-dropping-particle":"","parse-names":false,"suffix":""},{"dropping-particle":"","family":"Chamberlain","given":"Stephanie","non-dropping-particle":"","parse-names":false,"suffix":""},{"dropping-particle":"","family":"Chan","given":"Jeffrey","non-dropping-particle":"","parse-names":false,"suffix":""},{"dropping-particle":"","family":"Chang","given":"Grace","non-dropping-particle":"","parse-names":false,"suffix":""},{"dropping-particle":"","family":"Chaudhry","given":"Dauod","non-dropping-particle":"","parse-names":false,"suffix":""},{"dropping-particle":"","family":"Chebaro","given":"Alexandre","non-dropping-particle":"","parse-names":false,"suffix":""},{"dropping-particle":"","family":"Chen","given":"David","non-dropping-particle":"","parse-names":false,"suffix":""},{"dropping-particle":"","family":"Chetty","given":"Govind","non-dropping-particle":"","parse-names":false,"suffix":""},{"dropping-particle":"","family":"Chia","given":"Zoe","non-dropping-particle":"","parse-names":false,"suffix":""},{"dropping-particle":"","family":"Chiappini","given":"Ambra","non-dropping-particle":"","parse-names":false,"suffix":""},{"dropping-particle":"","family":"Chiarugi","given":"Massimo","non-dropping-particle":"","parse-names":false,"suffix":""},{"dropping-particle":"","family":"Chidambaram","given":"Swathikan","non-dropping-particle":"","parse-names":false,"suffix":""},{"dropping-particle":"","family":"Chiozza","given":"Matteo","non-dropping-particle":"","parse-names":false,"suffix":""},{"dropping-particle":"","family":"Cholewa","given":"Hanna","non-dropping-particle":"","parse-names":false,"suffix":""},{"dropping-particle":"","family":"Chong","given":"Clara","non-dropping-particle":"","parse-names":false,"suffix":""},{"dropping-particle":"","family":"Choolani-Bhojwani","given":"Ekta","non-dropping-particle":"","parse-names":false,"suffix":""},{"dropping-particle":"","family":"Christoforidis","given":"Dimitri","non-dropping-particle":"","parse-names":false,"suffix":""},{"dropping-particle":"","family":"Chui","given":"Karen","non-dropping-particle":"","parse-names":false,"suffix":""},{"dropping-particle":"","family":"Chung","given":"Choyin","non-dropping-particle":"","parse-names":false,"suffix":""},{"dropping-particle":"","family":"Cirillo","given":"Bruno","non-dropping-particle":"","parse-names":false,"suffix":""},{"dropping-particle":"","family":"Citterio","given":"Davide","non-dropping-particle":"","parse-names":false,"suffix":""},{"dropping-particle":"","family":"Clermidi","given":"Pauline","non-dropping-particle":"","parse-names":false,"suffix":""},{"dropping-particle":"","family":"Coccolini","given":"Federico","non-dropping-particle":"","parse-names":false,"suffix":""},{"dropping-particle":"","family":"Colletti","given":"Gaia","non-dropping-particle":"","parse-names":false,"suffix":""},{"dropping-particle":"","family":"Compagnoni","given":"Bruno","non-dropping-particle":"","parse-names":false,"suffix":""},{"dropping-particle":"","family":"Concepción-Martín","given":"Vanesa","non-dropping-particle":"","parse-names":false,"suffix":""},{"dropping-particle":"","family":"Confalonieri","given":"Marco","non-dropping-particle":"","parse-names":false,"suffix":""},{"dropping-particle":"","family":"Connolly","given":"Hannah","non-dropping-particle":"","parse-names":false,"suffix":""},{"dropping-particle":"","family":"Conso","given":"Christel","non-dropping-particle":"","parse-names":false,"suffix":""},{"dropping-particle":"","family":"Conti","given":"Luigi","non-dropping-particle":"","parse-names":false,"suffix":""},{"dropping-particle":"","family":"Cooper","given":"Zara","non-dropping-particle":"","parse-names":false,"suffix":""},{"dropping-particle":"","family":"Corbellin","given":"Carlo","non-dropping-particle":"","parse-names":false,"suffix":""},{"dropping-particle":"","family":"Cordera","given":"Fernando","non-dropping-particle":"","parse-names":false,"suffix":""},{"dropping-particle":"","family":"Corral","given":"Javier","non-dropping-particle":"","parse-names":false,"suffix":""},{"dropping-particle":"","family":"Costa","given":"Marta","non-dropping-particle":"","parse-names":false,"suffix":""},{"dropping-particle":"","family":"Costanzi","given":"Andrea","non-dropping-particle":"","parse-names":false,"suffix":""},{"dropping-particle":"","family":"Cotsoglou","given":"Christian","non-dropping-particle":"","parse-names":false,"suffix":""},{"dropping-particle":"","family":"Cozza","given":"Valerio","non-dropping-particle":"","parse-names":false,"suffix":""},{"dropping-particle":"","family":"Cuming","given":"Tamzin","non-dropping-particle":"","parse-names":false,"suffix":""},{"dropping-particle":"","family":"Curtis","given":"Miles","non-dropping-particle":"","parse-names":false,"suffix":""},{"dropping-particle":"","family":"Cuschieri","given":"Joseph","non-dropping-particle":"","parse-names":false,"suffix":""},{"dropping-particle":"","family":"D'Agruma","given":"Michele","non-dropping-particle":"","parse-names":false,"suffix":""},{"dropping-particle":"","family":"D'Andrea","given":"Giancarlo","non-dropping-particle":"","parse-names":false,"suffix":""},{"dropping-particle":"","family":"Daliya","given":"Prita","non-dropping-particle":"","parse-names":false,"suffix":""},{"dropping-particle":"","family":"Dare","given":"Oliver","non-dropping-particle":"","parse-names":false,"suffix":""},{"dropping-particle":"","family":"Darko","given":"Ebenezer","non-dropping-particle":"","parse-names":false,"suffix":""},{"dropping-particle":"","family":"Day","given":"Andrew","non-dropping-particle":"","parse-names":false,"suffix":""},{"dropping-particle":"","family":"Dehal","given":"Ahmed","non-dropping-particle":"","parse-names":false,"suffix":""},{"dropping-particle":"","family":"Dehart","given":"Dustin","non-dropping-particle":"","parse-names":false,"suffix":""},{"dropping-particle":"","family":"Delgado-Oliver","given":"Eduardo","non-dropping-particle":"","parse-names":false,"suffix":""},{"dropping-particle":"","family":"Denning","given":"Max","non-dropping-particle":"","parse-names":false,"suffix":""},{"dropping-particle":"","family":"Desai","given":"Anant","non-dropping-particle":"","parse-names":false,"suffix":""},{"dropping-particle":"","family":"Desender","given":"Liesbeth","non-dropping-particle":"","parse-names":false,"suffix":""},{"dropping-particle":"","family":"Dester","given":"Sara","non-dropping-particle":"","parse-names":false,"suffix":""},{"dropping-particle":"","family":"Díaz-García","given":"Alberto","non-dropping-particle":"","parse-names":false,"suffix":""},{"dropping-particle":"","family":"Diaz-Peña","given":"Patricia","non-dropping-particle":"","parse-names":false,"suffix":""},{"dropping-particle":"","family":"Dousset","given":"Bertrand","non-dropping-particle":"","parse-names":false,"suffix":""},{"dropping-particle":"","family":"Doussot","given":"Alexandre","non-dropping-particle":"","parse-names":false,"suffix":""},{"dropping-particle":"","family":"Duchateau","given":"Nicolas","non-dropping-particle":"","parse-names":false,"suffix":""},{"dropping-particle":"","family":"Duff","given":"Sarah","non-dropping-particle":"","parse-names":false,"suffix":""},{"dropping-particle":"","family":"Dunning","given":"Joel","non-dropping-particle":"","parse-names":false,"suffix":""},{"dropping-particle":"","family":"Duque-Mallen","given":"Victoria","non-dropping-particle":"","parse-names":false,"suffix":""},{"dropping-particle":"","family":"Dziakova","given":"Jana","non-dropping-particle":"","parse-names":false,"suffix":""},{"dropping-particle":"","family":"Egan","given":"Bridget","non-dropping-particle":"","parse-names":false,"suffix":""},{"dropping-particle":"","family":"Egan","given":"Richard","non-dropping-particle":"","parse-names":false,"suffix":""},{"dropping-particle":"","family":"El-Ali","given":"Abess","non-dropping-particle":"","parse-names":false,"suffix":""},{"dropping-particle":"","family":"Elfeki","given":"Hossam","non-dropping-particle":"","parse-names":false,"suffix":""},{"dropping-particle":"","family":"Elhadi","given":"Muhammed","non-dropping-particle":"","parse-names":false,"suffix":""},{"dropping-particle":"","family":"Eljareh","given":"Mohammed","non-dropping-particle":"","parse-names":false,"suffix":""},{"dropping-particle":"","family":"Elkadi","given":"Hannah","non-dropping-particle":"","parse-names":false,"suffix":""},{"dropping-particle":"","family":"Elkady","given":"Ramy","non-dropping-particle":"","parse-names":false,"suffix":""},{"dropping-particle":"","family":"Elkhafeefi","given":"Fatimah","non-dropping-particle":"","parse-names":false,"suffix":""},{"dropping-particle":"","family":"Elmore","given":"Ugo","non-dropping-particle":"","parse-names":false,"suffix":""},{"dropping-particle":"","family":"Elmoslemany","given":"Tarek","non-dropping-particle":"","parse-names":false,"suffix":""},{"dropping-particle":"","family":"Emmerson","given":"Oliver","non-dropping-particle":"","parse-names":false,"suffix":""},{"dropping-particle":"","family":"Enemosah","given":"Ibrahim","non-dropping-particle":"","parse-names":false,"suffix":""},{"dropping-particle":"","family":"English","given":"Camilla","non-dropping-particle":"","parse-names":false,"suffix":""},{"dropping-particle":"","family":"English","given":"William","non-dropping-particle":"","parse-names":false,"suffix":""},{"dropping-particle":"","family":"Ereidge","given":"Simon","non-dropping-particle":"","parse-names":false,"suffix":""},{"dropping-particle":"","family":"Escartin","given":"Jorge","non-dropping-particle":"","parse-names":false,"suffix":""},{"dropping-particle":"","family":"Estaire-Gomez","given":"Mercedes","non-dropping-particle":"","parse-names":false,"suffix":""},{"dropping-particle":"","family":"Evans","given":"Luke","non-dropping-particle":"","parse-names":false,"suffix":""},{"dropping-particle":"","family":"Evans","given":"Jessica","non-dropping-particle":"","parse-names":false,"suffix":""},{"dropping-particle":"","family":"Exley","given":"Rebecca","non-dropping-particle":"","parse-names":false,"suffix":""},{"dropping-particle":"","family":"Fabbri","given":"Nicoló","non-dropping-particle":"","parse-names":false,"suffix":""},{"dropping-particle":"","family":"Falco","given":"Giuseppe","non-dropping-particle":"","parse-names":false,"suffix":""},{"dropping-particle":"","family":"Familiari","given":"Pietro","non-dropping-particle":"","parse-names":false,"suffix":""},{"dropping-particle":"","family":"Fancellu","given":"Alessandro","non-dropping-particle":"","parse-names":false,"suffix":""},{"dropping-particle":"","family":"Farik","given":"Shebani","non-dropping-particle":"","parse-names":false,"suffix":""},{"dropping-particle":"","family":"Farrell","given":"Tony","non-dropping-particle":"","parse-names":false,"suffix":""},{"dropping-particle":"","family":"Fehervari","given":"Matyas","non-dropping-particle":"","parse-names":false,"suffix":""},{"dropping-particle":"","family":"Fell","given":"Adam","non-dropping-particle":"","parse-names":false,"suffix":""},{"dropping-particle":"","family":"Fernandez-Camuñas","given":"Angel","non-dropping-particle":"","parse-names":false,"suffix":""},{"dropping-particle":"","family":"Fernández-Marín","given":"Reyes","non-dropping-particle":"","parse-names":false,"suffix":""},{"dropping-particle":"","family":"Fernández-Martínez","given":"María","non-dropping-particle":"","parse-names":false,"suffix":""},{"dropping-particle":"","family":"Ferrara","given":"Francesco","non-dropping-particle":"","parse-names":false,"suffix":""},{"dropping-particle":"","family":"Ferrari","given":"Guglielmo","non-dropping-particle":"","parse-names":false,"suffix":""},{"dropping-particle":"","family":"Ferrero","given":"Simone","non-dropping-particle":"","parse-names":false,"suffix":""},{"dropping-particle":"","family":"Findlay","given":"Laura","non-dropping-particle":"","parse-names":false,"suffix":""},{"dropping-particle":"","family":"Fiore","given":"Marco","non-dropping-particle":"","parse-names":false,"suffix":""},{"dropping-particle":"","family":"Fiori","given":"Enrico","non-dropping-particle":"","parse-names":false,"suffix":""},{"dropping-particle":"","family":"Flatman","given":"Michael","non-dropping-particle":"","parse-names":false,"suffix":""},{"dropping-particle":"","family":"Flindall","given":"Ian","non-dropping-particle":"","parse-names":false,"suffix":""},{"dropping-particle":"","family":"Flor","given":"Blas","non-dropping-particle":"","parse-names":false,"suffix":""},{"dropping-particle":"","family":"Fontana","given":"Tommaso","non-dropping-particle":"","parse-names":false,"suffix":""},{"dropping-particle":"","family":"Ford","given":"Samuel","non-dropping-particle":"","parse-names":false,"suffix":""},{"dropping-particle":"","family":"Ford","given":"David","non-dropping-particle":"","parse-names":false,"suffix":""},{"dropping-particle":"","family":"Forlani","given":"Stefano","non-dropping-particle":"","parse-names":false,"suffix":""},{"dropping-particle":"","family":"Francone","given":"Elisa","non-dropping-particle":"","parse-names":false,"suffix":""},{"dropping-particle":"","family":"Frattaruolo","given":"Colomba","non-dropping-particle":"","parse-names":false,"suffix":""},{"dropping-particle":"","family":"Frio","given":"Federico","non-dropping-particle":"","parse-names":false,"suffix":""},{"dropping-particle":"","family":"Gagliano","given":"Annalisa","non-dropping-particle":"","parse-names":false,"suffix":""},{"dropping-particle":"","family":"Gagliardi","given":"Filippo","non-dropping-particle":"","parse-names":false,"suffix":""},{"dropping-particle":"","family":"Gahunia","given":"Sukhpreet","non-dropping-particle":"","parse-names":false,"suffix":""},{"dropping-particle":"","family":"Gaino","given":"Francesca","non-dropping-particle":"","parse-names":false,"suffix":""},{"dropping-particle":"","family":"Gala","given":"Tanzeela","non-dropping-particle":"","parse-names":false,"suffix":""},{"dropping-particle":"","family":"Galfrascoli","given":"Elisa","non-dropping-particle":"","parse-names":false,"suffix":""},{"dropping-particle":"","family":"Galimberti","given":"Luca","non-dropping-particle":"","parse-names":false,"suffix":""},{"dropping-particle":"","family":"Gallagher","given":"Phoebe","non-dropping-particle":"","parse-names":false,"suffix":""},{"dropping-particle":"","family":"Galleano","given":"Raffaele","non-dropping-particle":"","parse-names":false,"suffix":""},{"dropping-particle":"","family":"Galván-Pérez","given":"Armando","non-dropping-particle":"","parse-names":false,"suffix":""},{"dropping-particle":"","family":"Gammeri","given":"Emanuele","non-dropping-particle":"","parse-names":false,"suffix":""},{"dropping-particle":"","family":"Ganau","given":"Mario","non-dropping-particle":"","parse-names":false,"suffix":""},{"dropping-particle":"","family":"Garcés-García","given":"Raúl","non-dropping-particle":"","parse-names":false,"suffix":""},{"dropping-particle":"","family":"Garulli","given":"Gianluca","non-dropping-particle":"","parse-names":false,"suffix":""},{"dropping-particle":"","family":"Gascon-Ferrer","given":"Isabel","non-dropping-particle":"","parse-names":false,"suffix":""},{"dropping-particle":"","family":"Gattolin","given":"Andrea","non-dropping-particle":"","parse-names":false,"suffix":""},{"dropping-particle":"","family":"Gaujoux","given":"Sebastien","non-dropping-particle":"","parse-names":false,"suffix":""},{"dropping-particle":"","family":"Gentilli","given":"Sergio","non-dropping-particle":"","parse-names":false,"suffix":""},{"dropping-particle":"","family":"Georgiades","given":"Fanourios","non-dropping-particle":"","parse-names":false,"suffix":""},{"dropping-particle":"","family":"Ghanbari","given":"Amir","non-dropping-particle":"","parse-names":false,"suffix":""},{"dropping-particle":"","family":"Ghosh","given":"Dhruv","non-dropping-particle":"","parse-names":false,"suffix":""},{"dropping-particle":"","family":"Giacometti","given":"Marco","non-dropping-particle":"","parse-names":false,"suffix":""},{"dropping-particle":"","family":"Giblin","given":"Anna-Victoria","non-dropping-particle":"","parse-names":false,"suffix":""},{"dropping-particle":"","family":"Gilbert","given":"Catherine","non-dropping-particle":"","parse-names":false,"suffix":""},{"dropping-particle":"","family":"Giménez","given":"Clara","non-dropping-particle":"","parse-names":false,"suffix":""},{"dropping-particle":"","family":"Giorgakis","given":"Emmanouil","non-dropping-particle":"","parse-names":false,"suffix":""},{"dropping-particle":"","family":"Gipponi","given":"Manuel","non-dropping-particle":"","parse-names":false,"suffix":""},{"dropping-particle":"","family":"Glen","given":"Paul","non-dropping-particle":"","parse-names":false,"suffix":""},{"dropping-particle":"","family":"Goatly","given":"Giles","non-dropping-particle":"","parse-names":false,"suffix":""},{"dropping-particle":"","family":"Gobatti","given":"Davide","non-dropping-particle":"","parse-names":false,"suffix":""},{"dropping-particle":"","family":"Godbole","given":"Chintamani","non-dropping-particle":"","parse-names":false,"suffix":""},{"dropping-particle":"","family":"Gohil","given":"Kajal","non-dropping-particle":"","parse-names":false,"suffix":""},{"dropping-particle":"","family":"Gómez","given":"Marcos","non-dropping-particle":"","parse-names":false,"suffix":""},{"dropping-particle":"","family":"Gomez-Rosado","given":"Juan-Carlos","non-dropping-particle":"","parse-names":false,"suffix":""},{"dropping-particle":"","family":"Gonullu","given":"Emre","non-dropping-particle":"","parse-names":false,"suffix":""},{"dropping-particle":"","family":"Gonzalez-Gonzalez","given":"Enrique","non-dropping-particle":"","parse-names":false,"suffix":""},{"dropping-particle":"","family":"Gordini","given":"Luca","non-dropping-particle":"","parse-names":false,"suffix":""},{"dropping-particle":"","family":"Gracia","given":"Isabel","non-dropping-particle":"","parse-names":false,"suffix":""},{"dropping-particle":"","family":"Gracia-Roche","given":"Carlos","non-dropping-particle":"","parse-names":false,"suffix":""},{"dropping-particle":"","family":"Granieri","given":"Stefano","non-dropping-particle":"","parse-names":false,"suffix":""},{"dropping-particle":"","family":"Green","given":"Susanna","non-dropping-particle":"","parse-names":false,"suffix":""},{"dropping-particle":"","family":"Grivon","given":"Manuela","non-dropping-particle":"","parse-names":false,"suffix":""},{"dropping-particle":"","family":"Grove","given":"Thomas","non-dropping-particle":"","parse-names":false,"suffix":""},{"dropping-particle":"","family":"Guaglio","given":"Marcello","non-dropping-particle":"","parse-names":false,"suffix":""},{"dropping-particle":"","family":"Guaitoli","given":"Eleonora","non-dropping-particle":"","parse-names":false,"suffix":""},{"dropping-particle":"","family":"Guglielmi","given":"Alfredo","non-dropping-particle":"","parse-names":false,"suffix":""},{"dropping-particle":"","family":"Guha","given":"Soumya","non-dropping-particle":"","parse-names":false,"suffix":""},{"dropping-particle":"","family":"Gustavino","given":"Claudio","non-dropping-particle":"","parse-names":false,"suffix":""},{"dropping-particle":"","family":"Habeeb","given":"Amir","non-dropping-particle":"","parse-names":false,"suffix":""},{"dropping-particle":"","family":"Hagger","given":"Robert","non-dropping-particle":"","parse-names":false,"suffix":""},{"dropping-particle":"","family":"Hakmi","given":"Hazim","non-dropping-particle":"","parse-names":false,"suffix":""},{"dropping-particle":"","family":"Halkias","given":"Constantine","non-dropping-particle":"","parse-names":false,"suffix":""},{"dropping-particle":"","family":"Hall","given":"Claire","non-dropping-particle":"","parse-names":false,"suffix":""},{"dropping-particle":"","family":"Hampton","given":"Matthew","non-dropping-particle":"","parse-names":false,"suffix":""},{"dropping-particle":"","family":"Handa","given":"Siddhartha","non-dropping-particle":"","parse-names":false,"suffix":""},{"dropping-particle":"","family":"Hansen","given":"Laura","non-dropping-particle":"","parse-names":false,"suffix":""},{"dropping-particle":"","family":"Haq","given":"Iram","non-dropping-particle":"","parse-names":false,"suffix":""},{"dropping-particle":"","family":"Harky","given":"Amer","non-dropping-particle":"","parse-names":false,"suffix":""},{"dropping-particle":"","family":"Harries","given":"Rhiannon","non-dropping-particle":"","parse-names":false,"suffix":""},{"dropping-particle":"","family":"Harrison","given":"Joseph","non-dropping-particle":"","parse-names":false,"suffix":""},{"dropping-particle":"","family":"Hasan","given":"Raashad","non-dropping-particle":"","parse-names":false,"suffix":""},{"dropping-particle":"","family":"Hawari","given":"Mohammad","non-dropping-particle":"","parse-names":false,"suffix":""},{"dropping-particle":"","family":"Hawkin","given":"Paul","non-dropping-particle":"","parse-names":false,"suffix":""},{"dropping-particle":"","family":"Hebblethwaite","given":"Bethany","non-dropping-particle":"","parse-names":false,"suffix":""},{"dropping-particle":"","family":"Henriques","given":"Susana","non-dropping-particle":"","parse-names":false,"suffix":""},{"dropping-particle":"","family":"Heritage","given":"Emily","non-dropping-particle":"","parse-names":false,"suffix":""},{"dropping-particle":"","family":"Hernandez-Juara","given":"Pilar","non-dropping-particle":"","parse-names":false,"suffix":""},{"dropping-particle":"","family":"Herrero-Lopez","given":"Maria","non-dropping-particle":"","parse-names":false,"suffix":""},{"dropping-particle":"","family":"Hervieux","given":"Erik","non-dropping-particle":"","parse-names":false,"suffix":""},{"dropping-particle":"","family":"Heyd","given":"Bruno","non-dropping-particle":"","parse-names":false,"suffix":""},{"dropping-particle":"","family":"Higgs","given":"Simon","non-dropping-particle":"","parse-names":false,"suffix":""},{"dropping-particle":"","family":"Hitchman","given":"Louise","non-dropping-particle":"","parse-names":false,"suffix":""},{"dropping-particle":"","family":"Ho","given":"Beatrice","non-dropping-particle":"","parse-names":false,"suffix":""},{"dropping-particle":"","family":"Hogan","given":"Aisling","non-dropping-particle":"","parse-names":false,"suffix":""},{"dropping-particle":"","family":"Hölzle","given":"Frank","non-dropping-particle":"","parse-names":false,"suffix":""},{"dropping-particle":"","family":"Hossain","given":"Tanvir","non-dropping-particle":"","parse-names":false,"suffix":""},{"dropping-particle":"","family":"Houston","given":"Roy","non-dropping-particle":"","parse-names":false,"suffix":""},{"dropping-particle":"","family":"Hurt","given":"Libor","non-dropping-particle":"","parse-names":false,"suffix":""},{"dropping-particle":"","family":"Hutchinson","given":"Peter","non-dropping-particle":"","parse-names":false,"suffix":""},{"dropping-particle":"","family":"Iacob","given":"Giulio","non-dropping-particle":"","parse-names":false,"suffix":""},{"dropping-particle":"","family":"Iannone","given":"Immacolata","non-dropping-particle":"","parse-names":false,"suffix":""},{"dropping-particle":"","family":"Ibrahim","given":"Sherif","non-dropping-particle":"","parse-names":false,"suffix":""},{"dropping-particle":"","family":"Iovino","given":"Domenico","non-dropping-particle":"","parse-names":false,"suffix":""},{"dropping-particle":"","family":"Isik","given":"Arda","non-dropping-particle":"","parse-names":false,"suffix":""},{"dropping-particle":"","family":"Jafarova","given":"Sevda","non-dropping-particle":"","parse-names":false,"suffix":""},{"dropping-particle":"","family":"Jamil","given":"Tahir","non-dropping-particle":"","parse-names":false,"suffix":""},{"dropping-particle":"","family":"Jayaraju","given":"Ullas","non-dropping-particle":"","parse-names":false,"suffix":""},{"dropping-particle":"","family":"Jenner","given":"Edward","non-dropping-particle":"","parse-names":false,"suffix":""},{"dropping-particle":"","family":"Jimenez-Higuera","given":"Elisa","non-dropping-particle":"","parse-names":false,"suffix":""},{"dropping-particle":"","family":"Jimeno","given":"Jaime","non-dropping-particle":"","parse-names":false,"suffix":""},{"dropping-particle":"","family":"Johnstone","given":"Jack","non-dropping-particle":"","parse-names":false,"suffix":""},{"dropping-particle":"","family":"Jones","given":"Mark","non-dropping-particle":"","parse-names":false,"suffix":""},{"dropping-particle":"","family":"Judkins","given":"Nicholas","non-dropping-particle":"","parse-names":false,"suffix":""},{"dropping-particle":"","family":"Kalavrezos","given":"Nicholas","non-dropping-particle":"","parse-names":false,"suffix":""},{"dropping-particle":"","family":"Kalidindi","given":"Venugopala","non-dropping-particle":"","parse-names":false,"suffix":""},{"dropping-particle":"","family":"Kalkat","given":"Maninder","non-dropping-particle":"","parse-names":false,"suffix":""},{"dropping-particle":"","family":"Kamal","given":"Mona","non-dropping-particle":"","parse-names":false,"suffix":""},{"dropping-particle":"","family":"Kamphues","given":"Carsten","non-dropping-particle":"","parse-names":false,"suffix":""},{"dropping-particle":"","family":"Kang","given":"Chong","non-dropping-particle":"","parse-names":false,"suffix":""},{"dropping-particle":"","family":"Kara","given":"Yasin","non-dropping-particle":"","parse-names":false,"suffix":""},{"dropping-particle":"","family":"Karam","given":"Edward","non-dropping-particle":"","parse-names":false,"suffix":""},{"dropping-particle":"","family":"Karim","given":"Ahmed","non-dropping-particle":"","parse-names":false,"suffix":""},{"dropping-particle":"","family":"Kashora","given":"Florence","non-dropping-particle":"","parse-names":false,"suffix":""},{"dropping-particle":"","family":"Kearney","given":"David","non-dropping-particle":"","parse-names":false,"suffix":""},{"dropping-particle":"","family":"Khajuria","given":"Apoorva","non-dropping-particle":"","parse-names":false,"suffix":""},{"dropping-particle":"","family":"Khan","given":"Umul","non-dropping-particle":"","parse-names":false,"suffix":""},{"dropping-particle":"","family":"Khan","given":"Azam","non-dropping-particle":"","parse-names":false,"suffix":""},{"dropping-particle":"","family":"Khatri","given":"Chetan","non-dropping-particle":"","parse-names":false,"suffix":""},{"dropping-particle":"","family":"Kinnaman","given":"Gabriel","non-dropping-particle":"","parse-names":false,"suffix":""},{"dropping-particle":"","family":"Kinross","given":"James","non-dropping-particle":"","parse-names":false,"suffix":""},{"dropping-particle":"","family":"Kler","given":"Aaron","non-dropping-particle":"","parse-names":false,"suffix":""},{"dropping-particle":"","family":"Klimopoulos","given":"Serafeim","non-dropping-particle":"","parse-names":false,"suffix":""},{"dropping-particle":"","family":"Kocataş","given":"Ali","non-dropping-particle":"","parse-names":false,"suffix":""},{"dropping-particle":"","family":"Kolias","given":"Angelos","non-dropping-particle":"","parse-names":false,"suffix":""},{"dropping-particle":"","family":"Königsrainer","given":"Alfred","non-dropping-particle":"","parse-names":false,"suffix":""},{"dropping-particle":"","family":"Konsten","given":"Joop","non-dropping-particle":"","parse-names":false,"suffix":""},{"dropping-particle":"","family":"Kontovounisios","given":"Christos","non-dropping-particle":"","parse-names":false,"suffix":""},{"dropping-particle":"","family":"Kourdouli","given":"Amar","non-dropping-particle":"","parse-names":false,"suffix":""},{"dropping-particle":"","family":"Krishnan","given":"Emily","non-dropping-particle":"","parse-names":false,"suffix":""},{"dropping-particle":"","family":"Kristinsson","given":"Sverrir","non-dropping-particle":"","parse-names":false,"suffix":""},{"dropping-particle":"","family":"Kruijff","given":"Schelto","non-dropping-particle":"","parse-names":false,"suffix":""},{"dropping-particle":"","family":"Kudsk-Iversen","given":"Søren","non-dropping-particle":"","parse-names":false,"suffix":""},{"dropping-particle":"","family":"Kufeji","given":"Dorothy","non-dropping-particle":"","parse-names":false,"suffix":""},{"dropping-particle":"","family":"Kugler","given":"Nadav","non-dropping-particle":"","parse-names":false,"suffix":""},{"dropping-particle":"","family":"Kulkarni","given":"Rugved","non-dropping-particle":"","parse-names":false,"suffix":""},{"dropping-particle":"","family":"Kurihara","given":"Hayato","non-dropping-particle":"","parse-names":false,"suffix":""},{"dropping-particle":"","family":"Laface","given":"Letizia","non-dropping-particle":"","parse-names":false,"suffix":""},{"dropping-particle":"","family":"Lakkis","given":"Zaher","non-dropping-particle":"","parse-names":false,"suffix":""},{"dropping-particle":"","family":"Lami","given":"Mariam","non-dropping-particle":"","parse-names":false,"suffix":""},{"dropping-particle":"","family":"Landaluce-Olavarria","given":"Aitor","non-dropping-particle":"","parse-names":false,"suffix":""},{"dropping-particle":"","family":"Lapolla","given":"Pierfrancesco","non-dropping-particle":"","parse-names":false,"suffix":""},{"dropping-particle":"","family":"Lawani","given":"Ismail","non-dropping-particle":"","parse-names":false,"suffix":""},{"dropping-particle":"","family":"Lawday","given":"Samuel","non-dropping-particle":"","parse-names":false,"suffix":""},{"dropping-particle":"","family":"Lázaro","given":"André","non-dropping-particle":"","parse-names":false,"suffix":""},{"dropping-particle":"","family":"Lecolle","given":"Katia","non-dropping-particle":"","parse-names":false,"suffix":""},{"dropping-particle":"","family":"Leventoglu","given":"Sezai","non-dropping-particle":"","parse-names":false,"suffix":""},{"dropping-particle":"","family":"Li","given":"Zoe","non-dropping-particle":"","parse-names":false,"suffix":""},{"dropping-particle":"","family":"Liew","given":"Ignatius","non-dropping-particle":"","parse-names":false,"suffix":""},{"dropping-particle":"","family":"Lisi","given":"Giorgio","non-dropping-particle":"","parse-names":false,"suffix":""},{"dropping-particle":"","family":"Lizzi","given":"Vincenzo","non-dropping-particle":"","parse-names":false,"suffix":""},{"dropping-particle":"","family":"Lo","given":"Terence","non-dropping-particle":"","parse-names":false,"suffix":""},{"dropping-particle":"","family":"Lomiento","given":"Daniele","non-dropping-particle":"","parse-names":false,"suffix":""},{"dropping-particle":"","family":"Longhi","given":"Marco","non-dropping-particle":"","parse-names":false,"suffix":""},{"dropping-particle":"","family":"Lostis","given":"Emilie","non-dropping-particle":"","parse-names":false,"suffix":""},{"dropping-particle":"","family":"Lostoridis","given":"Eftychios","non-dropping-particle":"","parse-names":false,"suffix":""},{"dropping-particle":"","family":"Loubani","given":"Mahmoud","non-dropping-particle":"","parse-names":false,"suffix":""},{"dropping-particle":"","family":"Lowy-Benoliel","given":"Alejandro","non-dropping-particle":"","parse-names":false,"suffix":""},{"dropping-particle":"","family":"Lucianetti","given":"Alessandro","non-dropping-particle":"","parse-names":false,"suffix":""},{"dropping-particle":"","family":"Luke","given":"Louis","non-dropping-particle":"","parse-names":false,"suffix":""},{"dropping-particle":"","family":"Lunevicius","given":"Raimundas","non-dropping-particle":"","parse-names":false,"suffix":""},{"dropping-particle":"","family":"Luraghi","given":"Marco","non-dropping-particle":"","parse-names":false,"suffix":""},{"dropping-particle":"","family":"Lye","given":"George","non-dropping-particle":"","parse-names":false,"suffix":""},{"dropping-particle":"","family":"Mabrouk","given":"Islam","non-dropping-particle":"","parse-names":false,"suffix":""},{"dropping-particle":"","family":"Macchi","given":"Alberto","non-dropping-particle":"","parse-names":false,"suffix":""},{"dropping-particle":"","family":"MacDonald","given":"Luisa","non-dropping-particle":"","parse-names":false,"suffix":""},{"dropping-particle":"","family":"Machairas","given":"Nikolaos","non-dropping-particle":"","parse-names":false,"suffix":""},{"dropping-particle":"","family":"Madonini","given":"Marco","non-dropping-particle":"","parse-names":false,"suffix":""},{"dropping-particle":"","family":"Magowan","given":"Drew","non-dropping-particle":"","parse-names":false,"suffix":""},{"dropping-particle":"","family":"Maisonneuve","given":"Emeline","non-dropping-particle":"","parse-names":false,"suffix":""},{"dropping-particle":"","family":"Majkowska","given":"Agata","non-dropping-particle":"","parse-names":false,"suffix":""},{"dropping-particle":"","family":"Majkowski","given":"Lawrence","non-dropping-particle":"","parse-names":false,"suffix":""},{"dropping-particle":"","family":"Mak","given":"Jason","non-dropping-particle":"","parse-names":false,"suffix":""},{"dropping-particle":"","family":"Malabarba","given":"Stefano","non-dropping-particle":"","parse-names":false,"suffix":""},{"dropping-particle":"","family":"Malerba","given":"Michele","non-dropping-particle":"","parse-names":false,"suffix":""},{"dropping-particle":"","family":"Mannan","given":"Syed","non-dropping-particle":"","parse-names":false,"suffix":""},{"dropping-particle":"","family":"Manson","given":"Joanna","non-dropping-particle":"","parse-names":false,"suffix":""},{"dropping-particle":"","family":"Mansuri","given":"Ahmer","non-dropping-particle":"","parse-names":false,"suffix":""},{"dropping-particle":"","family":"Mantoglu","given":"Baris","non-dropping-particle":"","parse-names":false,"suffix":""},{"dropping-particle":"","family":"Manu","given":"Nichola","non-dropping-particle":"","parse-names":false,"suffix":""},{"dropping-particle":"","family":"Maqsood","given":"Afnan","non-dropping-particle":"","parse-names":false,"suffix":""},{"dropping-particle":"","family":"Marano","given":"Alessandra","non-dropping-particle":"","parse-names":false,"suffix":""},{"dropping-particle":"","family":"Marchbank","given":"Adrian","non-dropping-particle":"","parse-names":false,"suffix":""},{"dropping-particle":"","family":"Marcos-Santos","given":"Pablo","non-dropping-particle":"","parse-names":false,"suffix":""},{"dropping-particle":"","family":"Marrano","given":"Enrico","non-dropping-particle":"","parse-names":false,"suffix":""},{"dropping-particle":"","family":"Martin","given":"Janet","non-dropping-particle":"","parse-names":false,"suffix":""},{"dropping-particle":"","family":"Martin","given":"Emmeline","non-dropping-particle":"","parse-names":false,"suffix":""},{"dropping-particle":"","family":"Martin","given":"Guy","non-dropping-particle":"","parse-names":false,"suffix":""},{"dropping-particle":"","family":"Martin-Albo","given":"Lorena","non-dropping-particle":"","parse-names":false,"suffix":""},{"dropping-particle":"","family":"Martín-Román","given":"Lorena","non-dropping-particle":"","parse-names":false,"suffix":""},{"dropping-particle":"","family":"Martinelli","given":"Fabio","non-dropping-particle":"","parse-names":false,"suffix":""},{"dropping-particle":"","family":"Martínez-dePaz","given":"Fernando","non-dropping-particle":"","parse-names":false,"suffix":""},{"dropping-particle":"","family":"Martinez-German","given":"Antonio","non-dropping-particle":"","parse-names":false,"suffix":""},{"dropping-particle":"","family":"Martinez-Pinedo","given":"Carlos","non-dropping-particle":"","parse-names":false,"suffix":""},{"dropping-particle":"","family":"Martins","given":"Ricardo","non-dropping-particle":"","parse-names":false,"suffix":""},{"dropping-particle":"","family":"Marwan","given":"Hisham","non-dropping-particle":"","parse-names":false,"suffix":""},{"dropping-particle":"","family":"Marzi","given":"Federica","non-dropping-particle":"","parse-names":false,"suffix":""},{"dropping-particle":"","family":"Mateos-Sierra","given":"Olga","non-dropping-particle":"","parse-names":false,"suffix":""},{"dropping-particle":"","family":"Mathieu","given":"Pierre","non-dropping-particle":"","parse-names":false,"suffix":""},{"dropping-particle":"","family":"Matute-Najarro","given":"Maria-Soledad","non-dropping-particle":"","parse-names":false,"suffix":""},{"dropping-particle":"","family":"Maw","given":"Andrew","non-dropping-particle":"","parse-names":false,"suffix":""},{"dropping-particle":"","family":"Mazingi","given":"Dennis","non-dropping-particle":"","parse-names":false,"suffix":""},{"dropping-particle":"","family":"Mazzaferro","given":"Vincenzo","non-dropping-particle":"","parse-names":false,"suffix":""},{"dropping-particle":"","family":"McCanny","given":"Andrew","non-dropping-particle":"","parse-names":false,"suffix":""},{"dropping-particle":"","family":"McKenzie","given":"Katherine","non-dropping-particle":"","parse-names":false,"suffix":""},{"dropping-particle":"","family":"McLarty","given":"Nicola","non-dropping-particle":"","parse-names":false,"suffix":""},{"dropping-particle":"","family":"McPherson","given":"Iain","non-dropping-particle":"","parse-names":false,"suffix":""},{"dropping-particle":"","family":"Medina","given":"Esther","non-dropping-particle":"","parse-names":false,"suffix":""},{"dropping-particle":"","family":"Mediratta","given":"Saniya","non-dropping-particle":"","parse-names":false,"suffix":""},{"dropping-particle":"","family":"Medone","given":"Marzia","non-dropping-particle":"","parse-names":false,"suffix":""},{"dropping-particle":"","family":"Mehra","given":"Gautam","non-dropping-particle":"","parse-names":false,"suffix":""},{"dropping-particle":"","family":"Mele","given":"Simone","non-dropping-particle":"","parse-names":false,"suffix":""},{"dropping-particle":"","family":"Melero-Cortés","given":"Lidia","non-dropping-particle":"","parse-names":false,"suffix":""},{"dropping-particle":"","family":"Mendoza-Moreno","given":"Fernando","non-dropping-particle":"","parse-names":false,"suffix":""},{"dropping-particle":"","family":"Meneghini","given":"Simona","non-dropping-particle":"","parse-names":false,"suffix":""},{"dropping-particle":"","family":"Mercante","given":"Giuseppe","non-dropping-particle":"","parse-names":false,"suffix":""},{"dropping-particle":"","family":"Merdrignac","given":"Aude","non-dropping-particle":"","parse-names":false,"suffix":""},{"dropping-particle":"","family":"Merola","given":"Stephen","non-dropping-particle":"","parse-names":false,"suffix":""},{"dropping-particle":"","family":"Metallidis","given":"Symeon","non-dropping-particle":"","parse-names":false,"suffix":""},{"dropping-particle":"","family":"Michel","given":"Martin","non-dropping-particle":"","parse-names":false,"suffix":""},{"dropping-particle":"","family":"Migliore","given":"Marco","non-dropping-particle":"","parse-names":false,"suffix":""},{"dropping-particle":"","family":"Mihanovic","given":"Jakov","non-dropping-particle":"","parse-names":false,"suffix":""},{"dropping-particle":"","family":"Miller","given":"Douglas","non-dropping-particle":"","parse-names":false,"suffix":""},{"dropping-particle":"","family":"Mingoli","given":"Andrea","non-dropping-particle":"","parse-names":false,"suffix":""},{"dropping-particle":"","family":"Minto","given":"Gary","non-dropping-particle":"","parse-names":false,"suffix":""},{"dropping-particle":"","family":"Mirabella","given":"Antonello","non-dropping-particle":"","parse-names":false,"suffix":""},{"dropping-particle":"","family":"Misra","given":"Nikhil","non-dropping-particle":"","parse-names":false,"suffix":""},{"dropping-particle":"","family":"Mitrasinovic","given":"Stefan","non-dropping-particle":"","parse-names":false,"suffix":""},{"dropping-particle":"","family":"Miu","given":"Victor","non-dropping-particle":"","parse-names":false,"suffix":""},{"dropping-particle":"","family":"Moawad","given":"Nader","non-dropping-particle":"","parse-names":false,"suffix":""},{"dropping-particle":"","family":"Mochet","given":"Sylvie","non-dropping-particle":"","parse-names":false,"suffix":""},{"dropping-particle":"","family":"Modabber","given":"Ali","non-dropping-particle":"","parse-names":false,"suffix":""},{"dropping-particle":"","family":"Mohammad","given":"Adam","non-dropping-particle":"","parse-names":false,"suffix":""},{"dropping-particle":"","family":"Mohan","given":"Midhun","non-dropping-particle":"","parse-names":false,"suffix":""},{"dropping-particle":"","family":"Moliner-Sánchez","given":"Carmen","non-dropping-particle":"","parse-names":false,"suffix":""},{"dropping-particle":"","family":"Mongelli","given":"Francesco","non-dropping-particle":"","parse-names":false,"suffix":""},{"dropping-particle":"","family":"Monteleone","given":"Michela","non-dropping-particle":"","parse-names":false,"suffix":""},{"dropping-particle":"","family":"Montuori","given":"Mauro","non-dropping-particle":"","parse-names":false,"suffix":""},{"dropping-particle":"","family":"Moore","given":"Rachel","non-dropping-particle":"","parse-names":false,"suffix":""},{"dropping-particle":"","family":"Mora-Guzmán","given":"Ismael","non-dropping-particle":"","parse-names":false,"suffix":""},{"dropping-particle":"","family":"Morales","given":"Xavier","non-dropping-particle":"","parse-names":false,"suffix":""},{"dropping-particle":"","family":"Morales","given":"Dieter","non-dropping-particle":"","parse-names":false,"suffix":""},{"dropping-particle":"","family":"Morelli","given":"Luca","non-dropping-particle":"","parse-names":false,"suffix":""},{"dropping-particle":"","family":"Morelli","given":"Lucia","non-dropping-particle":"","parse-names":false,"suffix":""},{"dropping-particle":"","family":"Morgan","given":"Richard","non-dropping-particle":"","parse-names":false,"suffix":""},{"dropping-particle":"","family":"Morris","given":"Chris","non-dropping-particle":"","parse-names":false,"suffix":""},{"dropping-particle":"","family":"Mortini","given":"Pietro","non-dropping-particle":"","parse-names":false,"suffix":""},{"dropping-particle":"","family":"Mosca","given":"Angelo","non-dropping-particle":"","parse-names":false,"suffix":""},{"dropping-particle":"","family":"Motter","given":"Dema","non-dropping-particle":"","parse-names":false,"suffix":""},{"dropping-particle":"","family":"Moug","given":"Susan","non-dropping-particle":"","parse-names":false,"suffix":""},{"dropping-particle":"","family":"Mukherjee","given":"Samrat","non-dropping-particle":"","parse-names":false,"suffix":""},{"dropping-particle":"","family":"Najdy","given":"Manhal","non-dropping-particle":"","parse-names":false,"suffix":""},{"dropping-particle":"","family":"Nakas","given":"Apostolos","non-dropping-particle":"","parse-names":false,"suffix":""},{"dropping-particle":"","family":"Namazov","given":"Ilgar","non-dropping-particle":"","parse-names":false,"suffix":""},{"dropping-particle":"","family":"Naredla","given":"Pradyumna","non-dropping-particle":"","parse-names":false,"suffix":""},{"dropping-particle":"","family":"Nasef","given":"Emmhamed","non-dropping-particle":"","parse-names":false,"suffix":""},{"dropping-particle":"","family":"Nassa","given":"Heeam","non-dropping-particle":"","parse-names":false,"suffix":""},{"dropping-particle":"","family":"Nath","given":"Rahul","non-dropping-particle":"","parse-names":false,"suffix":""},{"dropping-particle":"","family":"Navarro-Sánchez","given":"Antonio","non-dropping-particle":"","parse-names":false,"suffix":""},{"dropping-particle":"","family":"Nazarian","given":"Scarlet","non-dropping-particle":"","parse-names":false,"suffix":""},{"dropping-particle":"","family":"Negri","given":"Giampiero","non-dropping-particle":"","parse-names":false,"suffix":""},{"dropping-particle":"","family":"Nehra","given":"Deepika","non-dropping-particle":"","parse-names":false,"suffix":""},{"dropping-particle":"","family":"Neil-Dwyer","given":"Jason","non-dropping-particle":"","parse-names":false,"suffix":""},{"dropping-particle":"","family":"Neri","given":"Jacopo","non-dropping-particle":"","parse-names":false,"suffix":""},{"dropping-particle":"","family":"Newton","given":"Katy","non-dropping-particle":"","parse-names":false,"suffix":""},{"dropping-particle":"","family":"Nikaj","given":"Herald","non-dropping-particle":"","parse-names":false,"suffix":""},{"dropping-particle":"","family":"Niquen","given":"Milagros","non-dropping-particle":"","parse-names":false,"suffix":""},{"dropping-particle":"","family":"Nobile","given":"Sara","non-dropping-particle":"","parse-names":false,"suffix":""},{"dropping-particle":"","family":"Nogueiro","given":"Jorge","non-dropping-particle":"","parse-names":false,"suffix":""},{"dropping-particle":"","family":"Ntirenganya","given":"Faustin","non-dropping-particle":"","parse-names":false,"suffix":""},{"dropping-particle":"","family":"Nugent","given":"Michael","non-dropping-particle":"","parse-names":false,"suffix":""},{"dropping-particle":"","family":"Núñez","given":"Jordi","non-dropping-particle":"","parse-names":false,"suffix":""},{"dropping-particle":"","family":"Ocaña","given":"Juan","non-dropping-particle":"","parse-names":false,"suffix":""},{"dropping-particle":"","family":"Okechukwu","given":"Valentine","non-dropping-particle":"","parse-names":false,"suffix":""},{"dropping-particle":"","family":"Oliva-Mompean","given":"Fernando","non-dropping-particle":"","parse-names":false,"suffix":""},{"dropping-particle":"","family":"Oliveira","given":"Ana","non-dropping-particle":"","parse-names":false,"suffix":""},{"dropping-particle":"","family":"Ollat","given":"Didier","non-dropping-particle":"","parse-names":false,"suffix":""},{"dropping-particle":"","family":"Onos","given":"Lavinia","non-dropping-particle":"","parse-names":false,"suffix":""},{"dropping-particle":"","family":"Osagie-Clouard","given":"Liza","non-dropping-particle":"","parse-names":false,"suffix":""},{"dropping-particle":"","family":"Osman","given":"Khabab","non-dropping-particle":"","parse-names":false,"suffix":""},{"dropping-particle":"","family":"Ottolina","given":"Jessica","non-dropping-particle":"","parse-names":false,"suffix":""},{"dropping-particle":"","family":"Ourieff","given":"Jared","non-dropping-particle":"","parse-names":false,"suffix":""},{"dropping-particle":"","family":"Outani","given":"Oumaima","non-dropping-particle":"","parse-names":false,"suffix":""},{"dropping-particle":"","family":"Oyewole","given":"Bankole","non-dropping-particle":"","parse-names":false,"suffix":""},{"dropping-particle":"","family":"Ozben","given":"Volkan","non-dropping-particle":"","parse-names":false,"suffix":""},{"dropping-particle":"","family":"Pacheco-Sanchez","given":"David","non-dropping-particle":"","parse-names":false,"suffix":""},{"dropping-particle":"","family":"Padilla-Valverde","given":"David","non-dropping-particle":"","parse-names":false,"suffix":""},{"dropping-particle":"","family":"Pai","given":"Madhava","non-dropping-particle":"","parse-names":false,"suffix":""},{"dropping-particle":"","family":"Paiella","given":"Salvatore","non-dropping-particle":"","parse-names":false,"suffix":""},{"dropping-particle":"","family":"Paisley","given":"Samuel","non-dropping-particle":"","parse-names":false,"suffix":""},{"dropping-particle":"","family":"Palini","given":"Gianmarco","non-dropping-particle":"","parse-names":false,"suffix":""},{"dropping-particle":"","family":"Palmeri","given":"Matteo","non-dropping-particle":"","parse-names":false,"suffix":""},{"dropping-particle":"","family":"Panahi","given":"Pedram","non-dropping-particle":"","parse-names":false,"suffix":""},{"dropping-particle":"","family":"Parente","given":"Alessandro","non-dropping-particle":"","parse-names":false,"suffix":""},{"dropping-particle":"","family":"Parlanti","given":"Daniele","non-dropping-particle":"","parse-names":false,"suffix":""},{"dropping-particle":"","family":"Parmar","given":"Chetan","non-dropping-particle":"","parse-names":false,"suffix":""},{"dropping-particle":"","family":"Pascual","given":"Angela","non-dropping-particle":"","parse-names":false,"suffix":""},{"dropping-particle":"","family":"Patel","given":"Mahul","non-dropping-particle":"","parse-names":false,"suffix":""},{"dropping-particle":"","family":"Pathak","given":"Abhijit","non-dropping-particle":"","parse-names":false,"suffix":""},{"dropping-particle":"","family":"Patil","given":"Sangram","non-dropping-particle":"","parse-names":false,"suffix":""},{"dropping-particle":"","family":"Pattyn","given":"Piet","non-dropping-particle":"","parse-names":false,"suffix":""},{"dropping-particle":"","family":"Peckham-Cooper","given":"Adam","non-dropping-particle":"","parse-names":false,"suffix":""},{"dropping-particle":"","family":"Pedrazzani","given":"Corrado","non-dropping-particle":"","parse-names":false,"suffix":""},{"dropping-particle":"","family":"Pellino","given":"Gianluca","non-dropping-particle":"","parse-names":false,"suffix":""},{"dropping-particle":"","family":"Peluso","given":"Chiara","non-dropping-particle":"","parse-names":false,"suffix":""},{"dropping-particle":"","family":"Pereira","given":"André","non-dropping-particle":"","parse-names":false,"suffix":""},{"dropping-particle":"","family":"Pereira-Neves","given":"António","non-dropping-particle":"","parse-names":false,"suffix":""},{"dropping-particle":"","family":"Perez-Diaz","given":"MD","non-dropping-particle":"","parse-names":false,"suffix":""},{"dropping-particle":"","family":"Pérez-González","given":"Marta","non-dropping-particle":"","parse-names":false,"suffix":""},{"dropping-particle":"","family":"Pérez-Saborido","given":"Baltasar","non-dropping-particle":"","parse-names":false,"suffix":""},{"dropping-particle":"","family":"Perivoliotis","given":"Konstantinos","non-dropping-particle":"","parse-names":false,"suffix":""},{"dropping-particle":"","family":"Perkins","given":"Clare","non-dropping-particle":"","parse-names":false,"suffix":""},{"dropping-particle":"","family":"Peros","given":"Georgios","non-dropping-particle":"","parse-names":false,"suffix":""},{"dropping-particle":"","family":"Perotto","given":"Ornella","non-dropping-particle":"","parse-names":false,"suffix":""},{"dropping-particle":"","family":"Perra","given":"Teresa","non-dropping-particle":"","parse-names":false,"suffix":""},{"dropping-particle":"","family":"Petrone","given":"Patrizio","non-dropping-particle":"","parse-names":false,"suffix":""},{"dropping-particle":"","family":"Phenix","given":"George","non-dropping-particle":"","parse-names":false,"suffix":""},{"dropping-particle":"","family":"Picazo","given":"Sara","non-dropping-particle":"","parse-names":false,"suffix":""},{"dropping-particle":"","family":"Picon-Rodriguez","given":"Rafael","non-dropping-particle":"","parse-names":false,"suffix":""},{"dropping-particle":"","family":"Piloni","given":"Martina","non-dropping-particle":"","parse-names":false,"suffix":""},{"dropping-particle":"","family":"Pingarrón-Martín","given":"Lorena","non-dropping-particle":"","parse-names":false,"suffix":""},{"dropping-particle":"","family":"Pinotti","given":"Enrico","non-dropping-particle":"","parse-names":false,"suffix":""},{"dropping-particle":"","family":"Pisanu","given":"Adolfo","non-dropping-particle":"","parse-names":false,"suffix":""},{"dropping-particle":"","family":"Pizzini","given":"Paolo","non-dropping-particle":"","parse-names":false,"suffix":""},{"dropping-particle":"","family":"Pockney","given":"Peter","non-dropping-particle":"","parse-names":false,"suffix":""},{"dropping-particle":"","family":"Podda","given":"Mauro","non-dropping-particle":"","parse-names":false,"suffix":""},{"dropping-particle":"","family":"Podolsky","given":"Dina","non-dropping-particle":"","parse-names":false,"suffix":""},{"dropping-particle":"","family":"Poggioli","given":"Gilberto","non-dropping-particle":"","parse-names":false,"suffix":""},{"dropping-particle":"","family":"Pompili","given":"Cecilia","non-dropping-particle":"","parse-names":false,"suffix":""},{"dropping-particle":"","family":"Pontari","given":"Michael","non-dropping-particle":"","parse-names":false,"suffix":""},{"dropping-particle":"","family":"Porcu","given":"Alberto","non-dropping-particle":"","parse-names":false,"suffix":""},{"dropping-particle":"","family":"Potter","given":"Ryan","non-dropping-particle":"","parse-names":false,"suffix":""},{"dropping-particle":"","family":"Price","given":"Claire","non-dropping-particle":"","parse-names":false,"suffix":""},{"dropping-particle":"","family":"Pruvot","given":"François-René","non-dropping-particle":"","parse-names":false,"suffix":""},{"dropping-particle":"","family":"Pujol-Muncunill","given":"Roger","non-dropping-particle":"","parse-names":false,"suffix":""},{"dropping-particle":"","family":"Puppo","given":"Andrea","non-dropping-particle":"","parse-names":false,"suffix":""},{"dropping-particle":"","family":"Quante","given":"Markus","non-dropping-particle":"","parse-names":false,"suffix":""},{"dropping-particle":"","family":"Quintana-Villamandos","given":"Begoña","non-dropping-particle":"","parse-names":false,"suffix":""},{"dropping-particle":"","family":"Qureshi","given":"Ali","non-dropping-particle":"","parse-names":false,"suffix":""},{"dropping-particle":"","family":"Radenkovic","given":"Dejan","non-dropping-particle":"","parse-names":false,"suffix":""},{"dropping-particle":"","family":"Rakvin","given":"Ivan","non-dropping-particle":"","parse-names":false,"suffix":""},{"dropping-particle":"","family":"Ramallo-Solís","given":"Irene","non-dropping-particle":"","parse-names":false,"suffix":""},{"dropping-particle":"","family":"Ramcharan","given":"Sean","non-dropping-particle":"","parse-names":false,"suffix":""},{"dropping-particle":"","family":"Ramos","given":"Diego","non-dropping-particle":"","parse-names":false,"suffix":""},{"dropping-particle":"","family":"Ramos-Bonilla","given":"Antonio","non-dropping-particle":"","parse-names":false,"suffix":""},{"dropping-particle":"","family":"Ramzi","given":"Joussi","non-dropping-particle":"","parse-names":false,"suffix":""},{"dropping-particle":"","family":"Rathinam","given":"Sridhar","non-dropping-particle":"","parse-names":false,"suffix":""},{"dropping-particle":"","family":"Rausa","given":"Emanuele","non-dropping-particle":"","parse-names":false,"suffix":""},{"dropping-particle":"","family":"Ravaioli","given":"Matteo","non-dropping-particle":"","parse-names":false,"suffix":""},{"dropping-particle":"","family":"Ravindran","given":"Sharanya","non-dropping-particle":"","parse-names":false,"suffix":""},{"dropping-particle":"","family":"Raymond","given":"Thomas","non-dropping-particle":"","parse-names":false,"suffix":""},{"dropping-particle":"","family":"Razik","given":"Aisha","non-dropping-particle":"","parse-names":false,"suffix":""},{"dropping-particle":"","family":"Redfern","given":"Jennifer","non-dropping-particle":"","parse-names":false,"suffix":""},{"dropping-particle":"","family":"Reguera-Rosal","given":"Julio","non-dropping-particle":"","parse-names":false,"suffix":""},{"dropping-particle":"","family":"Rela","given":"Mariam","non-dropping-particle":"","parse-names":false,"suffix":""},{"dropping-particle":"","family":"Rey-Biel","given":"Juan","non-dropping-particle":"","parse-names":false,"suffix":""},{"dropping-particle":"","family":"Rey-Valcarcel","given":"Cristina","non-dropping-particle":"","parse-names":false,"suffix":""},{"dropping-particle":"","family":"Ribolla","given":"Marta","non-dropping-particle":"","parse-names":false,"suffix":""},{"dropping-particle":"","family":"Richards","given":"Tomos","non-dropping-particle":"","parse-names":false,"suffix":""},{"dropping-particle":"","family":"Richmond","given":"Michael","non-dropping-particle":"","parse-names":false,"suffix":""},{"dropping-particle":"","family":"Righini","given":"Erminio","non-dropping-particle":"","parse-names":false,"suffix":""},{"dropping-particle":"","family":"Rio-Gomez","given":"Javier","non-dropping-particle":"","parse-names":false,"suffix":""},{"dropping-particle":"","family":"Riyat","given":"Harjoat","non-dropping-particle":"","parse-names":false,"suffix":""},{"dropping-particle":"","family":"Rizvi","given":"Sana","non-dropping-particle":"","parse-names":false,"suffix":""},{"dropping-particle":"","family":"Roberts","given":"Keith","non-dropping-particle":"","parse-names":false,"suffix":""},{"dropping-particle":"","family":"Roberts","given":"Matthew","non-dropping-particle":"","parse-names":false,"suffix":""},{"dropping-particle":"","family":"Robertson","given":"Stuart","non-dropping-particle":"","parse-names":false,"suffix":""},{"dropping-particle":"","family":"Robertson","given":"Ronald","non-dropping-particle":"","parse-names":false,"suffix":""},{"dropping-particle":"","family":"Robin-Valle","given":"Alvaro","non-dropping-particle":"","parse-names":false,"suffix":""},{"dropping-particle":"","family":"Rochon","given":"Melissa","non-dropping-particle":"","parse-names":false,"suffix":""},{"dropping-particle":"","family":"Rojo","given":"Mikel","non-dropping-particle":"","parse-names":false,"suffix":""},{"dropping-particle":"","family":"Rolli","given":"Luigi","non-dropping-particle":"","parse-names":false,"suffix":""},{"dropping-particle":"","family":"Romano","given":"Silvio","non-dropping-particle":"","parse-names":false,"suffix":""},{"dropping-particle":"","family":"Ross","given":"Elizabeth","non-dropping-particle":"","parse-names":false,"suffix":""},{"dropping-particle":"","family":"Ross","given":"Howard","non-dropping-particle":"","parse-names":false,"suffix":""},{"dropping-particle":"","family":"Rossborough","given":"Catherine","non-dropping-particle":"","parse-names":false,"suffix":""},{"dropping-particle":"","family":"Rottoli","given":"Matteo","non-dropping-particle":"","parse-names":false,"suffix":""},{"dropping-particle":"","family":"Ruiz","given":"Miguel","non-dropping-particle":"","parse-names":false,"suffix":""},{"dropping-particle":"","family":"Ruiz-Grande","given":"Fernando","non-dropping-particle":"","parse-names":false,"suffix":""},{"dropping-particle":"","family":"Ruiz-Martin","given":"Irene","non-dropping-particle":"","parse-names":false,"suffix":""},{"dropping-particle":"","family":"Ruiz-Soriano","given":"María","non-dropping-particle":"","parse-names":false,"suffix":""},{"dropping-particle":"","family":"Ruzzenente","given":"Andrea","non-dropping-particle":"","parse-names":false,"suffix":""},{"dropping-particle":"","family":"Ryska","given":"Ondrej","non-dropping-particle":"","parse-names":false,"suffix":""},{"dropping-particle":"","family":"Saez","given":"Carlos","non-dropping-particle":"","parse-names":false,"suffix":""},{"dropping-particle":"","family":"Sagnotta","given":"Andrea","non-dropping-particle":"","parse-names":false,"suffix":""},{"dropping-particle":"","family":"Sahnan","given":"Kapil","non-dropping-particle":"","parse-names":false,"suffix":""},{"dropping-particle":"","family":"Sahni","given":"Arun","non-dropping-particle":"","parse-names":false,"suffix":""},{"dropping-particle":"","family":"Salim","given":"Ali","non-dropping-particle":"","parse-names":false,"suffix":""},{"dropping-particle":"","family":"Sallam","given":"Ibrahim","non-dropping-particle":"","parse-names":false,"suffix":""},{"dropping-particle":"","family":"Salvia","given":"Roberto","non-dropping-particle":"","parse-names":false,"suffix":""},{"dropping-particle":"","family":"Samadov","given":"Elgun","non-dropping-particle":"","parse-names":false,"suffix":""},{"dropping-particle":"","family":"Sammarco","given":"Giuseppe","non-dropping-particle":"","parse-names":false,"suffix":""},{"dropping-particle":"","family":"Sampaio-Alves","given":"Mafalda","non-dropping-particle":"","parse-names":false,"suffix":""},{"dropping-particle":"","family":"Sánchez-Arteaga","given":"Alejandro","non-dropping-particle":"","parse-names":false,"suffix":""},{"dropping-particle":"","family":"Sanchez-Fuentes","given":"Maria-Nieves","non-dropping-particle":"","parse-names":false,"suffix":""},{"dropping-particle":"","family":"Sanchez-Pelaez","given":"Daniel","non-dropping-particle":"","parse-names":false,"suffix":""},{"dropping-particle":"","family":"Sanchez-Perez","given":"Coral","non-dropping-particle":"","parse-names":false,"suffix":""},{"dropping-particle":"","family":"Sanchez-Rubio","given":"Maria","non-dropping-particle":"","parse-names":false,"suffix":""},{"dropping-particle":"","family":"Sancho-Muriel","given":"Jorge","non-dropping-particle":"","parse-names":false,"suffix":""},{"dropping-particle":"","family":"Sanders","given":"Julie","non-dropping-particle":"","parse-names":false,"suffix":""},{"dropping-particle":"","family":"Santero-Ramirez","given":"Maria-Pilar","non-dropping-particle":"","parse-names":false,"suffix":""},{"dropping-particle":"","family":"Santora","given":"Thomas","non-dropping-particle":"","parse-names":false,"suffix":""},{"dropping-particle":"","family":"Santoro","given":"Antonio","non-dropping-particle":"","parse-names":false,"suffix":""},{"dropping-particle":"","family":"Santos","given":"Irene","non-dropping-particle":"","parse-names":false,"suffix":""},{"dropping-particle":"","family":"Santos-Sousa","given":"Hugo","non-dropping-particle":"","parse-names":false,"suffix":""},{"dropping-particle":"","family":"Sapienza","given":"Paolo","non-dropping-particle":"","parse-names":false,"suffix":""},{"dropping-particle":"","family":"Sartarelli","given":"Lodovico","non-dropping-particle":"","parse-names":false,"suffix":""},{"dropping-particle":"","family":"Sarveswaran","given":"Janahan","non-dropping-particle":"","parse-names":false,"suffix":""},{"dropping-particle":"","family":"Sasia","given":"Diego","non-dropping-particle":"","parse-names":false,"suffix":""},{"dropping-particle":"","family":"Saudemont","given":"Alain","non-dropping-particle":"","parse-names":false,"suffix":""},{"dropping-particle":"","family":"Saudi-Moro","given":"Sef","non-dropping-particle":"","parse-names":false,"suffix":""},{"dropping-particle":"","family":"Saxena","given":"Shobhit","non-dropping-particle":"","parse-names":false,"suffix":""},{"dropping-particle":"","family":"Saxena","given":"Dolly","non-dropping-particle":"","parse-names":false,"suffix":""},{"dropping-particle":"","family":"Sayasneh","given":"Ahmad","non-dropping-particle":"","parse-names":false,"suffix":""},{"dropping-particle":"","family":"Scalabre","given":"Aurelien","non-dropping-particle":"","parse-names":false,"suffix":""},{"dropping-particle":"","family":"Schache","given":"Andrew","non-dropping-particle":"","parse-names":false,"suffix":""},{"dropping-particle":"","family":"Schiavina","given":"Riccardo","non-dropping-particle":"","parse-names":false,"suffix":""},{"dropping-particle":"","family":"Schineis","given":"Christian","non-dropping-particle":"","parse-names":false,"suffix":""},{"dropping-particle":"","family":"Schreckenbach","given":"Teresa","non-dropping-particle":"","parse-names":false,"suffix":""},{"dropping-particle":"","family":"Scorza","given":"Antonella","non-dropping-particle":"","parse-names":false,"suffix":""},{"dropping-particle":"","family":"Scott","given":"Lucy","non-dropping-particle":"","parse-names":false,"suffix":""},{"dropping-particle":"","family":"Seegert","given":"Sara","non-dropping-particle":"","parse-names":false,"suffix":""},{"dropping-particle":"","family":"Seguin-Givelet","given":"Agathe","non-dropping-particle":"","parse-names":false,"suffix":""},{"dropping-particle":"","family":"Senent-Boza","given":"Ana","non-dropping-particle":"","parse-names":false,"suffix":""},{"dropping-particle":"","family":"Seymour","given":"Keith","non-dropping-particle":"","parse-names":false,"suffix":""},{"dropping-particle":"","family":"Shabana","given":"Amanda","non-dropping-particle":"","parse-names":false,"suffix":""},{"dropping-particle":"","family":"Shah","given":"Karishma","non-dropping-particle":"","parse-names":false,"suffix":""},{"dropping-particle":"","family":"Shah","given":"Jigar","non-dropping-particle":"","parse-names":false,"suffix":""},{"dropping-particle":"","family":"Shah","given":"Preena","non-dropping-particle":"","parse-names":false,"suffix":""},{"dropping-particle":"","family":"Shah","given":"Sujay","non-dropping-particle":"","parse-names":false,"suffix":""},{"dropping-particle":"","family":"Shakir","given":"Taner","non-dropping-particle":"","parse-names":false,"suffix":""},{"dropping-particle":"","family":"Shalaby","given":"Mostafa","non-dropping-particle":"","parse-names":false,"suffix":""},{"dropping-particle":"","family":"Shankar","given":"Sushma","non-dropping-particle":"","parse-names":false,"suffix":""},{"dropping-particle":"","family":"Shaw","given":"Richard","non-dropping-particle":"","parse-names":false,"suffix":""},{"dropping-particle":"","family":"Shehata","given":"Sameh","non-dropping-particle":"","parse-names":false,"suffix":""},{"dropping-particle":"","family":"Shenfine","given":"Amy","non-dropping-particle":"","parse-names":false,"suffix":""},{"dropping-particle":"","family":"Sheridan","given":"Kelda","non-dropping-particle":"","parse-names":false,"suffix":""},{"dropping-particle":"","family":"Sherief","given":"Ahmed","non-dropping-particle":"","parse-names":false,"suffix":""},{"dropping-particle":"","family":"Sherief","given":"Mohamed","non-dropping-particle":"","parse-names":false,"suffix":""},{"dropping-particle":"","family":"Sherif","given":"Mohamed","non-dropping-particle":"","parse-names":false,"suffix":""},{"dropping-particle":"","family":"Shinkwin","given":"Michael","non-dropping-particle":"","parse-names":false,"suffix":""},{"dropping-particle":"","family":"Shu","given":"Sebastian","non-dropping-particle":"","parse-names":false,"suffix":""},{"dropping-particle":"","family":"Siaw-Acheampong","given":"Kwabena","non-dropping-particle":"","parse-names":false,"suffix":""},{"dropping-particle":"","family":"Sileri","given":"Pierpaolo","non-dropping-particle":"","parse-names":false,"suffix":""},{"dropping-particle":"","family":"Singh","given":"Abhinav","non-dropping-particle":"","parse-names":false,"suffix":""},{"dropping-particle":"","family":"Singh","given":"Shailendra","non-dropping-particle":"","parse-names":false,"suffix":""},{"dropping-particle":"","family":"Sinha","given":"Sanjay","non-dropping-particle":"","parse-names":false,"suffix":""},{"dropping-particle":"","family":"Sinha","given":"Deepti","non-dropping-particle":"","parse-names":false,"suffix":""},{"dropping-particle":"","family":"Siragusa","given":"Leandro","non-dropping-particle":"","parse-names":false,"suffix":""},{"dropping-particle":"","family":"Sivaprakasam","given":"Rajesh","non-dropping-particle":"","parse-names":false,"suffix":""},{"dropping-particle":"","family":"Sivayoganathan","given":"Sriharan","non-dropping-particle":"","parse-names":false,"suffix":""},{"dropping-particle":"","family":"Smillie","given":"Robert","non-dropping-particle":"","parse-names":false,"suffix":""},{"dropping-particle":"","family":"Smith","given":"Claire","non-dropping-particle":"","parse-names":false,"suffix":""},{"dropping-particle":"","family":"Smith","given":"Andrew","non-dropping-particle":"","parse-names":false,"suffix":""},{"dropping-particle":"","family":"Smith","given":"Christopher","non-dropping-particle":"","parse-names":false,"suffix":""},{"dropping-particle":"","family":"Sochorova","given":"Dana","non-dropping-particle":"","parse-names":false,"suffix":""},{"dropping-particle":"","family":"Soggiu","given":"Fiammetta","non-dropping-particle":"","parse-names":false,"suffix":""},{"dropping-particle":"","family":"Sohrabi","given":"Catrin","non-dropping-particle":"","parse-names":false,"suffix":""},{"dropping-particle":"","family":"Sohrabi","given":"Catrin","non-dropping-particle":"","parse-names":false,"suffix":""},{"dropping-particle":"","family":"Sohrabi","given":"Catrin","non-dropping-particle":"","parse-names":false,"suffix":""},{"dropping-particle":"","family":"Solari","given":"Francesca","non-dropping-particle":"","parse-names":false,"suffix":""},{"dropping-particle":"","family":"Solli","given":"Piergiorgio","non-dropping-particle":"","parse-names":false,"suffix":""},{"dropping-particle":"","family":"Soreide","given":"Kjetil","non-dropping-particle":"","parse-names":false,"suffix":""},{"dropping-particle":"","family":"Spinelli","given":"Antonino","non-dropping-particle":"","parse-names":false,"suffix":""},{"dropping-particle":"","family":"Spoletini","given":"Domenico","non-dropping-particle":"","parse-names":false,"suffix":""},{"dropping-particle":"","family":"Spriano","given":"Giuseppe","non-dropping-particle":"","parse-names":false,"suffix":""},{"dropping-particle":"","family":"Sravanam","given":"Sanskrithi","non-dropping-particle":"","parse-names":false,"suffix":""},{"dropping-particle":"","family":"Ssentongo","given":"Paddy","non-dropping-particle":"","parse-names":false,"suffix":""},{"dropping-particle":"","family":"Stanger","given":"Sophie","non-dropping-particle":"","parse-names":false,"suffix":""},{"dropping-particle":"","family":"Stavroulias","given":"Dionisios","non-dropping-particle":"","parse-names":false,"suffix":""},{"dropping-particle":"","family":"Steel","given":"Ben","non-dropping-particle":"","parse-names":false,"suffix":""},{"dropping-particle":"","family":"Stella","given":"Marco","non-dropping-particle":"","parse-names":false,"suffix":""},{"dropping-particle":"","family":"Stewart","given":"Robbie","non-dropping-particle":"","parse-names":false,"suffix":""},{"dropping-particle":"","family":"Stringer","given":"Sally","non-dropping-particle":"","parse-names":false,"suffix":""},{"dropping-particle":"","family":"Sulen","given":"Nina","non-dropping-particle":"","parse-names":false,"suffix":""},{"dropping-particle":"","family":"Sundar","given":"Sudha","non-dropping-particle":"","parse-names":false,"suffix":""},{"dropping-particle":"","family":"Sundhu","given":"Matthew","non-dropping-particle":"","parse-names":false,"suffix":""},{"dropping-particle":"","family":"Suri","given":"Avni","non-dropping-particle":"","parse-names":false,"suffix":""},{"dropping-particle":"","family":"Syed","given":"Arooj","non-dropping-particle":"","parse-names":false,"suffix":""},{"dropping-particle":"","family":"Szatmary","given":"Peter","non-dropping-particle":"","parse-names":false,"suffix":""},{"dropping-particle":"","family":"Tabiri","given":"Stephen","non-dropping-particle":"","parse-names":false,"suffix":""},{"dropping-particle":"","family":"Tadross","given":"Daniel","non-dropping-particle":"","parse-names":false,"suffix":""},{"dropping-particle":"","family":"Taglietti","given":"Lucio","non-dropping-particle":"","parse-names":false,"suffix":""},{"dropping-particle":"","family":"Tansey","given":"Rosamond","non-dropping-particle":"","parse-names":false,"suffix":""},{"dropping-particle":"","family":"Tartaglia","given":"Dario","non-dropping-particle":"","parse-names":false,"suffix":""},{"dropping-particle":"","family":"Tawheed","given":"Ahmed","non-dropping-particle":"","parse-names":false,"suffix":""},{"dropping-particle":"","family":"Tayeh","given":"Salim","non-dropping-particle":"","parse-names":false,"suffix":""},{"dropping-particle":"","family":"Teles","given":"Tobias","non-dropping-particle":"","parse-names":false,"suffix":""},{"dropping-particle":"","family":"Testa","given":"Valentina","non-dropping-particle":"","parse-names":false,"suffix":""},{"dropping-particle":"","family":"Tewari","given":"Nilanjana","non-dropping-particle":"","parse-names":false,"suffix":""},{"dropping-particle":"","family":"Thoenissen","given":"Philipp","non-dropping-particle":"","parse-names":false,"suffix":""},{"dropping-particle":"","family":"Thomas","given":"Kane","non-dropping-particle":"","parse-names":false,"suffix":""},{"dropping-particle":"","family":"Thomin","given":"Anne","non-dropping-particle":"","parse-names":false,"suffix":""},{"dropping-particle":"","family":"Thrush","given":"Jessica","non-dropping-particle":"","parse-names":false,"suffix":""},{"dropping-particle":"","family":"Tierney","given":"Sean","non-dropping-particle":"","parse-names":false,"suffix":""},{"dropping-particle":"","family":"Tiwari","given":"Abhinav","non-dropping-particle":"","parse-names":false,"suffix":""},{"dropping-particle":"","family":"Toh","given":"Simon","non-dropping-particle":"","parse-names":false,"suffix":""},{"dropping-particle":"","family":"Toledo","given":"Enrique","non-dropping-particle":"","parse-names":false,"suffix":""},{"dropping-particle":"","family":"Tonini","given":"Valeria","non-dropping-particle":"","parse-names":false,"suffix":""},{"dropping-particle":"","family":"Torkington","given":"Jared","non-dropping-particle":"","parse-names":false,"suffix":""},{"dropping-particle":"","family":"Torquati","given":"Alfonso","non-dropping-particle":"","parse-names":false,"suffix":""},{"dropping-particle":"","family":"Torzilli","given":"Guido","non-dropping-particle":"","parse-names":false,"suffix":""},{"dropping-particle":"","family":"Totty","given":"Joshua","non-dropping-particle":"","parse-names":false,"suffix":""},{"dropping-particle":"","family":"Tourountzi","given":"Paraskevi","non-dropping-particle":"","parse-names":false,"suffix":""},{"dropping-particle":"","family":"Tousidonis","given":"Manuel","non-dropping-particle":"","parse-names":false,"suffix":""},{"dropping-particle":"","family":"Townend","given":"Philip","non-dropping-particle":"","parse-names":false,"suffix":""},{"dropping-particle":"","family":"Townsend","given":"Catherine","non-dropping-particle":"","parse-names":false,"suffix":""},{"dropping-particle":"","family":"Trompeter","given":"Alex","non-dropping-particle":"","parse-names":false,"suffix":""},{"dropping-particle":"","family":"Trotta","given":"Francesco","non-dropping-particle":"","parse-names":false,"suffix":""},{"dropping-particle":"","family":"Truant","given":"Stéphanie","non-dropping-particle":"","parse-names":false,"suffix":""},{"dropping-particle":"","family":"Trujillo-Díaz","given":"Jeancarlos","non-dropping-particle":"","parse-names":false,"suffix":""},{"dropping-particle":"","family":"Tsoulfas","given":"Georgios","non-dropping-particle":"","parse-names":false,"suffix":""},{"dropping-particle":"","family":"Turco","given":"Celia","non-dropping-particle":"","parse-names":false,"suffix":""},{"dropping-particle":"","family":"Turrado-Rodriguez","given":"Victor","non-dropping-particle":"","parse-names":false,"suffix":""},{"dropping-particle":"","family":"Turri","given":"Giulia","non-dropping-particle":"","parse-names":false,"suffix":""},{"dropping-particle":"","family":"Tustin","given":"Harry","non-dropping-particle":"","parse-names":false,"suffix":""},{"dropping-particle":"","family":"Tyler","given":"Jayne","non-dropping-particle":"","parse-names":false,"suffix":""},{"dropping-particle":"","family":"Tzedakis","given":"Stylianos","non-dropping-particle":"","parse-names":false,"suffix":""},{"dropping-particle":"","family":"Tzovaras","given":"George","non-dropping-particle":"","parse-names":false,"suffix":""},{"dropping-particle":"","family":"Uittenbogaart","given":"Martine","non-dropping-particle":"","parse-names":false,"suffix":""},{"dropping-particle":"","family":"Ullah","given":"Ramzan","non-dropping-particle":"","parse-names":false,"suffix":""},{"dropping-particle":"","family":"Urban","given":"Shane","non-dropping-particle":"","parse-names":false,"suffix":""},{"dropping-particle":"","family":"Urbani","given":"Alessia","non-dropping-particle":"","parse-names":false,"suffix":""},{"dropping-particle":"","family":"Usai","given":"Antonella","non-dropping-particle":"","parse-names":false,"suffix":""},{"dropping-particle":"","family":"Vaccarella","given":"Gianpaolo","non-dropping-particle":"","parse-names":false,"suffix":""},{"dropping-particle":"","family":"Valdes-Hernandez","given":"Javier","non-dropping-particle":"","parse-names":false,"suffix":""},{"dropping-particle":"","family":"Valsecchi","given":"Luca","non-dropping-particle":"","parse-names":false,"suffix":""},{"dropping-particle":"","family":"Vashisht","given":"Rajiv","non-dropping-particle":"","parse-names":false,"suffix":""},{"dropping-particle":"","family":"Vázquez-Fernández","given":"Andrea","non-dropping-particle":"","parse-names":false,"suffix":""},{"dropping-particle":"","family":"Venkatesan","given":"Gowtham","non-dropping-particle":"","parse-names":false,"suffix":""},{"dropping-particle":"","family":"Venn","given":"Mary","non-dropping-particle":"","parse-names":false,"suffix":""},{"dropping-particle":"","family":"Vera-Mansilla","given":"Cristina","non-dropping-particle":"","parse-names":false,"suffix":""},{"dropping-particle":"","family":"Vergari","given":"Roberto","non-dropping-particle":"","parse-names":false,"suffix":""},{"dropping-particle":"","family":"Vescio","given":"Giuseppina","non-dropping-particle":"","parse-names":false,"suffix":""},{"dropping-particle":"","family":"Vidya","given":"Raghavan","non-dropping-particle":"","parse-names":false,"suffix":""},{"dropping-particle":"","family":"Vieira","given":"Paula","non-dropping-particle":"","parse-names":false,"suffix":""},{"dropping-particle":"","family":"Vijay","given":"Vardhini","non-dropping-particle":"","parse-names":false,"suffix":""},{"dropping-particle":"","family":"Vimalachandran","given":"Dale","non-dropping-particle":"","parse-names":false,"suffix":""},{"dropping-particle":"","family":"Violante","given":"Tommaso","non-dropping-particle":"","parse-names":false,"suffix":""},{"dropping-particle":"","family":"Volpe","given":"Anita","non-dropping-particle":"","parse-names":false,"suffix":""},{"dropping-particle":"","family":"Vovola","given":"Fernanda","non-dropping-particle":"","parse-names":false,"suffix":""},{"dropping-particle":"","family":"Vulliamy","given":"Paul","non-dropping-particle":"","parse-names":false,"suffix":""},{"dropping-particle":"","family":"Wall","given":"Rosemary","non-dropping-particle":"","parse-names":false,"suffix":""},{"dropping-particle":"","family":"Wallwork","given":"Kate","non-dropping-particle":"","parse-names":false,"suffix":""},{"dropping-particle":"","family":"Ward","given":"Alex","non-dropping-particle":"","parse-names":false,"suffix":""},{"dropping-particle":"","family":"Warwick","given":"David","non-dropping-particle":"","parse-names":false,"suffix":""},{"dropping-particle":"","family":"Waseem","given":"Saima","non-dropping-particle":"","parse-names":false,"suffix":""},{"dropping-particle":"","family":"Weaver","given":"Helen","non-dropping-particle":"","parse-names":false,"suffix":""},{"dropping-particle":"","family":"Wells","given":"Fiona","non-dropping-particle":"","parse-names":false,"suffix":""},{"dropping-particle":"","family":"Wen","given":"Jiaxin","non-dropping-particle":"","parse-names":false,"suffix":""},{"dropping-particle":"","family":"West","given":"Raha","non-dropping-particle":"","parse-names":false,"suffix":""},{"dropping-particle":"","family":"Whitehall","given":"Emma","non-dropping-particle":"","parse-names":false,"suffix":""},{"dropping-particle":"","family":"Wild","given":"Laura","non-dropping-particle":"","parse-names":false,"suffix":""},{"dropping-particle":"","family":"Wilkins","given":"Alex","non-dropping-particle":"","parse-names":false,"suffix":""},{"dropping-particle":"","family":"Williams","given":"Gethin","non-dropping-particle":"","parse-names":false,"suffix":""},{"dropping-particle":"","family":"Williams","given":"Matthew","non-dropping-particle":"","parse-names":false,"suffix":""},{"dropping-particle":"","family":"Winnand","given":"Philipp","non-dropping-particle":"","parse-names":false,"suffix":""},{"dropping-particle":"","family":"Wong","given":"Ken","non-dropping-particle":"","parse-names":false,"suffix":""},{"dropping-particle":"","family":"Worku","given":"Dawit","non-dropping-particle":"","parse-names":false,"suffix":""},{"dropping-particle":"","family":"Wright","given":"Naomi","non-dropping-particle":"","parse-names":false,"suffix":""},{"dropping-particle":"","family":"Yalamanchili","given":"Seema","non-dropping-particle":"","parse-names":false,"suffix":""},{"dropping-particle":"","family":"Yershov","given":"Danylo","non-dropping-particle":"","parse-names":false,"suffix":""},{"dropping-particle":"","family":"Yildiz","given":"Alp","non-dropping-particle":"","parse-names":false,"suffix":""},{"dropping-particle":"","family":"Young","given":"Richard","non-dropping-particle":"","parse-names":false,"suffix":""},{"dropping-particle":"","family":"Yurttas","given":"Can","non-dropping-particle":"","parse-names":false,"suffix":""},{"dropping-particle":"","family":"Zadegan","given":"Frederic","non-dropping-particle":"","parse-names":false,"suffix":""},{"dropping-particle":"","family":"Zafar","given":"Noman","non-dropping-particle":"","parse-names":false,"suffix":""},{"dropping-particle":"","family":"Zakaria","given":"Rasheed","non-dropping-particle":"","parse-names":false,"suffix":""},{"dropping-particle":"","family":"Zambon","given":"Martina","non-dropping-particle":"","parse-names":false,"suffix":""},{"dropping-particle":"","family":"Zanini","given":"Nicola","non-dropping-particle":"","parse-names":false,"suffix":""},{"dropping-particle":"","family":"Zarate","given":"Alba","non-dropping-particle":"","parse-names":false,"suffix":""},{"dropping-particle":"","family":"Zerbib","given":"Philippe","non-dropping-particle":"","parse-names":false,"suffix":""},{"dropping-particle":"","family":"Zizzo","given":"Maurizio","non-dropping-particle":"","parse-names":false,"suffix":""},{"dropping-particle":"","family":"Zmora","given":"Oded","non-dropping-particle":"","parse-names":false,"suffix":""},{"dropping-particle":"","family":"Zonta","given":"Sandro","non-dropping-particle":"","parse-names":false,"suffix":""},{"dropping-particle":"","family":"Henegouwen","given":"Mark I van Berge","non-dropping-particle":"","parse-names":false,"suffix":""},{"dropping-particle":"van der","family":"Plas","given":"Willemijn Y","non-dropping-particle":"","parse-names":false,"suffix":""},{"dropping-particle":"","family":"Ali","given":"Inthekab Ali Mohamed","non-dropping-particle":"","parse-names":false,"suffix":""},{"dropping-particle":"","family":"Bakri","given":"Nur Amalina Che","non-dropping-particle":"","parse-names":false,"suffix":""},{"dropping-particle":"","family":"Bartolomé","given":"Miguel Ángel Hernández","non-dropping-particle":"","parse-names":false,"suffix":""},{"dropping-particle":"","family":"Bauset","given":"Juan Carlos Catalá","non-dropping-particle":"","parse-names":false,"suffix":""},{"dropping-particle":"","family":"Chaar","given":"Mohamad K Abou","non-dropping-particle":"","parse-names":false,"suffix":""},{"dropping-particle":"","family":"Cosentino","given":"Luigi MP Marino","non-dropping-particle":"","parse-names":false,"suffix":""},{"dropping-particle":"","family":"Díaz","given":"Carlos J Gómez","non-dropping-particle":"","parse-names":false,"suffix":""},{"dropping-particle":"","family":"Galocha","given":"Jose L Garcia","non-dropping-particle":"","parse-names":false,"suffix":""},{"dropping-particle":"de","family":"Gheldere","given":"Charles A","non-dropping-particle":"","parse-names":false,"suffix":""},{"dropping-particle":"","family":"Gomes","given":"Gustavo Mendonça Ataíde","non-dropping-particle":"","parse-names":false,"suffix":""},{"dropping-particle":"de","family":"Heredia","given":"Juan Beltrán","non-dropping-particle":"","parse-names":false,"suffix":""},{"dropping-particle":"","family":"Blazer","given":"Dan G","non-dropping-particle":"","parse-names":false,"suffix":""},{"dropping-particle":"","family":"Nugent","given":"William C","non-dropping-particle":"","parse-names":false,"suffix":""},{"dropping-particle":"","family":"Karar","given":"Ali A Ali","non-dropping-particle":"","parse-names":false,"suffix":""},{"dropping-particle":"De","family":"Lacy","given":"F Borja","non-dropping-particle":"","parse-names":false,"suffix":""},{"dropping-particle":"","family":"Laina","given":"Juan luis Blas","non-dropping-particle":"","parse-names":false,"suffix":""},{"dropping-particle":"","family":"Lester","given":"Madan Jha Shane","non-dropping-particle":"","parse-names":false,"suffix":""},{"dropping-particle":"","family":"Liyanage","given":"Aloka S D","non-dropping-particle":"","parse-names":false,"suffix":""},{"dropping-particle":"Al","family":"Maadany","given":"Faraj S","non-dropping-particle":"","parse-names":false,"suffix":""},{"dropping-particle":"De","family":"Marchi","given":"Joshua A","non-dropping-particle":"","parse-names":false,"suffix":""},{"dropping-particle":"la","family":"Medina","given":"Antonio Ramos-De","non-dropping-particle":"","parse-names":false,"suffix":""},{"dropping-particle":"","family":"Mithany","given":"Reda H M","non-dropping-particle":"","parse-names":false,"suffix":""},{"dropping-particle":"del","family":"Pueblo","given":"Cristina Sanchez","non-dropping-particle":"","parse-names":false,"suffix":""},{"dropping-particle":"van","family":"Ramshorst","given":"Gabrielle H","non-dropping-particle":"","parse-names":false,"suffix":""},{"dropping-particle":"De","family":"Salas","given":"Maria Marqueta","non-dropping-particle":"","parse-names":false,"suffix":""},{"dropping-particle":"De","family":"Souza","given":"Anthony C","non-dropping-particle":"","parse-names":false,"suffix":""},{"dropping-particle":"Del","family":"Toro","given":"M Dolores","non-dropping-particle":"","parse-names":false,"suffix":""}],"container-title":"The Lancet","id":"ITEM-1","issue":"0","issued":{"date-parts":[["2020"]]},"publisher":"Elsevier","title":"Mortality and pulmonary complications in patients undergoing surgery with perioperative SARS-CoV-2 infection: an international cohort study","type":"article-journal","volume":"0"},"uris":["http://www.mendeley.com/documents/?uuid=9d958fc6-df0b-35ca-8423-684ee5a7a075"]}],"mendeley":{"formattedCitation":"&lt;sup&gt;84&lt;/sup&gt;","plainTextFormattedCitation":"84","previouslyFormattedCitation":"&lt;sup&gt;84&lt;/sup&gt;"},"properties":{"noteIndex":0},"schema":"https://github.com/citation-style-language/schema/raw/master/csl-citation.json"}</w:instrText>
      </w:r>
      <w:r w:rsidR="00D54CA2">
        <w:rPr>
          <w:rFonts w:ascii="Calibri" w:hAnsi="Calibri" w:cs="Calibri"/>
        </w:rPr>
        <w:fldChar w:fldCharType="separate"/>
      </w:r>
      <w:r w:rsidR="007D6602" w:rsidRPr="007D6602">
        <w:rPr>
          <w:rFonts w:ascii="Calibri" w:hAnsi="Calibri" w:cs="Calibri"/>
          <w:noProof/>
          <w:vertAlign w:val="superscript"/>
        </w:rPr>
        <w:t>84</w:t>
      </w:r>
      <w:r w:rsidR="00D54CA2">
        <w:rPr>
          <w:rFonts w:ascii="Calibri" w:hAnsi="Calibri" w:cs="Calibri"/>
        </w:rPr>
        <w:fldChar w:fldCharType="end"/>
      </w:r>
      <w:r w:rsidR="00D54CA2">
        <w:rPr>
          <w:rFonts w:ascii="Calibri" w:hAnsi="Calibri" w:cs="Calibri"/>
        </w:rPr>
        <w:t>.</w:t>
      </w:r>
      <w:r w:rsidR="7C29E69F" w:rsidRPr="0092480E">
        <w:rPr>
          <w:rFonts w:ascii="Calibri" w:hAnsi="Calibri" w:cs="Calibri"/>
        </w:rPr>
        <w:t xml:space="preserve"> </w:t>
      </w:r>
      <w:r w:rsidR="00D54CA2">
        <w:rPr>
          <w:rFonts w:ascii="Calibri" w:hAnsi="Calibri" w:cs="Calibri"/>
        </w:rPr>
        <w:t>T</w:t>
      </w:r>
      <w:r w:rsidR="001F69FD" w:rsidRPr="0092480E">
        <w:rPr>
          <w:rFonts w:ascii="Calibri" w:hAnsi="Calibri" w:cs="Calibri"/>
        </w:rPr>
        <w:t xml:space="preserve">hese </w:t>
      </w:r>
      <w:r w:rsidR="00D54CA2">
        <w:rPr>
          <w:rFonts w:ascii="Calibri" w:hAnsi="Calibri" w:cs="Calibri"/>
        </w:rPr>
        <w:t xml:space="preserve">findings </w:t>
      </w:r>
      <w:r w:rsidR="001F69FD" w:rsidRPr="0092480E">
        <w:rPr>
          <w:rFonts w:ascii="Calibri" w:hAnsi="Calibri" w:cs="Calibri"/>
        </w:rPr>
        <w:t xml:space="preserve">might be </w:t>
      </w:r>
      <w:r w:rsidR="2314D40D" w:rsidRPr="0092480E">
        <w:rPr>
          <w:rFonts w:ascii="Calibri" w:hAnsi="Calibri" w:cs="Calibri"/>
        </w:rPr>
        <w:t xml:space="preserve">relevant to </w:t>
      </w:r>
      <w:r w:rsidR="002C1AFD">
        <w:rPr>
          <w:rFonts w:ascii="Calibri" w:hAnsi="Calibri" w:cs="Calibri"/>
        </w:rPr>
        <w:t>consider</w:t>
      </w:r>
      <w:r w:rsidR="001F69FD" w:rsidRPr="0092480E">
        <w:rPr>
          <w:rFonts w:ascii="Calibri" w:hAnsi="Calibri" w:cs="Calibri"/>
        </w:rPr>
        <w:t xml:space="preserve"> when prioritizing surgical procedures</w:t>
      </w:r>
      <w:r w:rsidR="006479D9" w:rsidRPr="0092480E">
        <w:rPr>
          <w:rFonts w:ascii="Calibri" w:hAnsi="Calibri" w:cs="Calibri"/>
        </w:rPr>
        <w:t xml:space="preserve"> during a pandemic.</w:t>
      </w:r>
    </w:p>
    <w:p w:rsidR="741EF303" w:rsidRPr="0092480E" w:rsidRDefault="2EC87C9A" w:rsidP="00CD04DB">
      <w:pPr>
        <w:ind w:firstLine="720"/>
        <w:rPr>
          <w:rFonts w:ascii="Calibri" w:hAnsi="Calibri" w:cs="Calibri"/>
        </w:rPr>
      </w:pPr>
      <w:r w:rsidRPr="0092480E">
        <w:rPr>
          <w:rFonts w:ascii="Calibri" w:hAnsi="Calibri" w:cs="Calibri"/>
        </w:rPr>
        <w:t xml:space="preserve">Third, we used a linear approximation to quantify urgency by delaying surgery up to a year. </w:t>
      </w:r>
      <w:r w:rsidR="001F69FD" w:rsidRPr="0092480E">
        <w:rPr>
          <w:rFonts w:ascii="Calibri" w:hAnsi="Calibri" w:cs="Calibri"/>
        </w:rPr>
        <w:t>S</w:t>
      </w:r>
      <w:r w:rsidRPr="0092480E">
        <w:rPr>
          <w:rFonts w:ascii="Calibri" w:hAnsi="Calibri" w:cs="Calibri"/>
        </w:rPr>
        <w:t xml:space="preserve">ome procedures did show a </w:t>
      </w:r>
      <w:r w:rsidR="001F69FD" w:rsidRPr="0092480E">
        <w:rPr>
          <w:rFonts w:ascii="Calibri" w:hAnsi="Calibri" w:cs="Calibri"/>
        </w:rPr>
        <w:t xml:space="preserve">slightly </w:t>
      </w:r>
      <w:r w:rsidRPr="0092480E">
        <w:rPr>
          <w:rFonts w:ascii="Calibri" w:hAnsi="Calibri" w:cs="Calibri"/>
        </w:rPr>
        <w:t xml:space="preserve">steeper </w:t>
      </w:r>
      <w:r w:rsidR="001F69FD" w:rsidRPr="0092480E">
        <w:rPr>
          <w:rFonts w:ascii="Calibri" w:hAnsi="Calibri" w:cs="Calibri"/>
        </w:rPr>
        <w:t>de</w:t>
      </w:r>
      <w:r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rsidR="741EF303" w:rsidRDefault="2EC87C9A" w:rsidP="00CD04DB">
      <w:pPr>
        <w:ind w:firstLine="720"/>
        <w:rPr>
          <w:rFonts w:ascii="Calibri" w:hAnsi="Calibri" w:cs="Calibri"/>
        </w:rPr>
      </w:pPr>
      <w:r w:rsidRPr="0092480E">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297"/>
      <w:commentRangeStart w:id="298"/>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297"/>
      <w:r w:rsidR="00FE2640" w:rsidRPr="0092480E">
        <w:rPr>
          <w:rStyle w:val="CommentReference"/>
          <w:rFonts w:ascii="Calibri" w:hAnsi="Calibri" w:cs="Calibri"/>
        </w:rPr>
        <w:commentReference w:id="297"/>
      </w:r>
      <w:commentRangeEnd w:id="298"/>
      <w:r w:rsidR="00CD04DB">
        <w:rPr>
          <w:rStyle w:val="CommentReference"/>
          <w:rFonts w:asciiTheme="minorHAnsi" w:eastAsiaTheme="minorHAnsi" w:hAnsiTheme="minorHAnsi" w:cstheme="minorBidi"/>
          <w:lang w:val="en-GB"/>
        </w:rPr>
        <w:commentReference w:id="298"/>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B25DB0">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85&lt;/sup&gt;","plainTextFormattedCitation":"85","previouslyFormattedCitation":"&lt;sup&gt;85&lt;/sup&gt;"},"properties":{"noteIndex":0},"schema":"https://github.com/citation-style-language/schema/raw/master/csl-citation.json"}</w:instrText>
      </w:r>
      <w:r w:rsidR="00055008" w:rsidRPr="0092480E">
        <w:rPr>
          <w:rFonts w:ascii="Calibri" w:hAnsi="Calibri" w:cs="Calibri"/>
        </w:rPr>
        <w:fldChar w:fldCharType="separate"/>
      </w:r>
      <w:r w:rsidR="007D6602" w:rsidRPr="007D6602">
        <w:rPr>
          <w:rFonts w:ascii="Calibri" w:hAnsi="Calibri" w:cs="Calibri"/>
          <w:noProof/>
          <w:vertAlign w:val="superscript"/>
        </w:rPr>
        <w:t>85</w:t>
      </w:r>
      <w:r w:rsidR="00055008" w:rsidRPr="0092480E">
        <w:rPr>
          <w:rFonts w:ascii="Calibri" w:hAnsi="Calibri" w:cs="Calibri"/>
        </w:rPr>
        <w:fldChar w:fldCharType="end"/>
      </w:r>
    </w:p>
    <w:p w:rsidR="007C7AFC" w:rsidRPr="0092480E" w:rsidRDefault="007C7AFC" w:rsidP="00CD04DB">
      <w:pPr>
        <w:ind w:firstLine="720"/>
        <w:rPr>
          <w:rFonts w:ascii="Calibri" w:hAnsi="Calibri" w:cs="Calibri"/>
        </w:rPr>
      </w:pPr>
      <w:r>
        <w:rPr>
          <w:rFonts w:ascii="Calibri" w:hAnsi="Calibri" w:cs="Calibri"/>
        </w:rPr>
        <w:t xml:space="preserve">Fifth, we did not include the potential impact on QoL of delaying a semi-elective surgery. This impact might differ across procedures. It might be hypothesized that procedures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rsidR="000F224F" w:rsidRDefault="000F224F" w:rsidP="636709EE">
      <w:pPr>
        <w:rPr>
          <w:rFonts w:ascii="Calibri" w:hAnsi="Calibri" w:cs="Calibri"/>
        </w:rPr>
      </w:pPr>
    </w:p>
    <w:p w:rsidR="00787ED8" w:rsidRPr="00846768" w:rsidRDefault="00CD04DB" w:rsidP="636709EE">
      <w:pPr>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Dutch context by using </w:t>
      </w:r>
      <w:del w:id="299" w:author="Hester Lingsma" w:date="2020-06-05T10:08:00Z">
        <w:r w:rsidR="6EE3B022" w:rsidRPr="0092480E" w:rsidDel="00A90A70">
          <w:rPr>
            <w:rFonts w:ascii="Calibri" w:hAnsi="Calibri" w:cs="Calibri"/>
          </w:rPr>
          <w:delText xml:space="preserve">the Dutch discount rate, and </w:delText>
        </w:r>
      </w:del>
      <w:r w:rsidR="6EE3B022" w:rsidRPr="0092480E">
        <w:rPr>
          <w:rFonts w:ascii="Calibri" w:hAnsi="Calibri" w:cs="Calibri"/>
        </w:rPr>
        <w:t xml:space="preserve">Dutch registry data. </w:t>
      </w:r>
      <w:r w:rsidR="00CB2BA0" w:rsidRPr="0092480E">
        <w:rPr>
          <w:rFonts w:ascii="Calibri" w:hAnsi="Calibri" w:cs="Calibri"/>
        </w:rPr>
        <w:t>However, a</w:t>
      </w:r>
      <w:r w:rsidR="49092B44" w:rsidRPr="0092480E">
        <w:rPr>
          <w:rFonts w:ascii="Calibri" w:hAnsi="Calibri" w:cs="Calibri"/>
        </w:rPr>
        <w:t xml:space="preserve"> substantial amount of the </w:t>
      </w:r>
      <w:del w:id="300" w:author="Hester Lingsma" w:date="2020-06-05T10:08:00Z">
        <w:r w:rsidR="49092B44" w:rsidRPr="0092480E" w:rsidDel="00A90A70">
          <w:rPr>
            <w:rFonts w:ascii="Calibri" w:hAnsi="Calibri" w:cs="Calibri"/>
          </w:rPr>
          <w:delText xml:space="preserve">evidence </w:delText>
        </w:r>
      </w:del>
      <w:ins w:id="301" w:author="Hester Lingsma" w:date="2020-06-05T10:08:00Z">
        <w:r w:rsidR="00A90A70">
          <w:rPr>
            <w:rFonts w:ascii="Calibri" w:hAnsi="Calibri" w:cs="Calibri"/>
          </w:rPr>
          <w:t>input</w:t>
        </w:r>
        <w:r w:rsidR="00A90A70" w:rsidRPr="0092480E">
          <w:rPr>
            <w:rFonts w:ascii="Calibri" w:hAnsi="Calibri" w:cs="Calibri"/>
          </w:rPr>
          <w:t xml:space="preserve"> </w:t>
        </w:r>
      </w:ins>
      <w:r w:rsidR="49092B44" w:rsidRPr="0092480E">
        <w:rPr>
          <w:rFonts w:ascii="Calibri" w:hAnsi="Calibri" w:cs="Calibri"/>
        </w:rPr>
        <w:t xml:space="preserve">used in the model </w:t>
      </w:r>
      <w:del w:id="302" w:author="Hester Lingsma" w:date="2020-06-05T10:08:00Z">
        <w:r w:rsidR="00BA5C64" w:rsidDel="00A90A70">
          <w:rPr>
            <w:rFonts w:ascii="Calibri" w:hAnsi="Calibri" w:cs="Calibri"/>
          </w:rPr>
          <w:delText xml:space="preserve">(most treatment effects, average age, time to no effect of surgery on survival/QoL) </w:delText>
        </w:r>
      </w:del>
      <w:r w:rsidR="00CB2BA0" w:rsidRPr="0092480E">
        <w:rPr>
          <w:rFonts w:ascii="Calibri" w:hAnsi="Calibri" w:cs="Calibri"/>
        </w:rPr>
        <w:t xml:space="preserve">originated </w:t>
      </w:r>
      <w:r w:rsidR="49092B44" w:rsidRPr="0092480E">
        <w:rPr>
          <w:rFonts w:ascii="Calibri" w:hAnsi="Calibri" w:cs="Calibri"/>
        </w:rPr>
        <w:t xml:space="preserve">from various non-Dutch 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5847E3" w:rsidRPr="0092480E">
        <w:rPr>
          <w:rFonts w:ascii="Calibri" w:hAnsi="Calibri" w:cs="Calibri"/>
        </w:rPr>
        <w:t>procedures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rsidR="5C079743" w:rsidRPr="0092480E" w:rsidRDefault="5C079743" w:rsidP="00787ED8">
      <w:pPr>
        <w:pStyle w:val="Heading1"/>
      </w:pPr>
      <w:r w:rsidRPr="0092480E">
        <w:t>Conclusion</w:t>
      </w:r>
    </w:p>
    <w:p w:rsidR="00AC6F5A" w:rsidRPr="0092480E" w:rsidRDefault="00AC6F5A" w:rsidP="636709EE">
      <w:pPr>
        <w:spacing w:line="257" w:lineRule="auto"/>
        <w:rPr>
          <w:rFonts w:ascii="Calibri" w:eastAsia="Calibri" w:hAnsi="Calibri" w:cs="Calibri"/>
        </w:rPr>
      </w:pPr>
      <w:r w:rsidRPr="0092480E">
        <w:rPr>
          <w:rFonts w:ascii="Calibri" w:eastAsia="Calibri" w:hAnsi="Calibri" w:cs="Calibri"/>
        </w:rPr>
        <w:t xml:space="preserve">Our decision model guides prioritization of surgical care in times of scarcity (due to COVID-19) in surgical capacity from a utilitarian perspective. The expected health loss due to delay could be </w:t>
      </w:r>
      <w:r w:rsidRPr="00BB41C1">
        <w:rPr>
          <w:rFonts w:ascii="Calibri" w:eastAsia="Calibri" w:hAnsi="Calibri" w:cs="Calibri"/>
          <w:iCs/>
        </w:rPr>
        <w:t>reliably</w:t>
      </w:r>
      <w:r w:rsidRPr="0092480E">
        <w:rPr>
          <w:rFonts w:ascii="Calibri" w:eastAsia="Calibri" w:hAnsi="Calibri" w:cs="Calibri"/>
        </w:rPr>
        <w:t xml:space="preserve"> quantified for semi-elective surgical procedures in our hospital. This observation can help to minimize health losses when trying to overcome delay in surgical procedures.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rsidR="636709EE" w:rsidRPr="0092480E" w:rsidRDefault="636709EE" w:rsidP="636709EE">
      <w:pPr>
        <w:rPr>
          <w:rFonts w:ascii="Calibri" w:hAnsi="Calibri" w:cs="Calibri"/>
          <w:i/>
          <w:iCs/>
        </w:rPr>
      </w:pPr>
    </w:p>
    <w:p w:rsidR="00737CE6" w:rsidRPr="0092480E" w:rsidRDefault="00737CE6" w:rsidP="39A4890C">
      <w:pPr>
        <w:keepNext/>
        <w:rPr>
          <w:rFonts w:ascii="Calibri" w:hAnsi="Calibri" w:cs="Calibri"/>
        </w:rPr>
      </w:pPr>
    </w:p>
    <w:p w:rsidR="00FE7393" w:rsidRPr="0092480E" w:rsidRDefault="00FE7393" w:rsidP="39A4890C">
      <w:pPr>
        <w:keepNext/>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rsidR="00FE7393" w:rsidRPr="0092480E" w:rsidRDefault="00FE7393" w:rsidP="39A4890C">
      <w:pPr>
        <w:pStyle w:val="Caption"/>
        <w:rPr>
          <w:rFonts w:ascii="Calibri" w:hAnsi="Calibri" w:cs="Calibri"/>
          <w:lang w:val="en-US"/>
        </w:rPr>
      </w:pPr>
      <w:commentRangeStart w:id="303"/>
      <w:r w:rsidRPr="0092480E">
        <w:rPr>
          <w:rFonts w:ascii="Calibri" w:hAnsi="Calibri" w:cs="Calibri"/>
          <w:lang w:val="en-US"/>
        </w:rPr>
        <w:t xml:space="preserve">Figure </w:t>
      </w:r>
      <w:commentRangeEnd w:id="303"/>
      <w:r w:rsidR="00A90A70">
        <w:rPr>
          <w:rStyle w:val="CommentReference"/>
          <w:i w:val="0"/>
          <w:iCs w:val="0"/>
          <w:color w:val="auto"/>
        </w:rPr>
        <w:commentReference w:id="303"/>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 model. The model is a Markov model consisting of three states: a preoperative state (</w:t>
      </w:r>
      <w:r w:rsidR="006E045E" w:rsidRPr="0092480E">
        <w:rPr>
          <w:rFonts w:ascii="Calibri" w:hAnsi="Calibri" w:cs="Calibri"/>
          <w:lang w:val="en-US"/>
        </w:rPr>
        <w:t>P</w:t>
      </w:r>
      <w:r w:rsidRPr="0092480E">
        <w:rPr>
          <w:rFonts w:ascii="Calibri" w:hAnsi="Calibri" w:cs="Calibri"/>
          <w:lang w:val="en-US"/>
        </w:rPr>
        <w:t>reop), a postoperative state (</w:t>
      </w:r>
      <w:r w:rsidR="006E045E" w:rsidRPr="0092480E">
        <w:rPr>
          <w:rFonts w:ascii="Calibri" w:hAnsi="Calibri" w:cs="Calibri"/>
          <w:lang w:val="en-US"/>
        </w:rPr>
        <w:t>P</w:t>
      </w:r>
      <w:r w:rsidRPr="0092480E">
        <w:rPr>
          <w:rFonts w:ascii="Calibri" w:hAnsi="Calibri" w:cs="Calibri"/>
          <w:lang w:val="en-US"/>
        </w:rPr>
        <w:t>ostop), and the absorbing state</w:t>
      </w:r>
      <w:r w:rsidR="006E045E" w:rsidRPr="0092480E">
        <w:rPr>
          <w:rFonts w:ascii="Calibri" w:hAnsi="Calibri" w:cs="Calibri"/>
          <w:lang w:val="en-US"/>
        </w:rPr>
        <w:t xml:space="preserve"> Dead</w:t>
      </w:r>
      <w:r w:rsidRPr="0092480E">
        <w:rPr>
          <w:rFonts w:ascii="Calibri" w:hAnsi="Calibri" w:cs="Calibri"/>
          <w:lang w:val="en-US"/>
        </w:rPr>
        <w:t>.</w:t>
      </w:r>
      <w:r w:rsidR="39DAEFAE" w:rsidRPr="0092480E">
        <w:rPr>
          <w:rFonts w:ascii="Calibri" w:hAnsi="Calibri" w:cs="Calibri"/>
          <w:lang w:val="en-US"/>
        </w:rPr>
        <w:t xml:space="preserve"> All patient eligible of semi-elective surgery start in the Preop health states. From the Preop states they can die, transition to dead, or continue to wait for their surgery. At the time of surgery, </w:t>
      </w:r>
      <w:r w:rsidR="34086E2C" w:rsidRPr="0092480E">
        <w:rPr>
          <w:rFonts w:ascii="Calibri" w:hAnsi="Calibri" w:cs="Calibri"/>
          <w:lang w:val="en-US"/>
        </w:rPr>
        <w:t xml:space="preserve">which is determined by the scenario analysis,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 xml:space="preserve">The remaining lifetime the cohort is followed. They can die, transition for the Postop state to dead or stay alive in the Postop health state. </w:t>
      </w:r>
    </w:p>
    <w:p w:rsidR="00705AAD" w:rsidRPr="0092480E" w:rsidRDefault="00705AAD" w:rsidP="39A4890C">
      <w:pPr>
        <w:keepNext/>
        <w:rPr>
          <w:rFonts w:ascii="Calibri" w:hAnsi="Calibri" w:cs="Calibri"/>
        </w:rPr>
      </w:pPr>
      <w:r>
        <w:rPr>
          <w:rFonts w:ascii="Calibri" w:hAnsi="Calibri" w:cs="Calibri"/>
          <w:noProof/>
          <w:lang w:val="en-GB" w:eastAsia="en-GB"/>
        </w:rPr>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rsidR="00FE7393" w:rsidRPr="0092480E" w:rsidRDefault="004257EC" w:rsidP="39A4890C">
      <w:pPr>
        <w:pStyle w:val="Caption"/>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367FD8" w:rsidRPr="00367FD8">
        <w:rPr>
          <w:rFonts w:ascii="Calibri" w:hAnsi="Calibri" w:cs="Calibri"/>
          <w:b/>
          <w:lang w:val="en-US"/>
        </w:rPr>
        <w:t>Disease ab</w:t>
      </w:r>
      <w:r w:rsidR="00367FD8">
        <w:rPr>
          <w:rFonts w:ascii="Calibri" w:hAnsi="Calibri" w:cs="Calibri"/>
          <w:b/>
          <w:lang w:val="en-US"/>
        </w:rPr>
        <w:t>b</w:t>
      </w:r>
      <w:r w:rsidR="00367FD8" w:rsidRPr="00367FD8">
        <w:rPr>
          <w:rFonts w:ascii="Calibri" w:hAnsi="Calibri" w:cs="Calibri"/>
          <w:b/>
          <w:lang w:val="en-US"/>
        </w:rPr>
        <w:t>reviations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rsidR="00B308D5" w:rsidRPr="006A6508" w:rsidRDefault="006A6508" w:rsidP="39A4890C">
      <w:pPr>
        <w:keepNext/>
        <w:rPr>
          <w:rFonts w:ascii="Calibri" w:hAnsi="Calibri" w:cs="Calibri"/>
        </w:rPr>
      </w:pPr>
      <w:r>
        <w:rPr>
          <w:rFonts w:ascii="Calibri" w:hAnsi="Calibri" w:cs="Calibri"/>
          <w:noProof/>
          <w:lang w:val="en-GB" w:eastAsia="en-GB"/>
        </w:rPr>
        <w:drawing>
          <wp:inline distT="0" distB="0" distL="0" distR="0" wp14:anchorId="1100D341" wp14:editId="480D8678">
            <wp:extent cx="5962651" cy="39751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65" cy="3975976"/>
                    </a:xfrm>
                    <a:prstGeom prst="rect">
                      <a:avLst/>
                    </a:prstGeom>
                  </pic:spPr>
                </pic:pic>
              </a:graphicData>
            </a:graphic>
          </wp:inline>
        </w:drawing>
      </w:r>
    </w:p>
    <w:p w:rsidR="00FE7393" w:rsidRPr="00367FD8" w:rsidRDefault="00B308D5" w:rsidP="00367FD8">
      <w:pPr>
        <w:pStyle w:val="Caption"/>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intervention,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rsidR="00367FD8" w:rsidRDefault="00367FD8" w:rsidP="00367FD8"/>
    <w:p w:rsidR="00FE4DFF" w:rsidRPr="0092480E" w:rsidRDefault="0802C6A4" w:rsidP="39A4890C">
      <w:pPr>
        <w:keepNext/>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2B39783E" wp14:editId="7F5D9612">
            <wp:extent cx="5990699" cy="3993800"/>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0699" cy="3993800"/>
                    </a:xfrm>
                    <a:prstGeom prst="rect">
                      <a:avLst/>
                    </a:prstGeom>
                  </pic:spPr>
                </pic:pic>
              </a:graphicData>
            </a:graphic>
          </wp:inline>
        </w:drawing>
      </w:r>
    </w:p>
    <w:p w:rsidR="00367FD8" w:rsidRPr="00367FD8" w:rsidRDefault="00FE4DFF" w:rsidP="00367FD8">
      <w:pPr>
        <w:pStyle w:val="Caption"/>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4602FE" w:rsidRPr="0092480E">
        <w:rPr>
          <w:rFonts w:ascii="Calibri" w:hAnsi="Calibri" w:cs="Calibri"/>
          <w:lang w:val="en-US"/>
        </w:rPr>
        <w:t>interventions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rsidR="00995228" w:rsidRPr="0092480E" w:rsidRDefault="006A6508" w:rsidP="39A4890C">
      <w:pPr>
        <w:pStyle w:val="Caption"/>
        <w:rPr>
          <w:rFonts w:ascii="Calibri" w:hAnsi="Calibri" w:cs="Calibri"/>
        </w:rPr>
      </w:pPr>
      <w:r>
        <w:rPr>
          <w:rFonts w:ascii="Calibri" w:hAnsi="Calibri" w:cs="Calibri"/>
          <w:noProof/>
          <w:lang w:eastAsia="en-GB"/>
        </w:rPr>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rsidR="00367FD8" w:rsidRPr="00367FD8" w:rsidRDefault="00EA5F14" w:rsidP="00367FD8">
      <w:pPr>
        <w:pStyle w:val="Caption"/>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an duration of the intervention 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was excluded, because it was an outlier in terms of duration of interv</w:t>
      </w:r>
      <w:r w:rsidR="006A6508" w:rsidRPr="00363A0B">
        <w:rPr>
          <w:rFonts w:ascii="Calibri" w:hAnsi="Calibri" w:cs="Calibri"/>
          <w:lang w:val="en-US"/>
        </w:rPr>
        <w:t>ention (</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rsidR="3B29B903" w:rsidRPr="0092480E" w:rsidRDefault="3B29B903" w:rsidP="00367FD8">
      <w:pPr>
        <w:pStyle w:val="Caption"/>
        <w:rPr>
          <w:rFonts w:ascii="Calibri" w:hAnsi="Calibri" w:cs="Calibri"/>
          <w:lang w:val="en-US"/>
        </w:rPr>
      </w:pPr>
      <w:r w:rsidRPr="0092480E">
        <w:rPr>
          <w:rFonts w:ascii="Calibri" w:hAnsi="Calibri" w:cs="Calibri"/>
          <w:lang w:val="en-US"/>
        </w:rPr>
        <w:t>Disclosures</w:t>
      </w:r>
    </w:p>
    <w:p w:rsidR="7B4F7ADD" w:rsidRPr="0092480E" w:rsidRDefault="7B4F7ADD" w:rsidP="39A4890C">
      <w:pPr>
        <w:rPr>
          <w:rFonts w:ascii="Calibri" w:hAnsi="Calibri" w:cs="Calibri"/>
          <w:b/>
          <w:bCs/>
        </w:rPr>
      </w:pPr>
      <w:r w:rsidRPr="0092480E">
        <w:rPr>
          <w:rFonts w:ascii="Calibri" w:hAnsi="Calibri" w:cs="Calibri"/>
          <w:b/>
          <w:bCs/>
        </w:rPr>
        <w:t xml:space="preserve">ADD DISCLOSURES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rsidR="00111C46" w:rsidRPr="0092480E" w:rsidRDefault="00111C46" w:rsidP="39A4890C">
      <w:pPr>
        <w:rPr>
          <w:rFonts w:ascii="Calibri" w:hAnsi="Calibri" w:cs="Calibri"/>
        </w:rPr>
      </w:pPr>
      <w:r w:rsidRPr="0092480E">
        <w:rPr>
          <w:rFonts w:ascii="Calibri" w:hAnsi="Calibri" w:cs="Calibri"/>
        </w:rPr>
        <w:t xml:space="preserve">No specific funds were rewarded for this project. </w:t>
      </w:r>
    </w:p>
    <w:p w:rsidR="004A2A67" w:rsidRPr="0092480E" w:rsidRDefault="004A2A67" w:rsidP="39A4890C">
      <w:pPr>
        <w:rPr>
          <w:rFonts w:ascii="Calibri" w:hAnsi="Calibri" w:cs="Calibri"/>
        </w:rPr>
      </w:pPr>
    </w:p>
    <w:p w:rsidR="757024FD" w:rsidRDefault="003E7E19" w:rsidP="39A4890C">
      <w:pPr>
        <w:rPr>
          <w:ins w:id="304" w:author="Hester Lingsma" w:date="2020-06-05T10:10:00Z"/>
          <w:rFonts w:ascii="Calibri" w:hAnsi="Calibri" w:cs="Calibri"/>
          <w:b/>
          <w:bCs/>
        </w:rPr>
      </w:pPr>
      <w:r w:rsidRPr="0092480E">
        <w:rPr>
          <w:rFonts w:ascii="Calibri" w:hAnsi="Calibri" w:cs="Calibri"/>
          <w:b/>
          <w:bCs/>
        </w:rPr>
        <w:t>JVS no personal disclosures</w:t>
      </w:r>
    </w:p>
    <w:p w:rsidR="00A90A70" w:rsidRPr="0092480E" w:rsidRDefault="00A90A70" w:rsidP="39A4890C">
      <w:pPr>
        <w:rPr>
          <w:rFonts w:ascii="Calibri" w:hAnsi="Calibri" w:cs="Calibri"/>
        </w:rPr>
      </w:pPr>
      <w:ins w:id="305" w:author="Hester Lingsma" w:date="2020-06-05T10:10:00Z">
        <w:r>
          <w:rPr>
            <w:rFonts w:ascii="Calibri" w:hAnsi="Calibri" w:cs="Calibri"/>
          </w:rPr>
          <w:t xml:space="preserve">No disclosures </w:t>
        </w:r>
      </w:ins>
    </w:p>
    <w:p w:rsidR="757024FD" w:rsidRPr="0092480E" w:rsidRDefault="3B29B903"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rsidR="004A2A67" w:rsidRPr="0092480E" w:rsidRDefault="004A2A67" w:rsidP="39A4890C">
      <w:pPr>
        <w:rPr>
          <w:rFonts w:ascii="Calibri" w:hAnsi="Calibri" w:cs="Calibri"/>
        </w:rPr>
      </w:pPr>
    </w:p>
    <w:p w:rsidR="004A2A67" w:rsidRPr="0092480E" w:rsidRDefault="004A2A67" w:rsidP="004A2A67">
      <w:pPr>
        <w:rPr>
          <w:rFonts w:ascii="Calibri" w:hAnsi="Calibri" w:cs="Calibri"/>
        </w:rPr>
      </w:pPr>
      <w:r w:rsidRPr="0092480E">
        <w:rPr>
          <w:rFonts w:ascii="Calibri" w:hAnsi="Calibri" w:cs="Calibri"/>
        </w:rPr>
        <w:t xml:space="preserve">We are grateful for H. </w:t>
      </w:r>
      <w:proofErr w:type="spellStart"/>
      <w:r w:rsidRPr="0092480E">
        <w:rPr>
          <w:rFonts w:ascii="Calibri" w:hAnsi="Calibri" w:cs="Calibri"/>
        </w:rPr>
        <w:t>Karreman</w:t>
      </w:r>
      <w:proofErr w:type="spellEnd"/>
      <w:r w:rsidRPr="0092480E">
        <w:rPr>
          <w:rFonts w:ascii="Calibri" w:hAnsi="Calibri" w:cs="Calibri"/>
        </w:rPr>
        <w:t xml:space="preserve"> and C. Van der Velden - van der Graaf for the work they have done for the quality of life data collection. Moreover, we want to thank Ruben </w:t>
      </w:r>
      <w:proofErr w:type="spellStart"/>
      <w:r w:rsidRPr="0092480E">
        <w:rPr>
          <w:rFonts w:ascii="Calibri" w:hAnsi="Calibri" w:cs="Calibri"/>
        </w:rPr>
        <w:t>Goedhart</w:t>
      </w:r>
      <w:proofErr w:type="spellEnd"/>
      <w:r w:rsidRPr="0092480E">
        <w:rPr>
          <w:rFonts w:ascii="Calibri" w:hAnsi="Calibri" w:cs="Calibri"/>
        </w:rPr>
        <w:t xml:space="preserve"> for extracting the data from the electronic patient registry. We like to thank the support of our research: Isabel </w:t>
      </w:r>
      <w:proofErr w:type="spellStart"/>
      <w:r w:rsidRPr="0092480E">
        <w:rPr>
          <w:rFonts w:ascii="Calibri" w:eastAsia="Calibri" w:hAnsi="Calibri" w:cs="Calibri"/>
        </w:rPr>
        <w:t>Retel</w:t>
      </w:r>
      <w:proofErr w:type="spellEnd"/>
      <w:r w:rsidRPr="0092480E">
        <w:rPr>
          <w:rFonts w:ascii="Calibri" w:eastAsia="Calibri" w:hAnsi="Calibri" w:cs="Calibri"/>
        </w:rPr>
        <w:t xml:space="preserve"> </w:t>
      </w:r>
      <w:proofErr w:type="spellStart"/>
      <w:r w:rsidRPr="0092480E">
        <w:rPr>
          <w:rFonts w:ascii="Calibri" w:eastAsia="Calibri" w:hAnsi="Calibri" w:cs="Calibri"/>
        </w:rPr>
        <w:t>Helmrich</w:t>
      </w:r>
      <w:proofErr w:type="spellEnd"/>
      <w:r w:rsidR="00DE2FFB">
        <w:rPr>
          <w:rFonts w:ascii="Calibri" w:eastAsia="Calibri" w:hAnsi="Calibri" w:cs="Calibri"/>
        </w:rPr>
        <w:t xml:space="preserve"> and Ernest van Veen</w:t>
      </w:r>
      <w:r w:rsidRPr="0092480E">
        <w:rPr>
          <w:rFonts w:ascii="Calibri" w:eastAsia="Calibri" w:hAnsi="Calibri" w:cs="Calibri"/>
        </w:rPr>
        <w:t xml:space="preserve"> </w:t>
      </w:r>
      <w:r w:rsidR="00EC5B04">
        <w:rPr>
          <w:rFonts w:ascii="Calibri" w:eastAsia="Calibri" w:hAnsi="Calibri" w:cs="Calibri"/>
        </w:rPr>
        <w:t>are</w:t>
      </w:r>
      <w:r w:rsidRPr="0092480E">
        <w:rPr>
          <w:rFonts w:ascii="Calibri" w:eastAsia="Calibri" w:hAnsi="Calibri" w:cs="Calibri"/>
        </w:rPr>
        <w:t xml:space="preserve"> </w:t>
      </w:r>
      <w:r w:rsidRPr="0092480E">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rsidR="004A2A67" w:rsidRPr="0092480E" w:rsidRDefault="004A2A67" w:rsidP="39A4890C">
      <w:pPr>
        <w:rPr>
          <w:rFonts w:ascii="Calibri" w:hAnsi="Calibri" w:cs="Calibri"/>
        </w:rPr>
      </w:pPr>
    </w:p>
    <w:p w:rsidR="004A2A67" w:rsidRPr="0092480E" w:rsidRDefault="004A2A67" w:rsidP="39A4890C">
      <w:pPr>
        <w:rPr>
          <w:rFonts w:ascii="Calibri" w:hAnsi="Calibri" w:cs="Calibri"/>
        </w:rPr>
      </w:pPr>
    </w:p>
    <w:p w:rsidR="757024FD" w:rsidRPr="0092480E" w:rsidRDefault="1061629D"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rsidR="00552A94" w:rsidRPr="00552A94" w:rsidRDefault="0065107A" w:rsidP="00552A94">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552A94" w:rsidRPr="00552A94">
        <w:rPr>
          <w:rFonts w:ascii="Calibri" w:hAnsi="Calibri" w:cs="Calibri"/>
          <w:noProof/>
          <w:sz w:val="20"/>
        </w:rPr>
        <w:t xml:space="preserve">1. </w:t>
      </w:r>
      <w:r w:rsidR="00552A94" w:rsidRPr="00552A94">
        <w:rPr>
          <w:rFonts w:ascii="Calibri" w:hAnsi="Calibri" w:cs="Calibri"/>
          <w:noProof/>
          <w:sz w:val="20"/>
        </w:rPr>
        <w:tab/>
        <w:t xml:space="preserve">Office of the Assistant Secretary for Preparedness H. Pandemic Influenza Plan - Update IV (December 2017). 2017.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 </w:t>
      </w:r>
      <w:r w:rsidRPr="00552A94">
        <w:rPr>
          <w:rFonts w:ascii="Calibri" w:hAnsi="Calibri" w:cs="Calibri"/>
          <w:noProof/>
          <w:sz w:val="20"/>
        </w:rPr>
        <w:tab/>
        <w:t xml:space="preserve">Emanuel EJ, Persad G, Upshur R, et al. Fair Allocation of Scarce Medical Resources in the Time of Covid-19. N Engl J Med 2020;1–7.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 </w:t>
      </w:r>
      <w:r w:rsidRPr="00552A94">
        <w:rPr>
          <w:rFonts w:ascii="Calibri" w:hAnsi="Calibri" w:cs="Calibri"/>
          <w:noProof/>
          <w:sz w:val="20"/>
        </w:rPr>
        <w:tab/>
        <w:t xml:space="preserve">D’Agostino A, Demartini B, Cavallotti S, Gambini O. Mental health services in Italy during the COVID-19 outbreak. The Lancet Psychiatry. 2020;7(5):385–7.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 </w:t>
      </w:r>
      <w:r w:rsidRPr="00552A94">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 </w:t>
      </w:r>
      <w:r w:rsidRPr="00552A94">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6. </w:t>
      </w:r>
      <w:r w:rsidRPr="009B4DDF">
        <w:rPr>
          <w:rFonts w:ascii="Calibri" w:hAnsi="Calibri" w:cs="Calibri"/>
          <w:noProof/>
          <w:sz w:val="20"/>
          <w:lang w:val="nl-NL"/>
        </w:rPr>
        <w:tab/>
        <w:t xml:space="preserve">NZA. Analyse van de gevolgen van de coronacrisis voor de reguliere zorg [Internet]. </w:t>
      </w:r>
      <w:r w:rsidRPr="00552A94">
        <w:rPr>
          <w:rFonts w:ascii="Calibri" w:hAnsi="Calibri" w:cs="Calibri"/>
          <w:noProof/>
          <w:sz w:val="20"/>
        </w:rPr>
        <w:t>2020 [cited 2020 May 17]. Available from: https://zorgdomein.com/media/documents/NZa-analyse_van_de_gevolgen_van_de_coronacrisis_voor_de_reguliere_zorg_-....pdf</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 </w:t>
      </w:r>
      <w:r w:rsidRPr="00552A94">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rsidR="00552A94" w:rsidRPr="009B4DDF"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8. </w:t>
      </w:r>
      <w:r w:rsidRPr="00552A94">
        <w:rPr>
          <w:rFonts w:ascii="Calibri" w:hAnsi="Calibri" w:cs="Calibri"/>
          <w:noProof/>
          <w:sz w:val="20"/>
        </w:rPr>
        <w:tab/>
        <w:t xml:space="preserve">Powell SN, Mullen T, Young L, Heald D, Iv ETP. SARS-CoV-2 Impact on Elective Orthopaedic Surgery: Implications for Post-Pandemic Recovery. </w:t>
      </w:r>
      <w:r w:rsidRPr="009B4DDF">
        <w:rPr>
          <w:rFonts w:ascii="Calibri" w:hAnsi="Calibri" w:cs="Calibri"/>
          <w:noProof/>
          <w:sz w:val="20"/>
          <w:lang w:val="nl-NL"/>
        </w:rPr>
        <w:t>J Bone Jt Surg  2020;</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9. </w:t>
      </w:r>
      <w:r w:rsidRPr="009B4DDF">
        <w:rPr>
          <w:rFonts w:ascii="Calibri" w:hAnsi="Calibri" w:cs="Calibri"/>
          <w:noProof/>
          <w:sz w:val="20"/>
          <w:lang w:val="nl-NL"/>
        </w:rPr>
        <w:tab/>
        <w:t xml:space="preserve">Vergano M, Bertolini G, Giannini A, et al. </w:t>
      </w:r>
      <w:r w:rsidRPr="00552A94">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10. </w:t>
      </w:r>
      <w:r w:rsidRPr="00552A94">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11. </w:t>
      </w:r>
      <w:r w:rsidRPr="00552A94">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12. </w:t>
      </w:r>
      <w:r w:rsidRPr="00552A94">
        <w:rPr>
          <w:rFonts w:ascii="Calibri" w:hAnsi="Calibri" w:cs="Calibri"/>
          <w:noProof/>
          <w:sz w:val="20"/>
        </w:rPr>
        <w:tab/>
        <w:t xml:space="preserve">York State Department of Health N. VENTILATOR ALLOCATION GUIDELINES New York State Task Force on Life and the Law New York State Department of Health. 2015.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13. </w:t>
      </w:r>
      <w:r w:rsidRPr="00552A94">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14. </w:t>
      </w:r>
      <w:r w:rsidRPr="00552A94">
        <w:rPr>
          <w:rFonts w:ascii="Calibri" w:hAnsi="Calibri" w:cs="Calibri"/>
          <w:noProof/>
          <w:sz w:val="20"/>
        </w:rPr>
        <w:tab/>
        <w:t xml:space="preserve">Garner RT, Rosen B. Moral Philosophy: A Systematic Introduction to Normative Ethics and Meta-Ethics. New York: Macmillan; 1967.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15. </w:t>
      </w:r>
      <w:r w:rsidRPr="00552A94">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16. </w:t>
      </w:r>
      <w:r w:rsidRPr="00552A94">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17. </w:t>
      </w:r>
      <w:r w:rsidRPr="009B4DDF">
        <w:rPr>
          <w:rFonts w:ascii="Calibri" w:hAnsi="Calibri" w:cs="Calibri"/>
          <w:noProof/>
          <w:sz w:val="20"/>
          <w:lang w:val="nl-NL"/>
        </w:rPr>
        <w:tab/>
        <w:t xml:space="preserve">Husereau D, Drummond M, Petrou S, et al. </w:t>
      </w:r>
      <w:r w:rsidRPr="00552A94">
        <w:rPr>
          <w:rFonts w:ascii="Calibri" w:hAnsi="Calibri" w:cs="Calibri"/>
          <w:noProof/>
          <w:sz w:val="20"/>
        </w:rPr>
        <w:t xml:space="preserve">Consolidated Health Economic Evaluation Reporting Standards (CHEERS) statement. Eur J Heal Econ 2013;14:367–72.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18. </w:t>
      </w:r>
      <w:r w:rsidRPr="00552A94">
        <w:rPr>
          <w:rFonts w:ascii="Calibri" w:hAnsi="Calibri" w:cs="Calibri"/>
          <w:noProof/>
          <w:sz w:val="20"/>
        </w:rPr>
        <w:tab/>
        <w:t>R Core Team. R: A language and Environment for Statistical Computing [Internet]. 2013;Available from: https://www.r-project.org</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19. </w:t>
      </w:r>
      <w:r w:rsidRPr="00552A94">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rsidR="00552A94" w:rsidRPr="009B4DDF"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20. </w:t>
      </w:r>
      <w:r w:rsidRPr="00552A94">
        <w:rPr>
          <w:rFonts w:ascii="Calibri" w:hAnsi="Calibri" w:cs="Calibri"/>
          <w:noProof/>
          <w:sz w:val="20"/>
        </w:rPr>
        <w:tab/>
        <w:t xml:space="preserve">Alarid-Escudero F, Krijkamp EM, Pechlivanoglou P, et al. A Need for Change! A Coding Framework for Improving Transparency in Decision Modeling. </w:t>
      </w:r>
      <w:r w:rsidRPr="009B4DDF">
        <w:rPr>
          <w:rFonts w:ascii="Calibri" w:hAnsi="Calibri" w:cs="Calibri"/>
          <w:noProof/>
          <w:sz w:val="20"/>
          <w:lang w:val="nl-NL"/>
        </w:rPr>
        <w:t xml:space="preserve">Pharmacoeconomics 2019;37(11):1329–39.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21. </w:t>
      </w:r>
      <w:r w:rsidRPr="009B4DDF">
        <w:rPr>
          <w:rFonts w:ascii="Calibri" w:hAnsi="Calibri" w:cs="Calibri"/>
          <w:noProof/>
          <w:sz w:val="20"/>
          <w:lang w:val="nl-NL"/>
        </w:rPr>
        <w:tab/>
        <w:t xml:space="preserve">Zorginstituut Nederland. Richtlijn voor het uitvoeren van economische evaluaties in de gezondheidszorg. </w:t>
      </w:r>
      <w:r w:rsidRPr="00552A94">
        <w:rPr>
          <w:rFonts w:ascii="Calibri" w:hAnsi="Calibri" w:cs="Calibri"/>
          <w:noProof/>
          <w:sz w:val="20"/>
        </w:rPr>
        <w:t xml:space="preserve">2016.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22. </w:t>
      </w:r>
      <w:r w:rsidRPr="00552A94">
        <w:rPr>
          <w:rFonts w:ascii="Calibri" w:hAnsi="Calibri" w:cs="Calibri"/>
          <w:noProof/>
          <w:sz w:val="20"/>
        </w:rPr>
        <w:tab/>
        <w:t>Torgerson DJ, Raftery J. Economic notes. Discounting. BMJ [Internet] 1999;319(7214):914–5. Available from: http://www.ncbi.nlm.nih.gov/pubmed/10506056</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23. </w:t>
      </w:r>
      <w:r w:rsidRPr="009B4DDF">
        <w:rPr>
          <w:rFonts w:ascii="Calibri" w:hAnsi="Calibri" w:cs="Calibri"/>
          <w:noProof/>
          <w:sz w:val="20"/>
          <w:lang w:val="nl-NL"/>
        </w:rPr>
        <w:tab/>
        <w:t xml:space="preserve">Siebert U, Alagoz O, Bayoumi AM, et al. </w:t>
      </w:r>
      <w:r w:rsidRPr="00552A94">
        <w:rPr>
          <w:rFonts w:ascii="Calibri" w:hAnsi="Calibri" w:cs="Calibri"/>
          <w:noProof/>
          <w:sz w:val="20"/>
        </w:rPr>
        <w:t>State-Transition Modeling: A Report of the ISPOR-SMDM Modeling Good Research Practices Task Force-3. Value Heal [Internet] 2012;15(6):812–20. Available from: http://eprints.gla.ac.uk/73437/</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24. </w:t>
      </w:r>
      <w:r w:rsidRPr="00552A94">
        <w:rPr>
          <w:rFonts w:ascii="Calibri" w:hAnsi="Calibri" w:cs="Calibri"/>
          <w:noProof/>
          <w:sz w:val="20"/>
        </w:rPr>
        <w:tab/>
        <w:t>Sonnenberg FA, Beck JR. Markov Models in Medical Decision Making. Med Decis Mak [Internet] 1993 [cited 2018 Nov 15];13(4):322–38. Available from: http://journals.sagepub.com/doi/10.1177/0272989X9301300409</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25. </w:t>
      </w:r>
      <w:r w:rsidRPr="00552A94">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26. </w:t>
      </w:r>
      <w:r w:rsidRPr="00552A94">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27. </w:t>
      </w:r>
      <w:r w:rsidRPr="00552A94">
        <w:rPr>
          <w:rFonts w:ascii="Calibri" w:hAnsi="Calibri" w:cs="Calibri"/>
          <w:noProof/>
          <w:sz w:val="20"/>
        </w:rPr>
        <w:tab/>
        <w:t>Kankersoorten - IKNL [Internet]. [cited 2020 May 19];Available from: https://iknl.nl/kankersoorten</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28. </w:t>
      </w:r>
      <w:r w:rsidRPr="00552A94">
        <w:rPr>
          <w:rFonts w:ascii="Calibri" w:hAnsi="Calibri" w:cs="Calibri"/>
          <w:noProof/>
          <w:sz w:val="20"/>
        </w:rPr>
        <w:tab/>
        <w:t>NHR [Internet]. [cited 2020 May 19];Available from: https://nederlandsehartregistratie.nl/</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29. </w:t>
      </w:r>
      <w:r w:rsidRPr="009B4DDF">
        <w:rPr>
          <w:rFonts w:ascii="Calibri" w:hAnsi="Calibri" w:cs="Calibri"/>
          <w:noProof/>
          <w:sz w:val="20"/>
          <w:lang w:val="nl-NL"/>
        </w:rPr>
        <w:tab/>
        <w:t xml:space="preserve">CBS. Sterftekansen naar leeftijd, geslacht, opleidingsniveau [Internet]. </w:t>
      </w:r>
      <w:r w:rsidRPr="00552A94">
        <w:rPr>
          <w:rFonts w:ascii="Calibri" w:hAnsi="Calibri" w:cs="Calibri"/>
          <w:noProof/>
          <w:sz w:val="20"/>
        </w:rPr>
        <w:t>[cited 2020 May 19];Available from: https://www.cbs.nl/nl-nl/maatwerk/2017/23/sterftekansen-naar-leeftijd-geslacht-opleidingsniveau</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30. </w:t>
      </w:r>
      <w:r w:rsidRPr="00552A94">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31. </w:t>
      </w:r>
      <w:r w:rsidRPr="00552A94">
        <w:rPr>
          <w:rFonts w:ascii="Calibri" w:hAnsi="Calibri" w:cs="Calibri"/>
          <w:noProof/>
          <w:sz w:val="20"/>
        </w:rPr>
        <w:tab/>
        <w:t>General Guidance for DALYs calculation [Internet]. [cited 2020 May 19]. Available from: https://montagu.vaccineimpact.org/contribution/resources/c978e5a1acf6a502679c92200e78ef61.pdf</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32. </w:t>
      </w:r>
      <w:r w:rsidRPr="00552A94">
        <w:rPr>
          <w:rFonts w:ascii="Calibri" w:hAnsi="Calibri" w:cs="Calibri"/>
          <w:noProof/>
          <w:sz w:val="20"/>
        </w:rPr>
        <w:tab/>
        <w:t>Disability-adjusted life years (DALYs) [Internet]. [cited 2020 May 19];Available from: https://www.who.int/data/gho/indicator-metadata-registry/imr-details/158</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33. </w:t>
      </w:r>
      <w:r w:rsidRPr="00552A94">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34. </w:t>
      </w:r>
      <w:r w:rsidRPr="00552A94">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35. </w:t>
      </w:r>
      <w:r w:rsidRPr="00552A94">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36. </w:t>
      </w:r>
      <w:r w:rsidRPr="00552A94">
        <w:rPr>
          <w:rFonts w:ascii="Calibri" w:hAnsi="Calibri" w:cs="Calibri"/>
          <w:noProof/>
          <w:sz w:val="20"/>
        </w:rPr>
        <w:tab/>
        <w:t xml:space="preserve">Konstantinides S, Geibel A, Olschewski M, et al. A comparison of surgical and medical therapy for atrial septal defect in adults. N Engl J Med 1995;333(8):469–73.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37. </w:t>
      </w:r>
      <w:r w:rsidRPr="00552A94">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38. </w:t>
      </w:r>
      <w:r w:rsidRPr="00552A94">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39. </w:t>
      </w:r>
      <w:r w:rsidRPr="00552A94">
        <w:rPr>
          <w:rFonts w:ascii="Calibri" w:hAnsi="Calibri" w:cs="Calibri"/>
          <w:noProof/>
          <w:sz w:val="20"/>
        </w:rPr>
        <w:tab/>
        <w:t xml:space="preserve">Haruna A, Muro S, Nakano Y, et al. CT scan findings of emphysema predict mortality in COPD. Chest 2010;138(3):635–40.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40. </w:t>
      </w:r>
      <w:r w:rsidRPr="00552A94">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41. </w:t>
      </w:r>
      <w:r w:rsidRPr="00552A94">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42. </w:t>
      </w:r>
      <w:r w:rsidRPr="00552A94">
        <w:rPr>
          <w:rFonts w:ascii="Calibri" w:hAnsi="Calibri" w:cs="Calibri"/>
          <w:noProof/>
          <w:sz w:val="20"/>
        </w:rPr>
        <w:tab/>
        <w:t>Salomon JA, Haagsma JA, Davis A, et al. Disability weights for the Global Burden of Disease 2013 study [Internet]. 2015 [cited 2020 May 14]. Available from: www.thelancet.com/lancetgh</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43. </w:t>
      </w:r>
      <w:r w:rsidRPr="00552A94">
        <w:rPr>
          <w:rFonts w:ascii="Calibri" w:hAnsi="Calibri" w:cs="Calibri"/>
          <w:noProof/>
          <w:sz w:val="20"/>
        </w:rPr>
        <w:tab/>
        <w:t xml:space="preserve">Chen EY, Mayo SC, Sutton T, et al. Effect of Time to Surgery of Colorectal Liver Metastases on Survival. J Gastrointest Cancer 2020;Epub.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44. </w:t>
      </w:r>
      <w:r w:rsidRPr="00552A94">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45. </w:t>
      </w:r>
      <w:r w:rsidRPr="00552A94">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46. </w:t>
      </w:r>
      <w:r w:rsidRPr="00552A94">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47. </w:t>
      </w:r>
      <w:r w:rsidRPr="00552A94">
        <w:rPr>
          <w:rFonts w:ascii="Calibri" w:hAnsi="Calibri" w:cs="Calibri"/>
          <w:noProof/>
          <w:sz w:val="20"/>
        </w:rPr>
        <w:tab/>
        <w:t xml:space="preserve">Lee JN, Kwon SY, Choi GS, et al. Impact of surgical wait time on oncologic outcomes in upper urinary tract urothelial carcinoma. J Surg Oncol 2014;110(4):468–75.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48. </w:t>
      </w:r>
      <w:r w:rsidRPr="00552A94">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49. </w:t>
      </w:r>
      <w:r w:rsidRPr="00552A94">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50. </w:t>
      </w:r>
      <w:r w:rsidRPr="00552A94">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51. </w:t>
      </w:r>
      <w:r w:rsidRPr="00552A94">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52. </w:t>
      </w:r>
      <w:r w:rsidRPr="009B4DDF">
        <w:rPr>
          <w:rFonts w:ascii="Calibri" w:hAnsi="Calibri" w:cs="Calibri"/>
          <w:noProof/>
          <w:sz w:val="20"/>
          <w:lang w:val="nl-NL"/>
        </w:rPr>
        <w:tab/>
        <w:t xml:space="preserve">Brewster DC, Jones JE, Chung TK, et al. </w:t>
      </w:r>
      <w:r w:rsidRPr="00552A94">
        <w:rPr>
          <w:rFonts w:ascii="Calibri" w:hAnsi="Calibri" w:cs="Calibri"/>
          <w:noProof/>
          <w:sz w:val="20"/>
        </w:rPr>
        <w:t xml:space="preserve">Long-term outcomes after endovascular abdominal aortic aneurysm repair: The First Decade. Ann. Surg. 2006;244(3):426–36.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53. </w:t>
      </w:r>
      <w:r w:rsidRPr="00552A94">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rsidR="00552A94" w:rsidRPr="009B4DDF"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54. </w:t>
      </w:r>
      <w:r w:rsidRPr="00552A94">
        <w:rPr>
          <w:rFonts w:ascii="Calibri" w:hAnsi="Calibri" w:cs="Calibri"/>
          <w:noProof/>
          <w:sz w:val="20"/>
        </w:rPr>
        <w:tab/>
        <w:t xml:space="preserve">Rose EA, Gelijns AC, Moskowitz AJ, et al. Long-term use of a left ventricular assist device for end-stage heart failure. </w:t>
      </w:r>
      <w:r w:rsidRPr="009B4DDF">
        <w:rPr>
          <w:rFonts w:ascii="Calibri" w:hAnsi="Calibri" w:cs="Calibri"/>
          <w:noProof/>
          <w:sz w:val="20"/>
          <w:lang w:val="nl-NL"/>
        </w:rPr>
        <w:t xml:space="preserve">N Engl J Med 2001;345(20):1435–43. </w:t>
      </w:r>
    </w:p>
    <w:p w:rsidR="00552A94" w:rsidRPr="009B4DDF" w:rsidRDefault="00552A94" w:rsidP="00552A94">
      <w:pPr>
        <w:widowControl w:val="0"/>
        <w:autoSpaceDE w:val="0"/>
        <w:autoSpaceDN w:val="0"/>
        <w:adjustRightInd w:val="0"/>
        <w:spacing w:before="40"/>
        <w:ind w:left="640" w:hanging="640"/>
        <w:rPr>
          <w:rFonts w:ascii="Calibri" w:hAnsi="Calibri" w:cs="Calibri"/>
          <w:noProof/>
          <w:sz w:val="20"/>
          <w:lang w:val="nl-NL"/>
        </w:rPr>
      </w:pPr>
      <w:r w:rsidRPr="009B4DDF">
        <w:rPr>
          <w:rFonts w:ascii="Calibri" w:hAnsi="Calibri" w:cs="Calibri"/>
          <w:noProof/>
          <w:sz w:val="20"/>
          <w:lang w:val="nl-NL"/>
        </w:rPr>
        <w:t xml:space="preserve">55. </w:t>
      </w:r>
      <w:r w:rsidRPr="009B4DDF">
        <w:rPr>
          <w:rFonts w:ascii="Calibri" w:hAnsi="Calibri" w:cs="Calibri"/>
          <w:noProof/>
          <w:sz w:val="20"/>
          <w:lang w:val="nl-NL"/>
        </w:rPr>
        <w:tab/>
        <w:t xml:space="preserve">Mazzone E, Preisser F, Nazzani S, et al. </w:t>
      </w:r>
      <w:r w:rsidRPr="00552A94">
        <w:rPr>
          <w:rFonts w:ascii="Calibri" w:hAnsi="Calibri" w:cs="Calibri"/>
          <w:noProof/>
          <w:sz w:val="20"/>
        </w:rPr>
        <w:t xml:space="preserve">More Extensive Lymph Node Dissection Improves Survival Benefit of Radical Cystectomy in Metastatic Urothelial Carcinoma of the Bladder. </w:t>
      </w:r>
      <w:r w:rsidRPr="009B4DDF">
        <w:rPr>
          <w:rFonts w:ascii="Calibri" w:hAnsi="Calibri" w:cs="Calibri"/>
          <w:noProof/>
          <w:sz w:val="20"/>
          <w:lang w:val="nl-NL"/>
        </w:rPr>
        <w:t xml:space="preserve">Clin Genitourin Cancer 2019;17(2):105-113.e2.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56. </w:t>
      </w:r>
      <w:r w:rsidRPr="009B4DDF">
        <w:rPr>
          <w:rFonts w:ascii="Calibri" w:hAnsi="Calibri" w:cs="Calibri"/>
          <w:noProof/>
          <w:sz w:val="20"/>
          <w:lang w:val="nl-NL"/>
        </w:rPr>
        <w:tab/>
        <w:t xml:space="preserve">Kann BH, Verma V, Stahl JM, et al. </w:t>
      </w:r>
      <w:r w:rsidRPr="00552A94">
        <w:rPr>
          <w:rFonts w:ascii="Calibri" w:hAnsi="Calibri" w:cs="Calibri"/>
          <w:noProof/>
          <w:sz w:val="20"/>
        </w:rPr>
        <w:t xml:space="preserve">Multi-institutional analysis of stereotactic body radiation therapy for operable early-stage non-small cell lung carcinoma. Radiother Oncol 2019;134:44–9.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57. </w:t>
      </w:r>
      <w:r w:rsidRPr="00552A94">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58. </w:t>
      </w:r>
      <w:r w:rsidRPr="00552A94">
        <w:rPr>
          <w:rFonts w:ascii="Calibri" w:hAnsi="Calibri" w:cs="Calibri"/>
          <w:noProof/>
          <w:sz w:val="20"/>
        </w:rPr>
        <w:tab/>
        <w:t xml:space="preserve">Shalowitz DI, Epstein AJ, Ko EM, Giuntoli RL. Non-surgical management of ovarian cancer: Prevalence and implications. Gynecol Oncol 2016;142(1):30–7.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59. </w:t>
      </w:r>
      <w:r w:rsidRPr="00552A94">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rsidR="00552A94" w:rsidRPr="009B4DDF"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60. </w:t>
      </w:r>
      <w:r w:rsidRPr="00552A94">
        <w:rPr>
          <w:rFonts w:ascii="Calibri" w:hAnsi="Calibri" w:cs="Calibri"/>
          <w:noProof/>
          <w:sz w:val="20"/>
        </w:rPr>
        <w:tab/>
        <w:t xml:space="preserve">Kim WR, Lake JR, Smith JM, et al. OPTN/SRTR 2016 Annual Data Report: Liver. </w:t>
      </w:r>
      <w:r w:rsidRPr="009B4DDF">
        <w:rPr>
          <w:rFonts w:ascii="Calibri" w:hAnsi="Calibri" w:cs="Calibri"/>
          <w:noProof/>
          <w:sz w:val="20"/>
          <w:lang w:val="nl-NL"/>
        </w:rPr>
        <w:t xml:space="preserve">Am J Transplant 2018;18:172–253.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61. </w:t>
      </w:r>
      <w:r w:rsidRPr="009B4DDF">
        <w:rPr>
          <w:rFonts w:ascii="Calibri" w:hAnsi="Calibri" w:cs="Calibri"/>
          <w:noProof/>
          <w:sz w:val="20"/>
          <w:lang w:val="nl-NL"/>
        </w:rPr>
        <w:tab/>
        <w:t xml:space="preserve">Muluk SC, Muluk VS, Kelley ME, et al. </w:t>
      </w:r>
      <w:r w:rsidRPr="00552A94">
        <w:rPr>
          <w:rFonts w:ascii="Calibri" w:hAnsi="Calibri" w:cs="Calibri"/>
          <w:noProof/>
          <w:sz w:val="20"/>
        </w:rPr>
        <w:t xml:space="preserve">Outcome events in patients with claudication: A 15-year study in 2777 patients. J Vasc Surg 2001;33(2):251–8.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62. </w:t>
      </w:r>
      <w:r w:rsidRPr="00552A94">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63. </w:t>
      </w:r>
      <w:r w:rsidRPr="00552A94">
        <w:rPr>
          <w:rFonts w:ascii="Calibri" w:hAnsi="Calibri" w:cs="Calibri"/>
          <w:noProof/>
          <w:sz w:val="20"/>
        </w:rPr>
        <w:tab/>
        <w:t xml:space="preserve">Murphy MM, Simons JP, Hill JS, et al. Pancreatic resection: A key component to reducing racial disparities in pancreatic adenocarcinoma. Cancer 2009;115(17):3979–90.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64. </w:t>
      </w:r>
      <w:r w:rsidRPr="00552A94">
        <w:rPr>
          <w:rFonts w:ascii="Calibri" w:hAnsi="Calibri" w:cs="Calibri"/>
          <w:noProof/>
          <w:sz w:val="20"/>
        </w:rPr>
        <w:tab/>
        <w:t xml:space="preserve">Mikkola R, Kelahaara J, Heikkinen J, Lahtinen J, Biancari F. Poor late survival after surgical treatment of pleural empyema. World J Surg 2010;34(2):266–71.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65. </w:t>
      </w:r>
      <w:r w:rsidRPr="00552A94">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66. </w:t>
      </w:r>
      <w:r w:rsidRPr="00552A94">
        <w:rPr>
          <w:rFonts w:ascii="Calibri" w:hAnsi="Calibri" w:cs="Calibri"/>
          <w:noProof/>
          <w:sz w:val="20"/>
        </w:rPr>
        <w:tab/>
        <w:t xml:space="preserve">Piehler JM, Crichlow RW. Primary Carcinoma of the Gallbladder. Arch Surg 1977;112(1):26–30.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67. </w:t>
      </w:r>
      <w:r w:rsidRPr="00552A94">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68. </w:t>
      </w:r>
      <w:r w:rsidRPr="00552A94">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69. </w:t>
      </w:r>
      <w:r w:rsidRPr="00552A94">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70. </w:t>
      </w:r>
      <w:r w:rsidRPr="00552A94">
        <w:rPr>
          <w:rFonts w:ascii="Calibri" w:hAnsi="Calibri" w:cs="Calibri"/>
          <w:noProof/>
          <w:sz w:val="20"/>
        </w:rPr>
        <w:tab/>
        <w:t xml:space="preserve">Ginsberg RJ, Rubinstein L V. Randomized trial of lobectomy versus limited resection for T1 N0 non-small cell lung cancer. Ann Thorac Surg 1995;60(3):615–23. </w:t>
      </w:r>
    </w:p>
    <w:p w:rsidR="00552A94" w:rsidRPr="009B4DDF"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71. </w:t>
      </w:r>
      <w:r w:rsidRPr="00552A94">
        <w:rPr>
          <w:rFonts w:ascii="Calibri" w:hAnsi="Calibri" w:cs="Calibri"/>
          <w:noProof/>
          <w:sz w:val="20"/>
        </w:rPr>
        <w:tab/>
        <w:t xml:space="preserve">Redden MD, Chin TY, van Driel ML. Surgical versus non-surgical management for pleural empyema. </w:t>
      </w:r>
      <w:r w:rsidRPr="009B4DDF">
        <w:rPr>
          <w:rFonts w:ascii="Calibri" w:hAnsi="Calibri" w:cs="Calibri"/>
          <w:noProof/>
          <w:sz w:val="20"/>
          <w:lang w:val="nl-NL"/>
        </w:rPr>
        <w:t xml:space="preserve">Cochrane Database Syst. Rev. 2017;2017(3).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72. </w:t>
      </w:r>
      <w:r w:rsidRPr="009B4DDF">
        <w:rPr>
          <w:rFonts w:ascii="Calibri" w:hAnsi="Calibri" w:cs="Calibri"/>
          <w:noProof/>
          <w:sz w:val="20"/>
          <w:lang w:val="nl-NL"/>
        </w:rPr>
        <w:tab/>
        <w:t xml:space="preserve">Sørensen VR, Heaf J, Wehberg S, Sørensen SS. </w:t>
      </w:r>
      <w:r w:rsidRPr="00552A94">
        <w:rPr>
          <w:rFonts w:ascii="Calibri" w:hAnsi="Calibri" w:cs="Calibri"/>
          <w:noProof/>
          <w:sz w:val="20"/>
        </w:rPr>
        <w:t xml:space="preserve">Survival Benefit in Renal Transplantation Despite High Comorbidity. Transplantation 2016;100(10):2160–7.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73. </w:t>
      </w:r>
      <w:r w:rsidRPr="00552A94">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74. </w:t>
      </w:r>
      <w:r w:rsidRPr="00552A94">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75. </w:t>
      </w:r>
      <w:r w:rsidRPr="009B4DDF">
        <w:rPr>
          <w:rFonts w:ascii="Calibri" w:hAnsi="Calibri" w:cs="Calibri"/>
          <w:noProof/>
          <w:sz w:val="20"/>
          <w:lang w:val="nl-NL"/>
        </w:rPr>
        <w:tab/>
        <w:t xml:space="preserve">Stewart JM, Tone AA, Jiang H, et al. </w:t>
      </w:r>
      <w:r w:rsidRPr="00552A94">
        <w:rPr>
          <w:rFonts w:ascii="Calibri" w:hAnsi="Calibri" w:cs="Calibri"/>
          <w:noProof/>
          <w:sz w:val="20"/>
        </w:rPr>
        <w:t xml:space="preserve">The optimal time for surgery in women with serous ovarian cancer. Can J Surg 2016;59(4):223–32.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76. </w:t>
      </w:r>
      <w:r w:rsidRPr="00552A94">
        <w:rPr>
          <w:rFonts w:ascii="Calibri" w:hAnsi="Calibri" w:cs="Calibri"/>
          <w:noProof/>
          <w:sz w:val="20"/>
        </w:rPr>
        <w:tab/>
        <w:t xml:space="preserve">Davies L, Welch G. Thyroid cancer survival in the United States: Observational data from 1973 to 2005. Arch Otolaryngol - Head Neck Surg 2010;136(5):440–4.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77. </w:t>
      </w:r>
      <w:r w:rsidRPr="00552A94">
        <w:rPr>
          <w:rFonts w:ascii="Calibri" w:hAnsi="Calibri" w:cs="Calibri"/>
          <w:noProof/>
          <w:sz w:val="20"/>
        </w:rPr>
        <w:tab/>
        <w:t xml:space="preserve">Bleicher RJ, Ruth K, Sigurdson ER, et al. Time to surgery and breast cancer survival in the United States. JAMA Oncol 2016;2(3):330–9.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78. </w:t>
      </w:r>
      <w:r w:rsidRPr="00552A94">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79. </w:t>
      </w:r>
      <w:r w:rsidRPr="00552A94">
        <w:rPr>
          <w:rFonts w:ascii="Calibri" w:hAnsi="Calibri" w:cs="Calibri"/>
          <w:noProof/>
          <w:sz w:val="20"/>
        </w:rPr>
        <w:tab/>
        <w:t>USRDS [Internet]. [cited 2020 May 19];Available from: https://www.usrds.org/2015/view/</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80. </w:t>
      </w:r>
      <w:r w:rsidRPr="00552A94">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81. </w:t>
      </w:r>
      <w:r w:rsidRPr="00552A94">
        <w:rPr>
          <w:rFonts w:ascii="Calibri" w:hAnsi="Calibri" w:cs="Calibri"/>
          <w:noProof/>
          <w:sz w:val="20"/>
        </w:rPr>
        <w:tab/>
        <w:t xml:space="preserve">Chung JH, Lee SH, Kim KT, Jung JS, Son HS, Sun K. Optimal Timing of Thoracoscopic Drainage and Decortication for Empyema. Ann Thorac Surg 2014;97(1):224–9.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82. </w:t>
      </w:r>
      <w:r w:rsidRPr="00552A94">
        <w:rPr>
          <w:rFonts w:ascii="Calibri" w:hAnsi="Calibri" w:cs="Calibri"/>
          <w:noProof/>
          <w:sz w:val="20"/>
        </w:rPr>
        <w:tab/>
        <w:t>Organ Procurement and Transplantation Network [Internet]. [cited 2020 May 19];Available from: https://optn.transplant.hrsa.gov/data/view-data-reports/national-data/</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9B4DDF">
        <w:rPr>
          <w:rFonts w:ascii="Calibri" w:hAnsi="Calibri" w:cs="Calibri"/>
          <w:noProof/>
          <w:sz w:val="20"/>
          <w:lang w:val="nl-NL"/>
        </w:rPr>
        <w:t xml:space="preserve">83. </w:t>
      </w:r>
      <w:r w:rsidRPr="009B4DDF">
        <w:rPr>
          <w:rFonts w:ascii="Calibri" w:hAnsi="Calibri" w:cs="Calibri"/>
          <w:noProof/>
          <w:sz w:val="20"/>
          <w:lang w:val="nl-NL"/>
        </w:rPr>
        <w:tab/>
        <w:t xml:space="preserve">Ae LXC, Reichman ME, Ae BAM, et al. </w:t>
      </w:r>
      <w:r w:rsidRPr="00552A94">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84. </w:t>
      </w:r>
      <w:r w:rsidRPr="00552A94">
        <w:rPr>
          <w:rFonts w:ascii="Calibri" w:hAnsi="Calibri" w:cs="Calibri"/>
          <w:noProof/>
          <w:sz w:val="20"/>
        </w:rPr>
        <w:tab/>
        <w:t xml:space="preserve">Nepogodiev D, Glasbey JC, Li E, et al. Mortality and pulmonary complications in patients undergoing surgery with perioperative SARS-CoV-2 infection: an international cohort study. Lancet 2020;0(0). </w:t>
      </w:r>
    </w:p>
    <w:p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85. </w:t>
      </w:r>
      <w:r w:rsidRPr="00552A94">
        <w:rPr>
          <w:rFonts w:ascii="Calibri" w:hAnsi="Calibri" w:cs="Calibri"/>
          <w:noProof/>
          <w:sz w:val="20"/>
        </w:rPr>
        <w:tab/>
        <w:t xml:space="preserve">Pettitt D, Raza S, Naughton B, et al. The Limitations of QALY: A Literature Review. J Stem Cell Res Ther 2016;6(4). </w:t>
      </w:r>
    </w:p>
    <w:p w:rsidR="0065107A" w:rsidRPr="0092480E" w:rsidRDefault="0065107A" w:rsidP="00552A94">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rsidR="001B3615" w:rsidRPr="0092480E" w:rsidRDefault="001B3615" w:rsidP="39A4890C">
      <w:pPr>
        <w:pStyle w:val="Heading2"/>
        <w:rPr>
          <w:rFonts w:ascii="Calibri" w:hAnsi="Calibri" w:cs="Calibri"/>
          <w:lang w:val="en-US"/>
        </w:rPr>
      </w:pPr>
      <w:r w:rsidRPr="0092480E">
        <w:rPr>
          <w:rFonts w:ascii="Calibri" w:hAnsi="Calibri" w:cs="Calibri"/>
          <w:lang w:val="en-US"/>
        </w:rPr>
        <w:t>Appendix A</w:t>
      </w:r>
    </w:p>
    <w:p w:rsidR="001B3615" w:rsidRPr="0092480E" w:rsidRDefault="001B3615" w:rsidP="39A4890C">
      <w:pPr>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rsidR="001B3615" w:rsidRPr="0092480E" w:rsidRDefault="001B3615" w:rsidP="39A4890C">
      <w:pPr>
        <w:pStyle w:val="Heading2"/>
        <w:rPr>
          <w:rFonts w:ascii="Calibri" w:hAnsi="Calibri" w:cs="Calibri"/>
          <w:lang w:val="en-US"/>
        </w:rPr>
      </w:pPr>
      <w:r w:rsidRPr="0092480E">
        <w:rPr>
          <w:rFonts w:ascii="Calibri" w:hAnsi="Calibri" w:cs="Calibri"/>
          <w:lang w:val="en-US"/>
        </w:rPr>
        <w:t>Appendix B</w:t>
      </w:r>
    </w:p>
    <w:p w:rsidR="12C85C86" w:rsidRPr="0092480E" w:rsidRDefault="12C85C86" w:rsidP="39A4890C">
      <w:pPr>
        <w:spacing w:line="257" w:lineRule="auto"/>
        <w:rPr>
          <w:rFonts w:ascii="Calibri" w:eastAsia="Calibri" w:hAnsi="Calibri" w:cs="Calibri"/>
        </w:rPr>
      </w:pPr>
      <w:r w:rsidRPr="0092480E">
        <w:rPr>
          <w:rFonts w:ascii="Calibri" w:eastAsia="Calibri" w:hAnsi="Calibri" w:cs="Calibri"/>
        </w:rPr>
        <w:t>A summary of the estimates of the decision model and an overview of the counts, duration, and length of stay of the included interventions in our hospital.</w:t>
      </w:r>
    </w:p>
    <w:p w:rsidR="59E86296" w:rsidRPr="0092480E" w:rsidRDefault="59E86296" w:rsidP="39A4890C">
      <w:pPr>
        <w:pStyle w:val="Heading2"/>
        <w:rPr>
          <w:rFonts w:ascii="Calibri" w:hAnsi="Calibri" w:cs="Calibri"/>
          <w:lang w:val="en-US"/>
        </w:rPr>
      </w:pPr>
      <w:r w:rsidRPr="0092480E">
        <w:rPr>
          <w:rFonts w:ascii="Calibri" w:hAnsi="Calibri" w:cs="Calibri"/>
          <w:lang w:val="en-US"/>
        </w:rPr>
        <w:t>Appendix C</w:t>
      </w:r>
    </w:p>
    <w:p w:rsidR="59E86296" w:rsidRPr="0092480E" w:rsidRDefault="59E86296" w:rsidP="39A4890C">
      <w:pPr>
        <w:spacing w:line="257"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rsidR="529039AE" w:rsidRPr="0092480E" w:rsidRDefault="529039AE" w:rsidP="04F59E2C">
      <w:pPr>
        <w:pStyle w:val="Heading2"/>
        <w:rPr>
          <w:rFonts w:ascii="Calibri" w:hAnsi="Calibri" w:cs="Calibri"/>
          <w:lang w:val="en-US"/>
        </w:rPr>
      </w:pPr>
      <w:r w:rsidRPr="0092480E">
        <w:rPr>
          <w:rFonts w:ascii="Calibri" w:hAnsi="Calibri" w:cs="Calibri"/>
          <w:lang w:val="en-US"/>
        </w:rPr>
        <w:t>Appendix D</w:t>
      </w:r>
    </w:p>
    <w:p w:rsidR="004432D2" w:rsidRPr="0092480E" w:rsidRDefault="000B6FDB" w:rsidP="004432D2">
      <w:pPr>
        <w:spacing w:line="257"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rsidR="529039AE" w:rsidRPr="0092480E" w:rsidRDefault="529039AE" w:rsidP="04F59E2C">
      <w:pPr>
        <w:spacing w:line="257" w:lineRule="auto"/>
        <w:rPr>
          <w:rFonts w:ascii="Calibri" w:hAnsi="Calibri" w:cs="Calibri"/>
        </w:rPr>
      </w:pPr>
    </w:p>
    <w:sectPr w:rsidR="529039AE" w:rsidRPr="0092480E">
      <w:footerReference w:type="even"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02T09:12:00Z" w:initials="EK">
    <w:p w:rsidR="00611061" w:rsidRDefault="00611061">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rsidR="00611061" w:rsidRDefault="00611061">
      <w:pPr>
        <w:pStyle w:val="CommentText"/>
      </w:pPr>
      <w:r>
        <w:rPr>
          <w:rStyle w:val="CommentReference"/>
        </w:rPr>
        <w:annotationRef/>
      </w:r>
      <w:r>
        <w:t xml:space="preserve">Abstract </w:t>
      </w:r>
      <w:proofErr w:type="spellStart"/>
      <w:r>
        <w:t>naar</w:t>
      </w:r>
      <w:proofErr w:type="spellEnd"/>
      <w:r>
        <w:t xml:space="preserve"> 250 words </w:t>
      </w:r>
    </w:p>
  </w:comment>
  <w:comment w:id="2" w:author="E.M. Krijkamp" w:date="2020-06-01T19:13:00Z" w:initials="EK">
    <w:p w:rsidR="00611061" w:rsidRDefault="00611061">
      <w:pPr>
        <w:pStyle w:val="CommentText"/>
      </w:pPr>
      <w:r>
        <w:rPr>
          <w:rStyle w:val="CommentReference"/>
        </w:rPr>
        <w:annotationRef/>
      </w:r>
      <w:r>
        <w:t xml:space="preserve">Abstract </w:t>
      </w:r>
      <w:proofErr w:type="spellStart"/>
      <w:r>
        <w:t>naar</w:t>
      </w:r>
      <w:proofErr w:type="spellEnd"/>
      <w:r>
        <w:t xml:space="preserve"> 300 words </w:t>
      </w:r>
    </w:p>
  </w:comment>
  <w:comment w:id="3" w:author="E.M. Krijkamp" w:date="2020-06-01T19:21:00Z" w:initials="EK">
    <w:p w:rsidR="00611061" w:rsidRPr="00CD5FE9" w:rsidRDefault="00611061" w:rsidP="00CD5FE9">
      <w:r>
        <w:rPr>
          <w:rStyle w:val="CommentReference"/>
        </w:rPr>
        <w:annotationRef/>
      </w:r>
      <w:r w:rsidRPr="00CD5FE9">
        <w:rPr>
          <w:rFonts w:ascii="Helvetica Neue" w:hAnsi="Helvetica Neue"/>
          <w:color w:val="333333"/>
          <w:shd w:val="clear" w:color="auto" w:fill="FFFFFF"/>
        </w:rPr>
        <w:t> 250- 300 words long</w:t>
      </w:r>
    </w:p>
    <w:p w:rsidR="00611061" w:rsidRDefault="00611061">
      <w:pPr>
        <w:pStyle w:val="CommentText"/>
      </w:pPr>
    </w:p>
  </w:comment>
  <w:comment w:id="4" w:author="E.M. Krijkamp" w:date="2020-05-19T16:42:00Z" w:initials="EK">
    <w:p w:rsidR="00611061" w:rsidRPr="00CD5FE9" w:rsidRDefault="00611061">
      <w:pPr>
        <w:pStyle w:val="CommentText"/>
        <w:rPr>
          <w:lang w:val="en-US"/>
        </w:rPr>
      </w:pPr>
      <w:r>
        <w:rPr>
          <w:rStyle w:val="CommentReference"/>
        </w:rPr>
        <w:annotationRef/>
      </w:r>
    </w:p>
    <w:p w:rsidR="00611061" w:rsidRDefault="00611061"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rsidR="00611061" w:rsidRDefault="00611061"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rsidR="00611061" w:rsidRDefault="00611061"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rsidR="00611061" w:rsidRDefault="00611061"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rsidR="00611061" w:rsidRPr="008902F1" w:rsidRDefault="00611061"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rsidR="00611061" w:rsidRDefault="00611061" w:rsidP="00A6511C">
      <w:pPr>
        <w:pStyle w:val="f-body"/>
        <w:spacing w:before="0" w:beforeAutospacing="0" w:after="0" w:afterAutospacing="0" w:line="420" w:lineRule="atLeast"/>
        <w:textAlignment w:val="baseline"/>
        <w:rPr>
          <w:color w:val="4D4D4D"/>
        </w:rPr>
      </w:pPr>
    </w:p>
    <w:p w:rsidR="00611061" w:rsidRDefault="00611061" w:rsidP="00A6511C">
      <w:pPr>
        <w:pStyle w:val="f-body"/>
        <w:spacing w:before="0" w:beforeAutospacing="0" w:after="0" w:afterAutospacing="0" w:line="420" w:lineRule="atLeast"/>
        <w:textAlignment w:val="baseline"/>
        <w:rPr>
          <w:color w:val="4D4D4D"/>
        </w:rPr>
      </w:pPr>
    </w:p>
    <w:p w:rsidR="00611061" w:rsidRDefault="00611061" w:rsidP="00A6511C">
      <w:pPr>
        <w:pStyle w:val="f-body"/>
        <w:spacing w:before="0" w:beforeAutospacing="0" w:after="0" w:afterAutospacing="0" w:line="420" w:lineRule="atLeast"/>
        <w:textAlignment w:val="baseline"/>
        <w:rPr>
          <w:color w:val="4D4D4D"/>
        </w:rPr>
      </w:pPr>
      <w:r>
        <w:rPr>
          <w:color w:val="4D4D4D"/>
        </w:rPr>
        <w:t>Gray for text that can be deleted in case we have to many words</w:t>
      </w:r>
    </w:p>
    <w:p w:rsidR="00611061" w:rsidRPr="00234D3C" w:rsidRDefault="00611061">
      <w:pPr>
        <w:pStyle w:val="CommentText"/>
        <w:rPr>
          <w:lang w:val="en-US"/>
        </w:rPr>
      </w:pPr>
    </w:p>
  </w:comment>
  <w:comment w:id="5" w:author="E.M. Krijkamp" w:date="2020-06-01T19:21:00Z" w:initials="EK">
    <w:p w:rsidR="00611061" w:rsidRPr="00CD5FE9" w:rsidRDefault="00611061">
      <w:pPr>
        <w:pStyle w:val="CommentText"/>
        <w:rPr>
          <w:lang w:val="nl-NL"/>
        </w:rPr>
      </w:pPr>
      <w:r>
        <w:rPr>
          <w:rStyle w:val="CommentReference"/>
        </w:rPr>
        <w:annotationRef/>
      </w:r>
      <w:r>
        <w:rPr>
          <w:highlight w:val="yellow"/>
          <w:lang w:val="nl-NL"/>
        </w:rPr>
        <w:t>Als we voor NEJM of LANCET gaan moeten we nog heel wat woorden uit het abstract. (van 375 – 250)</w:t>
      </w:r>
      <w:r>
        <w:rPr>
          <w:lang w:val="nl-NL"/>
        </w:rPr>
        <w:t xml:space="preserve"> </w:t>
      </w:r>
    </w:p>
  </w:comment>
  <w:comment w:id="6" w:author="Hester Lingsma" w:date="2020-06-05T08:50:00Z" w:initials="HL">
    <w:p w:rsidR="00611061" w:rsidRPr="00611061" w:rsidRDefault="00611061">
      <w:pPr>
        <w:pStyle w:val="CommentText"/>
        <w:rPr>
          <w:lang w:val="en-US"/>
        </w:rPr>
      </w:pPr>
      <w:r>
        <w:rPr>
          <w:rStyle w:val="CommentReference"/>
        </w:rPr>
        <w:annotationRef/>
      </w:r>
      <w:r>
        <w:t xml:space="preserve">Health is </w:t>
      </w:r>
      <w:proofErr w:type="spellStart"/>
      <w:r>
        <w:t>ook</w:t>
      </w:r>
      <w:proofErr w:type="spellEnd"/>
      <w:r>
        <w:t xml:space="preserve"> health related quality of life. </w:t>
      </w:r>
      <w:proofErr w:type="spellStart"/>
      <w:r w:rsidRPr="00611061">
        <w:rPr>
          <w:lang w:val="en-US"/>
        </w:rPr>
        <w:t>Dus</w:t>
      </w:r>
      <w:proofErr w:type="spellEnd"/>
      <w:r w:rsidRPr="00611061">
        <w:rPr>
          <w:lang w:val="en-US"/>
        </w:rPr>
        <w:t xml:space="preserve"> of </w:t>
      </w:r>
      <w:proofErr w:type="spellStart"/>
      <w:r w:rsidRPr="00611061">
        <w:rPr>
          <w:lang w:val="en-US"/>
        </w:rPr>
        <w:t>gewoon</w:t>
      </w:r>
      <w:proofErr w:type="spellEnd"/>
      <w:r w:rsidRPr="00611061">
        <w:rPr>
          <w:lang w:val="en-US"/>
        </w:rPr>
        <w:t xml:space="preserve"> </w:t>
      </w:r>
      <w:proofErr w:type="spellStart"/>
      <w:r w:rsidRPr="00611061">
        <w:rPr>
          <w:lang w:val="en-US"/>
        </w:rPr>
        <w:t>helth</w:t>
      </w:r>
      <w:proofErr w:type="spellEnd"/>
      <w:r w:rsidRPr="00611061">
        <w:rPr>
          <w:lang w:val="en-US"/>
        </w:rPr>
        <w:t xml:space="preserve"> of </w:t>
      </w:r>
      <w:proofErr w:type="spellStart"/>
      <w:r w:rsidRPr="00611061">
        <w:rPr>
          <w:lang w:val="en-US"/>
        </w:rPr>
        <w:t>anders</w:t>
      </w:r>
      <w:proofErr w:type="spellEnd"/>
      <w:r w:rsidRPr="00611061">
        <w:rPr>
          <w:lang w:val="en-US"/>
        </w:rPr>
        <w:t xml:space="preserve"> </w:t>
      </w:r>
      <w:proofErr w:type="spellStart"/>
      <w:r w:rsidRPr="00611061">
        <w:rPr>
          <w:lang w:val="en-US"/>
        </w:rPr>
        <w:t>helath</w:t>
      </w:r>
      <w:proofErr w:type="spellEnd"/>
      <w:r w:rsidRPr="00611061">
        <w:rPr>
          <w:lang w:val="en-US"/>
        </w:rPr>
        <w:t xml:space="preserve"> </w:t>
      </w:r>
      <w:proofErr w:type="spellStart"/>
      <w:r w:rsidRPr="00611061">
        <w:rPr>
          <w:lang w:val="en-US"/>
        </w:rPr>
        <w:t>realted</w:t>
      </w:r>
      <w:proofErr w:type="spellEnd"/>
      <w:r w:rsidRPr="00611061">
        <w:rPr>
          <w:lang w:val="en-US"/>
        </w:rPr>
        <w:t xml:space="preserve"> quality of li</w:t>
      </w:r>
      <w:r>
        <w:rPr>
          <w:lang w:val="en-US"/>
        </w:rPr>
        <w:t xml:space="preserve">fe. </w:t>
      </w:r>
      <w:proofErr w:type="spellStart"/>
      <w:r>
        <w:rPr>
          <w:lang w:val="en-US"/>
        </w:rPr>
        <w:t>Bevat</w:t>
      </w:r>
      <w:proofErr w:type="spellEnd"/>
      <w:r>
        <w:rPr>
          <w:lang w:val="en-US"/>
        </w:rPr>
        <w:t xml:space="preserve"> da took survival? Anders survival and QOL </w:t>
      </w:r>
    </w:p>
  </w:comment>
  <w:comment w:id="7" w:author="E.M. Krijkamp" w:date="2020-05-25T17:26:00Z" w:initials="EK">
    <w:p w:rsidR="00611061" w:rsidRPr="00DE2007" w:rsidRDefault="00611061" w:rsidP="00ED35E2">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w:t>
      </w:r>
    </w:p>
  </w:comment>
  <w:comment w:id="8" w:author="Hester Lingsma" w:date="2020-06-03T08:24:00Z" w:initials="HL">
    <w:p w:rsidR="00611061" w:rsidRPr="009B4DDF" w:rsidRDefault="00611061">
      <w:pPr>
        <w:pStyle w:val="CommentText"/>
        <w:rPr>
          <w:lang w:val="nl-NL"/>
        </w:rPr>
      </w:pPr>
      <w:r>
        <w:rPr>
          <w:rStyle w:val="CommentReference"/>
        </w:rPr>
        <w:annotationRef/>
      </w:r>
      <w:proofErr w:type="spellStart"/>
      <w:r>
        <w:t>Kan</w:t>
      </w:r>
      <w:proofErr w:type="spellEnd"/>
      <w:r>
        <w:t xml:space="preserve"> </w:t>
      </w:r>
      <w:proofErr w:type="spellStart"/>
      <w:r>
        <w:t>evt</w:t>
      </w:r>
      <w:proofErr w:type="spellEnd"/>
      <w:r>
        <w:t xml:space="preserve"> </w:t>
      </w:r>
      <w:proofErr w:type="spellStart"/>
      <w:r>
        <w:t>weg</w:t>
      </w:r>
      <w:proofErr w:type="spellEnd"/>
    </w:p>
  </w:comment>
  <w:comment w:id="11" w:author="E.M. Krijkamp" w:date="2020-06-01T22:40:00Z" w:initials="EK">
    <w:p w:rsidR="00611061" w:rsidRPr="00DC66CB" w:rsidRDefault="00611061" w:rsidP="00B80056">
      <w:pPr>
        <w:pStyle w:val="CommentText"/>
        <w:rPr>
          <w:b/>
          <w:lang w:val="en-US"/>
        </w:rPr>
      </w:pPr>
      <w:r>
        <w:rPr>
          <w:rStyle w:val="CommentReference"/>
        </w:rPr>
        <w:annotationRef/>
      </w:r>
      <w:r w:rsidRPr="00B80056">
        <w:rPr>
          <w:lang w:val="nl-NL"/>
        </w:rPr>
        <w:t xml:space="preserve">Tot op heden heb ik </w:t>
      </w:r>
      <w:r>
        <w:rPr>
          <w:lang w:val="nl-NL"/>
        </w:rPr>
        <w:t xml:space="preserve">slechts wat studies die lijsten voorstellen gevonden. Maar ik moet heel eerlijk zeggen dat we vooral enthousiast een model zijn gaan bouwen, zonder heel veel voor werk. </w:t>
      </w:r>
      <w:proofErr w:type="spellStart"/>
      <w:r w:rsidRPr="00DC66CB">
        <w:rPr>
          <w:lang w:val="en-US"/>
        </w:rPr>
        <w:t>Nog</w:t>
      </w:r>
      <w:proofErr w:type="spellEnd"/>
      <w:r w:rsidRPr="00DC66CB">
        <w:rPr>
          <w:lang w:val="en-US"/>
        </w:rPr>
        <w:t xml:space="preserve"> </w:t>
      </w:r>
      <w:proofErr w:type="spellStart"/>
      <w:r w:rsidRPr="00DC66CB">
        <w:rPr>
          <w:lang w:val="en-US"/>
        </w:rPr>
        <w:t>een</w:t>
      </w:r>
      <w:proofErr w:type="spellEnd"/>
      <w:r w:rsidRPr="00DC66CB">
        <w:rPr>
          <w:lang w:val="en-US"/>
        </w:rPr>
        <w:t xml:space="preserve"> punt van extra </w:t>
      </w:r>
      <w:proofErr w:type="spellStart"/>
      <w:r w:rsidRPr="00DC66CB">
        <w:rPr>
          <w:lang w:val="en-US"/>
        </w:rPr>
        <w:t>aandacht</w:t>
      </w:r>
      <w:proofErr w:type="spellEnd"/>
      <w:r w:rsidRPr="00DC66CB">
        <w:rPr>
          <w:lang w:val="en-US"/>
        </w:rPr>
        <w:t xml:space="preserve">. </w:t>
      </w:r>
    </w:p>
  </w:comment>
  <w:comment w:id="12" w:author="Hester Lingsma" w:date="2020-06-03T08:33:00Z" w:initials="HL">
    <w:p w:rsidR="00611061" w:rsidRPr="0091296F" w:rsidRDefault="00611061">
      <w:pPr>
        <w:pStyle w:val="CommentText"/>
        <w:rPr>
          <w:lang w:val="nl-NL"/>
        </w:rPr>
      </w:pPr>
      <w:r>
        <w:rPr>
          <w:rStyle w:val="CommentReference"/>
        </w:rPr>
        <w:annotationRef/>
      </w:r>
      <w:r w:rsidRPr="0091296F">
        <w:rPr>
          <w:lang w:val="nl-NL"/>
        </w:rPr>
        <w:t xml:space="preserve">Mag van mij ook gewoon weg hoor. </w:t>
      </w:r>
    </w:p>
  </w:comment>
  <w:comment w:id="21" w:author="Hester Lingsma" w:date="2020-06-05T09:05:00Z" w:initials="HL">
    <w:p w:rsidR="005F0C12" w:rsidRDefault="005F0C12">
      <w:pPr>
        <w:pStyle w:val="CommentText"/>
      </w:pPr>
      <w:r>
        <w:rPr>
          <w:rStyle w:val="CommentReference"/>
        </w:rPr>
        <w:annotationRef/>
      </w:r>
      <w:r>
        <w:t xml:space="preserve">Mini summary </w:t>
      </w:r>
    </w:p>
  </w:comment>
  <w:comment w:id="29" w:author="E.M. Krijkamp" w:date="2020-05-15T11:32:00Z" w:initials="EK">
    <w:p w:rsidR="00611061" w:rsidRPr="00633DE9" w:rsidRDefault="00611061">
      <w:r w:rsidRPr="00633DE9">
        <w:t>Check with the journal if they are ok with this.</w:t>
      </w:r>
      <w:r>
        <w:annotationRef/>
      </w:r>
      <w:r>
        <w:annotationRef/>
      </w:r>
      <w:r>
        <w:annotationRef/>
      </w:r>
    </w:p>
  </w:comment>
  <w:comment w:id="26" w:author="Hester Lingsma" w:date="2020-06-05T09:05:00Z" w:initials="HL">
    <w:p w:rsidR="005F0C12" w:rsidRPr="005F0C12" w:rsidRDefault="005F0C12">
      <w:pPr>
        <w:pStyle w:val="CommentText"/>
        <w:rPr>
          <w:lang w:val="nl-NL"/>
        </w:rPr>
      </w:pPr>
      <w:r>
        <w:rPr>
          <w:rStyle w:val="CommentReference"/>
        </w:rPr>
        <w:annotationRef/>
      </w:r>
      <w:r w:rsidRPr="005F0C12">
        <w:rPr>
          <w:lang w:val="nl-NL"/>
        </w:rPr>
        <w:t xml:space="preserve">Dit </w:t>
      </w:r>
      <w:proofErr w:type="spellStart"/>
      <w:r w:rsidRPr="005F0C12">
        <w:rPr>
          <w:lang w:val="nl-NL"/>
        </w:rPr>
        <w:t>evt</w:t>
      </w:r>
      <w:proofErr w:type="spellEnd"/>
      <w:r w:rsidRPr="005F0C12">
        <w:rPr>
          <w:lang w:val="nl-NL"/>
        </w:rPr>
        <w:t xml:space="preserve"> helemaal naar beneden? </w:t>
      </w:r>
    </w:p>
  </w:comment>
  <w:comment w:id="44" w:author="Hester Lingsma" w:date="2020-06-03T08:40:00Z" w:initials="HL">
    <w:p w:rsidR="00611061" w:rsidRPr="0091296F" w:rsidRDefault="00611061">
      <w:pPr>
        <w:pStyle w:val="CommentText"/>
        <w:rPr>
          <w:lang w:val="nl-NL"/>
        </w:rPr>
      </w:pPr>
      <w:r>
        <w:rPr>
          <w:rStyle w:val="CommentReference"/>
        </w:rPr>
        <w:annotationRef/>
      </w:r>
      <w:r w:rsidR="005F0C12">
        <w:rPr>
          <w:lang w:val="nl-NL"/>
        </w:rPr>
        <w:t>Wat ik heb verplaatste ging over input parameter (</w:t>
      </w:r>
      <w:proofErr w:type="spellStart"/>
      <w:r w:rsidR="005F0C12">
        <w:rPr>
          <w:lang w:val="nl-NL"/>
        </w:rPr>
        <w:t>age</w:t>
      </w:r>
      <w:proofErr w:type="spellEnd"/>
      <w:r w:rsidR="005F0C12">
        <w:rPr>
          <w:lang w:val="nl-NL"/>
        </w:rPr>
        <w:t xml:space="preserve">) </w:t>
      </w:r>
    </w:p>
  </w:comment>
  <w:comment w:id="48" w:author="Hester Lingsma" w:date="2020-06-05T09:04:00Z" w:initials="HL">
    <w:p w:rsidR="005F0C12" w:rsidRPr="005F0C12" w:rsidRDefault="005F0C12">
      <w:pPr>
        <w:pStyle w:val="CommentText"/>
        <w:rPr>
          <w:lang w:val="nl-NL"/>
        </w:rPr>
      </w:pPr>
      <w:r>
        <w:rPr>
          <w:rStyle w:val="CommentReference"/>
        </w:rPr>
        <w:annotationRef/>
      </w:r>
      <w:r w:rsidRPr="005F0C12">
        <w:rPr>
          <w:lang w:val="nl-NL"/>
        </w:rPr>
        <w:t xml:space="preserve">In </w:t>
      </w:r>
      <w:proofErr w:type="spellStart"/>
      <w:r w:rsidRPr="005F0C12">
        <w:rPr>
          <w:lang w:val="nl-NL"/>
        </w:rPr>
        <w:t>disucssie</w:t>
      </w:r>
      <w:proofErr w:type="spellEnd"/>
      <w:r w:rsidRPr="005F0C12">
        <w:rPr>
          <w:lang w:val="nl-NL"/>
        </w:rPr>
        <w:t xml:space="preserve">? Of anders bij die </w:t>
      </w:r>
      <w:r>
        <w:rPr>
          <w:lang w:val="nl-NL"/>
        </w:rPr>
        <w:t xml:space="preserve">mini </w:t>
      </w:r>
      <w:proofErr w:type="spellStart"/>
      <w:r>
        <w:rPr>
          <w:lang w:val="nl-NL"/>
        </w:rPr>
        <w:t>mummary</w:t>
      </w:r>
      <w:proofErr w:type="spellEnd"/>
      <w:r>
        <w:rPr>
          <w:lang w:val="nl-NL"/>
        </w:rPr>
        <w:t xml:space="preserve"> </w:t>
      </w:r>
    </w:p>
  </w:comment>
  <w:comment w:id="52" w:author="Hester Lingsma" w:date="2020-06-05T09:06:00Z" w:initials="HL">
    <w:p w:rsidR="005F0C12" w:rsidRPr="005F0C12" w:rsidRDefault="005F0C12">
      <w:pPr>
        <w:pStyle w:val="CommentText"/>
        <w:rPr>
          <w:lang w:val="nl-NL"/>
        </w:rPr>
      </w:pPr>
      <w:r>
        <w:rPr>
          <w:rStyle w:val="CommentReference"/>
        </w:rPr>
        <w:annotationRef/>
      </w:r>
      <w:r w:rsidRPr="005F0C12">
        <w:rPr>
          <w:lang w:val="nl-NL"/>
        </w:rPr>
        <w:t>Dit naa</w:t>
      </w:r>
      <w:r>
        <w:rPr>
          <w:lang w:val="nl-NL"/>
        </w:rPr>
        <w:t xml:space="preserve">r boven gehaald (voor model) en input </w:t>
      </w:r>
      <w:proofErr w:type="spellStart"/>
      <w:r>
        <w:rPr>
          <w:lang w:val="nl-NL"/>
        </w:rPr>
        <w:t>prarameters</w:t>
      </w:r>
      <w:proofErr w:type="spellEnd"/>
      <w:r>
        <w:rPr>
          <w:lang w:val="nl-NL"/>
        </w:rPr>
        <w:t xml:space="preserve"> </w:t>
      </w:r>
      <w:proofErr w:type="spellStart"/>
      <w:r>
        <w:rPr>
          <w:lang w:val="nl-NL"/>
        </w:rPr>
        <w:t>genomed</w:t>
      </w:r>
      <w:proofErr w:type="spellEnd"/>
      <w:r>
        <w:rPr>
          <w:lang w:val="nl-NL"/>
        </w:rPr>
        <w:t xml:space="preserve"> ter </w:t>
      </w:r>
      <w:proofErr w:type="spellStart"/>
      <w:r>
        <w:rPr>
          <w:lang w:val="nl-NL"/>
        </w:rPr>
        <w:t>vegelijking</w:t>
      </w:r>
      <w:proofErr w:type="spellEnd"/>
      <w:r>
        <w:rPr>
          <w:lang w:val="nl-NL"/>
        </w:rPr>
        <w:t xml:space="preserve"> met de mini summary. </w:t>
      </w:r>
    </w:p>
  </w:comment>
  <w:comment w:id="59" w:author="Hester Lingsma" w:date="2020-06-05T09:09:00Z" w:initials="HL">
    <w:p w:rsidR="005F0C12" w:rsidRPr="005F0C12" w:rsidRDefault="005F0C12">
      <w:pPr>
        <w:pStyle w:val="CommentText"/>
        <w:rPr>
          <w:lang w:val="nl-NL"/>
        </w:rPr>
      </w:pPr>
      <w:r>
        <w:rPr>
          <w:rStyle w:val="CommentReference"/>
        </w:rPr>
        <w:annotationRef/>
      </w:r>
      <w:r w:rsidRPr="005F0C12">
        <w:rPr>
          <w:lang w:val="nl-NL"/>
        </w:rPr>
        <w:t xml:space="preserve">Even checken of we nou consistent treatment </w:t>
      </w:r>
      <w:proofErr w:type="spellStart"/>
      <w:r>
        <w:rPr>
          <w:lang w:val="nl-NL"/>
        </w:rPr>
        <w:t>danwel</w:t>
      </w:r>
      <w:proofErr w:type="spellEnd"/>
      <w:r>
        <w:rPr>
          <w:lang w:val="nl-NL"/>
        </w:rPr>
        <w:t xml:space="preserve"> </w:t>
      </w:r>
      <w:r w:rsidRPr="005F0C12">
        <w:rPr>
          <w:lang w:val="nl-NL"/>
        </w:rPr>
        <w:t xml:space="preserve"> </w:t>
      </w:r>
      <w:proofErr w:type="spellStart"/>
      <w:r w:rsidRPr="005F0C12">
        <w:rPr>
          <w:lang w:val="nl-NL"/>
        </w:rPr>
        <w:t>surgery</w:t>
      </w:r>
      <w:proofErr w:type="spellEnd"/>
      <w:r w:rsidRPr="005F0C12">
        <w:rPr>
          <w:lang w:val="nl-NL"/>
        </w:rPr>
        <w:t xml:space="preserve"> gebruiken. </w:t>
      </w:r>
    </w:p>
  </w:comment>
  <w:comment w:id="110" w:author="Hester Lingsma" w:date="2020-06-05T09:00:00Z" w:initials="HL">
    <w:p w:rsidR="005F0C12" w:rsidRPr="005F0C12" w:rsidRDefault="005F0C12">
      <w:pPr>
        <w:pStyle w:val="CommentText"/>
        <w:rPr>
          <w:lang w:val="nl-NL"/>
        </w:rPr>
      </w:pPr>
      <w:r>
        <w:rPr>
          <w:rStyle w:val="CommentReference"/>
        </w:rPr>
        <w:annotationRef/>
      </w:r>
      <w:r w:rsidRPr="005F0C12">
        <w:rPr>
          <w:lang w:val="nl-NL"/>
        </w:rPr>
        <w:t xml:space="preserve">Sloeg dit op </w:t>
      </w:r>
      <w:proofErr w:type="spellStart"/>
      <w:r w:rsidRPr="005F0C12">
        <w:rPr>
          <w:lang w:val="nl-NL"/>
        </w:rPr>
        <w:t>age</w:t>
      </w:r>
      <w:proofErr w:type="spellEnd"/>
      <w:r w:rsidRPr="005F0C12">
        <w:rPr>
          <w:lang w:val="nl-NL"/>
        </w:rPr>
        <w:t xml:space="preserve"> of op </w:t>
      </w:r>
      <w:r>
        <w:rPr>
          <w:lang w:val="nl-NL"/>
        </w:rPr>
        <w:t xml:space="preserve">survival? Als dat laatste, verplaatsen. </w:t>
      </w:r>
    </w:p>
  </w:comment>
  <w:comment w:id="116" w:author="Hester Lingsma" w:date="2020-06-03T08:40:00Z" w:initials="HL">
    <w:p w:rsidR="00611061" w:rsidRPr="0091296F" w:rsidRDefault="00611061">
      <w:pPr>
        <w:pStyle w:val="CommentText"/>
        <w:rPr>
          <w:lang w:val="nl-NL"/>
        </w:rPr>
      </w:pPr>
      <w:r>
        <w:rPr>
          <w:rStyle w:val="CommentReference"/>
        </w:rPr>
        <w:annotationRef/>
      </w:r>
      <w:r w:rsidRPr="0091296F">
        <w:rPr>
          <w:lang w:val="nl-NL"/>
        </w:rPr>
        <w:t xml:space="preserve">Onder model? Is </w:t>
      </w:r>
      <w:proofErr w:type="spellStart"/>
      <w:r w:rsidRPr="0091296F">
        <w:rPr>
          <w:lang w:val="nl-NL"/>
        </w:rPr>
        <w:t>assumption</w:t>
      </w:r>
      <w:proofErr w:type="spellEnd"/>
      <w:r w:rsidRPr="0091296F">
        <w:rPr>
          <w:lang w:val="nl-NL"/>
        </w:rPr>
        <w:t xml:space="preserve"> van mode</w:t>
      </w:r>
      <w:r>
        <w:rPr>
          <w:lang w:val="nl-NL"/>
        </w:rPr>
        <w:t xml:space="preserve">l </w:t>
      </w:r>
    </w:p>
  </w:comment>
  <w:comment w:id="119" w:author="Hester Lingsma" w:date="2020-06-05T09:55:00Z" w:initials="HL">
    <w:p w:rsidR="00B37BD8" w:rsidRPr="00B37BD8" w:rsidRDefault="00B37BD8">
      <w:pPr>
        <w:pStyle w:val="CommentText"/>
        <w:rPr>
          <w:lang w:val="nl-NL"/>
        </w:rPr>
      </w:pPr>
      <w:r>
        <w:rPr>
          <w:rStyle w:val="CommentReference"/>
        </w:rPr>
        <w:annotationRef/>
      </w:r>
      <w:r w:rsidRPr="00B37BD8">
        <w:rPr>
          <w:lang w:val="nl-NL"/>
        </w:rPr>
        <w:t>Zie hieronder suggest</w:t>
      </w:r>
      <w:r>
        <w:rPr>
          <w:lang w:val="nl-NL"/>
        </w:rPr>
        <w:t xml:space="preserve">ie voor output parameters </w:t>
      </w:r>
    </w:p>
  </w:comment>
  <w:comment w:id="123" w:author="Hester Lingsma" w:date="2020-06-05T09:21:00Z" w:initials="HL">
    <w:p w:rsidR="00DF580F" w:rsidRPr="00DF580F" w:rsidRDefault="00DF580F">
      <w:pPr>
        <w:pStyle w:val="CommentText"/>
        <w:rPr>
          <w:lang w:val="nl-NL"/>
        </w:rPr>
      </w:pPr>
      <w:r>
        <w:rPr>
          <w:rStyle w:val="CommentReference"/>
        </w:rPr>
        <w:annotationRef/>
      </w:r>
      <w:r>
        <w:rPr>
          <w:lang w:val="nl-NL"/>
        </w:rPr>
        <w:t>Verplaatst</w:t>
      </w:r>
      <w:r w:rsidRPr="00DF580F">
        <w:rPr>
          <w:lang w:val="nl-NL"/>
        </w:rPr>
        <w:t xml:space="preserve"> van boven </w:t>
      </w:r>
    </w:p>
  </w:comment>
  <w:comment w:id="178" w:author="Hester Lingsma" w:date="2020-06-05T09:21:00Z" w:initials="HL">
    <w:p w:rsidR="00DF580F" w:rsidRPr="00DF580F" w:rsidRDefault="00DF580F">
      <w:pPr>
        <w:pStyle w:val="CommentText"/>
        <w:rPr>
          <w:lang w:val="nl-NL"/>
        </w:rPr>
      </w:pPr>
      <w:r>
        <w:rPr>
          <w:rStyle w:val="CommentReference"/>
        </w:rPr>
        <w:annotationRef/>
      </w:r>
      <w:r w:rsidRPr="00DF580F">
        <w:rPr>
          <w:lang w:val="nl-NL"/>
        </w:rPr>
        <w:t xml:space="preserve">Kleine tussenkop, als onderdeel van model </w:t>
      </w:r>
    </w:p>
  </w:comment>
  <w:comment w:id="183" w:author="Hester Lingsma" w:date="2020-06-05T09:22:00Z" w:initials="HL">
    <w:p w:rsidR="00DF580F" w:rsidRPr="00DF580F" w:rsidRDefault="00DF580F">
      <w:pPr>
        <w:pStyle w:val="CommentText"/>
        <w:rPr>
          <w:lang w:val="nl-NL"/>
        </w:rPr>
      </w:pPr>
      <w:r>
        <w:rPr>
          <w:rStyle w:val="CommentReference"/>
        </w:rPr>
        <w:annotationRef/>
      </w:r>
      <w:r w:rsidRPr="00DF580F">
        <w:rPr>
          <w:lang w:val="nl-NL"/>
        </w:rPr>
        <w:t>En ook voor surviv</w:t>
      </w:r>
      <w:r>
        <w:rPr>
          <w:lang w:val="nl-NL"/>
        </w:rPr>
        <w:t xml:space="preserve">al, </w:t>
      </w:r>
      <w:r w:rsidR="0056681B">
        <w:rPr>
          <w:lang w:val="nl-NL"/>
        </w:rPr>
        <w:t xml:space="preserve">je kan ook dood gaan aan complicatie  </w:t>
      </w:r>
    </w:p>
  </w:comment>
  <w:comment w:id="196" w:author="Hester Lingsma" w:date="2020-06-05T09:31:00Z" w:initials="HL">
    <w:p w:rsidR="0056681B" w:rsidRPr="0056681B" w:rsidRDefault="0056681B">
      <w:pPr>
        <w:pStyle w:val="CommentText"/>
        <w:rPr>
          <w:lang w:val="nl-NL"/>
        </w:rPr>
      </w:pPr>
      <w:r>
        <w:rPr>
          <w:rStyle w:val="CommentReference"/>
        </w:rPr>
        <w:annotationRef/>
      </w:r>
      <w:r w:rsidRPr="0056681B">
        <w:rPr>
          <w:lang w:val="nl-NL"/>
        </w:rPr>
        <w:t xml:space="preserve">Ook een beetje omdat er op geen </w:t>
      </w:r>
      <w:proofErr w:type="spellStart"/>
      <w:r w:rsidRPr="0056681B">
        <w:rPr>
          <w:lang w:val="nl-NL"/>
        </w:rPr>
        <w:t>gegenven</w:t>
      </w:r>
      <w:proofErr w:type="spellEnd"/>
      <w:r w:rsidRPr="0056681B">
        <w:rPr>
          <w:lang w:val="nl-NL"/>
        </w:rPr>
        <w:t xml:space="preserve"> </w:t>
      </w:r>
      <w:proofErr w:type="spellStart"/>
      <w:r w:rsidRPr="0056681B">
        <w:rPr>
          <w:lang w:val="nl-NL"/>
        </w:rPr>
        <w:t>moement</w:t>
      </w:r>
      <w:proofErr w:type="spellEnd"/>
      <w:r w:rsidRPr="0056681B">
        <w:rPr>
          <w:lang w:val="nl-NL"/>
        </w:rPr>
        <w:t xml:space="preserve"> </w:t>
      </w:r>
      <w:proofErr w:type="spellStart"/>
      <w:r w:rsidRPr="0056681B">
        <w:rPr>
          <w:lang w:val="nl-NL"/>
        </w:rPr>
        <w:t>gestop</w:t>
      </w:r>
      <w:proofErr w:type="spellEnd"/>
      <w:r w:rsidRPr="0056681B">
        <w:rPr>
          <w:lang w:val="nl-NL"/>
        </w:rPr>
        <w:t xml:space="preserve"> zijn toch? Moeten we dat zeggen? </w:t>
      </w:r>
    </w:p>
  </w:comment>
  <w:comment w:id="198" w:author="Hester Lingsma" w:date="2020-06-05T09:34:00Z" w:initials="HL">
    <w:p w:rsidR="00ED4FD1" w:rsidRPr="00ED4FD1" w:rsidRDefault="00ED4FD1">
      <w:pPr>
        <w:pStyle w:val="CommentText"/>
        <w:rPr>
          <w:lang w:val="nl-NL"/>
        </w:rPr>
      </w:pPr>
      <w:r>
        <w:rPr>
          <w:rStyle w:val="CommentReference"/>
        </w:rPr>
        <w:annotationRef/>
      </w:r>
      <w:r w:rsidRPr="00ED4FD1">
        <w:rPr>
          <w:lang w:val="nl-NL"/>
        </w:rPr>
        <w:t>Eerder treat</w:t>
      </w:r>
      <w:r>
        <w:rPr>
          <w:lang w:val="nl-NL"/>
        </w:rPr>
        <w:t xml:space="preserve">ment en </w:t>
      </w:r>
      <w:proofErr w:type="spellStart"/>
      <w:r>
        <w:rPr>
          <w:lang w:val="nl-NL"/>
        </w:rPr>
        <w:t>surgery</w:t>
      </w:r>
      <w:proofErr w:type="spellEnd"/>
      <w:r>
        <w:rPr>
          <w:lang w:val="nl-NL"/>
        </w:rPr>
        <w:t xml:space="preserve"> </w:t>
      </w:r>
    </w:p>
  </w:comment>
  <w:comment w:id="207" w:author="Hester Lingsma" w:date="2020-06-05T09:34:00Z" w:initials="HL">
    <w:p w:rsidR="00ED4FD1" w:rsidRPr="00ED4FD1" w:rsidRDefault="00ED4FD1">
      <w:pPr>
        <w:pStyle w:val="CommentText"/>
        <w:rPr>
          <w:lang w:val="nl-NL"/>
        </w:rPr>
      </w:pPr>
      <w:r>
        <w:rPr>
          <w:rStyle w:val="CommentReference"/>
        </w:rPr>
        <w:annotationRef/>
      </w:r>
      <w:r w:rsidRPr="00ED4FD1">
        <w:rPr>
          <w:lang w:val="nl-NL"/>
        </w:rPr>
        <w:t xml:space="preserve">Als je </w:t>
      </w:r>
      <w:proofErr w:type="spellStart"/>
      <w:r w:rsidRPr="00ED4FD1">
        <w:rPr>
          <w:lang w:val="nl-NL"/>
        </w:rPr>
        <w:t>methods</w:t>
      </w:r>
      <w:proofErr w:type="spellEnd"/>
      <w:r w:rsidRPr="00ED4FD1">
        <w:rPr>
          <w:lang w:val="nl-NL"/>
        </w:rPr>
        <w:t xml:space="preserve"> niet in detail hebt gelezen snap je hier niets van. </w:t>
      </w:r>
      <w:r>
        <w:rPr>
          <w:lang w:val="nl-NL"/>
        </w:rPr>
        <w:t xml:space="preserve">Daarom uitgebreid </w:t>
      </w:r>
    </w:p>
  </w:comment>
  <w:comment w:id="219" w:author="Hester Lingsma" w:date="2020-06-05T09:39:00Z" w:initials="HL">
    <w:p w:rsidR="00ED4FD1" w:rsidRPr="00ED4FD1" w:rsidRDefault="00ED4FD1">
      <w:pPr>
        <w:pStyle w:val="CommentText"/>
        <w:rPr>
          <w:lang w:val="nl-NL"/>
        </w:rPr>
      </w:pPr>
      <w:r>
        <w:rPr>
          <w:rStyle w:val="CommentReference"/>
        </w:rPr>
        <w:annotationRef/>
      </w:r>
      <w:r w:rsidRPr="00ED4FD1">
        <w:rPr>
          <w:lang w:val="nl-NL"/>
        </w:rPr>
        <w:t xml:space="preserve">Dit in plaats van P </w:t>
      </w:r>
      <w:proofErr w:type="spellStart"/>
      <w:r w:rsidRPr="00ED4FD1">
        <w:rPr>
          <w:lang w:val="nl-NL"/>
        </w:rPr>
        <w:t>value</w:t>
      </w:r>
      <w:proofErr w:type="spellEnd"/>
      <w:r w:rsidRPr="00ED4FD1">
        <w:rPr>
          <w:lang w:val="nl-NL"/>
        </w:rPr>
        <w:t xml:space="preserve">? Of </w:t>
      </w:r>
      <w:proofErr w:type="spellStart"/>
      <w:r w:rsidRPr="00ED4FD1">
        <w:rPr>
          <w:lang w:val="nl-NL"/>
        </w:rPr>
        <w:t>mean</w:t>
      </w:r>
      <w:proofErr w:type="spellEnd"/>
      <w:r w:rsidRPr="00ED4FD1">
        <w:rPr>
          <w:lang w:val="nl-NL"/>
        </w:rPr>
        <w:t xml:space="preserve"> </w:t>
      </w:r>
      <w:proofErr w:type="spellStart"/>
      <w:r w:rsidRPr="00ED4FD1">
        <w:rPr>
          <w:lang w:val="nl-NL"/>
        </w:rPr>
        <w:t>standardized</w:t>
      </w:r>
      <w:proofErr w:type="spellEnd"/>
      <w:r w:rsidRPr="00ED4FD1">
        <w:rPr>
          <w:lang w:val="nl-NL"/>
        </w:rPr>
        <w:t xml:space="preserve"> </w:t>
      </w:r>
      <w:proofErr w:type="spellStart"/>
      <w:r w:rsidRPr="00ED4FD1">
        <w:rPr>
          <w:lang w:val="nl-NL"/>
        </w:rPr>
        <w:t>difference</w:t>
      </w:r>
      <w:proofErr w:type="spellEnd"/>
      <w:r w:rsidRPr="00ED4FD1">
        <w:rPr>
          <w:lang w:val="nl-NL"/>
        </w:rPr>
        <w:t xml:space="preserve">.. </w:t>
      </w:r>
    </w:p>
  </w:comment>
  <w:comment w:id="222" w:author="Hester Lingsma" w:date="2020-06-05T09:39:00Z" w:initials="HL">
    <w:p w:rsidR="00ED4FD1" w:rsidRPr="00ED4FD1" w:rsidRDefault="00ED4FD1">
      <w:pPr>
        <w:pStyle w:val="CommentText"/>
        <w:rPr>
          <w:lang w:val="nl-NL"/>
        </w:rPr>
      </w:pPr>
      <w:r>
        <w:rPr>
          <w:rStyle w:val="CommentReference"/>
        </w:rPr>
        <w:annotationRef/>
      </w:r>
      <w:r w:rsidRPr="00ED4FD1">
        <w:rPr>
          <w:lang w:val="nl-NL"/>
        </w:rPr>
        <w:t xml:space="preserve">Bedoel je found in </w:t>
      </w:r>
      <w:proofErr w:type="spellStart"/>
      <w:r w:rsidRPr="00ED4FD1">
        <w:rPr>
          <w:lang w:val="nl-NL"/>
        </w:rPr>
        <w:t>lieterature</w:t>
      </w:r>
      <w:proofErr w:type="spellEnd"/>
      <w:r w:rsidRPr="00ED4FD1">
        <w:rPr>
          <w:lang w:val="nl-NL"/>
        </w:rPr>
        <w:t xml:space="preserve">? Gezien volgende zin? </w:t>
      </w:r>
    </w:p>
  </w:comment>
  <w:comment w:id="231" w:author="Hester Lingsma" w:date="2020-06-05T09:42:00Z" w:initials="HL">
    <w:p w:rsidR="00ED4FD1" w:rsidRPr="00ED4FD1" w:rsidRDefault="00ED4FD1">
      <w:pPr>
        <w:pStyle w:val="CommentText"/>
        <w:rPr>
          <w:lang w:val="nl-NL"/>
        </w:rPr>
      </w:pPr>
      <w:r>
        <w:rPr>
          <w:rStyle w:val="CommentReference"/>
        </w:rPr>
        <w:annotationRef/>
      </w:r>
      <w:r w:rsidRPr="00ED4FD1">
        <w:rPr>
          <w:lang w:val="nl-NL"/>
        </w:rPr>
        <w:t xml:space="preserve">Staat dit in </w:t>
      </w:r>
      <w:proofErr w:type="spellStart"/>
      <w:r w:rsidRPr="00ED4FD1">
        <w:rPr>
          <w:lang w:val="nl-NL"/>
        </w:rPr>
        <w:t>methods</w:t>
      </w:r>
      <w:proofErr w:type="spellEnd"/>
      <w:r w:rsidRPr="00ED4FD1">
        <w:rPr>
          <w:lang w:val="nl-NL"/>
        </w:rPr>
        <w:t xml:space="preserve">? </w:t>
      </w:r>
      <w:r>
        <w:rPr>
          <w:lang w:val="nl-NL"/>
        </w:rPr>
        <w:t xml:space="preserve">Ook dat we beide hebben </w:t>
      </w:r>
      <w:proofErr w:type="spellStart"/>
      <w:r>
        <w:rPr>
          <w:lang w:val="nl-NL"/>
        </w:rPr>
        <w:t>iutgerekend</w:t>
      </w:r>
      <w:proofErr w:type="spellEnd"/>
      <w:r>
        <w:rPr>
          <w:lang w:val="nl-NL"/>
        </w:rPr>
        <w:t xml:space="preserve">? </w:t>
      </w:r>
    </w:p>
  </w:comment>
  <w:comment w:id="232" w:author="Hester Lingsma" w:date="2020-06-05T09:43:00Z" w:initials="HL">
    <w:p w:rsidR="000E4ECE" w:rsidRPr="000E4ECE" w:rsidRDefault="000E4ECE">
      <w:pPr>
        <w:pStyle w:val="CommentText"/>
        <w:rPr>
          <w:lang w:val="nl-NL"/>
        </w:rPr>
      </w:pPr>
      <w:r>
        <w:rPr>
          <w:rStyle w:val="CommentReference"/>
        </w:rPr>
        <w:annotationRef/>
      </w:r>
      <w:r w:rsidRPr="000E4ECE">
        <w:rPr>
          <w:lang w:val="nl-NL"/>
        </w:rPr>
        <w:t xml:space="preserve">0.35 noem je </w:t>
      </w:r>
      <w:proofErr w:type="spellStart"/>
      <w:r>
        <w:rPr>
          <w:lang w:val="nl-NL"/>
        </w:rPr>
        <w:t>moderately</w:t>
      </w:r>
      <w:proofErr w:type="spellEnd"/>
      <w:r>
        <w:rPr>
          <w:lang w:val="nl-NL"/>
        </w:rPr>
        <w:t xml:space="preserve">, hier meer de suggestie dat het laag is, maar geen verschil? </w:t>
      </w:r>
    </w:p>
  </w:comment>
  <w:comment w:id="233" w:author="Hester Lingsma" w:date="2020-06-05T09:44:00Z" w:initials="HL">
    <w:p w:rsidR="000E4ECE" w:rsidRPr="000E4ECE" w:rsidRDefault="000E4ECE">
      <w:pPr>
        <w:pStyle w:val="CommentText"/>
        <w:rPr>
          <w:lang w:val="nl-NL"/>
        </w:rPr>
      </w:pPr>
      <w:r>
        <w:rPr>
          <w:rStyle w:val="CommentReference"/>
        </w:rPr>
        <w:annotationRef/>
      </w:r>
      <w:r w:rsidRPr="000E4ECE">
        <w:rPr>
          <w:lang w:val="nl-NL"/>
        </w:rPr>
        <w:t>Dan hi</w:t>
      </w:r>
      <w:r>
        <w:rPr>
          <w:lang w:val="nl-NL"/>
        </w:rPr>
        <w:t>e</w:t>
      </w:r>
      <w:r w:rsidRPr="000E4ECE">
        <w:rPr>
          <w:lang w:val="nl-NL"/>
        </w:rPr>
        <w:t>r</w:t>
      </w:r>
      <w:r>
        <w:rPr>
          <w:lang w:val="nl-NL"/>
        </w:rPr>
        <w:t xml:space="preserve"> </w:t>
      </w:r>
      <w:r w:rsidRPr="000E4ECE">
        <w:rPr>
          <w:lang w:val="nl-NL"/>
        </w:rPr>
        <w:t xml:space="preserve">ook weer een </w:t>
      </w:r>
      <w:r>
        <w:rPr>
          <w:lang w:val="nl-NL"/>
        </w:rPr>
        <w:t xml:space="preserve">cor </w:t>
      </w:r>
      <w:proofErr w:type="spellStart"/>
      <w:r>
        <w:rPr>
          <w:lang w:val="nl-NL"/>
        </w:rPr>
        <w:t>coef</w:t>
      </w:r>
      <w:proofErr w:type="spellEnd"/>
      <w:r>
        <w:rPr>
          <w:lang w:val="nl-NL"/>
        </w:rPr>
        <w:t xml:space="preserve">? </w:t>
      </w:r>
    </w:p>
  </w:comment>
  <w:comment w:id="288" w:author="Hester Lingsma" w:date="2020-06-05T10:01:00Z" w:initials="HL">
    <w:p w:rsidR="00B37BD8" w:rsidRPr="00B37BD8" w:rsidRDefault="00B37BD8">
      <w:pPr>
        <w:pStyle w:val="CommentText"/>
        <w:rPr>
          <w:lang w:val="nl-NL"/>
        </w:rPr>
      </w:pPr>
      <w:r>
        <w:rPr>
          <w:rStyle w:val="CommentReference"/>
        </w:rPr>
        <w:annotationRef/>
      </w:r>
      <w:r w:rsidRPr="00B37BD8">
        <w:rPr>
          <w:lang w:val="nl-NL"/>
        </w:rPr>
        <w:t>Refs? Of voorbeeldje van di</w:t>
      </w:r>
      <w:r>
        <w:rPr>
          <w:lang w:val="nl-NL"/>
        </w:rPr>
        <w:t xml:space="preserve">e </w:t>
      </w:r>
      <w:proofErr w:type="spellStart"/>
      <w:r>
        <w:rPr>
          <w:lang w:val="nl-NL"/>
        </w:rPr>
        <w:t>Hafez</w:t>
      </w:r>
      <w:proofErr w:type="spellEnd"/>
      <w:r>
        <w:rPr>
          <w:lang w:val="nl-NL"/>
        </w:rPr>
        <w:t xml:space="preserve">? Die in ons </w:t>
      </w:r>
      <w:proofErr w:type="spellStart"/>
      <w:r>
        <w:rPr>
          <w:lang w:val="nl-NL"/>
        </w:rPr>
        <w:t>zh</w:t>
      </w:r>
      <w:proofErr w:type="spellEnd"/>
      <w:r>
        <w:rPr>
          <w:lang w:val="nl-NL"/>
        </w:rPr>
        <w:t xml:space="preserve"> werkt, weet de naam even niet…</w:t>
      </w:r>
    </w:p>
  </w:comment>
  <w:comment w:id="297" w:author="E.M. Krijkamp" w:date="2020-05-19T22:22:00Z" w:initials="EK">
    <w:p w:rsidR="00611061" w:rsidRPr="00FE2640" w:rsidRDefault="00611061">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298" w:author="E.M. Krijkamp" w:date="2020-06-01T22:13:00Z" w:initials="EK">
    <w:p w:rsidR="00611061" w:rsidRPr="00CD04DB" w:rsidRDefault="00611061">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303" w:author="Hester Lingsma" w:date="2020-06-05T10:09:00Z" w:initials="HL">
    <w:p w:rsidR="00A90A70" w:rsidRPr="00A90A70" w:rsidRDefault="00A90A70">
      <w:pPr>
        <w:pStyle w:val="CommentText"/>
        <w:rPr>
          <w:lang w:val="nl-NL"/>
        </w:rPr>
      </w:pPr>
      <w:r>
        <w:rPr>
          <w:rStyle w:val="CommentReference"/>
        </w:rPr>
        <w:annotationRef/>
      </w:r>
      <w:r w:rsidRPr="00A90A70">
        <w:rPr>
          <w:lang w:val="nl-NL"/>
        </w:rPr>
        <w:t xml:space="preserve">Ook een minder </w:t>
      </w:r>
      <w:proofErr w:type="spellStart"/>
      <w:r w:rsidRPr="00A90A70">
        <w:rPr>
          <w:lang w:val="nl-NL"/>
        </w:rPr>
        <w:t>techinshce</w:t>
      </w:r>
      <w:proofErr w:type="spellEnd"/>
      <w:r w:rsidRPr="00A90A70">
        <w:rPr>
          <w:lang w:val="nl-NL"/>
        </w:rPr>
        <w:t xml:space="preserve"> formulering hierbij</w:t>
      </w:r>
      <w:r>
        <w:rPr>
          <w:lang w:val="nl-NL"/>
        </w:rPr>
        <w:t xml:space="preserve"> zoals besproken </w:t>
      </w:r>
    </w:p>
  </w:comment>
</w:comments>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588" w:rsidRDefault="00B93588" w:rsidP="00FE7393">
      <w:r>
        <w:separator/>
      </w:r>
    </w:p>
  </w:endnote>
  <w:endnote w:type="continuationSeparator" w:id="0">
    <w:p w:rsidR="00B93588" w:rsidRDefault="00B93588"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Content>
      <w:p w:rsidR="00611061" w:rsidRDefault="00611061" w:rsidP="006110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11061" w:rsidRDefault="00611061"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Content>
      <w:p w:rsidR="00611061" w:rsidRDefault="00611061" w:rsidP="006110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11061" w:rsidRDefault="00611061"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588" w:rsidRDefault="00B93588" w:rsidP="00FE7393">
      <w:r>
        <w:separator/>
      </w:r>
    </w:p>
  </w:footnote>
  <w:footnote w:type="continuationSeparator" w:id="0">
    <w:p w:rsidR="00B93588" w:rsidRDefault="00B93588"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5"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7"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8"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9"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6"/>
  </w:num>
  <w:num w:numId="4">
    <w:abstractNumId w:val="9"/>
  </w:num>
  <w:num w:numId="5">
    <w:abstractNumId w:val="7"/>
  </w:num>
  <w:num w:numId="6">
    <w:abstractNumId w:val="4"/>
  </w:num>
  <w:num w:numId="7">
    <w:abstractNumId w:val="3"/>
  </w:num>
  <w:num w:numId="8">
    <w:abstractNumId w:val="1"/>
  </w:num>
  <w:num w:numId="9">
    <w:abstractNumId w:val="11"/>
  </w:num>
  <w:num w:numId="10">
    <w:abstractNumId w:val="5"/>
  </w:num>
  <w:num w:numId="11">
    <w:abstractNumId w:val="12"/>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rson w15:author="Hester Lingsma">
    <w15:presenceInfo w15:providerId="None" w15:userId="Hester Lings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30A2"/>
    <w:rsid w:val="00013137"/>
    <w:rsid w:val="00024EE6"/>
    <w:rsid w:val="00027475"/>
    <w:rsid w:val="000429EA"/>
    <w:rsid w:val="00045505"/>
    <w:rsid w:val="000540A2"/>
    <w:rsid w:val="00055008"/>
    <w:rsid w:val="000611E7"/>
    <w:rsid w:val="00061D66"/>
    <w:rsid w:val="00063929"/>
    <w:rsid w:val="00083EFD"/>
    <w:rsid w:val="0008B50C"/>
    <w:rsid w:val="000960D9"/>
    <w:rsid w:val="000A1DDC"/>
    <w:rsid w:val="000A2011"/>
    <w:rsid w:val="000B024F"/>
    <w:rsid w:val="000B6FDB"/>
    <w:rsid w:val="000C2C4F"/>
    <w:rsid w:val="000C32EF"/>
    <w:rsid w:val="000C7112"/>
    <w:rsid w:val="000D187D"/>
    <w:rsid w:val="000D7728"/>
    <w:rsid w:val="000D79FE"/>
    <w:rsid w:val="000E4643"/>
    <w:rsid w:val="000E4ECE"/>
    <w:rsid w:val="000EA3A3"/>
    <w:rsid w:val="000F1AFD"/>
    <w:rsid w:val="000F21BC"/>
    <w:rsid w:val="000F224F"/>
    <w:rsid w:val="00100057"/>
    <w:rsid w:val="00110D40"/>
    <w:rsid w:val="00111C46"/>
    <w:rsid w:val="00114092"/>
    <w:rsid w:val="0011909D"/>
    <w:rsid w:val="00121FE0"/>
    <w:rsid w:val="00122272"/>
    <w:rsid w:val="00132981"/>
    <w:rsid w:val="00135BA6"/>
    <w:rsid w:val="00141C7D"/>
    <w:rsid w:val="00145258"/>
    <w:rsid w:val="00150F00"/>
    <w:rsid w:val="00163436"/>
    <w:rsid w:val="00163AE5"/>
    <w:rsid w:val="00167841"/>
    <w:rsid w:val="0017F927"/>
    <w:rsid w:val="00182E81"/>
    <w:rsid w:val="00186ECC"/>
    <w:rsid w:val="00194496"/>
    <w:rsid w:val="001A7B3E"/>
    <w:rsid w:val="001B27F8"/>
    <w:rsid w:val="001B3615"/>
    <w:rsid w:val="001C638F"/>
    <w:rsid w:val="001C7EE9"/>
    <w:rsid w:val="001C7EFB"/>
    <w:rsid w:val="001E1B6B"/>
    <w:rsid w:val="001E1D2F"/>
    <w:rsid w:val="001E4191"/>
    <w:rsid w:val="001E60E4"/>
    <w:rsid w:val="001E69DE"/>
    <w:rsid w:val="001F3FAE"/>
    <w:rsid w:val="001F69FD"/>
    <w:rsid w:val="00200F83"/>
    <w:rsid w:val="0020337C"/>
    <w:rsid w:val="002048D1"/>
    <w:rsid w:val="00204932"/>
    <w:rsid w:val="00204EDB"/>
    <w:rsid w:val="00212C81"/>
    <w:rsid w:val="0021737E"/>
    <w:rsid w:val="002208A9"/>
    <w:rsid w:val="00226F78"/>
    <w:rsid w:val="00234D3C"/>
    <w:rsid w:val="002409F6"/>
    <w:rsid w:val="002616F5"/>
    <w:rsid w:val="00264033"/>
    <w:rsid w:val="00270429"/>
    <w:rsid w:val="00270992"/>
    <w:rsid w:val="0027277E"/>
    <w:rsid w:val="00272DEE"/>
    <w:rsid w:val="00282BDB"/>
    <w:rsid w:val="002853BC"/>
    <w:rsid w:val="002A1915"/>
    <w:rsid w:val="002A1A07"/>
    <w:rsid w:val="002A5B41"/>
    <w:rsid w:val="002B628B"/>
    <w:rsid w:val="002BFCA2"/>
    <w:rsid w:val="002C1AFD"/>
    <w:rsid w:val="002C36B7"/>
    <w:rsid w:val="002C51AB"/>
    <w:rsid w:val="002D33ED"/>
    <w:rsid w:val="002E38CB"/>
    <w:rsid w:val="002E445A"/>
    <w:rsid w:val="002E69C4"/>
    <w:rsid w:val="002F129C"/>
    <w:rsid w:val="002F3C82"/>
    <w:rsid w:val="002F706E"/>
    <w:rsid w:val="002FF898"/>
    <w:rsid w:val="00301FCB"/>
    <w:rsid w:val="00306820"/>
    <w:rsid w:val="0030D55C"/>
    <w:rsid w:val="00320D1E"/>
    <w:rsid w:val="00325509"/>
    <w:rsid w:val="00330D41"/>
    <w:rsid w:val="00349842"/>
    <w:rsid w:val="003522E9"/>
    <w:rsid w:val="00354D49"/>
    <w:rsid w:val="00363A0B"/>
    <w:rsid w:val="003655B2"/>
    <w:rsid w:val="003657B7"/>
    <w:rsid w:val="00367FD8"/>
    <w:rsid w:val="00382F62"/>
    <w:rsid w:val="00384F89"/>
    <w:rsid w:val="00387662"/>
    <w:rsid w:val="003A3C68"/>
    <w:rsid w:val="003B0009"/>
    <w:rsid w:val="003B106D"/>
    <w:rsid w:val="003B2FCA"/>
    <w:rsid w:val="003BDB2E"/>
    <w:rsid w:val="003D1200"/>
    <w:rsid w:val="003D21E0"/>
    <w:rsid w:val="003D303F"/>
    <w:rsid w:val="003D7C36"/>
    <w:rsid w:val="003E5752"/>
    <w:rsid w:val="003E6411"/>
    <w:rsid w:val="003E7E19"/>
    <w:rsid w:val="003F358C"/>
    <w:rsid w:val="003F791B"/>
    <w:rsid w:val="0040314D"/>
    <w:rsid w:val="00404623"/>
    <w:rsid w:val="00404879"/>
    <w:rsid w:val="004057AB"/>
    <w:rsid w:val="00407C57"/>
    <w:rsid w:val="004163EC"/>
    <w:rsid w:val="0042311D"/>
    <w:rsid w:val="00424F66"/>
    <w:rsid w:val="004257EC"/>
    <w:rsid w:val="00436E4B"/>
    <w:rsid w:val="004417D8"/>
    <w:rsid w:val="004432D2"/>
    <w:rsid w:val="0044C3EB"/>
    <w:rsid w:val="00450D5F"/>
    <w:rsid w:val="00453343"/>
    <w:rsid w:val="00453CF4"/>
    <w:rsid w:val="00455D31"/>
    <w:rsid w:val="004602FE"/>
    <w:rsid w:val="0046269E"/>
    <w:rsid w:val="0046477A"/>
    <w:rsid w:val="00466DB7"/>
    <w:rsid w:val="00473490"/>
    <w:rsid w:val="004927B3"/>
    <w:rsid w:val="004A2A67"/>
    <w:rsid w:val="004A341F"/>
    <w:rsid w:val="004A503D"/>
    <w:rsid w:val="004AD833"/>
    <w:rsid w:val="004B240F"/>
    <w:rsid w:val="004C31A4"/>
    <w:rsid w:val="004C5675"/>
    <w:rsid w:val="004D7E65"/>
    <w:rsid w:val="004E1046"/>
    <w:rsid w:val="004F1948"/>
    <w:rsid w:val="00514AC6"/>
    <w:rsid w:val="00514E05"/>
    <w:rsid w:val="00516760"/>
    <w:rsid w:val="005305F4"/>
    <w:rsid w:val="005337D5"/>
    <w:rsid w:val="005439B3"/>
    <w:rsid w:val="00552A94"/>
    <w:rsid w:val="00553247"/>
    <w:rsid w:val="005574D3"/>
    <w:rsid w:val="00557AD1"/>
    <w:rsid w:val="0056187D"/>
    <w:rsid w:val="00562706"/>
    <w:rsid w:val="00563E06"/>
    <w:rsid w:val="005655B5"/>
    <w:rsid w:val="0056681B"/>
    <w:rsid w:val="00572679"/>
    <w:rsid w:val="005847E3"/>
    <w:rsid w:val="00584B7F"/>
    <w:rsid w:val="00591667"/>
    <w:rsid w:val="0059361F"/>
    <w:rsid w:val="005966E7"/>
    <w:rsid w:val="005B7BEB"/>
    <w:rsid w:val="005C112A"/>
    <w:rsid w:val="005C3DBA"/>
    <w:rsid w:val="005C6DC4"/>
    <w:rsid w:val="005D3ED7"/>
    <w:rsid w:val="005D4DFA"/>
    <w:rsid w:val="005D519A"/>
    <w:rsid w:val="005D65F7"/>
    <w:rsid w:val="005E6CB9"/>
    <w:rsid w:val="005F0C12"/>
    <w:rsid w:val="006044A7"/>
    <w:rsid w:val="00611061"/>
    <w:rsid w:val="00613927"/>
    <w:rsid w:val="00613DD2"/>
    <w:rsid w:val="00621B9E"/>
    <w:rsid w:val="00621EAC"/>
    <w:rsid w:val="006308FD"/>
    <w:rsid w:val="00633DE9"/>
    <w:rsid w:val="00641034"/>
    <w:rsid w:val="006479D9"/>
    <w:rsid w:val="0065107A"/>
    <w:rsid w:val="00654393"/>
    <w:rsid w:val="0065685F"/>
    <w:rsid w:val="00657E5E"/>
    <w:rsid w:val="00666D88"/>
    <w:rsid w:val="00673F3F"/>
    <w:rsid w:val="00674DF9"/>
    <w:rsid w:val="0067704D"/>
    <w:rsid w:val="00691552"/>
    <w:rsid w:val="00697FA6"/>
    <w:rsid w:val="006A3DE9"/>
    <w:rsid w:val="006A6508"/>
    <w:rsid w:val="006B4CF0"/>
    <w:rsid w:val="006B5580"/>
    <w:rsid w:val="006B6D0B"/>
    <w:rsid w:val="006C1239"/>
    <w:rsid w:val="006C17F7"/>
    <w:rsid w:val="006C491F"/>
    <w:rsid w:val="006C5B68"/>
    <w:rsid w:val="006C7612"/>
    <w:rsid w:val="006D27F5"/>
    <w:rsid w:val="006D5C27"/>
    <w:rsid w:val="006D76AB"/>
    <w:rsid w:val="006E045E"/>
    <w:rsid w:val="006E1AF4"/>
    <w:rsid w:val="006E5AC7"/>
    <w:rsid w:val="006F2F1B"/>
    <w:rsid w:val="00700C21"/>
    <w:rsid w:val="00705AAD"/>
    <w:rsid w:val="00707E63"/>
    <w:rsid w:val="00714DA1"/>
    <w:rsid w:val="00722EFA"/>
    <w:rsid w:val="0072588B"/>
    <w:rsid w:val="00730ADB"/>
    <w:rsid w:val="00731953"/>
    <w:rsid w:val="00737CE6"/>
    <w:rsid w:val="00740C80"/>
    <w:rsid w:val="00744A56"/>
    <w:rsid w:val="0074641A"/>
    <w:rsid w:val="007503B9"/>
    <w:rsid w:val="00753E4B"/>
    <w:rsid w:val="0076066B"/>
    <w:rsid w:val="007711B2"/>
    <w:rsid w:val="00784C81"/>
    <w:rsid w:val="00787ED8"/>
    <w:rsid w:val="00790DBC"/>
    <w:rsid w:val="0079587E"/>
    <w:rsid w:val="0079D49A"/>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25F6"/>
    <w:rsid w:val="008259F9"/>
    <w:rsid w:val="00825CE2"/>
    <w:rsid w:val="00835D5A"/>
    <w:rsid w:val="0084022E"/>
    <w:rsid w:val="0084601D"/>
    <w:rsid w:val="00846768"/>
    <w:rsid w:val="00846F5B"/>
    <w:rsid w:val="00850014"/>
    <w:rsid w:val="00856579"/>
    <w:rsid w:val="008668E7"/>
    <w:rsid w:val="0088684D"/>
    <w:rsid w:val="008902F1"/>
    <w:rsid w:val="008B1B38"/>
    <w:rsid w:val="008B1D07"/>
    <w:rsid w:val="008C4069"/>
    <w:rsid w:val="008C69CA"/>
    <w:rsid w:val="008D25CB"/>
    <w:rsid w:val="008D6471"/>
    <w:rsid w:val="008E4F7F"/>
    <w:rsid w:val="008F0D9E"/>
    <w:rsid w:val="008F19F8"/>
    <w:rsid w:val="00900DFE"/>
    <w:rsid w:val="0091097D"/>
    <w:rsid w:val="0091296F"/>
    <w:rsid w:val="00921E11"/>
    <w:rsid w:val="0092480E"/>
    <w:rsid w:val="0092623E"/>
    <w:rsid w:val="009262F5"/>
    <w:rsid w:val="00935F63"/>
    <w:rsid w:val="009400C4"/>
    <w:rsid w:val="0094384D"/>
    <w:rsid w:val="00946B0C"/>
    <w:rsid w:val="00947740"/>
    <w:rsid w:val="00952B7B"/>
    <w:rsid w:val="00955A8C"/>
    <w:rsid w:val="00970A14"/>
    <w:rsid w:val="009718DF"/>
    <w:rsid w:val="0097278A"/>
    <w:rsid w:val="00985DBF"/>
    <w:rsid w:val="0099203E"/>
    <w:rsid w:val="00993323"/>
    <w:rsid w:val="00995228"/>
    <w:rsid w:val="00995896"/>
    <w:rsid w:val="009A4495"/>
    <w:rsid w:val="009B4DDF"/>
    <w:rsid w:val="009D5E88"/>
    <w:rsid w:val="009D6D25"/>
    <w:rsid w:val="009D7F52"/>
    <w:rsid w:val="009E62A4"/>
    <w:rsid w:val="009E7D3A"/>
    <w:rsid w:val="009F13BC"/>
    <w:rsid w:val="009F62A4"/>
    <w:rsid w:val="00A00A32"/>
    <w:rsid w:val="00A20331"/>
    <w:rsid w:val="00A25DF7"/>
    <w:rsid w:val="00A27255"/>
    <w:rsid w:val="00A43A3C"/>
    <w:rsid w:val="00A43F26"/>
    <w:rsid w:val="00A505EA"/>
    <w:rsid w:val="00A51144"/>
    <w:rsid w:val="00A6511C"/>
    <w:rsid w:val="00A71485"/>
    <w:rsid w:val="00A841EB"/>
    <w:rsid w:val="00A90A70"/>
    <w:rsid w:val="00AA5D26"/>
    <w:rsid w:val="00AB781F"/>
    <w:rsid w:val="00AC257A"/>
    <w:rsid w:val="00AC2803"/>
    <w:rsid w:val="00AC2F29"/>
    <w:rsid w:val="00AC6F5A"/>
    <w:rsid w:val="00AD37E0"/>
    <w:rsid w:val="00AD53CD"/>
    <w:rsid w:val="00AE7483"/>
    <w:rsid w:val="00AF0E0B"/>
    <w:rsid w:val="00AF6E67"/>
    <w:rsid w:val="00B0055D"/>
    <w:rsid w:val="00B05DB4"/>
    <w:rsid w:val="00B07AF2"/>
    <w:rsid w:val="00B1007B"/>
    <w:rsid w:val="00B10237"/>
    <w:rsid w:val="00B12A7F"/>
    <w:rsid w:val="00B2275C"/>
    <w:rsid w:val="00B243F4"/>
    <w:rsid w:val="00B25DB0"/>
    <w:rsid w:val="00B271FB"/>
    <w:rsid w:val="00B308D5"/>
    <w:rsid w:val="00B33A0A"/>
    <w:rsid w:val="00B36A8C"/>
    <w:rsid w:val="00B37BD8"/>
    <w:rsid w:val="00B433A0"/>
    <w:rsid w:val="00B478AE"/>
    <w:rsid w:val="00B51005"/>
    <w:rsid w:val="00B53AF3"/>
    <w:rsid w:val="00B5450E"/>
    <w:rsid w:val="00B6060C"/>
    <w:rsid w:val="00B6789B"/>
    <w:rsid w:val="00B718C3"/>
    <w:rsid w:val="00B80056"/>
    <w:rsid w:val="00B80DE7"/>
    <w:rsid w:val="00B8641D"/>
    <w:rsid w:val="00B92D2F"/>
    <w:rsid w:val="00B93588"/>
    <w:rsid w:val="00BA1945"/>
    <w:rsid w:val="00BA2617"/>
    <w:rsid w:val="00BA2ECA"/>
    <w:rsid w:val="00BA3F4F"/>
    <w:rsid w:val="00BA5C64"/>
    <w:rsid w:val="00BB41C1"/>
    <w:rsid w:val="00BB515C"/>
    <w:rsid w:val="00BB6E7D"/>
    <w:rsid w:val="00BC7381"/>
    <w:rsid w:val="00BD50BF"/>
    <w:rsid w:val="00BD5E97"/>
    <w:rsid w:val="00BE12DA"/>
    <w:rsid w:val="00BE6480"/>
    <w:rsid w:val="00BED763"/>
    <w:rsid w:val="00BF031F"/>
    <w:rsid w:val="00C0418C"/>
    <w:rsid w:val="00C047C6"/>
    <w:rsid w:val="00C24ED4"/>
    <w:rsid w:val="00C2764C"/>
    <w:rsid w:val="00C34858"/>
    <w:rsid w:val="00C43C4F"/>
    <w:rsid w:val="00C758B4"/>
    <w:rsid w:val="00C76E45"/>
    <w:rsid w:val="00C84BA3"/>
    <w:rsid w:val="00C8778C"/>
    <w:rsid w:val="00C903AF"/>
    <w:rsid w:val="00C927DD"/>
    <w:rsid w:val="00CA1D47"/>
    <w:rsid w:val="00CA5F8E"/>
    <w:rsid w:val="00CB075A"/>
    <w:rsid w:val="00CB2328"/>
    <w:rsid w:val="00CB2BA0"/>
    <w:rsid w:val="00CB396B"/>
    <w:rsid w:val="00CB5091"/>
    <w:rsid w:val="00CB723E"/>
    <w:rsid w:val="00CC041C"/>
    <w:rsid w:val="00CC09A7"/>
    <w:rsid w:val="00CC2B30"/>
    <w:rsid w:val="00CD04DB"/>
    <w:rsid w:val="00CD22EF"/>
    <w:rsid w:val="00CD33A7"/>
    <w:rsid w:val="00CD5FE9"/>
    <w:rsid w:val="00CE22D4"/>
    <w:rsid w:val="00CE570A"/>
    <w:rsid w:val="00CE5CD2"/>
    <w:rsid w:val="00CE7F86"/>
    <w:rsid w:val="00CF0B90"/>
    <w:rsid w:val="00CF102E"/>
    <w:rsid w:val="00CF509E"/>
    <w:rsid w:val="00CF728A"/>
    <w:rsid w:val="00D00CC3"/>
    <w:rsid w:val="00D0423A"/>
    <w:rsid w:val="00D13540"/>
    <w:rsid w:val="00D236A1"/>
    <w:rsid w:val="00D33DD4"/>
    <w:rsid w:val="00D34809"/>
    <w:rsid w:val="00D369EC"/>
    <w:rsid w:val="00D40543"/>
    <w:rsid w:val="00D4128D"/>
    <w:rsid w:val="00D4366E"/>
    <w:rsid w:val="00D50C21"/>
    <w:rsid w:val="00D516BF"/>
    <w:rsid w:val="00D54CA2"/>
    <w:rsid w:val="00D56266"/>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4B44"/>
    <w:rsid w:val="00DC66CB"/>
    <w:rsid w:val="00DC7B5C"/>
    <w:rsid w:val="00DD0AE3"/>
    <w:rsid w:val="00DD3325"/>
    <w:rsid w:val="00DD396F"/>
    <w:rsid w:val="00DD4B8A"/>
    <w:rsid w:val="00DD62AA"/>
    <w:rsid w:val="00DE0036"/>
    <w:rsid w:val="00DE14AF"/>
    <w:rsid w:val="00DE2007"/>
    <w:rsid w:val="00DE2A7F"/>
    <w:rsid w:val="00DE2FFB"/>
    <w:rsid w:val="00DE3710"/>
    <w:rsid w:val="00DF2531"/>
    <w:rsid w:val="00DF53DB"/>
    <w:rsid w:val="00DF580F"/>
    <w:rsid w:val="00DF79C4"/>
    <w:rsid w:val="00E023D0"/>
    <w:rsid w:val="00E07D53"/>
    <w:rsid w:val="00E11164"/>
    <w:rsid w:val="00E14852"/>
    <w:rsid w:val="00E1769B"/>
    <w:rsid w:val="00E20269"/>
    <w:rsid w:val="00E25C4D"/>
    <w:rsid w:val="00E3229F"/>
    <w:rsid w:val="00E4132A"/>
    <w:rsid w:val="00E63B2C"/>
    <w:rsid w:val="00E65A86"/>
    <w:rsid w:val="00E678CD"/>
    <w:rsid w:val="00E70F2E"/>
    <w:rsid w:val="00E90A34"/>
    <w:rsid w:val="00E9EE46"/>
    <w:rsid w:val="00EA5F14"/>
    <w:rsid w:val="00EB10CE"/>
    <w:rsid w:val="00EC12A5"/>
    <w:rsid w:val="00EC198C"/>
    <w:rsid w:val="00EC5B04"/>
    <w:rsid w:val="00ED35E2"/>
    <w:rsid w:val="00ED3925"/>
    <w:rsid w:val="00ED4FD1"/>
    <w:rsid w:val="00EE3565"/>
    <w:rsid w:val="00EE5682"/>
    <w:rsid w:val="00EF2FED"/>
    <w:rsid w:val="00EF4A02"/>
    <w:rsid w:val="00EF5030"/>
    <w:rsid w:val="00F004B3"/>
    <w:rsid w:val="00F02139"/>
    <w:rsid w:val="00F1403D"/>
    <w:rsid w:val="00F16806"/>
    <w:rsid w:val="00F17231"/>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80713"/>
    <w:rsid w:val="00F81350"/>
    <w:rsid w:val="00F83B1C"/>
    <w:rsid w:val="00F93C68"/>
    <w:rsid w:val="00F9423C"/>
    <w:rsid w:val="00F94B06"/>
    <w:rsid w:val="00F963E0"/>
    <w:rsid w:val="00FB1FE8"/>
    <w:rsid w:val="00FB709A"/>
    <w:rsid w:val="00FC2F85"/>
    <w:rsid w:val="00FD0B25"/>
    <w:rsid w:val="00FD0B84"/>
    <w:rsid w:val="00FD2D3A"/>
    <w:rsid w:val="00FD6014"/>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B7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styleId="UnresolvedMention">
    <w:name w:val="Unresolved Mention"/>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rasmusmc-mgz/VB_OR_triage"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77EDC7-34DB-184C-B7A8-0753DCBAC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67939</Words>
  <Characters>387256</Characters>
  <Application>Microsoft Office Word</Application>
  <DocSecurity>0</DocSecurity>
  <Lines>3227</Lines>
  <Paragraphs>908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Hester Lingsma</cp:lastModifiedBy>
  <cp:revision>115</cp:revision>
  <dcterms:created xsi:type="dcterms:W3CDTF">2020-05-30T12:38:00Z</dcterms:created>
  <dcterms:modified xsi:type="dcterms:W3CDTF">2020-06-05T08:11:00Z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