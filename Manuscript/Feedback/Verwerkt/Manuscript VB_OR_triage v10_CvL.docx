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63BD14" w14:textId="446D74E6" w:rsidR="00DA712E" w:rsidRPr="0092480E" w:rsidRDefault="008A122F" w:rsidP="00153762">
      <w:pPr>
        <w:pStyle w:val="Title"/>
        <w:spacing w:line="276" w:lineRule="auto"/>
        <w:rPr>
          <w:rFonts w:ascii="Calibri" w:hAnsi="Calibri" w:cs="Calibri"/>
          <w:lang w:val="en-US"/>
        </w:rPr>
      </w:pPr>
      <w:r>
        <w:rPr>
          <w:rFonts w:ascii="Calibri" w:hAnsi="Calibri" w:cs="Calibri"/>
          <w:lang w:val="en-US"/>
        </w:rPr>
        <w:t xml:space="preserve"> </w:t>
      </w:r>
      <w:r w:rsidR="005145A4">
        <w:rPr>
          <w:rFonts w:ascii="Calibri" w:hAnsi="Calibri" w:cs="Calibri"/>
          <w:lang w:val="en-US"/>
        </w:rPr>
        <w:t>Minimizing Population Health Loss in Times of 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00153762">
      <w:pPr>
        <w:spacing w:line="276" w:lineRule="auto"/>
        <w:rPr>
          <w:rFonts w:ascii="Calibri" w:hAnsi="Calibri" w:cs="Calibri"/>
          <w:i/>
          <w:iCs/>
        </w:rPr>
      </w:pPr>
    </w:p>
    <w:p w14:paraId="4DB354C9" w14:textId="3B1025F9" w:rsidR="34696E4A" w:rsidRPr="00306820" w:rsidRDefault="2C3E4E29" w:rsidP="00153762">
      <w:pPr>
        <w:spacing w:line="276" w:lineRule="auto"/>
        <w:rPr>
          <w:lang w:val="nl-NL"/>
        </w:rPr>
      </w:pPr>
      <w:r w:rsidRPr="00306820">
        <w:rPr>
          <w:rFonts w:ascii="Calibri" w:eastAsia="Calibri" w:hAnsi="Calibri" w:cs="Calibri"/>
          <w:lang w:val="nl-NL"/>
        </w:rPr>
        <w:t>Benjamin Gravesteijn</w:t>
      </w:r>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Eline Krijkamp</w:t>
      </w:r>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Jan Busschbach</w:t>
      </w:r>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Geert Geleijnse</w:t>
      </w:r>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Retel Helmrich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w:t>
      </w:r>
      <w:r w:rsidR="004A5E8C">
        <w:rPr>
          <w:rFonts w:ascii="Calibri" w:eastAsia="Calibri" w:hAnsi="Calibri" w:cs="Calibri"/>
          <w:lang w:val="nl-NL"/>
        </w:rPr>
        <w:t xml:space="preserve"> Ewout Steyerberg (</w:t>
      </w:r>
      <w:r w:rsidR="004A5E8C" w:rsidRPr="004A5E8C">
        <w:rPr>
          <w:rFonts w:ascii="Calibri" w:eastAsia="Calibri" w:hAnsi="Calibri" w:cs="Calibri"/>
          <w:lang w:val="nl-NL"/>
        </w:rPr>
        <w:t>0000-0002-7787-0122</w:t>
      </w:r>
      <w:r w:rsidR="004A5E8C">
        <w:rPr>
          <w:rFonts w:ascii="Calibri" w:eastAsia="Calibri" w:hAnsi="Calibri" w:cs="Calibri"/>
          <w:lang w:val="nl-NL"/>
        </w:rPr>
        <w:t>)</w:t>
      </w:r>
      <w:r w:rsidR="004A5E8C">
        <w:rPr>
          <w:rFonts w:ascii="Calibri" w:eastAsia="Calibri" w:hAnsi="Calibri" w:cs="Calibri"/>
          <w:vertAlign w:val="superscript"/>
          <w:lang w:val="nl-NL"/>
        </w:rPr>
        <w:t>8</w:t>
      </w:r>
      <w:r w:rsidR="004A5E8C">
        <w:rPr>
          <w:rFonts w:ascii="Calibri" w:eastAsia="Calibri" w:hAnsi="Calibri" w:cs="Calibri"/>
          <w:lang w:val="nl-NL"/>
        </w:rPr>
        <w:t>,</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A43F26" w:rsidRPr="00306820">
        <w:rPr>
          <w:rFonts w:ascii="Calibri" w:eastAsia="Calibri" w:hAnsi="Calibri" w:cs="Calibri"/>
          <w:lang w:val="nl-NL"/>
        </w:rPr>
        <w:t>0000-0001-9980-8613</w:t>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Jan van Saase</w:t>
      </w:r>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Hester Lingsma</w:t>
      </w:r>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Rob Baatenburg</w:t>
      </w:r>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and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897825"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w:t>
      </w:r>
      <w:r w:rsidR="004A5E8C">
        <w:rPr>
          <w:rFonts w:ascii="Calibri" w:eastAsia="Calibri" w:hAnsi="Calibri" w:cs="Calibri"/>
          <w:sz w:val="22"/>
          <w:szCs w:val="22"/>
        </w:rPr>
        <w:t>9</w:t>
      </w:r>
      <w:r w:rsidR="006A3DE9">
        <w:rPr>
          <w:rFonts w:ascii="Calibri" w:eastAsia="Calibri" w:hAnsi="Calibri" w:cs="Calibri"/>
          <w:sz w:val="22"/>
          <w:szCs w:val="22"/>
        </w:rPr>
        <w:t>)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4A5E8C">
        <w:rPr>
          <w:rFonts w:ascii="Calibri" w:eastAsia="Calibri" w:hAnsi="Calibri" w:cs="Calibri"/>
          <w:sz w:val="22"/>
          <w:szCs w:val="22"/>
        </w:rPr>
        <w:t>10</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108DE5A"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Based </w:t>
      </w:r>
      <w:r w:rsidR="003A5099">
        <w:rPr>
          <w:rFonts w:ascii="Calibri" w:eastAsia="Calibri" w:hAnsi="Calibri" w:cs="Calibri"/>
          <w:lang w:val="nl-NL"/>
        </w:rPr>
        <w:t>Operation Room Triage</w:t>
      </w:r>
      <w:r w:rsidR="00A43F26" w:rsidRPr="0092480E">
        <w:rPr>
          <w:rFonts w:ascii="Calibri" w:eastAsia="Calibri" w:hAnsi="Calibri" w:cs="Calibri"/>
          <w:lang w:val="nl-NL"/>
        </w:rPr>
        <w:t xml:space="preserve"> team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Bangma,</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Bindels,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Dirven, T</w:t>
      </w:r>
      <w:r w:rsidR="00584B7F" w:rsidRPr="0092480E">
        <w:rPr>
          <w:rFonts w:ascii="Calibri" w:eastAsia="Calibri" w:hAnsi="Calibri" w:cs="Calibri"/>
          <w:lang w:val="nl-NL"/>
        </w:rPr>
        <w:t>jebbe</w:t>
      </w:r>
      <w:r w:rsidR="00E90A34" w:rsidRPr="0092480E">
        <w:rPr>
          <w:rFonts w:ascii="Calibri" w:eastAsia="Calibri" w:hAnsi="Calibri" w:cs="Calibri"/>
          <w:lang w:val="nl-NL"/>
        </w:rPr>
        <w:t xml:space="preserve"> Galema,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Polinder-Bos,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p>
    <w:p w14:paraId="037F937F" w14:textId="5B2DAFC9" w:rsidR="00EC12A5" w:rsidRDefault="0097278A" w:rsidP="00153762">
      <w:pPr>
        <w:pStyle w:val="ListParagraph"/>
        <w:numPr>
          <w:ilvl w:val="0"/>
          <w:numId w:val="12"/>
        </w:numPr>
        <w:spacing w:line="276" w:lineRule="auto"/>
        <w:rPr>
          <w:rFonts w:ascii="Calibri" w:hAnsi="Calibri" w:cs="Calibri"/>
        </w:rPr>
      </w:pPr>
      <w:commentRangeStart w:id="0"/>
      <w:r w:rsidRPr="0092480E">
        <w:rPr>
          <w:rFonts w:ascii="Calibri" w:hAnsi="Calibri" w:cs="Calibri"/>
        </w:rPr>
        <w:t>NEJM</w:t>
      </w:r>
      <w:commentRangeEnd w:id="0"/>
      <w:r w:rsidR="00027475">
        <w:rPr>
          <w:rStyle w:val="CommentReference"/>
        </w:rPr>
        <w:commentReference w:id="0"/>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How about we also talk about “1. Emanuel EJ, Persad G, Upshur R, et al. Fair Allocation of Scarce Medical Resources in the Time of Covid-19. N Engl J Med 2020;1–7.” in the cover letter</w:t>
      </w:r>
    </w:p>
    <w:p w14:paraId="1E471898" w14:textId="154E34D9" w:rsidR="00856579" w:rsidRPr="0092480E" w:rsidRDefault="00856579" w:rsidP="00153762">
      <w:pPr>
        <w:pStyle w:val="ListParagraph"/>
        <w:numPr>
          <w:ilvl w:val="0"/>
          <w:numId w:val="12"/>
        </w:numPr>
        <w:spacing w:line="276" w:lineRule="auto"/>
        <w:rPr>
          <w:rFonts w:ascii="Calibri" w:hAnsi="Calibri" w:cs="Calibri"/>
        </w:rPr>
      </w:pPr>
      <w:r>
        <w:rPr>
          <w:rFonts w:ascii="Calibri" w:hAnsi="Calibri" w:cs="Calibri"/>
        </w:rPr>
        <w:t>L</w:t>
      </w:r>
      <w:commentRangeStart w:id="1"/>
      <w:r>
        <w:rPr>
          <w:rFonts w:ascii="Calibri" w:hAnsi="Calibri" w:cs="Calibri"/>
        </w:rPr>
        <w:t>ancet</w:t>
      </w:r>
      <w:commentRangeEnd w:id="1"/>
      <w:r w:rsidR="00027475">
        <w:rPr>
          <w:rStyle w:val="CommentReference"/>
        </w:rPr>
        <w:commentReference w:id="1"/>
      </w:r>
    </w:p>
    <w:p w14:paraId="02BDA989" w14:textId="68512DFC" w:rsidR="00584B7F" w:rsidRPr="0092480E" w:rsidRDefault="00D50C21" w:rsidP="00153762">
      <w:pPr>
        <w:pStyle w:val="ListParagraph"/>
        <w:numPr>
          <w:ilvl w:val="0"/>
          <w:numId w:val="12"/>
        </w:numPr>
        <w:spacing w:line="276" w:lineRule="auto"/>
        <w:rPr>
          <w:rFonts w:ascii="Calibri" w:hAnsi="Calibri" w:cs="Calibri"/>
        </w:rPr>
      </w:pPr>
      <w:commentRangeStart w:id="2"/>
      <w:r>
        <w:rPr>
          <w:rFonts w:ascii="Calibri" w:hAnsi="Calibri" w:cs="Calibri"/>
        </w:rPr>
        <w:lastRenderedPageBreak/>
        <w:t>B</w:t>
      </w:r>
      <w:r w:rsidR="00584B7F" w:rsidRPr="0092480E">
        <w:rPr>
          <w:rFonts w:ascii="Calibri" w:hAnsi="Calibri" w:cs="Calibri"/>
        </w:rPr>
        <w:t>M</w:t>
      </w:r>
      <w:r>
        <w:rPr>
          <w:rFonts w:ascii="Calibri" w:hAnsi="Calibri" w:cs="Calibri"/>
        </w:rPr>
        <w:t>J</w:t>
      </w:r>
      <w:commentRangeEnd w:id="2"/>
      <w:r w:rsidR="00CD5FE9">
        <w:rPr>
          <w:rStyle w:val="CommentReference"/>
        </w:rPr>
        <w:commentReference w:id="2"/>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Heading1"/>
        <w:spacing w:line="276" w:lineRule="auto"/>
        <w:rPr>
          <w:rFonts w:ascii="Calibri" w:hAnsi="Calibri" w:cs="Calibri"/>
          <w:lang w:val="en-US"/>
        </w:rPr>
      </w:pPr>
      <w:r w:rsidRPr="0092480E">
        <w:rPr>
          <w:rFonts w:ascii="Calibri" w:hAnsi="Calibri" w:cs="Calibri"/>
          <w:lang w:val="en-US"/>
        </w:rPr>
        <w:lastRenderedPageBreak/>
        <w:t>Abstract</w:t>
      </w:r>
    </w:p>
    <w:p w14:paraId="7E375399" w14:textId="48280D20" w:rsidR="00737CE6" w:rsidRPr="0092480E" w:rsidRDefault="00737CE6" w:rsidP="00153762">
      <w:pPr>
        <w:pStyle w:val="Heading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785CD329"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D40A7B">
        <w:rPr>
          <w:rFonts w:ascii="Calibri" w:eastAsia="Calibri" w:hAnsi="Calibri" w:cs="Calibri"/>
        </w:rPr>
        <w:t>Consequently</w:t>
      </w:r>
      <w:r w:rsidRPr="0092480E">
        <w:rPr>
          <w:rFonts w:ascii="Calibri" w:eastAsia="Calibri" w:hAnsi="Calibri" w:cs="Calibri"/>
        </w:rPr>
        <w:t xml:space="preserve">, </w:t>
      </w:r>
      <w:r w:rsidR="00956731">
        <w:rPr>
          <w:rFonts w:ascii="Calibri" w:eastAsia="Calibri" w:hAnsi="Calibri" w:cs="Calibri"/>
        </w:rPr>
        <w:t xml:space="preserve">the </w:t>
      </w:r>
      <w:r w:rsidR="00691552" w:rsidRPr="0092480E">
        <w:rPr>
          <w:rFonts w:ascii="Calibri" w:eastAsia="Calibri" w:hAnsi="Calibri" w:cs="Calibri"/>
        </w:rPr>
        <w:t>number</w:t>
      </w:r>
      <w:r w:rsidRPr="0092480E">
        <w:rPr>
          <w:rFonts w:ascii="Calibri" w:eastAsia="Calibri" w:hAnsi="Calibri" w:cs="Calibri"/>
        </w:rPr>
        <w:t xml:space="preserve"> of patients waiting for vital surgeries</w:t>
      </w:r>
      <w:r w:rsidR="1A8865B7" w:rsidRPr="0092480E">
        <w:rPr>
          <w:rFonts w:ascii="Calibri" w:eastAsia="Calibri" w:hAnsi="Calibri" w:cs="Calibri"/>
        </w:rPr>
        <w:t xml:space="preserve"> </w:t>
      </w:r>
      <w:r w:rsidR="00956731">
        <w:rPr>
          <w:rFonts w:ascii="Calibri" w:eastAsia="Calibri" w:hAnsi="Calibri" w:cs="Calibri"/>
        </w:rPr>
        <w:t xml:space="preserve">is accumulating </w:t>
      </w:r>
      <w:r w:rsidR="1A8865B7" w:rsidRPr="00637AAF">
        <w:rPr>
          <w:rFonts w:ascii="Calibri" w:eastAsia="Calibri" w:hAnsi="Calibri" w:cs="Calibri"/>
        </w:rPr>
        <w:t>and</w:t>
      </w:r>
      <w:r w:rsidRPr="00637AAF">
        <w:rPr>
          <w:rFonts w:ascii="Calibri" w:eastAsia="Calibri" w:hAnsi="Calibri" w:cs="Calibri"/>
        </w:rPr>
        <w:t xml:space="preserve"> </w:t>
      </w:r>
      <w:r w:rsidR="00637AAF" w:rsidRPr="00637AAF">
        <w:rPr>
          <w:rFonts w:ascii="Calibri" w:eastAsia="Calibri" w:hAnsi="Calibri" w:cs="Calibri"/>
        </w:rPr>
        <w:t xml:space="preserve">hospitals </w:t>
      </w:r>
      <w:r w:rsidR="00584B7F" w:rsidRPr="00637AAF">
        <w:rPr>
          <w:rFonts w:ascii="Calibri" w:eastAsia="Calibri" w:hAnsi="Calibri" w:cs="Calibri"/>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w:t>
      </w:r>
      <w:r w:rsidR="00D40A7B">
        <w:rPr>
          <w:rFonts w:ascii="Calibri" w:eastAsia="Calibri" w:hAnsi="Calibri" w:cs="Calibri"/>
        </w:rPr>
        <w:t xml:space="preserve">patient </w:t>
      </w:r>
      <w:r w:rsidR="00691552" w:rsidRPr="0092480E">
        <w:rPr>
          <w:rFonts w:ascii="Calibri" w:eastAsia="Calibri" w:hAnsi="Calibri" w:cs="Calibri"/>
        </w:rPr>
        <w:t xml:space="preserve">prioritization. </w:t>
      </w:r>
      <w:r w:rsidR="0044432F">
        <w:rPr>
          <w:rFonts w:ascii="Calibri" w:eastAsia="Calibri" w:hAnsi="Calibri" w:cs="Calibri"/>
        </w:rPr>
        <w:t>O</w:t>
      </w:r>
      <w:r w:rsidR="00E25C4D" w:rsidRPr="0092480E">
        <w:rPr>
          <w:rFonts w:ascii="Calibri" w:eastAsia="Calibri" w:hAnsi="Calibri" w:cs="Calibri"/>
        </w:rPr>
        <w:t xml:space="preserve">ur objective was </w:t>
      </w:r>
      <w:r w:rsidR="005145A4" w:rsidRPr="0092480E">
        <w:rPr>
          <w:rFonts w:ascii="Calibri" w:eastAsia="Calibri" w:hAnsi="Calibri" w:cs="Calibri"/>
        </w:rPr>
        <w:t xml:space="preserve">to </w:t>
      </w:r>
      <w:r w:rsidR="003A5099">
        <w:rPr>
          <w:rFonts w:ascii="Calibri" w:eastAsia="Calibri" w:hAnsi="Calibri" w:cs="Calibri"/>
        </w:rPr>
        <w:t xml:space="preserve">develop a decision model that </w:t>
      </w:r>
      <w:r w:rsidR="005145A4" w:rsidRPr="0092480E">
        <w:rPr>
          <w:rFonts w:ascii="Calibri" w:eastAsia="Calibri" w:hAnsi="Calibri" w:cs="Calibri"/>
        </w:rPr>
        <w:t>estimate</w:t>
      </w:r>
      <w:r w:rsidR="003A5099">
        <w:rPr>
          <w:rFonts w:ascii="Calibri" w:eastAsia="Calibri" w:hAnsi="Calibri" w:cs="Calibri"/>
        </w:rPr>
        <w:t>s</w:t>
      </w:r>
      <w:r w:rsidR="005145A4" w:rsidRPr="0092480E">
        <w:rPr>
          <w:rFonts w:ascii="Calibri" w:eastAsia="Calibri" w:hAnsi="Calibri" w:cs="Calibri"/>
        </w:rPr>
        <w:t xml:space="preserve"> the </w:t>
      </w:r>
      <w:r w:rsidR="003A5099">
        <w:rPr>
          <w:rFonts w:ascii="Calibri" w:eastAsia="Calibri" w:hAnsi="Calibri" w:cs="Calibri"/>
        </w:rPr>
        <w:t>impact</w:t>
      </w:r>
      <w:r w:rsidR="005145A4" w:rsidRPr="0092480E">
        <w:rPr>
          <w:rFonts w:ascii="Calibri" w:eastAsia="Calibri" w:hAnsi="Calibri" w:cs="Calibri"/>
        </w:rPr>
        <w:t xml:space="preserve"> </w:t>
      </w:r>
      <w:r w:rsidR="77CE9379" w:rsidRPr="0092480E">
        <w:rPr>
          <w:rFonts w:ascii="Calibri" w:eastAsia="Calibri" w:hAnsi="Calibri" w:cs="Calibri"/>
        </w:rPr>
        <w:t xml:space="preserve">of </w:t>
      </w:r>
      <w:r w:rsidR="00950350">
        <w:rPr>
          <w:rFonts w:ascii="Calibri" w:eastAsia="Calibri" w:hAnsi="Calibri" w:cs="Calibri"/>
        </w:rPr>
        <w:t xml:space="preserve">non-emergency </w:t>
      </w:r>
      <w:r w:rsidR="77CE9379" w:rsidRPr="0092480E">
        <w:rPr>
          <w:rFonts w:ascii="Calibri" w:eastAsia="Calibri" w:hAnsi="Calibri" w:cs="Calibri"/>
        </w:rPr>
        <w:t>surg</w:t>
      </w:r>
      <w:r w:rsidR="0044432F">
        <w:rPr>
          <w:rFonts w:ascii="Calibri" w:eastAsia="Calibri" w:hAnsi="Calibri" w:cs="Calibri"/>
        </w:rPr>
        <w:t>ery</w:t>
      </w:r>
      <w:r w:rsidR="00CD22EF" w:rsidRPr="0092480E">
        <w:rPr>
          <w:rFonts w:ascii="Calibri" w:eastAsia="Calibri" w:hAnsi="Calibri" w:cs="Calibri"/>
        </w:rPr>
        <w:t xml:space="preserve"> </w:t>
      </w:r>
      <w:r w:rsidR="005E3265" w:rsidRPr="0092480E">
        <w:rPr>
          <w:rFonts w:ascii="Calibri" w:eastAsia="Calibri" w:hAnsi="Calibri" w:cs="Calibri"/>
        </w:rPr>
        <w:t xml:space="preserve">delay </w:t>
      </w:r>
      <w:r w:rsidR="00CD22EF" w:rsidRPr="0092480E">
        <w:rPr>
          <w:rFonts w:ascii="Calibri" w:eastAsia="Calibri" w:hAnsi="Calibri" w:cs="Calibri"/>
        </w:rPr>
        <w:t xml:space="preserve">on </w:t>
      </w:r>
      <w:r w:rsidR="002A7D13">
        <w:rPr>
          <w:rFonts w:ascii="Calibri" w:eastAsia="Calibri" w:hAnsi="Calibri" w:cs="Calibri"/>
        </w:rPr>
        <w:t xml:space="preserve">long-term </w:t>
      </w:r>
      <w:r w:rsidR="009E508D">
        <w:rPr>
          <w:rFonts w:ascii="Calibri" w:eastAsia="Calibri" w:hAnsi="Calibri" w:cs="Calibri"/>
        </w:rPr>
        <w:t xml:space="preserve">survival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3A5099">
        <w:rPr>
          <w:rFonts w:ascii="Calibri" w:eastAsia="Calibri" w:hAnsi="Calibri" w:cs="Calibri"/>
        </w:rPr>
        <w:t xml:space="preserve">based on available evidence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4C45BB">
        <w:rPr>
          <w:rFonts w:ascii="Calibri" w:eastAsia="Calibri" w:hAnsi="Calibri" w:cs="Calibri"/>
        </w:rPr>
        <w:t xml:space="preserve"> across disciplines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29842AC0" w14:textId="2A9588A8" w:rsidR="00584B7F" w:rsidRPr="003A5099" w:rsidRDefault="2A7BBB39" w:rsidP="003A5099">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r w:rsidR="00ED35E2" w:rsidRPr="00844D8B">
        <w:rPr>
          <w:rFonts w:ascii="Calibri" w:eastAsia="Calibri" w:hAnsi="Calibri" w:cs="Calibri"/>
        </w:rPr>
        <w:t>applied</w:t>
      </w:r>
      <w:r w:rsidR="00ED35E2" w:rsidRPr="0092480E">
        <w:rPr>
          <w:rFonts w:ascii="Calibri" w:eastAsia="Calibri" w:hAnsi="Calibri" w:cs="Calibri"/>
        </w:rPr>
        <w:t xml:space="preserve"> to 34 </w:t>
      </w:r>
      <w:commentRangeStart w:id="3"/>
      <w:r w:rsidR="00ED35E2" w:rsidRPr="0092480E">
        <w:rPr>
          <w:rFonts w:ascii="Calibri" w:eastAsia="Calibri" w:hAnsi="Calibri" w:cs="Calibri"/>
        </w:rPr>
        <w:t>semi-</w:t>
      </w:r>
      <w:r w:rsidR="00ED35E2" w:rsidRPr="008225F6">
        <w:rPr>
          <w:rFonts w:ascii="Calibri" w:eastAsia="Calibri" w:hAnsi="Calibri" w:cs="Calibri"/>
        </w:rPr>
        <w:t xml:space="preserve">elective </w:t>
      </w:r>
      <w:commentRangeEnd w:id="3"/>
      <w:r w:rsidR="007A4605">
        <w:rPr>
          <w:rStyle w:val="CommentReference"/>
          <w:rFonts w:asciiTheme="minorHAnsi" w:eastAsiaTheme="minorHAnsi" w:hAnsiTheme="minorHAnsi" w:cstheme="minorBidi"/>
          <w:lang w:val="en-GB"/>
        </w:rPr>
        <w:commentReference w:id="3"/>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763CBB0C" w:rsidRPr="00637AAF">
        <w:rPr>
          <w:rFonts w:ascii="Calibri" w:eastAsia="Calibri" w:hAnsi="Calibri" w:cs="Calibri"/>
        </w:rPr>
        <w:t>registries</w:t>
      </w:r>
      <w:r w:rsidR="763CBB0C" w:rsidRPr="0092480E">
        <w:rPr>
          <w:rFonts w:ascii="Calibri" w:eastAsia="Calibri" w:hAnsi="Calibri" w:cs="Calibri"/>
        </w:rPr>
        <w:t>,</w:t>
      </w:r>
      <w:r w:rsidR="00556FF3">
        <w:rPr>
          <w:rFonts w:ascii="Calibri" w:eastAsia="Calibri" w:hAnsi="Calibri" w:cs="Calibri"/>
        </w:rPr>
        <w:t xml:space="preserve"> scientific</w:t>
      </w:r>
      <w:r w:rsidR="763CBB0C" w:rsidRPr="0092480E">
        <w:rPr>
          <w:rFonts w:ascii="Calibri" w:eastAsia="Calibri" w:hAnsi="Calibri" w:cs="Calibri"/>
        </w:rPr>
        <w:t xml:space="preserve">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 xml:space="preserve">global burden of disease study.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xml:space="preserve">, </w:t>
      </w:r>
      <w:r w:rsidR="003A5099">
        <w:rPr>
          <w:rFonts w:ascii="Calibri" w:eastAsia="Calibri" w:hAnsi="Calibri" w:cs="Calibri"/>
        </w:rPr>
        <w:t xml:space="preserve">the urgency was </w:t>
      </w:r>
      <w:r w:rsidR="62B79A33" w:rsidRPr="0092480E">
        <w:rPr>
          <w:rFonts w:ascii="Calibri" w:eastAsia="Calibri" w:hAnsi="Calibri" w:cs="Calibri"/>
        </w:rPr>
        <w:t>estimate</w:t>
      </w:r>
      <w:r w:rsidR="00DB1A5E" w:rsidRPr="0092480E">
        <w:rPr>
          <w:rFonts w:ascii="Calibri" w:eastAsia="Calibri" w:hAnsi="Calibri" w:cs="Calibri"/>
        </w:rPr>
        <w:t>d</w:t>
      </w:r>
      <w:r w:rsidR="62B79A33" w:rsidRPr="0092480E">
        <w:rPr>
          <w:rFonts w:ascii="Calibri" w:eastAsia="Calibri" w:hAnsi="Calibri" w:cs="Calibri"/>
        </w:rPr>
        <w:t xml:space="preserve"> </w:t>
      </w:r>
      <w:r w:rsidR="003A5099">
        <w:rPr>
          <w:rFonts w:ascii="Calibri" w:eastAsia="Calibri" w:hAnsi="Calibri" w:cs="Calibri"/>
        </w:rPr>
        <w:t xml:space="preserve">as </w:t>
      </w:r>
      <w:r w:rsidR="62B79A33" w:rsidRPr="0092480E">
        <w:rPr>
          <w:rFonts w:ascii="Calibri" w:eastAsia="Calibri" w:hAnsi="Calibri" w:cs="Calibri"/>
        </w:rPr>
        <w:t>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w:t>
      </w:r>
      <w:r w:rsidR="003A5099">
        <w:rPr>
          <w:rFonts w:ascii="Calibri" w:eastAsia="Calibri" w:hAnsi="Calibri" w:cs="Calibri"/>
        </w:rPr>
        <w:t xml:space="preserve"> loss of</w:t>
      </w:r>
      <w:r w:rsidR="62B79A33" w:rsidRPr="0092480E">
        <w:rPr>
          <w:rFonts w:ascii="Calibri" w:eastAsia="Calibri" w:hAnsi="Calibri" w:cs="Calibri"/>
        </w:rPr>
        <w:t xml:space="preserve">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w:t>
      </w:r>
      <w:r w:rsidR="003A5099">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r w:rsidR="003A5099">
        <w:rPr>
          <w:rFonts w:ascii="Calibri" w:eastAsia="Calibri" w:hAnsi="Calibri" w:cs="Calibri"/>
        </w:rPr>
        <w:t xml:space="preserve">We incorporated parameter uncertainty in the model estimates by performing multiple iterations with random samples from parameter distributions (a probabilistic sensitivity analysis). </w:t>
      </w:r>
    </w:p>
    <w:p w14:paraId="68617D15" w14:textId="75CAAA21" w:rsidR="006D27F5" w:rsidRDefault="006D27F5" w:rsidP="00153762">
      <w:pPr>
        <w:pStyle w:val="Heading2"/>
        <w:spacing w:before="0" w:after="160" w:line="276" w:lineRule="auto"/>
        <w:rPr>
          <w:rFonts w:ascii="Calibri" w:hAnsi="Calibri" w:cs="Calibri"/>
          <w:lang w:val="en-US"/>
        </w:rPr>
      </w:pPr>
      <w:r w:rsidRPr="0092480E">
        <w:rPr>
          <w:rFonts w:ascii="Calibri" w:hAnsi="Calibri" w:cs="Calibri"/>
          <w:lang w:val="en-US"/>
        </w:rPr>
        <w:t>Results</w:t>
      </w:r>
    </w:p>
    <w:p w14:paraId="24D4BB5F" w14:textId="45A8705E" w:rsidR="00584B7F" w:rsidRPr="0092480E" w:rsidRDefault="00950350" w:rsidP="00B07D8C">
      <w:pPr>
        <w:spacing w:line="276" w:lineRule="auto"/>
        <w:rPr>
          <w:rFonts w:ascii="Calibri" w:hAnsi="Calibri" w:cs="Calibri"/>
        </w:rPr>
      </w:pPr>
      <w:r>
        <w:rPr>
          <w:rFonts w:ascii="Calibri" w:hAnsi="Calibri" w:cs="Calibri"/>
        </w:rPr>
        <w:t>The tree most u</w:t>
      </w:r>
      <w:r w:rsidR="00354D49" w:rsidRPr="0092480E">
        <w:rPr>
          <w:rFonts w:ascii="Calibri" w:hAnsi="Calibri" w:cs="Calibri"/>
        </w:rPr>
        <w:t xml:space="preserve">rgent </w:t>
      </w:r>
      <w:r w:rsidR="00ED4E16">
        <w:rPr>
          <w:rFonts w:ascii="Calibri" w:hAnsi="Calibri" w:cs="Calibri"/>
        </w:rPr>
        <w:t>surgeries</w:t>
      </w:r>
      <w:r w:rsidR="00354D49" w:rsidRPr="0092480E">
        <w:rPr>
          <w:rFonts w:ascii="Calibri" w:hAnsi="Calibri" w:cs="Calibri"/>
        </w:rPr>
        <w:t xml:space="preserve"> were </w:t>
      </w:r>
      <w:r w:rsidR="00B36A8C" w:rsidRPr="0092480E">
        <w:rPr>
          <w:rFonts w:ascii="Calibri" w:hAnsi="Calibri" w:cs="Calibri"/>
        </w:rPr>
        <w:t xml:space="preserve">repairing </w:t>
      </w:r>
      <w:r w:rsidR="005145A4" w:rsidRPr="0092480E">
        <w:rPr>
          <w:rFonts w:ascii="Calibri" w:hAnsi="Calibri" w:cs="Calibri"/>
        </w:rPr>
        <w:t>a</w:t>
      </w:r>
      <w:r w:rsidR="00EE62AE">
        <w:rPr>
          <w:rFonts w:ascii="Calibri" w:hAnsi="Calibri" w:cs="Calibri"/>
        </w:rPr>
        <w:t xml:space="preserve"> large </w:t>
      </w:r>
      <w:r w:rsidR="005145A4" w:rsidRPr="0092480E">
        <w:rPr>
          <w:rFonts w:ascii="Calibri" w:hAnsi="Calibri" w:cs="Calibri"/>
        </w:rPr>
        <w:t xml:space="preserve">abdominal aorta aneurysm  </w:t>
      </w:r>
      <w:r w:rsidR="00354D49"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00354D49" w:rsidRPr="0092480E">
        <w:rPr>
          <w:rFonts w:ascii="Calibri" w:hAnsi="Calibri" w:cs="Calibri"/>
        </w:rPr>
        <w:t xml:space="preserve"> QALY</w:t>
      </w:r>
      <w:r w:rsidR="001545FF">
        <w:rPr>
          <w:rFonts w:ascii="Calibri" w:hAnsi="Calibri" w:cs="Calibri"/>
        </w:rPr>
        <w:t xml:space="preserve"> loss</w:t>
      </w:r>
      <w:r w:rsidR="00354D49" w:rsidRPr="0092480E">
        <w:rPr>
          <w:rFonts w:ascii="Calibri" w:hAnsi="Calibri" w:cs="Calibri"/>
        </w:rPr>
        <w:t>/</w:t>
      </w:r>
      <w:r w:rsidR="162BFC04" w:rsidRPr="0092480E">
        <w:rPr>
          <w:rFonts w:ascii="Calibri" w:hAnsi="Calibri" w:cs="Calibri"/>
        </w:rPr>
        <w:t>month</w:t>
      </w:r>
      <w:r w:rsidR="0002381C">
        <w:rPr>
          <w:rFonts w:ascii="Calibri" w:hAnsi="Calibri" w:cs="Calibri"/>
        </w:rPr>
        <w:t>,</w:t>
      </w:r>
      <w:r w:rsidR="006940CC">
        <w:rPr>
          <w:rFonts w:ascii="Calibri" w:hAnsi="Calibri" w:cs="Calibri"/>
        </w:rPr>
        <w:t xml:space="preserve"> </w:t>
      </w:r>
      <w:r w:rsidR="005145A4">
        <w:rPr>
          <w:rFonts w:ascii="Calibri" w:hAnsi="Calibri" w:cs="Calibri"/>
        </w:rPr>
        <w:t>95% CI:</w:t>
      </w:r>
      <w:r w:rsidR="005145A4" w:rsidRPr="007259FA">
        <w:rPr>
          <w:rFonts w:ascii="Calibri" w:hAnsi="Calibri" w:cs="Calibri"/>
        </w:rPr>
        <w:t xml:space="preserve"> </w:t>
      </w:r>
      <w:r w:rsidR="005145A4" w:rsidRPr="0092480E">
        <w:rPr>
          <w:rFonts w:ascii="Calibri" w:hAnsi="Calibri" w:cs="Calibri"/>
        </w:rPr>
        <w:t>0.09</w:t>
      </w:r>
      <w:r w:rsidR="005145A4">
        <w:rPr>
          <w:rFonts w:ascii="Calibri" w:hAnsi="Calibri" w:cs="Calibri"/>
        </w:rPr>
        <w:t xml:space="preserve"> - </w:t>
      </w:r>
      <w:r w:rsidR="005145A4" w:rsidRPr="0092480E">
        <w:rPr>
          <w:rFonts w:ascii="Calibri" w:hAnsi="Calibri" w:cs="Calibri"/>
        </w:rPr>
        <w:t>0.13)</w:t>
      </w:r>
      <w:r w:rsidR="00354D49"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00354D49" w:rsidRPr="0092480E">
        <w:rPr>
          <w:rFonts w:ascii="Calibri" w:hAnsi="Calibri" w:cs="Calibri"/>
        </w:rPr>
        <w:t>(</w:t>
      </w:r>
      <w:r w:rsidR="33C785B9" w:rsidRPr="0092480E">
        <w:rPr>
          <w:rFonts w:ascii="Calibri" w:hAnsi="Calibri" w:cs="Calibri"/>
        </w:rPr>
        <w:t>0.11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0.04 </w:t>
      </w:r>
      <w:r w:rsidR="0002381C">
        <w:rPr>
          <w:rFonts w:ascii="Calibri" w:hAnsi="Calibri" w:cs="Calibri"/>
        </w:rPr>
        <w:t>-</w:t>
      </w:r>
      <w:r w:rsidR="007259FA">
        <w:rPr>
          <w:rFonts w:ascii="Calibri" w:hAnsi="Calibri" w:cs="Calibri"/>
        </w:rPr>
        <w:t xml:space="preserve"> </w:t>
      </w:r>
      <w:r w:rsidR="33C785B9" w:rsidRPr="0092480E">
        <w:rPr>
          <w:rFonts w:ascii="Calibri" w:hAnsi="Calibri" w:cs="Calibri"/>
        </w:rPr>
        <w:t>0.22</w:t>
      </w:r>
      <w:r w:rsidR="00354D49" w:rsidRPr="0092480E">
        <w:rPr>
          <w:rFonts w:ascii="Calibri" w:hAnsi="Calibri" w:cs="Calibri"/>
        </w:rPr>
        <w:t xml:space="preserve">), </w:t>
      </w:r>
      <w:r w:rsidR="26865917" w:rsidRPr="0092480E">
        <w:rPr>
          <w:rFonts w:ascii="Calibri" w:hAnsi="Calibri" w:cs="Calibri"/>
        </w:rPr>
        <w:t xml:space="preserve">and </w:t>
      </w:r>
      <w:r w:rsidR="00186ECC">
        <w:rPr>
          <w:rFonts w:ascii="Calibri" w:hAnsi="Calibri" w:cs="Calibri"/>
        </w:rPr>
        <w:t>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006940CC">
        <w:rPr>
          <w:rFonts w:ascii="Calibri" w:hAnsi="Calibri" w:cs="Calibri"/>
        </w:rPr>
        <w:t xml:space="preserve">resection </w:t>
      </w:r>
      <w:r w:rsidR="00354D49" w:rsidRPr="0092480E">
        <w:rPr>
          <w:rFonts w:ascii="Calibri" w:hAnsi="Calibri" w:cs="Calibri"/>
        </w:rPr>
        <w:t>(</w:t>
      </w:r>
      <w:r w:rsidR="34ABA3DB" w:rsidRPr="0092480E">
        <w:rPr>
          <w:rFonts w:ascii="Calibri" w:hAnsi="Calibri" w:cs="Calibri"/>
        </w:rPr>
        <w:t>0.09</w:t>
      </w:r>
      <w:r w:rsidR="0002381C">
        <w:rPr>
          <w:rFonts w:ascii="Calibri" w:hAnsi="Calibri" w:cs="Calibri"/>
        </w:rPr>
        <w:t>,</w:t>
      </w:r>
      <w:r w:rsidR="001545FF" w:rsidRPr="001545FF">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34ABA3DB" w:rsidRPr="0092480E">
        <w:rPr>
          <w:rFonts w:ascii="Calibri" w:hAnsi="Calibri" w:cs="Calibri"/>
        </w:rPr>
        <w:t xml:space="preserve"> </w:t>
      </w:r>
      <w:r w:rsidR="007259FA">
        <w:rPr>
          <w:rFonts w:ascii="Calibri" w:hAnsi="Calibri" w:cs="Calibri"/>
        </w:rPr>
        <w:t xml:space="preserve">0.06 </w:t>
      </w:r>
      <w:r w:rsidR="0002381C">
        <w:rPr>
          <w:rFonts w:ascii="Calibri" w:hAnsi="Calibri" w:cs="Calibri"/>
        </w:rPr>
        <w:t>-</w:t>
      </w:r>
      <w:r w:rsidR="007259FA">
        <w:rPr>
          <w:rFonts w:ascii="Calibri" w:hAnsi="Calibri" w:cs="Calibri"/>
        </w:rPr>
        <w:t xml:space="preserve"> </w:t>
      </w:r>
      <w:r w:rsidR="34ABA3DB" w:rsidRPr="0092480E">
        <w:rPr>
          <w:rFonts w:ascii="Calibri" w:hAnsi="Calibri" w:cs="Calibri"/>
        </w:rPr>
        <w:t>0.12</w:t>
      </w:r>
      <w:r w:rsidR="00354D49" w:rsidRPr="0092480E">
        <w:rPr>
          <w:rFonts w:ascii="Calibri" w:hAnsi="Calibri" w:cs="Calibri"/>
        </w:rPr>
        <w:t xml:space="preserve">). The </w:t>
      </w:r>
      <w:r w:rsidR="27D80749" w:rsidRPr="0092480E">
        <w:rPr>
          <w:rFonts w:ascii="Calibri" w:hAnsi="Calibri" w:cs="Calibri"/>
        </w:rPr>
        <w:t>three</w:t>
      </w:r>
      <w:r w:rsidR="00354D49" w:rsidRPr="0092480E">
        <w:rPr>
          <w:rFonts w:ascii="Calibri" w:hAnsi="Calibri" w:cs="Calibri"/>
        </w:rPr>
        <w:t xml:space="preserve"> least urgent </w:t>
      </w:r>
      <w:r w:rsidR="00F203BD">
        <w:rPr>
          <w:rFonts w:ascii="Calibri" w:hAnsi="Calibri" w:cs="Calibri"/>
        </w:rPr>
        <w:t>surgeries</w:t>
      </w:r>
      <w:r w:rsidR="00354D49" w:rsidRPr="0092480E">
        <w:rPr>
          <w:rFonts w:ascii="Calibri" w:hAnsi="Calibri" w:cs="Calibri"/>
        </w:rPr>
        <w:t xml:space="preserve"> were</w:t>
      </w:r>
      <w:r w:rsidR="09766975" w:rsidRPr="0092480E">
        <w:rPr>
          <w:rFonts w:ascii="Calibri" w:hAnsi="Calibri" w:cs="Calibri"/>
        </w:rPr>
        <w:t xml:space="preserve"> placing a shunt for </w:t>
      </w:r>
      <w:r w:rsidR="5B7A8D53" w:rsidRPr="0092480E">
        <w:rPr>
          <w:rFonts w:ascii="Calibri" w:hAnsi="Calibri" w:cs="Calibri"/>
        </w:rPr>
        <w:t>dialysis</w:t>
      </w:r>
      <w:r w:rsidR="09766975" w:rsidRPr="0092480E">
        <w:rPr>
          <w:rFonts w:ascii="Calibri" w:hAnsi="Calibri" w:cs="Calibri"/>
        </w:rPr>
        <w:t xml:space="preserve"> </w:t>
      </w:r>
      <w:r w:rsidR="00354D49" w:rsidRPr="0092480E">
        <w:rPr>
          <w:rFonts w:ascii="Calibri" w:hAnsi="Calibri" w:cs="Calibri"/>
        </w:rPr>
        <w:t>(</w:t>
      </w:r>
      <w:r w:rsidR="00B36A8C" w:rsidRPr="0092480E">
        <w:rPr>
          <w:rFonts w:ascii="Calibri" w:hAnsi="Calibri" w:cs="Calibri"/>
        </w:rPr>
        <w:t>0.0</w:t>
      </w:r>
      <w:r w:rsidR="707B638D" w:rsidRPr="0092480E">
        <w:rPr>
          <w:rFonts w:ascii="Calibri" w:hAnsi="Calibri" w:cs="Calibri"/>
        </w:rPr>
        <w:t>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354D49" w:rsidRPr="0092480E">
        <w:rPr>
          <w:rFonts w:ascii="Calibri" w:hAnsi="Calibri" w:cs="Calibri"/>
        </w:rPr>
        <w:t xml:space="preserve"> </w:t>
      </w:r>
      <w:r w:rsidR="007259FA">
        <w:rPr>
          <w:rFonts w:ascii="Calibri" w:hAnsi="Calibri" w:cs="Calibri"/>
        </w:rPr>
        <w:t xml:space="preserve">0.005 </w:t>
      </w:r>
      <w:r w:rsidR="0002381C">
        <w:rPr>
          <w:rFonts w:ascii="Calibri" w:hAnsi="Calibri" w:cs="Calibri"/>
        </w:rPr>
        <w:t>-</w:t>
      </w:r>
      <w:r w:rsidR="007259FA">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w:t>
      </w:r>
      <w:r w:rsidR="5260BC75" w:rsidRPr="0092480E">
        <w:rPr>
          <w:rFonts w:ascii="Calibri" w:hAnsi="Calibri" w:cs="Calibri"/>
        </w:rPr>
        <w:t xml:space="preserve">thyroid </w:t>
      </w:r>
      <w:r w:rsidR="00AF0E0B" w:rsidRPr="0092480E">
        <w:rPr>
          <w:rFonts w:ascii="Calibri" w:hAnsi="Calibri" w:cs="Calibri"/>
        </w:rPr>
        <w:t>carcinoma</w:t>
      </w:r>
      <w:r w:rsidR="00556FF3">
        <w:rPr>
          <w:rFonts w:ascii="Calibri" w:hAnsi="Calibri" w:cs="Calibri"/>
        </w:rPr>
        <w:t xml:space="preserve"> resection</w:t>
      </w:r>
      <w:r w:rsidR="5260BC75" w:rsidRPr="0092480E">
        <w:rPr>
          <w:rFonts w:ascii="Calibri" w:hAnsi="Calibri" w:cs="Calibri"/>
        </w:rPr>
        <w:t xml:space="preserve"> (0.01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5260BC75" w:rsidRPr="0092480E">
        <w:rPr>
          <w:rFonts w:ascii="Calibri" w:hAnsi="Calibri" w:cs="Calibri"/>
        </w:rPr>
        <w:t xml:space="preserve"> </w:t>
      </w:r>
      <w:r w:rsidR="007259FA">
        <w:rPr>
          <w:rFonts w:ascii="Calibri" w:hAnsi="Calibri" w:cs="Calibri"/>
        </w:rPr>
        <w:t>0.01</w:t>
      </w:r>
      <w:r w:rsidR="00AA3B86">
        <w:rPr>
          <w:rFonts w:ascii="Calibri" w:hAnsi="Calibri" w:cs="Calibri"/>
        </w:rPr>
        <w:t xml:space="preserve"> </w:t>
      </w:r>
      <w:r w:rsidR="0002381C">
        <w:rPr>
          <w:rFonts w:ascii="Calibri" w:hAnsi="Calibri" w:cs="Calibri"/>
        </w:rPr>
        <w:t>-</w:t>
      </w:r>
      <w:r w:rsidR="007259FA">
        <w:rPr>
          <w:rFonts w:ascii="Calibri" w:hAnsi="Calibri" w:cs="Calibri"/>
        </w:rPr>
        <w:t xml:space="preserve"> </w:t>
      </w:r>
      <w:r w:rsidR="5260BC75" w:rsidRPr="0092480E">
        <w:rPr>
          <w:rFonts w:ascii="Calibri" w:hAnsi="Calibri" w:cs="Calibri"/>
        </w:rPr>
        <w:t>0.02),</w:t>
      </w:r>
      <w:r w:rsidR="38B50232" w:rsidRPr="0092480E">
        <w:rPr>
          <w:rFonts w:ascii="Calibri" w:hAnsi="Calibri" w:cs="Calibri"/>
        </w:rPr>
        <w:t xml:space="preserve"> and </w:t>
      </w:r>
      <w:r w:rsidR="53716C4C" w:rsidRPr="0092480E">
        <w:rPr>
          <w:rFonts w:ascii="Calibri" w:hAnsi="Calibri" w:cs="Calibri"/>
        </w:rPr>
        <w:t>mild salivary gland carcinoma</w:t>
      </w:r>
      <w:r w:rsidR="00556FF3">
        <w:rPr>
          <w:rFonts w:ascii="Calibri" w:hAnsi="Calibri" w:cs="Calibri"/>
        </w:rPr>
        <w:t xml:space="preserve"> resection</w:t>
      </w:r>
      <w:r w:rsidR="53716C4C" w:rsidRPr="0092480E">
        <w:rPr>
          <w:rFonts w:ascii="Calibri" w:hAnsi="Calibri" w:cs="Calibri"/>
        </w:rPr>
        <w:t xml:space="preserve"> (0.01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0.01 </w:t>
      </w:r>
      <w:r w:rsidR="0002381C">
        <w:rPr>
          <w:rFonts w:ascii="Calibri" w:hAnsi="Calibri" w:cs="Calibri"/>
        </w:rPr>
        <w:t>-</w:t>
      </w:r>
      <w:r w:rsidR="007259FA">
        <w:rPr>
          <w:rFonts w:ascii="Calibri" w:hAnsi="Calibri" w:cs="Calibri"/>
        </w:rPr>
        <w:t xml:space="preserve"> </w:t>
      </w:r>
      <w:r w:rsidR="53716C4C" w:rsidRPr="0092480E">
        <w:rPr>
          <w:rFonts w:ascii="Calibri" w:hAnsi="Calibri" w:cs="Calibri"/>
        </w:rPr>
        <w:t>0.03)</w:t>
      </w:r>
      <w:r w:rsidR="38B50232" w:rsidRPr="0092480E">
        <w:rPr>
          <w:rFonts w:ascii="Calibri" w:hAnsi="Calibri" w:cs="Calibri"/>
        </w:rPr>
        <w:t>.</w:t>
      </w:r>
    </w:p>
    <w:p w14:paraId="046549B0" w14:textId="4E68C830" w:rsidR="006D27F5" w:rsidRPr="0092480E" w:rsidRDefault="006D27F5" w:rsidP="00153762">
      <w:pPr>
        <w:pStyle w:val="Heading2"/>
        <w:spacing w:line="276" w:lineRule="auto"/>
        <w:rPr>
          <w:rFonts w:ascii="Calibri" w:hAnsi="Calibri" w:cs="Calibri"/>
          <w:lang w:val="en-US"/>
        </w:rPr>
      </w:pPr>
      <w:r w:rsidRPr="0092480E">
        <w:rPr>
          <w:rFonts w:ascii="Calibri" w:hAnsi="Calibri" w:cs="Calibri"/>
          <w:lang w:val="en-US"/>
        </w:rPr>
        <w:t>Conclusion</w:t>
      </w:r>
    </w:p>
    <w:p w14:paraId="33023EA8" w14:textId="6A9F761B"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w:t>
      </w:r>
      <w:r w:rsidR="005145A4">
        <w:rPr>
          <w:rFonts w:ascii="Calibri" w:hAnsi="Calibri" w:cs="Calibri"/>
        </w:rPr>
        <w:t>can</w:t>
      </w:r>
      <w:r w:rsidR="000B024F" w:rsidRPr="0092480E">
        <w:rPr>
          <w:rFonts w:ascii="Calibri" w:hAnsi="Calibri" w:cs="Calibri"/>
        </w:rPr>
        <w:t xml:space="preserve"> </w:t>
      </w:r>
      <w:r w:rsidR="00B92D2F" w:rsidRPr="0092480E">
        <w:rPr>
          <w:rFonts w:ascii="Calibri" w:hAnsi="Calibri" w:cs="Calibri"/>
        </w:rPr>
        <w:t xml:space="preserve">be quantified with our decision model and can guide prioritization of </w:t>
      </w:r>
      <w:commentRangeStart w:id="4"/>
      <w:r w:rsidR="00B92D2F" w:rsidRPr="0092480E">
        <w:rPr>
          <w:rFonts w:ascii="Calibri" w:hAnsi="Calibri" w:cs="Calibri"/>
        </w:rPr>
        <w:t xml:space="preserve">surgical </w:t>
      </w:r>
      <w:commentRangeEnd w:id="4"/>
      <w:r w:rsidR="007A4605">
        <w:rPr>
          <w:rStyle w:val="CommentReference"/>
          <w:rFonts w:asciiTheme="minorHAnsi" w:eastAsiaTheme="minorHAnsi" w:hAnsiTheme="minorHAnsi" w:cstheme="minorBidi"/>
          <w:lang w:val="en-GB"/>
        </w:rPr>
        <w:commentReference w:id="4"/>
      </w:r>
      <w:r w:rsidR="005145A4">
        <w:rPr>
          <w:rFonts w:ascii="Calibri" w:hAnsi="Calibri" w:cs="Calibri"/>
        </w:rPr>
        <w:t>to minimize</w:t>
      </w:r>
      <w:r w:rsidR="00B92D2F" w:rsidRPr="0092480E">
        <w:rPr>
          <w:rFonts w:ascii="Calibri" w:hAnsi="Calibri" w:cs="Calibri"/>
        </w:rPr>
        <w:t xml:space="preserve">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-scale implementation</w:t>
      </w:r>
      <w:r w:rsidR="00556FF3">
        <w:rPr>
          <w:rFonts w:ascii="Calibri" w:eastAsia="Calibri" w:hAnsi="Calibri" w:cs="Calibri"/>
        </w:rPr>
        <w:t xml:space="preserve"> </w:t>
      </w:r>
      <w:r w:rsidR="003C13BE" w:rsidRPr="00FA7EB3">
        <w:rPr>
          <w:rFonts w:ascii="Calibri" w:eastAsia="Calibri" w:hAnsi="Calibri" w:cs="Calibri"/>
        </w:rPr>
        <w:t xml:space="preserve">in </w:t>
      </w:r>
      <w:r w:rsidR="00E20831" w:rsidRPr="00FA7EB3">
        <w:rPr>
          <w:rFonts w:ascii="Calibri" w:eastAsia="Calibri" w:hAnsi="Calibri" w:cs="Calibri"/>
        </w:rPr>
        <w:t xml:space="preserve">hospitals, health insurance companies and </w:t>
      </w:r>
      <w:r w:rsidR="00FA7EB3" w:rsidRPr="00FA7EB3">
        <w:rPr>
          <w:rFonts w:ascii="Calibri" w:eastAsia="Calibri" w:hAnsi="Calibri" w:cs="Calibri"/>
        </w:rPr>
        <w:t>health authorities</w:t>
      </w:r>
      <w:r w:rsidR="44CA49E7" w:rsidRPr="00FA7EB3">
        <w:rPr>
          <w:rFonts w:ascii="Calibri" w:eastAsia="Calibri" w:hAnsi="Calibri" w:cs="Calibri"/>
        </w:rPr>
        <w:t>.</w:t>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Heading2"/>
        <w:spacing w:line="276" w:lineRule="auto"/>
        <w:rPr>
          <w:rFonts w:ascii="Calibri" w:hAnsi="Calibri" w:cs="Calibri"/>
          <w:lang w:val="en-US"/>
        </w:rPr>
      </w:pPr>
      <w:r w:rsidRPr="0092480E">
        <w:rPr>
          <w:rFonts w:ascii="Calibri" w:hAnsi="Calibri" w:cs="Calibri"/>
          <w:lang w:val="en-US"/>
        </w:rPr>
        <w:lastRenderedPageBreak/>
        <w:t>Background</w:t>
      </w:r>
    </w:p>
    <w:p w14:paraId="1BBCC7EC" w14:textId="57EC954A"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w:t>
      </w:r>
      <w:r w:rsidR="006646BB">
        <w:rPr>
          <w:rFonts w:ascii="Calibri" w:eastAsia="Calibri" w:hAnsi="Calibri" w:cs="Calibri"/>
        </w:rPr>
        <w:t>is</w:t>
      </w:r>
      <w:r w:rsidR="13A25980" w:rsidRPr="00C2764C">
        <w:rPr>
          <w:rFonts w:ascii="Calibri" w:eastAsia="Calibri" w:hAnsi="Calibri" w:cs="Calibri"/>
        </w:rPr>
        <w:t xml:space="preserv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00CE401A">
        <w:rPr>
          <w:rFonts w:ascii="Calibri" w:eastAsia="Calibri" w:hAnsi="Calibri" w:cs="Calibri"/>
        </w:rPr>
        <w:t>available</w:t>
      </w:r>
      <w:r w:rsidR="7CF8D75B" w:rsidRPr="00C2764C">
        <w:rPr>
          <w:rFonts w:ascii="Calibri" w:eastAsia="Calibri" w:hAnsi="Calibri" w:cs="Calibri"/>
        </w:rPr>
        <w:t xml:space="preserve">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006646BB">
        <w:rPr>
          <w:rFonts w:ascii="Calibri" w:eastAsia="Calibri" w:hAnsi="Calibri" w:cs="Calibri"/>
        </w:rPr>
        <w:t>e</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056165CC"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r w:rsidR="006646BB">
        <w:rPr>
          <w:rFonts w:ascii="Calibri" w:eastAsiaTheme="minorEastAsia" w:hAnsi="Calibri" w:cs="Calibri"/>
        </w:rPr>
        <w:t>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commentRangeStart w:id="5"/>
      <w:r w:rsidR="028B7B1B" w:rsidRPr="00C2764C">
        <w:rPr>
          <w:rFonts w:ascii="Calibri" w:eastAsiaTheme="minorEastAsia" w:hAnsi="Calibri" w:cs="Calibri"/>
        </w:rPr>
        <w:t xml:space="preserve">, </w:t>
      </w:r>
      <w:r w:rsidR="0046354A">
        <w:rPr>
          <w:rFonts w:ascii="Calibri" w:eastAsiaTheme="minorEastAsia" w:hAnsi="Calibri" w:cs="Calibri"/>
        </w:rPr>
        <w:t xml:space="preserve">they are occupied and </w:t>
      </w:r>
      <w:commentRangeEnd w:id="5"/>
      <w:r w:rsidR="007A4605">
        <w:rPr>
          <w:rStyle w:val="CommentReference"/>
          <w:rFonts w:asciiTheme="minorHAnsi" w:eastAsiaTheme="minorHAnsi" w:hAnsiTheme="minorHAnsi" w:cstheme="minorBidi"/>
          <w:lang w:val="en-GB"/>
        </w:rPr>
        <w:commentReference w:id="5"/>
      </w:r>
      <w:r w:rsidR="20963166" w:rsidRPr="00C2764C">
        <w:rPr>
          <w:rFonts w:ascii="Calibri" w:eastAsiaTheme="minorEastAsia" w:hAnsi="Calibri" w:cs="Calibri"/>
        </w:rPr>
        <w:t xml:space="preserve">fewer non-COVID-19 patients can </w:t>
      </w:r>
      <w:r w:rsidR="00464ABE">
        <w:rPr>
          <w:rFonts w:ascii="Calibri" w:eastAsiaTheme="minorEastAsia" w:hAnsi="Calibri" w:cs="Calibri"/>
        </w:rPr>
        <w:t>undergo</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0046354A">
        <w:rPr>
          <w:rFonts w:ascii="Calibri" w:eastAsiaTheme="minorEastAsia" w:hAnsi="Calibri" w:cs="Calibri"/>
        </w:rPr>
        <w:t>they have less time to see non-COV</w:t>
      </w:r>
      <w:r w:rsidR="004B2511">
        <w:rPr>
          <w:rFonts w:ascii="Calibri" w:eastAsiaTheme="minorEastAsia" w:hAnsi="Calibri" w:cs="Calibri"/>
        </w:rPr>
        <w:t>I</w:t>
      </w:r>
      <w:r w:rsidR="0046354A">
        <w:rPr>
          <w:rFonts w:ascii="Calibri" w:eastAsiaTheme="minorEastAsia" w:hAnsi="Calibri" w:cs="Calibri"/>
        </w:rPr>
        <w:t>D</w:t>
      </w:r>
      <w:r w:rsidR="004B2511">
        <w:rPr>
          <w:rFonts w:ascii="Calibri" w:eastAsiaTheme="minorEastAsia" w:hAnsi="Calibri" w:cs="Calibri"/>
        </w:rPr>
        <w:t>-19</w:t>
      </w:r>
      <w:r w:rsidR="0046354A">
        <w:rPr>
          <w:rFonts w:ascii="Calibri" w:eastAsiaTheme="minorEastAsia" w:hAnsi="Calibri" w:cs="Calibri"/>
        </w:rPr>
        <w:t xml:space="preserve"> patients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00CE401A">
        <w:rPr>
          <w:rFonts w:ascii="Calibri" w:eastAsiaTheme="minorEastAsia" w:hAnsi="Calibri" w:cs="Calibri"/>
        </w:rPr>
        <w:t>Third, in</w:t>
      </w:r>
      <w:r w:rsidR="6D8E8330" w:rsidRPr="00C2764C">
        <w:rPr>
          <w:rFonts w:ascii="Calibri" w:eastAsiaTheme="minorEastAsia" w:hAnsi="Calibri" w:cs="Calibri"/>
        </w:rPr>
        <w:t xml:space="preserve">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 xml:space="preserve">during the first </w:t>
      </w:r>
      <w:r w:rsidR="00DE0141">
        <w:rPr>
          <w:rFonts w:ascii="Calibri" w:eastAsiaTheme="minorEastAsia" w:hAnsi="Calibri" w:cs="Calibri"/>
        </w:rPr>
        <w:t>weeks</w:t>
      </w:r>
      <w:r w:rsidR="6C0A78A6" w:rsidRPr="00C2764C">
        <w:rPr>
          <w:rFonts w:ascii="Calibri" w:eastAsiaTheme="minorEastAsia" w:hAnsi="Calibri" w:cs="Calibri"/>
        </w:rPr>
        <w:t xml:space="preserve"> of the crisis </w:t>
      </w:r>
      <w:del w:id="6" w:author="C.L. van Lint" w:date="2020-06-16T11:29:00Z">
        <w:r w:rsidR="6C0A78A6" w:rsidRPr="00C2764C" w:rsidDel="007A4605">
          <w:rPr>
            <w:rFonts w:ascii="Calibri" w:eastAsiaTheme="minorEastAsia" w:hAnsi="Calibri" w:cs="Calibri"/>
          </w:rPr>
          <w:delText>compared to previous years</w:delText>
        </w:r>
        <w:r w:rsidR="00E601B7" w:rsidDel="007A4605">
          <w:rPr>
            <w:rFonts w:ascii="Calibri" w:eastAsiaTheme="minorEastAsia" w:hAnsi="Calibri" w:cs="Calibri"/>
          </w:rPr>
          <w:delText xml:space="preserve"> </w:delText>
        </w:r>
      </w:del>
      <w:r w:rsidR="00E601B7">
        <w:rPr>
          <w:rFonts w:ascii="Calibri" w:eastAsiaTheme="minorEastAsia" w:hAnsi="Calibri" w:cs="Calibri"/>
        </w:rPr>
        <w:t xml:space="preserve">and approximately 30% less cancer diagnoses </w:t>
      </w:r>
      <w:del w:id="7" w:author="C.L. van Lint" w:date="2020-06-16T11:29:00Z">
        <w:r w:rsidR="00E601B7" w:rsidDel="007A4605">
          <w:rPr>
            <w:rFonts w:ascii="Calibri" w:eastAsiaTheme="minorEastAsia" w:hAnsi="Calibri" w:cs="Calibri"/>
          </w:rPr>
          <w:delText xml:space="preserve">than </w:delText>
        </w:r>
      </w:del>
      <w:ins w:id="8" w:author="C.L. van Lint" w:date="2020-06-16T11:29:00Z">
        <w:r w:rsidR="007A4605">
          <w:rPr>
            <w:rFonts w:ascii="Calibri" w:eastAsiaTheme="minorEastAsia" w:hAnsi="Calibri" w:cs="Calibri"/>
          </w:rPr>
          <w:t>compared to</w:t>
        </w:r>
        <w:r w:rsidR="007A4605">
          <w:rPr>
            <w:rFonts w:ascii="Calibri" w:eastAsiaTheme="minorEastAsia" w:hAnsi="Calibri" w:cs="Calibri"/>
          </w:rPr>
          <w:t xml:space="preserve"> </w:t>
        </w:r>
      </w:ins>
      <w:r w:rsidR="00E601B7">
        <w:rPr>
          <w:rFonts w:ascii="Calibri" w:eastAsiaTheme="minorEastAsia" w:hAnsi="Calibri" w:cs="Calibri"/>
        </w:rPr>
        <w:t>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zorg","type":"report"},"uris":["http://www.mendeley.com/documents/?uuid=4a960468-334f-33b1-9acc-8c4a1dbc18eb"]},{"id":"ITEM-2","itemData":{"DOI":"10.1016/S1470-2045(20)30265-5","ISSN":"14745488","author":[{"dropping-particle":"","family":"Dinmohamed","given":"Avinash G.","non-dropping-particle":"","parse-names":false,"suffix":""},{"dropping-particle":"","family":"Visser","given":"Otto","non-dropping-particle":"","parse-names":false,"suffix":""},{"dropping-particle":"","family":"Verhoeven","given":"Rob H.A.","non-dropping-particle":"","parse-names":false,"suffix":""},{"dropping-particle":"","family":"Louwman","given":"Marieke W.J.","non-dropping-particle":"","parse-names":false,"suffix":""},{"dropping-particle":"","family":"Nederveen","given":"Francien H.","non-dropping-particle":"van","parse-names":false,"suffix":""},{"dropping-particle":"","family":"Willems","given":"Stefan M.","non-dropping-particle":"","parse-names":false,"suffix":""},{"dropping-particle":"","family":"Merkx","given":"Matthias A.W.","non-dropping-particle":"","parse-names":false,"suffix":""},{"dropping-particle":"","family":"Lemmens","given":"Valery E.P.P.","non-dropping-particle":"","parse-names":false,"suffix":""},{"dropping-particle":"","family":"Nagtegaal","given":"Iris D.","non-dropping-particle":"","parse-names":false,"suffix":""},{"dropping-particle":"","family":"Siesling","given":"Sabine","non-dropping-particle":"","parse-names":false,"suffix":""}],"container-title":"The Lancet Oncology","id":"ITEM-2","issue":"0","issued":{"date-parts":[["2020"]]},"publisher":"Lancet Publishing Group","title":"Fewer cancer diagnoses during the COVID-19 epidemic in the Netherlands","type":"article","volume":"0"},"uris":["http://www.mendeley.com/documents/?uuid=eddef2c1-cd3f-3708-bc3d-66f7896f4834"]}],"mendeley":{"formattedCitation":"&lt;sup&gt;6,7&lt;/sup&gt;","plainTextFormattedCitation":"6,7","previouslyFormattedCitation":"&lt;sup&gt;6,7&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6,7</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0296515">
        <w:rPr>
          <w:rFonts w:ascii="Calibri" w:eastAsiaTheme="minorEastAsia" w:hAnsi="Calibri" w:cs="Calibri"/>
        </w:rPr>
        <w:t xml:space="preserve">the </w:t>
      </w:r>
      <w:r w:rsidR="063382E6" w:rsidRPr="00C2764C">
        <w:rPr>
          <w:rFonts w:ascii="Calibri" w:eastAsiaTheme="minorEastAsia" w:hAnsi="Calibri" w:cs="Calibri"/>
        </w:rPr>
        <w:t xml:space="preserve">fear of </w:t>
      </w:r>
      <w:r w:rsidR="00296515">
        <w:rPr>
          <w:rFonts w:ascii="Calibri" w:eastAsiaTheme="minorEastAsia" w:hAnsi="Calibri" w:cs="Calibri"/>
        </w:rPr>
        <w:t>contagion with the corona</w:t>
      </w:r>
      <w:r w:rsidR="5FD94130" w:rsidRPr="00C2764C">
        <w:rPr>
          <w:rFonts w:ascii="Calibri" w:eastAsiaTheme="minorEastAsia" w:hAnsi="Calibri" w:cs="Calibri"/>
        </w:rPr>
        <w:t xml:space="preserve"> virus </w:t>
      </w:r>
      <w:r w:rsidR="3BC120CB" w:rsidRPr="00C2764C">
        <w:rPr>
          <w:rFonts w:ascii="Calibri" w:eastAsiaTheme="minorEastAsia" w:hAnsi="Calibri" w:cs="Calibri"/>
        </w:rPr>
        <w:t xml:space="preserve">may leave </w:t>
      </w:r>
      <w:r w:rsidR="00296515">
        <w:rPr>
          <w:rFonts w:ascii="Calibri" w:eastAsiaTheme="minorEastAsia" w:hAnsi="Calibri" w:cs="Calibri"/>
        </w:rPr>
        <w:t>non-COVID patients</w:t>
      </w:r>
      <w:r w:rsidR="3BC120CB" w:rsidRPr="00C2764C">
        <w:rPr>
          <w:rFonts w:ascii="Calibri" w:eastAsiaTheme="minorEastAsia" w:hAnsi="Calibri" w:cs="Calibri"/>
        </w:rPr>
        <w:t xml:space="preserve"> reluctant to seek </w:t>
      </w:r>
      <w:r w:rsidR="00296515">
        <w:rPr>
          <w:rFonts w:ascii="Calibri" w:eastAsiaTheme="minorEastAsia" w:hAnsi="Calibri" w:cs="Calibri"/>
        </w:rPr>
        <w:t>c</w:t>
      </w:r>
      <w:r w:rsidR="3BC120CB" w:rsidRPr="00C2764C">
        <w:rPr>
          <w:rFonts w:ascii="Calibri" w:eastAsiaTheme="minorEastAsia" w:hAnsi="Calibri" w:cs="Calibri"/>
        </w:rPr>
        <w:t>are</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6DE6C218"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2543A1">
        <w:rPr>
          <w:rFonts w:ascii="Calibri" w:eastAsiaTheme="minorEastAsia" w:hAnsi="Calibri" w:cs="Calibri"/>
        </w:rPr>
        <w:t>weeks</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evaluated the consequences of delay of 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895489">
        <w:rPr>
          <w:rFonts w:ascii="Calibri" w:eastAsiaTheme="minorEastAsia" w:hAnsi="Calibri" w:cs="Calibri"/>
        </w:rPr>
        <w:t>.</w:t>
      </w:r>
      <w:r w:rsidR="00CF60C0">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9&lt;/sup&gt;","plainTextFormattedCitation":"9","previouslyFormattedCitation":"&lt;sup&gt;9&lt;/sup&gt;"},"properties":{"noteIndex":0},"schema":"https://github.com/citation-style-language/schema/raw/master/csl-citation.json"}</w:instrText>
      </w:r>
      <w:r w:rsidR="00CF60C0">
        <w:rPr>
          <w:rFonts w:ascii="Calibri" w:eastAsiaTheme="minorEastAsia" w:hAnsi="Calibri" w:cs="Calibri"/>
        </w:rPr>
        <w:fldChar w:fldCharType="separate"/>
      </w:r>
      <w:r w:rsidR="00E601B7" w:rsidRPr="00E601B7">
        <w:rPr>
          <w:rFonts w:ascii="Calibri" w:eastAsiaTheme="minorEastAsia" w:hAnsi="Calibri" w:cs="Calibri"/>
          <w:noProof/>
          <w:vertAlign w:val="superscript"/>
        </w:rPr>
        <w:t>9</w:t>
      </w:r>
      <w:r w:rsidR="00CF60C0">
        <w:rPr>
          <w:rFonts w:ascii="Calibri" w:eastAsiaTheme="minorEastAsia" w:hAnsi="Calibri" w:cs="Calibri"/>
        </w:rPr>
        <w:fldChar w:fldCharType="end"/>
      </w:r>
      <w:r w:rsidR="00895489">
        <w:rPr>
          <w:rFonts w:ascii="Calibri" w:eastAsiaTheme="minorEastAsia" w:hAnsi="Calibri" w:cs="Calibri"/>
        </w:rPr>
        <w:t xml:space="preserve"> </w:t>
      </w:r>
      <w:r w:rsidR="00AB781F" w:rsidRPr="00C2764C">
        <w:rPr>
          <w:rFonts w:ascii="Calibri" w:eastAsiaTheme="minorEastAsia" w:hAnsi="Calibri" w:cs="Calibri"/>
        </w:rPr>
        <w:t>Th</w:t>
      </w:r>
      <w:r w:rsidR="002543A1">
        <w:rPr>
          <w:rFonts w:ascii="Calibri" w:eastAsiaTheme="minorEastAsia" w:hAnsi="Calibri" w:cs="Calibri"/>
        </w:rPr>
        <w:t>is study</w:t>
      </w:r>
      <w:r w:rsidR="00167841" w:rsidRPr="00C2764C">
        <w:rPr>
          <w:rFonts w:ascii="Calibri" w:eastAsiaTheme="minorEastAsia" w:hAnsi="Calibri" w:cs="Calibri"/>
        </w:rPr>
        <w:t xml:space="preserve"> showed that it would take 7-16 months </w:t>
      </w:r>
      <w:r w:rsidR="00895489">
        <w:rPr>
          <w:rFonts w:ascii="Calibri" w:eastAsiaTheme="minorEastAsia" w:hAnsi="Calibri" w:cs="Calibri"/>
        </w:rPr>
        <w:t xml:space="preserve">for the </w:t>
      </w:r>
      <w:r w:rsidR="002543A1">
        <w:rPr>
          <w:rFonts w:ascii="Calibri" w:eastAsiaTheme="minorEastAsia" w:hAnsi="Calibri" w:cs="Calibri"/>
        </w:rPr>
        <w:t xml:space="preserve">healthcare </w:t>
      </w:r>
      <w:r w:rsidR="00895489">
        <w:rPr>
          <w:rFonts w:ascii="Calibri" w:eastAsiaTheme="minorEastAsia" w:hAnsi="Calibri" w:cs="Calibri"/>
        </w:rPr>
        <w:t xml:space="preserve">system to recover to nearly full capacity </w:t>
      </w:r>
      <w:r w:rsidR="002543A1">
        <w:rPr>
          <w:rFonts w:ascii="Calibri" w:eastAsiaTheme="minorEastAsia" w:hAnsi="Calibri" w:cs="Calibri"/>
        </w:rPr>
        <w:t>if</w:t>
      </w:r>
      <w:r w:rsidR="00895489">
        <w:rPr>
          <w:rFonts w:ascii="Calibri" w:eastAsiaTheme="minorEastAsia" w:hAnsi="Calibri" w:cs="Calibri"/>
        </w:rPr>
        <w:t xml:space="preserve"> elective</w:t>
      </w:r>
      <w:r w:rsidR="002543A1">
        <w:rPr>
          <w:rFonts w:ascii="Calibri" w:eastAsiaTheme="minorEastAsia" w:hAnsi="Calibri" w:cs="Calibri"/>
        </w:rPr>
        <w:t xml:space="preserve"> orthopedic</w:t>
      </w:r>
      <w:r w:rsidR="003D378E">
        <w:rPr>
          <w:rFonts w:ascii="Calibri" w:eastAsiaTheme="minorEastAsia" w:hAnsi="Calibri" w:cs="Calibri"/>
        </w:rPr>
        <w:t xml:space="preserve"> surgeries</w:t>
      </w:r>
      <w:r w:rsidR="00895489">
        <w:rPr>
          <w:rFonts w:ascii="Calibri" w:eastAsiaTheme="minorEastAsia" w:hAnsi="Calibri" w:cs="Calibri"/>
        </w:rPr>
        <w:t xml:space="preserve"> </w:t>
      </w:r>
      <w:del w:id="9" w:author="C.L. van Lint" w:date="2020-06-16T11:30:00Z">
        <w:r w:rsidR="002543A1" w:rsidDel="007A4605">
          <w:rPr>
            <w:rFonts w:ascii="Calibri" w:eastAsiaTheme="minorEastAsia" w:hAnsi="Calibri" w:cs="Calibri"/>
          </w:rPr>
          <w:delText xml:space="preserve">is </w:delText>
        </w:r>
      </w:del>
      <w:ins w:id="10" w:author="C.L. van Lint" w:date="2020-06-16T11:30:00Z">
        <w:r w:rsidR="007A4605">
          <w:rPr>
            <w:rFonts w:ascii="Calibri" w:eastAsiaTheme="minorEastAsia" w:hAnsi="Calibri" w:cs="Calibri"/>
          </w:rPr>
          <w:t>are</w:t>
        </w:r>
        <w:r w:rsidR="007A4605">
          <w:rPr>
            <w:rFonts w:ascii="Calibri" w:eastAsiaTheme="minorEastAsia" w:hAnsi="Calibri" w:cs="Calibri"/>
          </w:rPr>
          <w:t xml:space="preserve"> </w:t>
        </w:r>
      </w:ins>
      <w:r w:rsidR="002543A1">
        <w:rPr>
          <w:rFonts w:ascii="Calibri" w:eastAsiaTheme="minorEastAsia" w:hAnsi="Calibri" w:cs="Calibri"/>
        </w:rPr>
        <w:t xml:space="preserve">resumed </w:t>
      </w:r>
      <w:r w:rsidR="00167841" w:rsidRPr="00C2764C">
        <w:rPr>
          <w:rFonts w:ascii="Calibri" w:eastAsiaTheme="minorEastAsia" w:hAnsi="Calibri" w:cs="Calibri"/>
        </w:rPr>
        <w:t>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9&lt;/sup&gt;","plainTextFormattedCitation":"9","previouslyFormattedCitation":"&lt;sup&gt;9&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9</w:t>
      </w:r>
      <w:r w:rsidR="000D187D" w:rsidRPr="00C2764C">
        <w:rPr>
          <w:rFonts w:ascii="Calibri" w:eastAsiaTheme="minorEastAsia" w:hAnsi="Calibri" w:cs="Calibri"/>
        </w:rPr>
        <w:fldChar w:fldCharType="end"/>
      </w:r>
      <w:r w:rsidR="00B44D15">
        <w:rPr>
          <w:rFonts w:ascii="Calibri" w:eastAsiaTheme="minorEastAsia" w:hAnsi="Calibri" w:cs="Calibri"/>
        </w:rPr>
        <w:t xml:space="preserve"> Another modeling study showed that the delay in cancer surgery is highly impactful in the life-years gained per resource spent.</w:t>
      </w:r>
      <w:r w:rsidR="00B44D15">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{"citationItems":[{"id":"ITEM-1","itemData":{"DOI":"10.1016/j.annonc.2020.05.009","abstract":"This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 ABSTRACT 40 41 Background: Cancer diagnostics and surgery have been disrupted by the response of","author":[{"dropping-particle":"","family":"Sud","given":"Amit","non-dropping-particle":"","parse-names":false,"suffix":""},{"dropping-particle":"","family":"Jones","given":"Michael","non-dropping-particle":"","parse-names":false,"suffix":""},{"dropping-particle":"","family":"Broggio","given":"John","non-dropping-particle":"","parse-names":false,"suffix":""},{"dropping-particle":"","family":"Loveday","given":"Chey","non-dropping-particle":"","parse-names":false,"suffix":""},{"dropping-particle":"","family":"Torr","given":"Bethany","non-dropping-particle":"","parse-names":false,"suffix":""},{"dropping-particle":"","family":"Garrett","given":"Alice","non-dropping-particle":"","parse-names":false,"suffix":""},{"dropping-particle":"","family":"Nicol","given":"David L","non-dropping-particle":"","parse-names":false,"suffix":""},{"dropping-particle":"","family":"Jhanji","given":"Shaman","non-dropping-particle":"","parse-names":false,"suffix":""},{"dropping-particle":"","family":"Boyce","given":"Stephen A","non-dropping-particle":"","parse-names":false,"suffix":""},{"dropping-particle":"","family":"Gronthoud","given":"Firza","non-dropping-particle":"","parse-names":false,"suffix":""},{"dropping-particle":"","family":"Ward","given":"Phillip","non-dropping-particle":"","parse-names":false,"suffix":""},{"dropping-particle":"","family":"Handy","given":"Jonathan M","non-dropping-particle":"","parse-names":false,"suffix":""},{"dropping-particle":"","family":"Yousaf","given":"Nadia","non-dropping-particle":"","parse-names":false,"suffix":""},{"dropping-particle":"","family":"Larkin","given":"James","non-dropping-particle":"","parse-names":false,"suffix":""},{"dropping-particle":"","family":"Suh","given":"Yae-Eun","non-dropping-particle":"","parse-names":false,"suffix":""},{"dropping-particle":"","family":"Scott","given":"Stephen","non-dropping-particle":"","parse-names":false,"suffix":""},{"dropping-particle":"","family":"Pharoah","given":"Paul DP","non-dropping-particle":"","parse-names":false,"suffix":""},{"dropping-particle":"","family":"Swanton","given":"Charles","non-dropping-particle":"","parse-names":false,"suffix":""},{"dropping-particle":"","family":"Abbosh","given":"Christopher","non-dropping-particle":"","parse-names":false,"suffix":""},{"dropping-particle":"","family":"Williams","given":"Matthew","non-dropping-particle":"","parse-names":false,"suffix":""},{"dropping-particle":"","family":"Lyratzopoulos","given":"Georgios","non-dropping-particle":"","parse-names":false,"suffix":""},{"dropping-particle":"","family":"Houlston","given":"Richard","non-dropping-particle":"","parse-names":false,"suffix":""},{"dropping-particle":"","family":"Turnbull","given":"Clare","non-dropping-particle":"","parse-names":false,"suffix":""},{"dropping-particle":"","family":"Pdp","given":"Pharoah","non-dropping-particle":"","parse-names":false,"suffix":""},{"dropping-particle":"","family":"Pharoah","given":"DP","non-dropping-particle":"","parse-names":false,"suffix":""}],"container-title":"Annals of Oncology","id":"ITEM-1","issued":{"date-parts":[["2020"]]},"page":"19","publisher":"Elsevier","title":"Collateral damage: the impact on outcomes from cancer surgery of the COVID-19 pandemic","type":"article-journal","volume":"13"},"uris":["http://www.mendeley.com/documents/?uuid=8fecc792-0b48-3cbd-a73a-779bdb94170f"]}],"mendeley":{"formattedCitation":"&lt;sup&gt;10&lt;/sup&gt;","plainTextFormattedCitation":"10"},"properties":{"noteIndex":0},"schema":"https://github.com/citation-style-language/schema/raw/master/csl-citation.json"}</w:instrText>
      </w:r>
      <w:r w:rsidR="00B44D15">
        <w:rPr>
          <w:rFonts w:ascii="Calibri" w:eastAsiaTheme="minorEastAsia" w:hAnsi="Calibri" w:cs="Calibri"/>
        </w:rPr>
        <w:fldChar w:fldCharType="separate"/>
      </w:r>
      <w:r w:rsidR="00B44D15" w:rsidRPr="00B44D15">
        <w:rPr>
          <w:rFonts w:ascii="Calibri" w:eastAsiaTheme="minorEastAsia" w:hAnsi="Calibri" w:cs="Calibri"/>
          <w:noProof/>
          <w:vertAlign w:val="superscript"/>
        </w:rPr>
        <w:t>10</w:t>
      </w:r>
      <w:r w:rsidR="00B44D15">
        <w:rPr>
          <w:rFonts w:ascii="Calibri" w:eastAsiaTheme="minorEastAsia" w:hAnsi="Calibri" w:cs="Calibri"/>
        </w:rPr>
        <w:fldChar w:fldCharType="end"/>
      </w:r>
      <w:r w:rsidR="00B44D15">
        <w:rPr>
          <w:rFonts w:ascii="Calibri" w:eastAsiaTheme="minorEastAsia" w:hAnsi="Calibri" w:cs="Calibri"/>
        </w:rPr>
        <w:t xml:space="preserve"> These findings</w:t>
      </w:r>
      <w:r w:rsidR="004C45BB">
        <w:rPr>
          <w:rFonts w:ascii="Calibri" w:eastAsiaTheme="minorEastAsia" w:hAnsi="Calibri" w:cs="Calibri"/>
        </w:rPr>
        <w:t xml:space="preserve"> in orthopedic </w:t>
      </w:r>
      <w:r w:rsidR="00B44D15">
        <w:rPr>
          <w:rFonts w:ascii="Calibri" w:eastAsiaTheme="minorEastAsia" w:hAnsi="Calibri" w:cs="Calibri"/>
        </w:rPr>
        <w:t xml:space="preserve">and cancer </w:t>
      </w:r>
      <w:r w:rsidR="004C45BB">
        <w:rPr>
          <w:rFonts w:ascii="Calibri" w:eastAsiaTheme="minorEastAsia" w:hAnsi="Calibri" w:cs="Calibri"/>
        </w:rPr>
        <w:t xml:space="preserve">surgery is likely relevant for </w:t>
      </w:r>
      <w:r w:rsidR="00B44D15">
        <w:rPr>
          <w:rFonts w:ascii="Calibri" w:eastAsiaTheme="minorEastAsia" w:hAnsi="Calibri" w:cs="Calibri"/>
        </w:rPr>
        <w:t xml:space="preserve">more </w:t>
      </w:r>
      <w:r w:rsidR="004C45BB">
        <w:rPr>
          <w:rFonts w:ascii="Calibri" w:eastAsiaTheme="minorEastAsia" w:hAnsi="Calibri" w:cs="Calibri"/>
        </w:rPr>
        <w:t xml:space="preserve">vital surgeries. </w:t>
      </w:r>
      <w:r w:rsidR="0EA74164" w:rsidRPr="00C2764C">
        <w:rPr>
          <w:rFonts w:ascii="Calibri" w:eastAsiaTheme="minorEastAsia" w:hAnsi="Calibri" w:cs="Calibri"/>
        </w:rPr>
        <w:t xml:space="preserve">Because an accumulating group of patients is waiting </w:t>
      </w:r>
      <w:r w:rsidR="002543A1">
        <w:rPr>
          <w:rFonts w:ascii="Calibri" w:eastAsiaTheme="minorEastAsia" w:hAnsi="Calibri" w:cs="Calibri"/>
        </w:rPr>
        <w:t>to undergo surgery</w:t>
      </w:r>
      <w:r w:rsidR="0EA74164" w:rsidRPr="00C2764C">
        <w:rPr>
          <w:rFonts w:ascii="Calibri" w:eastAsiaTheme="minorEastAsia" w:hAnsi="Calibri" w:cs="Calibri"/>
        </w:rPr>
        <w:t xml:space="preserve">, </w:t>
      </w:r>
      <w:r w:rsidR="00FA7EB3">
        <w:rPr>
          <w:rFonts w:ascii="Calibri" w:eastAsiaTheme="minorEastAsia" w:hAnsi="Calibri" w:cs="Calibri"/>
        </w:rPr>
        <w:t xml:space="preserve">hospitals are </w:t>
      </w:r>
      <w:r w:rsidR="0EA74164" w:rsidRPr="00C2764C">
        <w:rPr>
          <w:rFonts w:ascii="Calibri" w:eastAsiaTheme="minorEastAsia" w:hAnsi="Calibri" w:cs="Calibri"/>
        </w:rPr>
        <w:t xml:space="preserve">facing </w:t>
      </w:r>
      <w:r w:rsidR="002543A1">
        <w:rPr>
          <w:rFonts w:ascii="Calibri" w:eastAsiaTheme="minorEastAsia" w:hAnsi="Calibri" w:cs="Calibri"/>
        </w:rPr>
        <w:t xml:space="preserve">a </w:t>
      </w:r>
      <w:r w:rsidR="0EA74164" w:rsidRPr="00C2764C">
        <w:rPr>
          <w:rFonts w:ascii="Calibri" w:eastAsiaTheme="minorEastAsia" w:hAnsi="Calibri" w:cs="Calibri"/>
        </w:rPr>
        <w:t>dilemma</w:t>
      </w:r>
      <w:r w:rsidR="002543A1">
        <w:rPr>
          <w:rFonts w:ascii="Calibri" w:eastAsiaTheme="minorEastAsia" w:hAnsi="Calibri" w:cs="Calibri"/>
        </w:rPr>
        <w:t>:</w:t>
      </w:r>
      <w:r w:rsidR="0EA74164" w:rsidRPr="00C2764C">
        <w:rPr>
          <w:rFonts w:ascii="Calibri" w:eastAsiaTheme="minorEastAsia" w:hAnsi="Calibri" w:cs="Calibri"/>
        </w:rPr>
        <w:t xml:space="preserve"> </w:t>
      </w:r>
      <w:r w:rsidR="002543A1">
        <w:rPr>
          <w:rFonts w:ascii="Calibri" w:eastAsiaTheme="minorEastAsia" w:hAnsi="Calibri" w:cs="Calibri"/>
        </w:rPr>
        <w:t>Which</w:t>
      </w:r>
      <w:r w:rsidR="0EA74164" w:rsidRPr="00C2764C">
        <w:rPr>
          <w:rFonts w:ascii="Calibri" w:eastAsiaTheme="minorEastAsia" w:hAnsi="Calibri" w:cs="Calibri"/>
        </w:rPr>
        <w:t xml:space="preserve"> patients should be prioritized</w:t>
      </w:r>
      <w:r w:rsidR="002543A1">
        <w:rPr>
          <w:rFonts w:ascii="Calibri" w:eastAsiaTheme="minorEastAsia" w:hAnsi="Calibri" w:cs="Calibri"/>
        </w:rPr>
        <w:t>?</w:t>
      </w:r>
    </w:p>
    <w:p w14:paraId="2EA5DD26" w14:textId="77777777" w:rsidR="00404879" w:rsidRDefault="00404879" w:rsidP="00153762">
      <w:pPr>
        <w:spacing w:line="276" w:lineRule="auto"/>
        <w:rPr>
          <w:rFonts w:ascii="Calibri" w:eastAsiaTheme="minorEastAsia" w:hAnsi="Calibri" w:cs="Calibri"/>
        </w:rPr>
      </w:pPr>
    </w:p>
    <w:p w14:paraId="4961370D" w14:textId="4340A6C0"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00F2711F">
        <w:rPr>
          <w:rFonts w:ascii="Calibri" w:eastAsiaTheme="minorEastAsia" w:hAnsi="Calibri" w:cs="Calibri"/>
        </w:rPr>
        <w:t>S</w:t>
      </w:r>
      <w:r w:rsidR="6B551FD4" w:rsidRPr="00C2764C">
        <w:rPr>
          <w:rFonts w:ascii="Calibri" w:eastAsiaTheme="minorEastAsia" w:hAnsi="Calibri" w:cs="Calibri"/>
        </w:rPr>
        <w:t xml:space="preserve">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001806CD">
        <w:rPr>
          <w:rFonts w:ascii="Calibri" w:eastAsiaTheme="minorEastAsia" w:hAnsi="Calibri" w:cs="Calibri"/>
        </w:rPr>
        <w:t>People that are</w:t>
      </w:r>
      <w:r w:rsidR="0EA74164" w:rsidRPr="00C2764C">
        <w:rPr>
          <w:rFonts w:ascii="Calibri" w:eastAsiaTheme="minorEastAsia" w:hAnsi="Calibri" w:cs="Calibri"/>
        </w:rPr>
        <w:t xml:space="preserv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w:t>
      </w:r>
      <w:r w:rsidR="00F2711F">
        <w:rPr>
          <w:rFonts w:ascii="Calibri" w:eastAsiaTheme="minorEastAsia" w:hAnsi="Calibri" w:cs="Calibri"/>
        </w:rPr>
        <w:t xml:space="preserve">e.g., the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focus on maximizing</w:t>
      </w:r>
      <w:r w:rsidR="7C30960B" w:rsidRPr="00C2764C">
        <w:rPr>
          <w:rFonts w:ascii="Calibri" w:eastAsiaTheme="minorEastAsia" w:hAnsi="Calibri" w:cs="Calibri"/>
        </w:rPr>
        <w:t xml:space="preserv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11–15&lt;/sup&gt;","plainTextFormattedCitation":"11–15","previouslyFormattedCitation":"&lt;sup&gt;10–14&lt;/sup&gt;"},"properties":{"noteIndex":0},"schema":"https://github.com/citation-style-language/schema/raw/master/csl-citation.json"}</w:instrText>
      </w:r>
      <w:r w:rsidR="00516760" w:rsidRPr="00C2764C">
        <w:rPr>
          <w:rFonts w:ascii="Calibri" w:eastAsiaTheme="minorEastAsia" w:hAnsi="Calibri" w:cs="Calibri"/>
        </w:rPr>
        <w:fldChar w:fldCharType="separate"/>
      </w:r>
      <w:r w:rsidR="00B44D15" w:rsidRPr="00B44D15">
        <w:rPr>
          <w:rFonts w:ascii="Calibri" w:eastAsiaTheme="minorEastAsia" w:hAnsi="Calibri" w:cs="Calibri"/>
          <w:noProof/>
          <w:vertAlign w:val="superscript"/>
        </w:rPr>
        <w:t>11–15</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emphasize population outcomes</w:t>
      </w:r>
      <w:r w:rsidR="26644134" w:rsidRPr="00C2764C">
        <w:rPr>
          <w:rFonts w:ascii="Calibri" w:eastAsiaTheme="minorEastAsia" w:hAnsi="Calibri" w:cs="Calibri"/>
        </w:rPr>
        <w:t xml:space="preserve"> over individual outcomes</w:t>
      </w:r>
      <w:r w:rsidR="00B07D8C">
        <w:rPr>
          <w:rFonts w:ascii="Calibri" w:eastAsiaTheme="minorEastAsia" w:hAnsi="Calibri" w:cs="Calibri"/>
        </w:rPr>
        <w:t xml:space="preserve"> when resources are scarce</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16&lt;/sup&gt;","plainTextFormattedCitation":"16","previouslyFormattedCitation":"&lt;sup&gt;15&lt;/sup&gt;"},"properties":{"noteIndex":0},"schema":"https://github.com/citation-style-language/schema/raw/master/csl-citation.json"}</w:instrText>
      </w:r>
      <w:r w:rsidR="00516760" w:rsidRPr="00C2764C">
        <w:rPr>
          <w:rFonts w:ascii="Calibri" w:eastAsiaTheme="minorEastAsia" w:hAnsi="Calibri" w:cs="Calibri"/>
        </w:rPr>
        <w:fldChar w:fldCharType="separate"/>
      </w:r>
      <w:r w:rsidR="00B44D15" w:rsidRPr="00B44D15">
        <w:rPr>
          <w:rFonts w:ascii="Calibri" w:eastAsiaTheme="minorEastAsia" w:hAnsi="Calibri" w:cs="Calibri"/>
          <w:noProof/>
          <w:vertAlign w:val="superscript"/>
        </w:rPr>
        <w:t>16</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7907AD77"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lastRenderedPageBreak/>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B07D8C">
        <w:rPr>
          <w:rFonts w:ascii="Calibri" w:hAnsi="Calibri" w:cs="Calibri"/>
        </w:rPr>
        <w:t>.</w:t>
      </w:r>
      <w:r w:rsidRPr="00C2764C">
        <w:rPr>
          <w:rFonts w:ascii="Calibri" w:hAnsi="Calibri" w:cs="Calibri"/>
        </w:rPr>
        <w:fldChar w:fldCharType="begin" w:fldLock="1"/>
      </w:r>
      <w:r w:rsidR="00B44D15">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17&lt;/sup&gt;","plainTextFormattedCitation":"17","previouslyFormattedCitation":"&lt;sup&gt;16&lt;/sup&gt;"},"properties":{"noteIndex":0},"schema":"https://github.com/citation-style-language/schema/raw/master/csl-citation.json"}</w:instrText>
      </w:r>
      <w:r w:rsidRPr="00C2764C">
        <w:rPr>
          <w:rFonts w:ascii="Calibri" w:hAnsi="Calibri" w:cs="Calibri"/>
        </w:rPr>
        <w:fldChar w:fldCharType="separate"/>
      </w:r>
      <w:r w:rsidR="00B44D15" w:rsidRPr="00B44D15">
        <w:rPr>
          <w:rFonts w:ascii="Calibri" w:hAnsi="Calibri" w:cs="Calibri"/>
          <w:noProof/>
          <w:vertAlign w:val="superscript"/>
        </w:rPr>
        <w:t>17</w:t>
      </w:r>
      <w:r w:rsidRPr="00C2764C">
        <w:rPr>
          <w:rFonts w:ascii="Calibri" w:hAnsi="Calibri" w:cs="Calibri"/>
        </w:rPr>
        <w:fldChar w:fldCharType="end"/>
      </w:r>
      <w:r w:rsidRPr="00C2764C">
        <w:rPr>
          <w:rFonts w:ascii="Calibri" w:hAnsi="Calibri" w:cs="Calibri"/>
        </w:rPr>
        <w:t xml:space="preserve"> </w:t>
      </w:r>
      <w:r w:rsidR="00B07D8C">
        <w:rPr>
          <w:rFonts w:ascii="Calibri" w:hAnsi="Calibri" w:cs="Calibri"/>
        </w:rPr>
        <w:t xml:space="preserve">Unfortunately, </w:t>
      </w:r>
      <w:r w:rsidRPr="00C2764C">
        <w:rPr>
          <w:rFonts w:ascii="Calibri" w:hAnsi="Calibri" w:cs="Calibri"/>
        </w:rPr>
        <w:t xml:space="preserve">it is known that </w:t>
      </w:r>
      <w:r w:rsidR="00B07D8C">
        <w:rPr>
          <w:rFonts w:ascii="Calibri" w:hAnsi="Calibri" w:cs="Calibri"/>
        </w:rPr>
        <w:t xml:space="preserve">the level of </w:t>
      </w:r>
      <w:r w:rsidRPr="00C2764C">
        <w:rPr>
          <w:rFonts w:ascii="Calibri" w:hAnsi="Calibri" w:cs="Calibri"/>
        </w:rPr>
        <w:t>agreement o</w:t>
      </w:r>
      <w:r w:rsidR="00623071">
        <w:rPr>
          <w:rFonts w:ascii="Calibri" w:hAnsi="Calibri" w:cs="Calibri"/>
        </w:rPr>
        <w:t>n</w:t>
      </w:r>
      <w:r w:rsidRPr="00C2764C">
        <w:rPr>
          <w:rFonts w:ascii="Calibri" w:hAnsi="Calibri" w:cs="Calibri"/>
        </w:rPr>
        <w:t xml:space="preserve"> prioritization is low</w:t>
      </w:r>
      <w:r w:rsidR="00B07D8C">
        <w:rPr>
          <w:rFonts w:ascii="Calibri" w:hAnsi="Calibri" w:cs="Calibri"/>
        </w:rPr>
        <w:t xml:space="preserve"> between experts</w:t>
      </w:r>
      <w:r w:rsidR="00C2764C" w:rsidRPr="00C2764C">
        <w:rPr>
          <w:rFonts w:ascii="Calibri" w:hAnsi="Calibri" w:cs="Calibri"/>
        </w:rPr>
        <w:t>.</w:t>
      </w:r>
      <w:r w:rsidRPr="00C2764C">
        <w:rPr>
          <w:rFonts w:ascii="Calibri" w:hAnsi="Calibri" w:cs="Calibri"/>
        </w:rPr>
        <w:fldChar w:fldCharType="begin" w:fldLock="1"/>
      </w:r>
      <w:r w:rsidR="00B44D15">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18&lt;/sup&gt;","plainTextFormattedCitation":"18","previouslyFormattedCitation":"&lt;sup&gt;17&lt;/sup&gt;"},"properties":{"noteIndex":0},"schema":"https://github.com/citation-style-language/schema/raw/master/csl-citation.json"}</w:instrText>
      </w:r>
      <w:r w:rsidRPr="00C2764C">
        <w:rPr>
          <w:rFonts w:ascii="Calibri" w:hAnsi="Calibri" w:cs="Calibri"/>
        </w:rPr>
        <w:fldChar w:fldCharType="separate"/>
      </w:r>
      <w:r w:rsidR="00B44D15" w:rsidRPr="00B44D15">
        <w:rPr>
          <w:rFonts w:ascii="Calibri" w:hAnsi="Calibri" w:cs="Calibri"/>
          <w:noProof/>
          <w:vertAlign w:val="superscript"/>
        </w:rPr>
        <w:t>18</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40C85AE4" w14:textId="06D6C9F5" w:rsidR="256137A7" w:rsidRPr="00C2764C" w:rsidRDefault="004A5E8C" w:rsidP="00153762">
      <w:pPr>
        <w:spacing w:line="276" w:lineRule="auto"/>
        <w:rPr>
          <w:rFonts w:ascii="Calibri" w:eastAsia="Calibri" w:hAnsi="Calibri" w:cs="Calibri"/>
        </w:rPr>
      </w:pPr>
      <w:r w:rsidRPr="004A5E8C">
        <w:rPr>
          <w:rFonts w:ascii="Calibri" w:eastAsia="Calibri" w:hAnsi="Calibri" w:cs="Calibri"/>
        </w:rPr>
        <w:t>To guide prioritization of semi-elective surgeries across disciplines from a utilitarian perspective</w:t>
      </w:r>
      <w:r>
        <w:rPr>
          <w:rFonts w:ascii="Calibri" w:eastAsia="Calibri" w:hAnsi="Calibri" w:cs="Calibri"/>
        </w:rPr>
        <w:t>,</w:t>
      </w:r>
      <w:r w:rsidRPr="004A5E8C">
        <w:rPr>
          <w:rFonts w:ascii="Calibri" w:eastAsia="Calibri" w:hAnsi="Calibri" w:cs="Calibri"/>
        </w:rPr>
        <w:t xml:space="preserve"> our study aims to develop a decision model to estimate the impact of postponing surgery on health.</w:t>
      </w:r>
      <w:r>
        <w:rPr>
          <w:rFonts w:ascii="Calibri" w:eastAsia="Calibri" w:hAnsi="Calibri" w:cs="Calibri"/>
        </w:rPr>
        <w:t xml:space="preserve"> </w:t>
      </w:r>
      <w:r w:rsidR="65DC346E" w:rsidRPr="00C2764C">
        <w:rPr>
          <w:rFonts w:ascii="Calibri" w:eastAsia="Calibri" w:hAnsi="Calibri" w:cs="Calibri"/>
        </w:rPr>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r w:rsidR="2A3F7C20" w:rsidRPr="00C2764C">
        <w:rPr>
          <w:rFonts w:ascii="Calibri" w:eastAsia="Calibri" w:hAnsi="Calibri" w:cs="Calibri"/>
        </w:rPr>
        <w:t xml:space="preserve">context of </w:t>
      </w:r>
      <w:r w:rsidR="00E63B33">
        <w:rPr>
          <w:rFonts w:ascii="Calibri" w:eastAsia="Calibri" w:hAnsi="Calibri" w:cs="Calibri"/>
        </w:rPr>
        <w:t>potential new</w:t>
      </w:r>
      <w:r w:rsidR="19384220" w:rsidRPr="00C2764C">
        <w:rPr>
          <w:rFonts w:ascii="Calibri" w:eastAsia="Calibri" w:hAnsi="Calibri" w:cs="Calibri"/>
        </w:rPr>
        <w:t xml:space="preserve"> </w:t>
      </w:r>
      <w:r w:rsidR="774D57D0" w:rsidRPr="00C2764C">
        <w:rPr>
          <w:rFonts w:ascii="Calibri" w:eastAsia="Calibri" w:hAnsi="Calibri" w:cs="Calibri"/>
        </w:rPr>
        <w:t>pandemics.</w:t>
      </w:r>
    </w:p>
    <w:p w14:paraId="3D64ACD5" w14:textId="77777777" w:rsidR="00404879" w:rsidRDefault="00404879" w:rsidP="00153762">
      <w:pPr>
        <w:pStyle w:val="Heading2"/>
        <w:spacing w:line="276" w:lineRule="auto"/>
        <w:rPr>
          <w:rFonts w:ascii="Calibri" w:hAnsi="Calibri" w:cs="Calibri"/>
          <w:lang w:val="en-US"/>
        </w:rPr>
      </w:pPr>
    </w:p>
    <w:p w14:paraId="23D5DC6B" w14:textId="1D82C8F9" w:rsidR="438F5BE1" w:rsidRDefault="438F5BE1" w:rsidP="00153762">
      <w:pPr>
        <w:pStyle w:val="Heading2"/>
        <w:spacing w:line="276" w:lineRule="auto"/>
        <w:rPr>
          <w:rFonts w:ascii="Calibri" w:hAnsi="Calibri" w:cs="Calibri"/>
          <w:lang w:val="en-US"/>
        </w:rPr>
      </w:pPr>
      <w:r w:rsidRPr="0092480E">
        <w:rPr>
          <w:rFonts w:ascii="Calibri" w:hAnsi="Calibri" w:cs="Calibri"/>
          <w:lang w:val="en-US"/>
        </w:rPr>
        <w:t>Methods</w:t>
      </w:r>
    </w:p>
    <w:p w14:paraId="6D9BEE3F" w14:textId="3E57F464"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w:t>
      </w:r>
      <w:r w:rsidR="002333CC">
        <w:rPr>
          <w:rFonts w:ascii="Calibri" w:hAnsi="Calibri" w:cs="Calibri"/>
        </w:rPr>
        <w:t xml:space="preserve">semi-elective </w:t>
      </w:r>
      <w:r w:rsidR="00F727B4">
        <w:rPr>
          <w:rFonts w:ascii="Calibri" w:hAnsi="Calibri" w:cs="Calibri"/>
        </w:rPr>
        <w:t xml:space="preserve">surgeries </w:t>
      </w:r>
      <w:r w:rsidR="004A5E8C">
        <w:rPr>
          <w:rFonts w:ascii="Calibri" w:hAnsi="Calibri" w:cs="Calibri"/>
        </w:rPr>
        <w:t xml:space="preserve">most </w:t>
      </w:r>
      <w:r w:rsidR="00FA7EB3">
        <w:rPr>
          <w:rFonts w:ascii="Calibri" w:hAnsi="Calibri" w:cs="Calibri"/>
        </w:rPr>
        <w:t xml:space="preserve">frequently performed in </w:t>
      </w:r>
      <w:r w:rsidR="0083596A">
        <w:rPr>
          <w:rFonts w:ascii="Calibri" w:hAnsi="Calibri" w:cs="Calibri"/>
        </w:rPr>
        <w:t xml:space="preserve">our setting, and </w:t>
      </w:r>
      <w:r>
        <w:rPr>
          <w:rFonts w:ascii="Calibri" w:hAnsi="Calibri" w:cs="Calibri"/>
        </w:rPr>
        <w:t>obtained</w:t>
      </w:r>
      <w:r w:rsidR="002333CC">
        <w:rPr>
          <w:rFonts w:ascii="Calibri" w:hAnsi="Calibri" w:cs="Calibri"/>
        </w:rPr>
        <w:t xml:space="preserve"> the model’s</w:t>
      </w:r>
      <w:r>
        <w:rPr>
          <w:rFonts w:ascii="Calibri" w:hAnsi="Calibri" w:cs="Calibri"/>
        </w:rPr>
        <w:t xml:space="preserve"> input parameters for the model for these surgeries</w:t>
      </w:r>
      <w:r w:rsidR="00B04FAC">
        <w:rPr>
          <w:rFonts w:ascii="Calibri" w:hAnsi="Calibri" w:cs="Calibri"/>
        </w:rPr>
        <w:t xml:space="preserve">, and </w:t>
      </w:r>
      <w:r w:rsidR="002333CC">
        <w:rPr>
          <w:rFonts w:ascii="Calibri" w:hAnsi="Calibri" w:cs="Calibri"/>
        </w:rPr>
        <w:t>applied</w:t>
      </w:r>
      <w:r w:rsidR="00323973">
        <w:rPr>
          <w:rFonts w:ascii="Calibri" w:hAnsi="Calibri" w:cs="Calibri"/>
        </w:rPr>
        <w:t xml:space="preserve"> these parameters in </w:t>
      </w:r>
      <w:r w:rsidR="00B04FAC">
        <w:rPr>
          <w:rFonts w:ascii="Calibri" w:hAnsi="Calibri" w:cs="Calibri"/>
        </w:rPr>
        <w:t xml:space="preserve">a broadly applicable Markov model to estimate the effect of </w:t>
      </w:r>
      <w:r w:rsidR="002333CC">
        <w:rPr>
          <w:rFonts w:ascii="Calibri" w:hAnsi="Calibri" w:cs="Calibri"/>
        </w:rPr>
        <w:t>surgical delay</w:t>
      </w:r>
      <w:r w:rsidR="00B04FAC">
        <w:rPr>
          <w:rFonts w:ascii="Calibri" w:hAnsi="Calibri" w:cs="Calibri"/>
        </w:rPr>
        <w:t xml:space="preserve"> on survival and health related quality of life</w:t>
      </w:r>
      <w:r w:rsidR="009D493D">
        <w:rPr>
          <w:rFonts w:ascii="Calibri" w:hAnsi="Calibri" w:cs="Calibri"/>
        </w:rPr>
        <w:t xml:space="preserve"> (QoL)</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Heading3"/>
        <w:spacing w:line="276" w:lineRule="auto"/>
      </w:pPr>
      <w:r w:rsidRPr="00514AC6">
        <w:t xml:space="preserve">Patients and setting </w:t>
      </w:r>
    </w:p>
    <w:p w14:paraId="02500DCF" w14:textId="293F5DF2" w:rsidR="001F564F" w:rsidRPr="001F564F"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(ChipSoft, Hi</w:t>
      </w:r>
      <w:r w:rsidR="00EB2CAB">
        <w:rPr>
          <w:rFonts w:ascii="Calibri" w:hAnsi="Calibri" w:cs="Calibri"/>
        </w:rPr>
        <w:t>X</w:t>
      </w:r>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 xml:space="preserve">by two senior clinicians (JvS – emeritus professor internal medicine, RBdJ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w:t>
      </w:r>
      <w:r w:rsidR="00302322">
        <w:rPr>
          <w:rFonts w:ascii="Calibri" w:hAnsi="Calibri" w:cs="Calibri"/>
        </w:rPr>
        <w:t>approved</w:t>
      </w:r>
      <w:r>
        <w:rPr>
          <w:rFonts w:ascii="Calibri" w:hAnsi="Calibri" w:cs="Calibri"/>
        </w:rPr>
        <w:t xml:space="preserve">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r>
        <w:rPr>
          <w:rFonts w:ascii="Calibri" w:hAnsi="Calibri" w:cs="Calibri"/>
        </w:rPr>
        <w:t xml:space="preserve">. </w:t>
      </w:r>
      <w:r w:rsidRPr="0092480E">
        <w:rPr>
          <w:rFonts w:ascii="Calibri" w:hAnsi="Calibri" w:cs="Calibri"/>
        </w:rPr>
        <w:t xml:space="preserve">Ultimately, </w:t>
      </w:r>
      <w:r w:rsidR="002E05CA">
        <w:rPr>
          <w:rFonts w:ascii="Calibri" w:hAnsi="Calibri" w:cs="Calibri"/>
        </w:rPr>
        <w:t>49</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r w:rsidR="001F564F">
        <w:rPr>
          <w:rFonts w:ascii="Calibri" w:hAnsi="Calibri" w:cs="Calibri"/>
        </w:rPr>
        <w:t xml:space="preserve">We aimed to collect data of the patient populations with an indication of the 49 semi-elective non-pediatric and non-obstetric semi-elective surgery. </w:t>
      </w:r>
      <w:r w:rsidR="001F564F">
        <w:rPr>
          <w:rStyle w:val="CommentReference"/>
          <w:rFonts w:asciiTheme="minorHAnsi" w:eastAsiaTheme="minorHAnsi" w:hAnsiTheme="minorHAnsi" w:cstheme="minorBidi"/>
          <w:lang w:val="en-GB"/>
        </w:rPr>
        <w:annotationRef/>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Heading3"/>
        <w:spacing w:line="276" w:lineRule="auto"/>
        <w:rPr>
          <w:rFonts w:ascii="Calibri" w:hAnsi="Calibri" w:cs="Calibri"/>
          <w:lang w:val="en-US"/>
        </w:rPr>
      </w:pPr>
      <w:r>
        <w:rPr>
          <w:rFonts w:ascii="Calibri" w:hAnsi="Calibri" w:cs="Calibri"/>
          <w:lang w:val="en-US"/>
        </w:rPr>
        <w:lastRenderedPageBreak/>
        <w:t>Input parameters</w:t>
      </w:r>
    </w:p>
    <w:p w14:paraId="0B904099" w14:textId="72D3B7EB" w:rsidR="008A38A5" w:rsidRPr="00B04FAC" w:rsidRDefault="008A38A5" w:rsidP="00153762">
      <w:pPr>
        <w:spacing w:line="276" w:lineRule="auto"/>
        <w:rPr>
          <w:rFonts w:ascii="Calibri" w:hAnsi="Calibri" w:cs="Calibri"/>
        </w:rPr>
      </w:pPr>
      <w:r w:rsidRPr="00B04FAC">
        <w:rPr>
          <w:rFonts w:ascii="Calibri" w:hAnsi="Calibri" w:cs="Calibri"/>
        </w:rPr>
        <w:t xml:space="preserve">The model required </w:t>
      </w:r>
      <w:r w:rsidR="00966B36">
        <w:rPr>
          <w:rFonts w:ascii="Calibri" w:hAnsi="Calibri" w:cs="Calibri"/>
        </w:rPr>
        <w:t>7</w:t>
      </w:r>
      <w:r w:rsidRPr="00B04FAC">
        <w:rPr>
          <w:rFonts w:ascii="Calibri" w:hAnsi="Calibri" w:cs="Calibri"/>
        </w:rPr>
        <w:t xml:space="preserve"> input parameters: </w:t>
      </w:r>
      <w:r w:rsidR="001F564F">
        <w:rPr>
          <w:rFonts w:ascii="Calibri" w:hAnsi="Calibri" w:cs="Calibri"/>
        </w:rPr>
        <w:t xml:space="preserve">1) </w:t>
      </w:r>
      <w:r w:rsidRPr="00B04FAC">
        <w:rPr>
          <w:rFonts w:ascii="Calibri" w:hAnsi="Calibri" w:cs="Calibri"/>
        </w:rPr>
        <w:t>survival rates pr</w:t>
      </w:r>
      <w:r w:rsidR="001F564F">
        <w:rPr>
          <w:rFonts w:ascii="Calibri" w:hAnsi="Calibri" w:cs="Calibri"/>
        </w:rPr>
        <w:t>e-surgery, 2) survival rate</w:t>
      </w:r>
      <w:r w:rsidRPr="00B04FAC">
        <w:rPr>
          <w:rFonts w:ascii="Calibri" w:hAnsi="Calibri" w:cs="Calibri"/>
        </w:rPr>
        <w:t xml:space="preserve"> post-surgery, </w:t>
      </w:r>
      <w:r w:rsidR="001F564F">
        <w:rPr>
          <w:rFonts w:ascii="Calibri" w:hAnsi="Calibri" w:cs="Calibri"/>
        </w:rPr>
        <w:t xml:space="preserve">3) </w:t>
      </w:r>
      <w:r w:rsidR="009D493D">
        <w:rPr>
          <w:rFonts w:ascii="Calibri" w:hAnsi="Calibri" w:cs="Calibri"/>
        </w:rPr>
        <w:t>QoL</w:t>
      </w:r>
      <w:r w:rsidR="001F564F">
        <w:rPr>
          <w:rFonts w:ascii="Calibri" w:hAnsi="Calibri" w:cs="Calibri"/>
        </w:rPr>
        <w:t xml:space="preserve"> pre-surgery,</w:t>
      </w:r>
      <w:r w:rsidR="009D493D">
        <w:rPr>
          <w:rFonts w:ascii="Calibri" w:hAnsi="Calibri" w:cs="Calibri"/>
        </w:rPr>
        <w:t xml:space="preserve"> </w:t>
      </w:r>
      <w:r w:rsidR="001F564F">
        <w:rPr>
          <w:rFonts w:ascii="Calibri" w:hAnsi="Calibri" w:cs="Calibri"/>
        </w:rPr>
        <w:t>4) QoL post-</w:t>
      </w:r>
      <w:r w:rsidR="004D34C6">
        <w:rPr>
          <w:rFonts w:ascii="Calibri" w:hAnsi="Calibri" w:cs="Calibri"/>
        </w:rPr>
        <w:t>surgery, 5</w:t>
      </w:r>
      <w:r w:rsidR="001F564F">
        <w:rPr>
          <w:rFonts w:ascii="Calibri" w:hAnsi="Calibri" w:cs="Calibri"/>
        </w:rPr>
        <w:t xml:space="preserve">) </w:t>
      </w:r>
      <w:r w:rsidRPr="00B04FAC">
        <w:rPr>
          <w:rFonts w:ascii="Calibri" w:hAnsi="Calibri" w:cs="Calibri"/>
        </w:rPr>
        <w:t xml:space="preserve">mean age of patients undergoing the </w:t>
      </w:r>
      <w:r w:rsidR="00166F78">
        <w:rPr>
          <w:rFonts w:ascii="Calibri" w:hAnsi="Calibri" w:cs="Calibri"/>
        </w:rPr>
        <w:t>surgery</w:t>
      </w:r>
      <w:r w:rsidR="001F564F">
        <w:rPr>
          <w:rFonts w:ascii="Calibri" w:hAnsi="Calibri" w:cs="Calibri"/>
        </w:rPr>
        <w:t xml:space="preserve">, 6) </w:t>
      </w:r>
      <w:r w:rsidRPr="00B04FAC">
        <w:rPr>
          <w:rFonts w:ascii="Calibri" w:hAnsi="Calibri" w:cs="Calibri"/>
        </w:rPr>
        <w:t>time until no effect of treatment can be expected anymore on survival or</w:t>
      </w:r>
      <w:r w:rsidR="001F564F">
        <w:rPr>
          <w:rFonts w:ascii="Calibri" w:hAnsi="Calibri" w:cs="Calibri"/>
        </w:rPr>
        <w:t xml:space="preserve"> 7)</w:t>
      </w:r>
      <w:r w:rsidRPr="00B04FAC">
        <w:rPr>
          <w:rFonts w:ascii="Calibri" w:hAnsi="Calibri" w:cs="Calibri"/>
        </w:rPr>
        <w:t xml:space="preserve"> </w:t>
      </w:r>
      <w:r w:rsidR="00966B36" w:rsidRPr="00B04FAC">
        <w:rPr>
          <w:rFonts w:ascii="Calibri" w:hAnsi="Calibri" w:cs="Calibri"/>
        </w:rPr>
        <w:t xml:space="preserve">time until no effect of treatment can be expected anymore on </w:t>
      </w:r>
      <w:r w:rsidR="009D493D">
        <w:rPr>
          <w:rFonts w:ascii="Calibri" w:hAnsi="Calibri" w:cs="Calibri"/>
        </w:rPr>
        <w:t>QoL</w:t>
      </w:r>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sources can be found in Appendix A.</w:t>
      </w:r>
    </w:p>
    <w:p w14:paraId="72A495DE" w14:textId="77777777" w:rsidR="008A38A5" w:rsidRPr="008A38A5" w:rsidRDefault="008A38A5" w:rsidP="00153762">
      <w:pPr>
        <w:spacing w:line="276" w:lineRule="auto"/>
      </w:pPr>
    </w:p>
    <w:p w14:paraId="2ECEC6E2" w14:textId="2F67C89F"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w:t>
      </w:r>
      <w:r w:rsidR="004D34C6">
        <w:rPr>
          <w:rFonts w:ascii="Calibri" w:hAnsi="Calibri" w:cs="Calibri"/>
        </w:rPr>
        <w:t xml:space="preserve">rates post-surgery </w:t>
      </w:r>
      <w:r w:rsidR="35AEC880" w:rsidRPr="002C1AFD">
        <w:rPr>
          <w:rFonts w:ascii="Calibri" w:hAnsi="Calibri" w:cs="Calibri"/>
        </w:rPr>
        <w:t>w</w:t>
      </w:r>
      <w:r w:rsidR="004D34C6">
        <w:rPr>
          <w:rFonts w:ascii="Calibri" w:hAnsi="Calibri" w:cs="Calibri"/>
        </w:rPr>
        <w:t>ere</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B44D15">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19&lt;/sup&gt;","plainTextFormattedCitation":"19","previouslyFormattedCitation":"&lt;sup&gt;18&lt;/sup&gt;"},"properties":{"noteIndex":0},"schema":"https://github.com/citation-style-language/schema/raw/master/csl-citation.json"}</w:instrText>
      </w:r>
      <w:r w:rsidR="00007659" w:rsidRPr="002C1AFD">
        <w:rPr>
          <w:rFonts w:ascii="Calibri" w:hAnsi="Calibri" w:cs="Calibri"/>
        </w:rPr>
        <w:fldChar w:fldCharType="separate"/>
      </w:r>
      <w:r w:rsidR="00B44D15" w:rsidRPr="00B44D15">
        <w:rPr>
          <w:rFonts w:ascii="Calibri" w:hAnsi="Calibri" w:cs="Calibri"/>
          <w:noProof/>
          <w:vertAlign w:val="superscript"/>
        </w:rPr>
        <w:t>19</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B44D15">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20&lt;/sup&gt;","plainTextFormattedCitation":"20","previouslyFormattedCitation":"&lt;sup&gt;19&lt;/sup&gt;"},"properties":{"noteIndex":0},"schema":"https://github.com/citation-style-language/schema/raw/master/csl-citation.json"}</w:instrText>
      </w:r>
      <w:r w:rsidR="00007659" w:rsidRPr="002C1AFD">
        <w:rPr>
          <w:rFonts w:ascii="Calibri" w:hAnsi="Calibri" w:cs="Calibri"/>
        </w:rPr>
        <w:fldChar w:fldCharType="separate"/>
      </w:r>
      <w:r w:rsidR="00B44D15" w:rsidRPr="00B44D15">
        <w:rPr>
          <w:rFonts w:ascii="Calibri" w:hAnsi="Calibri" w:cs="Calibri"/>
          <w:noProof/>
          <w:vertAlign w:val="superscript"/>
        </w:rPr>
        <w:t>20</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00CD7A9B">
        <w:rPr>
          <w:rFonts w:ascii="Calibri" w:hAnsi="Calibri" w:cs="Calibri"/>
        </w:rPr>
        <w:t xml:space="preserve">. For the remaining surgeries, data was obtained from </w:t>
      </w:r>
      <w:r w:rsidR="00C47D5A">
        <w:rPr>
          <w:rFonts w:ascii="Calibri" w:hAnsi="Calibri" w:cs="Calibri"/>
        </w:rPr>
        <w:t xml:space="preserve">scientific </w:t>
      </w:r>
      <w:r w:rsidR="6626517E" w:rsidRPr="002C1AFD">
        <w:rPr>
          <w:rFonts w:ascii="Calibri" w:hAnsi="Calibri" w:cs="Calibri"/>
        </w:rPr>
        <w:t>literature.</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t>
      </w:r>
      <w:r w:rsidR="00B85E9B">
        <w:rPr>
          <w:rFonts w:ascii="Calibri" w:hAnsi="Calibri" w:cs="Calibri"/>
        </w:rPr>
        <w:t>pre-surgery</w:t>
      </w:r>
      <w:r w:rsidR="6626517E" w:rsidRPr="002C1AFD">
        <w:rPr>
          <w:rFonts w:ascii="Calibri" w:hAnsi="Calibri" w:cs="Calibri"/>
        </w:rPr>
        <w:t xml:space="preserve">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B44D15">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21&lt;/sup&gt;","plainTextFormattedCitation":"21","previouslyFormattedCitation":"&lt;sup&gt;20&lt;/sup&gt;"},"properties":{"noteIndex":0},"schema":"https://github.com/citation-style-language/schema/raw/master/csl-citation.json"}</w:instrText>
      </w:r>
      <w:r w:rsidR="00C047C6" w:rsidRPr="002C1AFD">
        <w:rPr>
          <w:rFonts w:ascii="Calibri" w:hAnsi="Calibri" w:cs="Calibri"/>
        </w:rPr>
        <w:fldChar w:fldCharType="separate"/>
      </w:r>
      <w:r w:rsidR="00B44D15" w:rsidRPr="00B44D15">
        <w:rPr>
          <w:rFonts w:ascii="Calibri" w:hAnsi="Calibri" w:cs="Calibri"/>
          <w:noProof/>
          <w:vertAlign w:val="superscript"/>
        </w:rPr>
        <w:t>21</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B44D15">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22&lt;/sup&gt;","plainTextFormattedCitation":"22","previouslyFormattedCitation":"&lt;sup&gt;21&lt;/sup&gt;"},"properties":{"noteIndex":0},"schema":"https://github.com/citation-style-language/schema/raw/master/csl-citation.json"}</w:instrText>
      </w:r>
      <w:r w:rsidR="00CE7F86" w:rsidRPr="002C1AFD">
        <w:rPr>
          <w:rFonts w:ascii="Calibri" w:hAnsi="Calibri" w:cs="Calibri"/>
        </w:rPr>
        <w:fldChar w:fldCharType="separate"/>
      </w:r>
      <w:r w:rsidR="00B44D15" w:rsidRPr="00B44D15">
        <w:rPr>
          <w:rFonts w:ascii="Calibri" w:hAnsi="Calibri" w:cs="Calibri"/>
          <w:noProof/>
          <w:vertAlign w:val="superscript"/>
        </w:rPr>
        <w:t>22</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56FCB7E0" w:rsidR="00B76DA6" w:rsidRDefault="00B04FAC" w:rsidP="00153762">
      <w:pPr>
        <w:spacing w:line="276" w:lineRule="auto"/>
        <w:rPr>
          <w:rFonts w:ascii="Calibri" w:eastAsia="Calibri" w:hAnsi="Calibri" w:cs="Calibri"/>
        </w:rPr>
      </w:pPr>
      <w:r w:rsidRPr="0092480E">
        <w:rPr>
          <w:rFonts w:ascii="Calibri" w:hAnsi="Calibri" w:cs="Calibri"/>
        </w:rPr>
        <w:t xml:space="preserve">The QoL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23&lt;/sup&gt;","plainTextFormattedCitation":"23","previouslyFormattedCitation":"&lt;sup&gt;22&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23</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00BC4088">
        <w:rPr>
          <w:rFonts w:ascii="Calibri" w:eastAsia="Calibri" w:hAnsi="Calibri" w:cs="Calibri"/>
        </w:rPr>
        <w:t xml:space="preserve"> (</w:t>
      </w:r>
      <w:r w:rsidRPr="0092480E">
        <w:rPr>
          <w:rFonts w:ascii="Calibri" w:eastAsia="Calibri" w:hAnsi="Calibri" w:cs="Calibri"/>
        </w:rPr>
        <w:t>full health</w:t>
      </w:r>
      <w:r w:rsidR="00BC4088">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00BC4088">
        <w:rPr>
          <w:rFonts w:ascii="Calibri" w:eastAsia="Calibri" w:hAnsi="Calibri" w:cs="Calibri"/>
        </w:rPr>
        <w:t xml:space="preserve"> </w:t>
      </w:r>
      <w:r w:rsidR="00B07D8C">
        <w:rPr>
          <w:rFonts w:ascii="Calibri" w:eastAsia="Calibri" w:hAnsi="Calibri" w:cs="Calibri"/>
        </w:rPr>
        <w:t>(</w:t>
      </w:r>
      <w:r w:rsidRPr="0092480E">
        <w:rPr>
          <w:rFonts w:ascii="Calibri" w:eastAsia="Calibri" w:hAnsi="Calibri" w:cs="Calibri"/>
        </w:rPr>
        <w:t>death</w:t>
      </w:r>
      <w:r w:rsidR="00BC4088">
        <w:rPr>
          <w:rFonts w:ascii="Calibri" w:eastAsia="Calibri" w:hAnsi="Calibri" w:cs="Calibri"/>
        </w:rPr>
        <w:t>)</w:t>
      </w:r>
      <w:r w:rsidRPr="0092480E">
        <w:rPr>
          <w:rFonts w:ascii="Calibri" w:eastAsia="Calibri" w:hAnsi="Calibri" w:cs="Calibri"/>
        </w:rPr>
        <w:t xml:space="preserve">.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B44D15">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24&lt;/sup&gt;","plainTextFormattedCitation":"24","previouslyFormattedCitation":"&lt;sup&gt;23&lt;/sup&gt;"},"properties":{"noteIndex":0},"schema":"https://github.com/citation-style-language/schema/raw/master/csl-citation.json"}</w:instrText>
      </w:r>
      <w:r w:rsidRPr="0092480E">
        <w:rPr>
          <w:rFonts w:ascii="Calibri" w:eastAsia="Calibri" w:hAnsi="Calibri" w:cs="Calibri"/>
        </w:rPr>
        <w:fldChar w:fldCharType="separate"/>
      </w:r>
      <w:r w:rsidR="00B44D15" w:rsidRPr="00B44D15">
        <w:rPr>
          <w:rFonts w:ascii="Calibri" w:eastAsia="Calibri" w:hAnsi="Calibri" w:cs="Calibri"/>
          <w:noProof/>
          <w:vertAlign w:val="superscript"/>
        </w:rPr>
        <w:t>24</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B44D15">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25&lt;/sup&gt;","plainTextFormattedCitation":"25","previouslyFormattedCitation":"&lt;sup&gt;24&lt;/sup&gt;"},"properties":{"noteIndex":0},"schema":"https://github.com/citation-style-language/schema/raw/master/csl-citation.json"}</w:instrText>
      </w:r>
      <w:r w:rsidRPr="0092480E">
        <w:rPr>
          <w:rFonts w:ascii="Calibri" w:eastAsia="Calibri" w:hAnsi="Calibri" w:cs="Calibri"/>
        </w:rPr>
        <w:fldChar w:fldCharType="separate"/>
      </w:r>
      <w:r w:rsidR="00B44D15" w:rsidRPr="00B44D15">
        <w:rPr>
          <w:rFonts w:ascii="Calibri" w:eastAsia="Calibri" w:hAnsi="Calibri" w:cs="Calibri"/>
          <w:noProof/>
          <w:vertAlign w:val="superscript"/>
        </w:rPr>
        <w:t>25</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QoL values to calculate QALYs. </w:t>
      </w:r>
    </w:p>
    <w:p w14:paraId="6DE0D471" w14:textId="77777777" w:rsidR="00B76DA6" w:rsidRDefault="00B76DA6" w:rsidP="00153762">
      <w:pPr>
        <w:spacing w:line="276" w:lineRule="auto"/>
        <w:rPr>
          <w:rFonts w:ascii="Calibri" w:eastAsia="Calibri" w:hAnsi="Calibri" w:cs="Calibri"/>
        </w:rPr>
      </w:pPr>
    </w:p>
    <w:p w14:paraId="1C3356AA" w14:textId="17060CC3" w:rsidR="00B04FAC" w:rsidRPr="00571055" w:rsidRDefault="00B76DA6" w:rsidP="00153762">
      <w:pPr>
        <w:spacing w:line="276" w:lineRule="auto"/>
        <w:rPr>
          <w:rFonts w:ascii="Calibri" w:hAnsi="Calibri" w:cs="Calibri"/>
        </w:rPr>
      </w:pPr>
      <w:r>
        <w:rPr>
          <w:rFonts w:ascii="Calibri" w:eastAsia="Calibri" w:hAnsi="Calibri" w:cs="Calibri"/>
        </w:rPr>
        <w:t>W</w:t>
      </w:r>
      <w:r w:rsidR="004A5E8C">
        <w:rPr>
          <w:rFonts w:ascii="Calibri" w:eastAsia="Calibri" w:hAnsi="Calibri" w:cs="Calibri"/>
        </w:rPr>
        <w:t>h</w:t>
      </w:r>
      <w:r>
        <w:rPr>
          <w:rFonts w:ascii="Calibri" w:eastAsia="Calibri" w:hAnsi="Calibri" w:cs="Calibri"/>
        </w:rPr>
        <w:t xml:space="preserve">ere possible, we based the QoL of health conditions directly on the GBD study data. </w:t>
      </w:r>
      <w:r>
        <w:rPr>
          <w:rFonts w:ascii="Calibri" w:hAnsi="Calibri" w:cs="Calibri"/>
        </w:rPr>
        <w:t>The remaining condition</w:t>
      </w:r>
      <w:r w:rsidR="00693D15">
        <w:rPr>
          <w:rFonts w:ascii="Calibri" w:hAnsi="Calibri" w:cs="Calibri"/>
        </w:rPr>
        <w:t>s</w:t>
      </w:r>
      <w:r>
        <w:rPr>
          <w:rFonts w:ascii="Calibri" w:hAnsi="Calibri" w:cs="Calibri"/>
        </w:rPr>
        <w:t xml:space="preserve">,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Stouthard et al.</w:t>
      </w:r>
      <w:r w:rsidR="00B04FAC" w:rsidRPr="0092480E">
        <w:rPr>
          <w:rFonts w:ascii="Calibri" w:hAnsi="Calibri" w:cs="Calibri"/>
        </w:rPr>
        <w:fldChar w:fldCharType="begin" w:fldLock="1"/>
      </w:r>
      <w:r w:rsidR="00B44D15">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26&lt;/sup&gt;","plainTextFormattedCitation":"26","previouslyFormattedCitation":"&lt;sup&gt;25&lt;/sup&gt;"},"properties":{"noteIndex":0},"schema":"https://github.com/citation-style-language/schema/raw/master/csl-citation.json"}</w:instrText>
      </w:r>
      <w:r w:rsidR="00B04FAC" w:rsidRPr="0092480E">
        <w:rPr>
          <w:rFonts w:ascii="Calibri" w:hAnsi="Calibri" w:cs="Calibri"/>
        </w:rPr>
        <w:fldChar w:fldCharType="separate"/>
      </w:r>
      <w:r w:rsidR="00B44D15" w:rsidRPr="00B44D15">
        <w:rPr>
          <w:rFonts w:ascii="Calibri" w:hAnsi="Calibri" w:cs="Calibri"/>
          <w:noProof/>
          <w:vertAlign w:val="superscript"/>
        </w:rPr>
        <w:t>26</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r w:rsidR="00571055" w:rsidRPr="0092480E">
        <w:rPr>
          <w:rFonts w:ascii="Calibri" w:hAnsi="Calibri" w:cs="Calibri"/>
        </w:rPr>
        <w:t>QoL weights</w:t>
      </w:r>
      <w:r w:rsidR="00B04FAC" w:rsidRPr="0092480E">
        <w:rPr>
          <w:rFonts w:ascii="Calibri" w:hAnsi="Calibri" w:cs="Calibri"/>
        </w:rPr>
        <w:t>. Stouthard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VAS scale with QoL weights.</w:t>
      </w:r>
      <w:r w:rsidR="00693D15">
        <w:rPr>
          <w:rFonts w:ascii="Calibri" w:hAnsi="Calibri" w:cs="Calibri"/>
        </w:rPr>
        <w:t xml:space="preserve"> Our protocol was slightly different form the protocol of Stouthard, in the way that we did not make </w:t>
      </w:r>
      <w:r w:rsidR="00693D15">
        <w:rPr>
          <w:rFonts w:ascii="Calibri" w:hAnsi="Calibri" w:cs="Calibri"/>
        </w:rPr>
        <w:lastRenderedPageBreak/>
        <w:t>use of the EQ-5D to classify all health conditions</w:t>
      </w:r>
      <w:r w:rsidR="00B07D8C">
        <w:rPr>
          <w:rFonts w:ascii="Calibri" w:hAnsi="Calibri" w:cs="Calibri"/>
        </w:rPr>
        <w:t xml:space="preserve"> at hand</w:t>
      </w:r>
      <w:r w:rsidR="00693D15">
        <w:rPr>
          <w:rFonts w:ascii="Calibri" w:hAnsi="Calibri" w:cs="Calibri"/>
        </w:rPr>
        <w:t xml:space="preserve">.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w:t>
      </w:r>
      <w:r w:rsidR="00B64A87">
        <w:rPr>
          <w:rFonts w:ascii="Calibri" w:hAnsi="Calibri" w:cs="Calibri"/>
        </w:rPr>
        <w:t xml:space="preserve">clinical </w:t>
      </w:r>
      <w:r w:rsidR="00B04FAC" w:rsidRPr="0092480E">
        <w:rPr>
          <w:rFonts w:ascii="Calibri" w:hAnsi="Calibri" w:cs="Calibri"/>
        </w:rPr>
        <w:t xml:space="preserve">experience </w:t>
      </w:r>
      <w:r w:rsidR="00B64A87">
        <w:rPr>
          <w:rFonts w:ascii="Calibri" w:hAnsi="Calibri" w:cs="Calibri"/>
        </w:rPr>
        <w:t>with</w:t>
      </w:r>
      <w:r w:rsidR="00571055">
        <w:rPr>
          <w:rFonts w:ascii="Calibri" w:hAnsi="Calibri" w:cs="Calibri"/>
        </w:rPr>
        <w:t xml:space="preserve">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QoL aspects of </w:t>
      </w:r>
      <w:r w:rsidR="00571055">
        <w:rPr>
          <w:rFonts w:ascii="Calibri" w:hAnsi="Calibri" w:cs="Calibri"/>
        </w:rPr>
        <w:t xml:space="preserve">the condition. </w:t>
      </w:r>
      <w:r w:rsidR="00E65E61">
        <w:rPr>
          <w:rFonts w:ascii="Calibri" w:hAnsi="Calibri" w:cs="Calibri"/>
        </w:rPr>
        <w:t>Subsequently</w:t>
      </w:r>
      <w:r w:rsidR="00B04FAC" w:rsidRPr="0092480E">
        <w:rPr>
          <w:rFonts w:ascii="Calibri" w:hAnsi="Calibri" w:cs="Calibri"/>
        </w:rPr>
        <w:t xml:space="preserve">, </w:t>
      </w:r>
      <w:r w:rsidR="00571055">
        <w:rPr>
          <w:rFonts w:ascii="Calibri" w:hAnsi="Calibri" w:cs="Calibri"/>
        </w:rPr>
        <w:t xml:space="preserve">all </w:t>
      </w:r>
      <w:r w:rsidR="00B04FAC" w:rsidRPr="0092480E">
        <w:rPr>
          <w:rFonts w:ascii="Calibri" w:hAnsi="Calibri" w:cs="Calibri"/>
        </w:rPr>
        <w:t xml:space="preserve">experts wrote down their own </w:t>
      </w:r>
      <w:r w:rsidR="00E65E61">
        <w:rPr>
          <w:rFonts w:ascii="Calibri" w:hAnsi="Calibri" w:cs="Calibri"/>
        </w:rPr>
        <w:t xml:space="preserve">QoL </w:t>
      </w:r>
      <w:r w:rsidR="00B04FAC" w:rsidRPr="0092480E">
        <w:rPr>
          <w:rFonts w:ascii="Calibri" w:hAnsi="Calibri" w:cs="Calibri"/>
        </w:rPr>
        <w:t xml:space="preserve">estimation of the </w:t>
      </w:r>
      <w:r w:rsidR="00E65E61">
        <w:rPr>
          <w:rFonts w:ascii="Calibri" w:hAnsi="Calibri" w:cs="Calibri"/>
        </w:rPr>
        <w:t>health condition</w:t>
      </w:r>
      <w:r w:rsidR="00B04FAC" w:rsidRPr="0092480E">
        <w:rPr>
          <w:rFonts w:ascii="Calibri" w:hAnsi="Calibri" w:cs="Calibri"/>
        </w:rPr>
        <w:t xml:space="preserve">. </w:t>
      </w:r>
      <w:r w:rsidR="0046627F">
        <w:rPr>
          <w:rFonts w:ascii="Calibri" w:hAnsi="Calibri" w:cs="Calibri"/>
        </w:rPr>
        <w:t>Then, t</w:t>
      </w:r>
      <w:r w:rsidR="0046627F" w:rsidRPr="0092480E">
        <w:rPr>
          <w:rFonts w:ascii="Calibri" w:hAnsi="Calibri" w:cs="Calibri"/>
        </w:rPr>
        <w:t>wo to three other expert</w:t>
      </w:r>
      <w:r w:rsidR="0046627F">
        <w:rPr>
          <w:rFonts w:ascii="Calibri" w:hAnsi="Calibri" w:cs="Calibri"/>
        </w:rPr>
        <w:t>s</w:t>
      </w:r>
      <w:r w:rsidR="0046627F" w:rsidRPr="0092480E">
        <w:rPr>
          <w:rFonts w:ascii="Calibri" w:hAnsi="Calibri" w:cs="Calibri"/>
        </w:rPr>
        <w:t xml:space="preserve"> were then invited to express their estimated QoL value for the health </w:t>
      </w:r>
      <w:r w:rsidR="0046627F">
        <w:rPr>
          <w:rFonts w:ascii="Calibri" w:hAnsi="Calibri" w:cs="Calibri"/>
        </w:rPr>
        <w:t>condition</w:t>
      </w:r>
      <w:r w:rsidR="0046627F" w:rsidRPr="0092480E">
        <w:rPr>
          <w:rFonts w:ascii="Calibri" w:hAnsi="Calibri" w:cs="Calibri"/>
        </w:rPr>
        <w:t>.</w:t>
      </w:r>
      <w:r w:rsidR="0046627F">
        <w:rPr>
          <w:rFonts w:ascii="Calibri" w:hAnsi="Calibri" w:cs="Calibri"/>
        </w:rPr>
        <w:t xml:space="preserve"> Ultimately, </w:t>
      </w:r>
      <w:r w:rsidR="00B07D8C">
        <w:rPr>
          <w:rFonts w:ascii="Calibri" w:hAnsi="Calibri" w:cs="Calibri"/>
        </w:rPr>
        <w:t xml:space="preserve">the expert registered their own </w:t>
      </w:r>
      <w:r w:rsidR="0046627F">
        <w:rPr>
          <w:rFonts w:ascii="Calibri" w:hAnsi="Calibri" w:cs="Calibri"/>
        </w:rPr>
        <w:t xml:space="preserve">final values. </w:t>
      </w:r>
      <w:r w:rsidR="00B04FAC" w:rsidRPr="0092480E">
        <w:rPr>
          <w:rFonts w:ascii="Calibri" w:hAnsi="Calibri" w:cs="Calibri"/>
        </w:rPr>
        <w:t>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we could estimate the variance</w:t>
      </w:r>
      <w:r w:rsidR="00B64A87">
        <w:rPr>
          <w:rFonts w:ascii="Calibri" w:hAnsi="Calibri" w:cs="Calibri"/>
        </w:rPr>
        <w:t xml:space="preserve">, </w:t>
      </w:r>
      <w:r w:rsidR="00B64A87" w:rsidRPr="0092480E">
        <w:rPr>
          <w:rFonts w:ascii="Calibri" w:hAnsi="Calibri" w:cs="Calibri"/>
        </w:rPr>
        <w:t>95% confidence interval</w:t>
      </w:r>
      <w:r w:rsidR="00B64A87">
        <w:rPr>
          <w:rFonts w:ascii="Calibri" w:hAnsi="Calibri" w:cs="Calibri"/>
        </w:rPr>
        <w:t xml:space="preserve"> (95% CI),</w:t>
      </w:r>
      <w:r w:rsidR="00B04FAC" w:rsidRPr="0092480E">
        <w:rPr>
          <w:rFonts w:ascii="Calibri" w:hAnsi="Calibri" w:cs="Calibri"/>
        </w:rPr>
        <w:t xml:space="preserve"> of the</w:t>
      </w:r>
      <w:r w:rsidR="00A962DD">
        <w:rPr>
          <w:rFonts w:ascii="Calibri" w:hAnsi="Calibri" w:cs="Calibri"/>
        </w:rPr>
        <w:t xml:space="preserve"> QoL</w:t>
      </w:r>
      <w:r w:rsidR="00B04FAC" w:rsidRPr="0092480E">
        <w:rPr>
          <w:rFonts w:ascii="Calibri" w:hAnsi="Calibri" w:cs="Calibri"/>
        </w:rPr>
        <w:t xml:space="preserve"> values. The mean and 95% </w:t>
      </w:r>
      <w:r w:rsidR="00B64A87">
        <w:rPr>
          <w:rFonts w:ascii="Calibri" w:hAnsi="Calibri" w:cs="Calibri"/>
        </w:rPr>
        <w:t xml:space="preserve">CI </w:t>
      </w:r>
      <w:r w:rsidR="00B04FAC" w:rsidRPr="0092480E">
        <w:rPr>
          <w:rFonts w:ascii="Calibri" w:hAnsi="Calibri" w:cs="Calibri"/>
        </w:rPr>
        <w:t xml:space="preserve">of the mapped QoL scores were used in the model. We used two session of three hours to collect </w:t>
      </w:r>
      <w:r w:rsidR="00571055">
        <w:rPr>
          <w:rFonts w:ascii="Calibri" w:hAnsi="Calibri" w:cs="Calibri"/>
        </w:rPr>
        <w:t>all</w:t>
      </w:r>
      <w:r w:rsidR="00B04FAC" w:rsidRPr="0092480E">
        <w:rPr>
          <w:rFonts w:ascii="Calibri" w:hAnsi="Calibri" w:cs="Calibri"/>
        </w:rPr>
        <w:t xml:space="preserve"> QoL value</w:t>
      </w:r>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w:t>
      </w:r>
      <w:r w:rsidR="00281A86">
        <w:rPr>
          <w:rFonts w:ascii="Calibri" w:hAnsi="Calibri" w:cs="Calibri"/>
        </w:rPr>
        <w:t xml:space="preserve">first </w:t>
      </w:r>
      <w:r w:rsidR="00B04FAC" w:rsidRPr="0092480E">
        <w:rPr>
          <w:rFonts w:ascii="Calibri" w:hAnsi="Calibri" w:cs="Calibri"/>
        </w:rPr>
        <w:t>estimates</w:t>
      </w:r>
      <w:r w:rsidR="00281A86">
        <w:rPr>
          <w:rFonts w:ascii="Calibri" w:hAnsi="Calibri" w:cs="Calibri"/>
        </w:rPr>
        <w:t xml:space="preserve"> obtained in</w:t>
      </w:r>
      <w:r w:rsidR="00B04FAC" w:rsidRPr="0092480E">
        <w:rPr>
          <w:rFonts w:ascii="Calibri" w:hAnsi="Calibri" w:cs="Calibri"/>
        </w:rPr>
        <w:t xml:space="preserve">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66F7D315" w:rsidR="363711B5" w:rsidRPr="0092480E" w:rsidRDefault="0EEA4B0A" w:rsidP="00153762">
      <w:pPr>
        <w:spacing w:line="276" w:lineRule="auto"/>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w:t>
      </w:r>
      <w:r w:rsidR="00ED4ADA">
        <w:rPr>
          <w:rFonts w:ascii="Calibri" w:hAnsi="Calibri" w:cs="Calibri"/>
        </w:rPr>
        <w:t xml:space="preserve"> longer </w:t>
      </w:r>
      <w:r w:rsidR="09F425F8" w:rsidRPr="0092480E">
        <w:rPr>
          <w:rFonts w:ascii="Calibri" w:hAnsi="Calibri" w:cs="Calibri"/>
        </w:rPr>
        <w:t>have an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004A5E8C">
        <w:rPr>
          <w:rFonts w:ascii="Calibri" w:hAnsi="Calibri" w:cs="Calibri"/>
        </w:rPr>
        <w:t xml:space="preserve"> or metastasize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C12832">
        <w:rPr>
          <w:rFonts w:ascii="Calibri" w:hAnsi="Calibri" w:cs="Calibri"/>
        </w:rPr>
        <w:t xml:space="preserve">this </w:t>
      </w:r>
      <w:r w:rsidR="0068459F">
        <w:rPr>
          <w:rFonts w:ascii="Calibri" w:hAnsi="Calibri" w:cs="Calibri"/>
        </w:rPr>
        <w:t>parameter</w:t>
      </w:r>
      <w:r w:rsidR="38F01129" w:rsidRPr="0092480E">
        <w:rPr>
          <w:rFonts w:ascii="Calibri" w:hAnsi="Calibri" w:cs="Calibri"/>
        </w:rPr>
        <w:t xml:space="preserve"> </w:t>
      </w:r>
      <w:r w:rsidR="001D4D31">
        <w:rPr>
          <w:rFonts w:ascii="Calibri" w:hAnsi="Calibri" w:cs="Calibri"/>
        </w:rPr>
        <w:t>was obtained from the</w:t>
      </w:r>
      <w:r w:rsidR="00C12832">
        <w:rPr>
          <w:rFonts w:ascii="Calibri" w:hAnsi="Calibri" w:cs="Calibri"/>
        </w:rPr>
        <w:t xml:space="preserve"> scientific</w:t>
      </w:r>
      <w:r w:rsidR="38F01129" w:rsidRPr="0092480E">
        <w:rPr>
          <w:rFonts w:ascii="Calibri" w:hAnsi="Calibri" w:cs="Calibri"/>
        </w:rPr>
        <w:t xml:space="preserve">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t>
      </w:r>
      <w:r w:rsidR="001D4D31">
        <w:rPr>
          <w:rFonts w:ascii="Calibri" w:hAnsi="Calibri" w:cs="Calibri"/>
        </w:rPr>
        <w:t xml:space="preserve">could be obtained from the scientific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QoL.</w:t>
      </w:r>
    </w:p>
    <w:p w14:paraId="2323CB36" w14:textId="77777777" w:rsidR="00282BDB" w:rsidRDefault="00282BDB" w:rsidP="00153762">
      <w:pPr>
        <w:pStyle w:val="Heading3"/>
        <w:spacing w:line="276" w:lineRule="auto"/>
        <w:rPr>
          <w:rFonts w:ascii="Calibri" w:hAnsi="Calibri" w:cs="Calibri"/>
          <w:lang w:val="en-US"/>
        </w:rPr>
      </w:pPr>
    </w:p>
    <w:p w14:paraId="17406830" w14:textId="77777777" w:rsidR="008A38A5" w:rsidRPr="00514AC6" w:rsidRDefault="008A38A5" w:rsidP="00153762">
      <w:pPr>
        <w:pStyle w:val="Heading3"/>
        <w:spacing w:line="276" w:lineRule="auto"/>
      </w:pPr>
      <w:r w:rsidRPr="00514AC6">
        <w:t>Markov model</w:t>
      </w:r>
    </w:p>
    <w:p w14:paraId="1CE9BEAC" w14:textId="4CD085DD" w:rsidR="008A38A5" w:rsidRDefault="008A38A5" w:rsidP="001613FF">
      <w:pPr>
        <w:spacing w:line="276" w:lineRule="auto"/>
        <w:rPr>
          <w:rFonts w:ascii="Calibri" w:hAnsi="Calibri" w:cs="Calibri"/>
        </w:rPr>
      </w:pPr>
      <w:r w:rsidRPr="0092480E">
        <w:rPr>
          <w:rFonts w:ascii="Calibri" w:hAnsi="Calibri" w:cs="Calibri"/>
        </w:rPr>
        <w:t>To quantify the long-term health effects of surg</w:t>
      </w:r>
      <w:r w:rsidR="001D4D31">
        <w:rPr>
          <w:rFonts w:ascii="Calibri" w:hAnsi="Calibri" w:cs="Calibri"/>
        </w:rPr>
        <w:t>ical</w:t>
      </w:r>
      <w:r w:rsidRPr="0092480E">
        <w:rPr>
          <w:rFonts w:ascii="Calibri" w:hAnsi="Calibri" w:cs="Calibri"/>
        </w:rPr>
        <w:t xml:space="preserve"> delay we made use of a Markov cohort state-transition model (cSTM). This model type is frequently used in clinical decision analysis, because it is relatively simple to build, easy to communicate and </w:t>
      </w:r>
      <w:r w:rsidRPr="0092480E">
        <w:rPr>
          <w:rFonts w:ascii="Calibri" w:hAnsi="Calibri" w:cs="Calibri"/>
        </w:rPr>
        <w:lastRenderedPageBreak/>
        <w:t>can synthesize data from different sources to estimate long-term outcomes.</w:t>
      </w:r>
      <w:r w:rsidRPr="0092480E">
        <w:rPr>
          <w:rFonts w:ascii="Calibri" w:hAnsi="Calibri" w:cs="Calibri"/>
        </w:rPr>
        <w:fldChar w:fldCharType="begin" w:fldLock="1"/>
      </w:r>
      <w:r w:rsidR="00B44D15">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27,28&lt;/sup&gt;","plainTextFormattedCitation":"27,28","previouslyFormattedCitation":"&lt;sup&gt;26,27&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27,28</w:t>
      </w:r>
      <w:r w:rsidRPr="0092480E">
        <w:rPr>
          <w:rFonts w:ascii="Calibri" w:hAnsi="Calibri" w:cs="Calibri"/>
        </w:rPr>
        <w:fldChar w:fldCharType="end"/>
      </w:r>
      <w:r w:rsidRPr="0092480E">
        <w:rPr>
          <w:rFonts w:ascii="Calibri" w:hAnsi="Calibri" w:cs="Calibri"/>
        </w:rPr>
        <w:t xml:space="preserve"> A cSTM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22,27&lt;/sup&gt;","plainTextFormattedCitation":"22,27","previouslyFormattedCitation":"&lt;sup&gt;21,26&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22,27</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B44D15">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22,29&lt;/sup&gt;","plainTextFormattedCitation":"22,29","previouslyFormattedCitation":"&lt;sup&gt;21,28&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22,29</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37B04FBD"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r w:rsidRPr="0092480E">
        <w:rPr>
          <w:rFonts w:ascii="Calibri" w:eastAsia="Calibri" w:hAnsi="Calibri" w:cs="Calibri"/>
        </w:rPr>
        <w:t>cSTM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w:t>
      </w:r>
      <w:r w:rsidR="00032992">
        <w:rPr>
          <w:rFonts w:ascii="Calibri" w:hAnsi="Calibri" w:cs="Calibri"/>
        </w:rPr>
        <w:t>none of the patients ever</w:t>
      </w:r>
      <w:r w:rsidRPr="002C1AFD">
        <w:rPr>
          <w:rFonts w:ascii="Calibri" w:hAnsi="Calibri" w:cs="Calibri"/>
        </w:rPr>
        <w:t xml:space="preserve">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dead</w:t>
      </w:r>
      <w:r w:rsidR="00E8361D">
        <w:rPr>
          <w:rFonts w:ascii="Calibri" w:hAnsi="Calibri" w:cs="Calibri"/>
        </w:rPr>
        <w:t xml:space="preserve"> state</w:t>
      </w:r>
      <w:r w:rsidRPr="0092480E">
        <w:rPr>
          <w:rFonts w:ascii="Calibri" w:hAnsi="Calibri" w:cs="Calibri"/>
        </w:rPr>
        <w:t xml:space="preserve">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ect of surgery on survival or Qo</w:t>
      </w:r>
      <w:r w:rsidR="00E514DF" w:rsidRPr="00E514DF">
        <w:rPr>
          <w:rFonts w:ascii="Calibri" w:hAnsi="Calibri" w:cs="Calibri"/>
        </w:rPr>
        <w:t>L, the postoperative survival and Q</w:t>
      </w:r>
      <w:r w:rsidR="00FB376A">
        <w:rPr>
          <w:rFonts w:ascii="Calibri" w:hAnsi="Calibri" w:cs="Calibri"/>
        </w:rPr>
        <w:t>o</w:t>
      </w:r>
      <w:r w:rsidR="00E514DF" w:rsidRPr="00E514DF">
        <w:rPr>
          <w:rFonts w:ascii="Calibri" w:hAnsi="Calibri" w:cs="Calibri"/>
        </w:rPr>
        <w:t>L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Heading3"/>
        <w:spacing w:line="276" w:lineRule="auto"/>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r>
        <w:rPr>
          <w:rFonts w:ascii="Calibri" w:hAnsi="Calibri" w:cs="Calibri"/>
        </w:rPr>
        <w:t>P</w:t>
      </w:r>
      <w:r w:rsidRPr="0092480E">
        <w:rPr>
          <w:rFonts w:ascii="Calibri" w:hAnsi="Calibri" w:cs="Calibri"/>
        </w:rPr>
        <w:t xml:space="preserve">robabilistic sensitivity analysis </w:t>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w:t>
      </w:r>
      <w:r>
        <w:rPr>
          <w:rFonts w:ascii="Calibri" w:hAnsi="Calibri" w:cs="Calibri"/>
        </w:rPr>
        <w:t>QoL</w:t>
      </w:r>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Heading3"/>
        <w:spacing w:line="276" w:lineRule="auto"/>
        <w:rPr>
          <w:rFonts w:ascii="Calibri" w:hAnsi="Calibri" w:cs="Calibri"/>
          <w:lang w:val="en-US"/>
        </w:rPr>
      </w:pPr>
      <w:r w:rsidRPr="002E05CA">
        <w:rPr>
          <w:rFonts w:ascii="Calibri" w:hAnsi="Calibri" w:cs="Calibri"/>
          <w:lang w:val="en-US"/>
        </w:rPr>
        <w:lastRenderedPageBreak/>
        <w:t>Model output</w:t>
      </w:r>
    </w:p>
    <w:p w14:paraId="49F2B852" w14:textId="519B2B27"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compared</w:t>
      </w:r>
      <w:r w:rsidR="0055764B">
        <w:rPr>
          <w:rFonts w:ascii="Calibri" w:hAnsi="Calibri" w:cs="Calibri"/>
        </w:rPr>
        <w:t xml:space="preserve"> </w:t>
      </w:r>
      <w:r w:rsidR="0055764B" w:rsidRPr="0092480E">
        <w:rPr>
          <w:rFonts w:ascii="Calibri" w:hAnsi="Calibri" w:cs="Calibri"/>
        </w:rPr>
        <w:t>visually</w:t>
      </w:r>
      <w:r w:rsidR="64E36724" w:rsidRPr="0092480E">
        <w:rPr>
          <w:rFonts w:ascii="Calibri" w:hAnsi="Calibri" w:cs="Calibri"/>
        </w:rPr>
        <w:t xml:space="preserve">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Heading3"/>
        <w:spacing w:line="276" w:lineRule="auto"/>
        <w:rPr>
          <w:rFonts w:ascii="Calibri" w:hAnsi="Calibri" w:cs="Calibri"/>
          <w:lang w:val="en-US"/>
        </w:rPr>
      </w:pPr>
    </w:p>
    <w:p w14:paraId="2FD80C2A" w14:textId="5D4572B6" w:rsidR="6C6FBC03" w:rsidRPr="002E05CA" w:rsidRDefault="6C6FBC03" w:rsidP="00153762">
      <w:pPr>
        <w:pStyle w:val="Heading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62C5F976" w:rsidR="7A5A4521" w:rsidRPr="00282BDB" w:rsidRDefault="7A5A4521" w:rsidP="00153762">
      <w:pPr>
        <w:pStyle w:val="ListParagraph"/>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r w:rsidR="00F055FC">
        <w:rPr>
          <w:rFonts w:ascii="Calibri" w:hAnsi="Calibri" w:cs="Calibri"/>
          <w:sz w:val="24"/>
          <w:szCs w:val="24"/>
          <w:lang w:val="en-US"/>
        </w:rPr>
        <w:t xml:space="preserve">, which means that the model does not </w:t>
      </w:r>
      <w:r w:rsidR="00F039E4">
        <w:rPr>
          <w:rFonts w:ascii="Calibri" w:hAnsi="Calibri" w:cs="Calibri"/>
          <w:sz w:val="24"/>
          <w:szCs w:val="24"/>
          <w:lang w:val="en-US"/>
        </w:rPr>
        <w:t>take into account</w:t>
      </w:r>
      <w:r w:rsidR="00F055FC">
        <w:rPr>
          <w:rFonts w:ascii="Calibri" w:hAnsi="Calibri" w:cs="Calibri"/>
          <w:sz w:val="24"/>
          <w:szCs w:val="24"/>
          <w:lang w:val="en-US"/>
        </w:rPr>
        <w:t xml:space="preserve"> individual patient characteristics, prognostic factors or co-morbidities</w:t>
      </w:r>
      <w:r w:rsidRPr="00282BDB">
        <w:rPr>
          <w:rFonts w:ascii="Calibri" w:hAnsi="Calibri" w:cs="Calibri"/>
          <w:sz w:val="24"/>
          <w:szCs w:val="24"/>
          <w:lang w:val="en-US"/>
        </w:rPr>
        <w:t>.</w:t>
      </w:r>
    </w:p>
    <w:p w14:paraId="6DC0D642" w14:textId="62B8C183" w:rsidR="7A5A4521" w:rsidRPr="00282BDB" w:rsidRDefault="5B07AD0F" w:rsidP="00153762">
      <w:pPr>
        <w:pStyle w:val="ListParagraph"/>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76D21A47" w:rsidR="7A5A4521" w:rsidRPr="00282BDB" w:rsidRDefault="00F727B4" w:rsidP="00153762">
      <w:pPr>
        <w:pStyle w:val="ListParagraph"/>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2485C57" w14:textId="77777777" w:rsidR="00FA7EB3" w:rsidRPr="00FA7EB3" w:rsidRDefault="7A5A4521" w:rsidP="00FA7EB3">
      <w:pPr>
        <w:pStyle w:val="ListParagraph"/>
        <w:numPr>
          <w:ilvl w:val="0"/>
          <w:numId w:val="3"/>
        </w:numPr>
        <w:spacing w:line="276" w:lineRule="auto"/>
        <w:rPr>
          <w:rFonts w:ascii="Calibri" w:hAnsi="Calibri" w:cs="Calibri"/>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1AEAFE18" w14:textId="44238A02" w:rsidR="008A38A5" w:rsidRPr="00FA7EB3" w:rsidRDefault="00FA7EB3" w:rsidP="00153762">
      <w:pPr>
        <w:pStyle w:val="ListParagraph"/>
        <w:numPr>
          <w:ilvl w:val="0"/>
          <w:numId w:val="3"/>
        </w:numPr>
        <w:spacing w:line="276" w:lineRule="auto"/>
        <w:rPr>
          <w:rFonts w:ascii="Calibri" w:hAnsi="Calibri" w:cs="Calibri"/>
          <w:sz w:val="24"/>
          <w:szCs w:val="24"/>
          <w:lang w:val="en-US"/>
        </w:rPr>
      </w:pPr>
      <w:r>
        <w:rPr>
          <w:rFonts w:ascii="Calibri" w:hAnsi="Calibri" w:cs="Calibri"/>
          <w:sz w:val="24"/>
          <w:szCs w:val="24"/>
          <w:lang w:val="en-US"/>
        </w:rPr>
        <w:t>C</w:t>
      </w:r>
      <w:r w:rsidR="109FB951" w:rsidRPr="00FA7EB3">
        <w:rPr>
          <w:rFonts w:ascii="Calibri" w:hAnsi="Calibri" w:cs="Calibri"/>
          <w:sz w:val="24"/>
          <w:szCs w:val="24"/>
          <w:lang w:val="en-US"/>
        </w:rPr>
        <w:t xml:space="preserve">omplications and harm </w:t>
      </w:r>
      <w:r w:rsidR="00E514DF" w:rsidRPr="00FA7EB3">
        <w:rPr>
          <w:rFonts w:ascii="Calibri" w:hAnsi="Calibri" w:cs="Calibri"/>
          <w:sz w:val="24"/>
          <w:szCs w:val="24"/>
          <w:lang w:val="en-US"/>
        </w:rPr>
        <w:t xml:space="preserve">associated with surgery do not differ between </w:t>
      </w:r>
      <w:r w:rsidR="19E26B68" w:rsidRPr="00FA7EB3">
        <w:rPr>
          <w:rFonts w:ascii="Calibri" w:hAnsi="Calibri" w:cs="Calibri"/>
          <w:sz w:val="24"/>
          <w:szCs w:val="24"/>
          <w:lang w:val="en-US"/>
        </w:rPr>
        <w:t>various delays</w:t>
      </w:r>
      <w:r w:rsidR="43A50C7C" w:rsidRPr="00FA7EB3">
        <w:rPr>
          <w:rFonts w:ascii="Calibri" w:hAnsi="Calibri" w:cs="Calibri"/>
          <w:sz w:val="24"/>
          <w:szCs w:val="24"/>
          <w:lang w:val="en-US"/>
        </w:rPr>
        <w:t>.</w:t>
      </w:r>
      <w:r w:rsidR="19E26B68" w:rsidRPr="00FA7EB3">
        <w:rPr>
          <w:rFonts w:ascii="Calibri" w:hAnsi="Calibri" w:cs="Calibri"/>
          <w:sz w:val="24"/>
          <w:szCs w:val="24"/>
          <w:lang w:val="en-US"/>
        </w:rPr>
        <w:t xml:space="preserve"> </w:t>
      </w:r>
      <w:r w:rsidR="1E1A9F67" w:rsidRPr="00FA7EB3">
        <w:rPr>
          <w:rFonts w:ascii="Calibri" w:hAnsi="Calibri" w:cs="Calibri"/>
          <w:sz w:val="24"/>
          <w:szCs w:val="24"/>
          <w:lang w:val="en-US"/>
        </w:rPr>
        <w:t>T</w:t>
      </w:r>
      <w:r w:rsidR="19E26B68" w:rsidRPr="00FA7EB3">
        <w:rPr>
          <w:rFonts w:ascii="Calibri" w:hAnsi="Calibri" w:cs="Calibri"/>
          <w:sz w:val="24"/>
          <w:szCs w:val="24"/>
          <w:lang w:val="en-US"/>
        </w:rPr>
        <w:t xml:space="preserve">herefore, </w:t>
      </w:r>
      <w:r w:rsidR="00E514DF" w:rsidRPr="00FA7EB3">
        <w:rPr>
          <w:rFonts w:ascii="Calibri" w:hAnsi="Calibri" w:cs="Calibri"/>
          <w:sz w:val="24"/>
          <w:szCs w:val="24"/>
          <w:lang w:val="en-US"/>
        </w:rPr>
        <w:t xml:space="preserve">the </w:t>
      </w:r>
      <w:r w:rsidR="19E26B68" w:rsidRPr="00FA7EB3">
        <w:rPr>
          <w:rFonts w:ascii="Calibri" w:hAnsi="Calibri" w:cs="Calibri"/>
          <w:sz w:val="24"/>
          <w:szCs w:val="24"/>
          <w:lang w:val="en-US"/>
        </w:rPr>
        <w:t>measure</w:t>
      </w:r>
      <w:r w:rsidR="0097519D" w:rsidRPr="00FA7EB3">
        <w:rPr>
          <w:rFonts w:ascii="Calibri" w:hAnsi="Calibri" w:cs="Calibri"/>
          <w:sz w:val="24"/>
          <w:szCs w:val="24"/>
          <w:lang w:val="en-US"/>
        </w:rPr>
        <w:t>s</w:t>
      </w:r>
      <w:r w:rsidR="19E26B68" w:rsidRPr="00FA7EB3">
        <w:rPr>
          <w:rFonts w:ascii="Calibri" w:hAnsi="Calibri" w:cs="Calibri"/>
          <w:sz w:val="24"/>
          <w:szCs w:val="24"/>
          <w:lang w:val="en-US"/>
        </w:rPr>
        <w:t xml:space="preserve"> </w:t>
      </w:r>
      <w:r w:rsidR="2B749400" w:rsidRPr="00FA7EB3">
        <w:rPr>
          <w:rFonts w:ascii="Calibri" w:hAnsi="Calibri" w:cs="Calibri"/>
          <w:sz w:val="24"/>
          <w:szCs w:val="24"/>
          <w:lang w:val="en-US"/>
        </w:rPr>
        <w:t>of urgency</w:t>
      </w:r>
      <w:r w:rsidR="0097519D" w:rsidRPr="00FA7EB3">
        <w:rPr>
          <w:rFonts w:ascii="Calibri" w:hAnsi="Calibri" w:cs="Calibri"/>
          <w:sz w:val="24"/>
          <w:szCs w:val="24"/>
          <w:lang w:val="en-US"/>
        </w:rPr>
        <w:t xml:space="preserve">, QALY and LY loss per month, </w:t>
      </w:r>
      <w:r w:rsidR="19E26B68" w:rsidRPr="00FA7EB3">
        <w:rPr>
          <w:rFonts w:ascii="Calibri" w:hAnsi="Calibri" w:cs="Calibri"/>
          <w:sz w:val="24"/>
          <w:szCs w:val="24"/>
          <w:lang w:val="en-US"/>
        </w:rPr>
        <w:t xml:space="preserve">can be compared across treatments with </w:t>
      </w:r>
      <w:r w:rsidR="01A69722" w:rsidRPr="00FA7EB3">
        <w:rPr>
          <w:rFonts w:ascii="Calibri" w:hAnsi="Calibri" w:cs="Calibri"/>
          <w:sz w:val="24"/>
          <w:szCs w:val="24"/>
          <w:lang w:val="en-US"/>
        </w:rPr>
        <w:t xml:space="preserve">varying </w:t>
      </w:r>
      <w:r w:rsidR="50E535F9" w:rsidRPr="00FA7EB3">
        <w:rPr>
          <w:rFonts w:ascii="Calibri" w:hAnsi="Calibri" w:cs="Calibri"/>
          <w:sz w:val="24"/>
          <w:szCs w:val="24"/>
          <w:lang w:val="en-US"/>
        </w:rPr>
        <w:t xml:space="preserve">associated </w:t>
      </w:r>
      <w:r w:rsidR="19E26B68" w:rsidRPr="00FA7EB3">
        <w:rPr>
          <w:rFonts w:ascii="Calibri" w:hAnsi="Calibri" w:cs="Calibri"/>
          <w:sz w:val="24"/>
          <w:szCs w:val="24"/>
          <w:lang w:val="en-US"/>
        </w:rPr>
        <w:t>harm.</w:t>
      </w:r>
    </w:p>
    <w:p w14:paraId="61E0816D" w14:textId="73E55973"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B44D15">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Discounting.","type":"article-journal","volume":"319"},"uris":["http://www.mendeley.com/documents/?uuid=c02cda70-a530-4657-98a0-c67fb65b4972"]},{"id":"ITEM-2","itemData":{"author":[{"dropping-particle":"","family":"Zorginstituut Nederland","given":"","non-dropping-particle":"","parse-names":false,"suffix":""}],"id":"ITEM-2","issued":{"date-parts":[["2016"]]},"title":"Richtlijn voor het uitvoeren van economische evaluaties in de gezondheidszorg","type":"article-journal"},"uris":["http://www.mendeley.com/documents/?uuid=0d6e0a34-cf37-4146-9cd9-506e15739a84"]}],"mendeley":{"formattedCitation":"&lt;sup&gt;30,31&lt;/sup&gt;","plainTextFormattedCitation":"30,31","previouslyFormattedCitation":"&lt;sup&gt;29,30&lt;/sup&gt;"},"properties":{"noteIndex":0},"schema":"https://github.com/citation-style-language/schema/raw/master/csl-citation.json"}</w:instrText>
      </w:r>
      <w:r w:rsidR="0047125E">
        <w:rPr>
          <w:rFonts w:ascii="Calibri" w:hAnsi="Calibri" w:cs="Calibri"/>
        </w:rPr>
        <w:fldChar w:fldCharType="separate"/>
      </w:r>
      <w:r w:rsidR="00B44D15" w:rsidRPr="00B44D15">
        <w:rPr>
          <w:rFonts w:ascii="Calibri" w:hAnsi="Calibri" w:cs="Calibri"/>
          <w:noProof/>
          <w:vertAlign w:val="superscript"/>
        </w:rPr>
        <w:t>30,31</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32&lt;/sup&gt;","plainTextFormattedCitation":"32","previouslyFormattedCitation":"&lt;sup&gt;31&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32</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269D7807" w14:textId="694D06B4" w:rsidR="0083596A" w:rsidRPr="0083596A" w:rsidRDefault="0083596A" w:rsidP="00153762">
      <w:pPr>
        <w:spacing w:line="276" w:lineRule="auto"/>
        <w:rPr>
          <w:rFonts w:ascii="Calibri" w:eastAsia="Calibri" w:hAnsi="Calibri" w:cs="Calibri"/>
        </w:rPr>
      </w:pPr>
      <w:r w:rsidRPr="0092480E">
        <w:rPr>
          <w:rFonts w:ascii="Calibri" w:hAnsi="Calibri" w:cs="Calibri"/>
        </w:rPr>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8ecb6fbe-9861-4583-afe5-b75881600485"]}],"mendeley":{"formattedCitation":"&lt;sup&gt;33&lt;/sup&gt;","plainTextFormattedCitation":"33","previouslyFormattedCitation":"&lt;sup&gt;32&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33</w:t>
      </w:r>
      <w:r w:rsidRPr="0092480E">
        <w:rPr>
          <w:rFonts w:ascii="Calibri" w:hAnsi="Calibri" w:cs="Calibri"/>
        </w:rPr>
        <w:fldChar w:fldCharType="end"/>
      </w:r>
      <w:r w:rsidRPr="0092480E">
        <w:rPr>
          <w:rFonts w:ascii="Calibri" w:hAnsi="Calibri" w:cs="Calibri"/>
        </w:rPr>
        <w:t xml:space="preserve"> The model was built </w:t>
      </w:r>
      <w:r w:rsidR="0055764B">
        <w:rPr>
          <w:rFonts w:ascii="Calibri" w:hAnsi="Calibri" w:cs="Calibri"/>
        </w:rPr>
        <w:t>with</w:t>
      </w:r>
      <w:r w:rsidRPr="0092480E">
        <w:rPr>
          <w:rFonts w:ascii="Calibri" w:hAnsi="Calibri" w:cs="Calibri"/>
        </w:rPr>
        <w:t xml:space="preserve"> R software</w:t>
      </w:r>
      <w:r>
        <w:rPr>
          <w:rFonts w:ascii="Calibri" w:hAnsi="Calibri" w:cs="Calibri"/>
        </w:rPr>
        <w:fldChar w:fldCharType="begin" w:fldLock="1"/>
      </w:r>
      <w:r w:rsidR="00B44D15">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34&lt;/sup&gt;","plainTextFormattedCitation":"34","previouslyFormattedCitation":"&lt;sup&gt;33&lt;/sup&gt;"},"properties":{"noteIndex":0},"schema":"https://github.com/citation-style-language/schema/raw/master/csl-citation.json"}</w:instrText>
      </w:r>
      <w:r>
        <w:rPr>
          <w:rFonts w:ascii="Calibri" w:hAnsi="Calibri" w:cs="Calibri"/>
        </w:rPr>
        <w:fldChar w:fldCharType="separate"/>
      </w:r>
      <w:r w:rsidR="00B44D15" w:rsidRPr="00B44D15">
        <w:rPr>
          <w:rFonts w:ascii="Calibri" w:hAnsi="Calibri" w:cs="Calibri"/>
          <w:noProof/>
          <w:vertAlign w:val="superscript"/>
        </w:rPr>
        <w:t>34</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B44D15">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35,36&lt;/sup&gt;","plainTextFormattedCitation":"35,36","previouslyFormattedCitation":"&lt;sup&gt;34,35&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35,36</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CD2308C" w14:textId="77777777" w:rsidR="0083596A" w:rsidRPr="00282BDB" w:rsidRDefault="0083596A" w:rsidP="00153762">
      <w:pPr>
        <w:spacing w:line="276" w:lineRule="auto"/>
        <w:rPr>
          <w:rFonts w:ascii="Calibri" w:hAnsi="Calibri" w:cs="Calibri"/>
        </w:rPr>
      </w:pPr>
    </w:p>
    <w:p w14:paraId="7B577325" w14:textId="77777777" w:rsidR="438F5BE1" w:rsidRPr="00282BDB" w:rsidRDefault="438F5BE1" w:rsidP="00153762">
      <w:pPr>
        <w:pStyle w:val="Heading1"/>
        <w:spacing w:line="276" w:lineRule="auto"/>
      </w:pPr>
      <w:r w:rsidRPr="00282BDB">
        <w:lastRenderedPageBreak/>
        <w:t>Results</w:t>
      </w:r>
    </w:p>
    <w:p w14:paraId="08E22379" w14:textId="74001217" w:rsidR="00872009" w:rsidRDefault="00872009" w:rsidP="00872009">
      <w:pPr>
        <w:pStyle w:val="Heading2"/>
      </w:pPr>
      <w:r>
        <w:t>Data collection</w:t>
      </w:r>
    </w:p>
    <w:p w14:paraId="46292CAD" w14:textId="6C7137E0" w:rsidR="3F769E82" w:rsidRPr="0092480E" w:rsidRDefault="00CF6178" w:rsidP="00153762">
      <w:pPr>
        <w:spacing w:before="40" w:line="276" w:lineRule="auto"/>
        <w:rPr>
          <w:rFonts w:ascii="Calibri" w:hAnsi="Calibri" w:cs="Calibri"/>
        </w:rPr>
      </w:pPr>
      <w:r>
        <w:rPr>
          <w:rFonts w:ascii="Calibri" w:hAnsi="Calibri" w:cs="Calibri"/>
        </w:rPr>
        <w:t xml:space="preserve">Input parameters were not completely found for 16 surgeries. </w:t>
      </w:r>
      <w:r w:rsidR="64932EB7" w:rsidRPr="0092480E">
        <w:rPr>
          <w:rFonts w:ascii="Calibri" w:hAnsi="Calibri" w:cs="Calibri"/>
        </w:rPr>
        <w:t xml:space="preserve">We evaluated 8 cardiothoracic </w:t>
      </w:r>
      <w:r w:rsidR="00F727B4">
        <w:rPr>
          <w:rFonts w:ascii="Calibri" w:hAnsi="Calibri" w:cs="Calibri"/>
        </w:rPr>
        <w:t>surgeries</w:t>
      </w:r>
      <w:r w:rsidR="64932EB7" w:rsidRPr="0092480E">
        <w:rPr>
          <w:rFonts w:ascii="Calibri" w:hAnsi="Calibri" w:cs="Calibri"/>
        </w:rPr>
        <w:t xml:space="preserve">, 19 oncological </w:t>
      </w:r>
      <w:r w:rsidR="00F727B4">
        <w:rPr>
          <w:rFonts w:ascii="Calibri" w:hAnsi="Calibri" w:cs="Calibri"/>
        </w:rPr>
        <w:t>surgeries</w:t>
      </w:r>
      <w:r w:rsidR="64932EB7" w:rsidRPr="0092480E">
        <w:rPr>
          <w:rFonts w:ascii="Calibri" w:hAnsi="Calibri" w:cs="Calibri"/>
        </w:rPr>
        <w:t xml:space="preserve">, </w:t>
      </w:r>
      <w:r w:rsidR="09C9D088" w:rsidRPr="0092480E">
        <w:rPr>
          <w:rFonts w:ascii="Calibri" w:hAnsi="Calibri" w:cs="Calibri"/>
        </w:rPr>
        <w:t>2</w:t>
      </w:r>
      <w:r w:rsidR="1D493AAB" w:rsidRPr="0092480E">
        <w:rPr>
          <w:rFonts w:ascii="Calibri" w:hAnsi="Calibri" w:cs="Calibri"/>
        </w:rPr>
        <w:t xml:space="preserve"> </w:t>
      </w:r>
      <w:r w:rsidR="64932EB7" w:rsidRPr="0092480E">
        <w:rPr>
          <w:rFonts w:ascii="Calibri" w:hAnsi="Calibri" w:cs="Calibri"/>
        </w:rPr>
        <w:t>transplantation</w:t>
      </w:r>
      <w:r w:rsidR="2E4BDB5C" w:rsidRPr="0092480E">
        <w:rPr>
          <w:rFonts w:ascii="Calibri" w:hAnsi="Calibri" w:cs="Calibri"/>
        </w:rPr>
        <w:t>s</w:t>
      </w:r>
      <w:r w:rsidR="00B5450E" w:rsidRPr="0092480E">
        <w:rPr>
          <w:rFonts w:ascii="Calibri" w:hAnsi="Calibri" w:cs="Calibri"/>
        </w:rPr>
        <w:t xml:space="preserve"> (liver and living donor kidney)</w:t>
      </w:r>
      <w:r w:rsidR="64932EB7" w:rsidRPr="0092480E">
        <w:rPr>
          <w:rFonts w:ascii="Calibri" w:hAnsi="Calibri" w:cs="Calibri"/>
        </w:rPr>
        <w:t xml:space="preserve">, 4 vascular </w:t>
      </w:r>
      <w:r w:rsidR="00F727B4">
        <w:rPr>
          <w:rFonts w:ascii="Calibri" w:hAnsi="Calibri" w:cs="Calibri"/>
        </w:rPr>
        <w:t>surgeries</w:t>
      </w:r>
      <w:r w:rsidR="4711D338" w:rsidRPr="0092480E">
        <w:rPr>
          <w:rFonts w:ascii="Calibri" w:hAnsi="Calibri" w:cs="Calibri"/>
        </w:rPr>
        <w:t xml:space="preserve">, and 1 other type of </w:t>
      </w:r>
      <w:r w:rsidR="00F727B4">
        <w:rPr>
          <w:rFonts w:ascii="Calibri" w:hAnsi="Calibri" w:cs="Calibri"/>
        </w:rPr>
        <w:t>surgery</w:t>
      </w:r>
      <w:r w:rsidR="00073997">
        <w:rPr>
          <w:rFonts w:ascii="Calibri" w:hAnsi="Calibri" w:cs="Calibri"/>
        </w:rPr>
        <w:t xml:space="preserve"> (</w:t>
      </w:r>
      <w:r w:rsidR="00CD29E8">
        <w:rPr>
          <w:rFonts w:ascii="Calibri" w:hAnsi="Calibri" w:cs="Calibri"/>
        </w:rPr>
        <w:t>creation</w:t>
      </w:r>
      <w:r w:rsidR="00073997">
        <w:rPr>
          <w:rFonts w:ascii="Calibri" w:hAnsi="Calibri" w:cs="Calibri"/>
        </w:rPr>
        <w:t xml:space="preserve"> of a shunt to facilitate hemodialysis)</w:t>
      </w:r>
      <w:r w:rsidR="64932EB7" w:rsidRPr="0092480E">
        <w:rPr>
          <w:rFonts w:ascii="Calibri" w:hAnsi="Calibri" w:cs="Calibri"/>
        </w:rPr>
        <w:t>.</w:t>
      </w:r>
      <w:r w:rsidR="008C3804" w:rsidRPr="008C3804">
        <w:rPr>
          <w:rFonts w:ascii="Calibri" w:hAnsi="Calibri" w:cs="Calibri"/>
        </w:rPr>
        <w:t xml:space="preserve"> </w:t>
      </w:r>
      <w:r w:rsidR="008C3804">
        <w:rPr>
          <w:rFonts w:ascii="Calibri" w:hAnsi="Calibri" w:cs="Calibri"/>
        </w:rPr>
        <w:t>These</w:t>
      </w:r>
      <w:r w:rsidR="008C3804" w:rsidRPr="0092480E">
        <w:rPr>
          <w:rFonts w:ascii="Calibri" w:hAnsi="Calibri" w:cs="Calibri"/>
        </w:rPr>
        <w:t xml:space="preserve"> 34 evaluated </w:t>
      </w:r>
      <w:r w:rsidR="008C3804">
        <w:rPr>
          <w:rFonts w:ascii="Calibri" w:hAnsi="Calibri" w:cs="Calibri"/>
        </w:rPr>
        <w:t xml:space="preserve">surgeries </w:t>
      </w:r>
      <w:r w:rsidR="008C3804" w:rsidRPr="0092480E">
        <w:rPr>
          <w:rFonts w:ascii="Calibri" w:hAnsi="Calibri" w:cs="Calibri"/>
        </w:rPr>
        <w:t>comprised of 4</w:t>
      </w:r>
      <w:r w:rsidR="008C3804">
        <w:rPr>
          <w:rFonts w:ascii="Calibri" w:hAnsi="Calibri" w:cs="Calibri"/>
        </w:rPr>
        <w:t>9</w:t>
      </w:r>
      <w:r w:rsidR="008C3804" w:rsidRPr="0092480E">
        <w:rPr>
          <w:rFonts w:ascii="Calibri" w:hAnsi="Calibri" w:cs="Calibri"/>
        </w:rPr>
        <w:t>% of the total semi-elective program in our hospital.</w:t>
      </w:r>
      <w:r>
        <w:rPr>
          <w:rFonts w:ascii="Calibri" w:hAnsi="Calibri" w:cs="Calibri"/>
        </w:rPr>
        <w:t xml:space="preserve"> </w:t>
      </w:r>
    </w:p>
    <w:p w14:paraId="74F0FDD3" w14:textId="139E9750" w:rsidR="2FD08920" w:rsidRPr="0092480E" w:rsidRDefault="2FD08920" w:rsidP="00153762">
      <w:pPr>
        <w:spacing w:before="40" w:line="276" w:lineRule="auto"/>
        <w:rPr>
          <w:rFonts w:ascii="Calibri" w:hAnsi="Calibri" w:cs="Calibri"/>
        </w:rPr>
      </w:pPr>
    </w:p>
    <w:p w14:paraId="334D248E" w14:textId="143D1530" w:rsidR="00830F68" w:rsidRDefault="00731F63" w:rsidP="00830F68">
      <w:pPr>
        <w:spacing w:line="276" w:lineRule="auto"/>
        <w:rPr>
          <w:rFonts w:ascii="Calibri" w:hAnsi="Calibri" w:cs="Calibri"/>
        </w:rPr>
      </w:pPr>
      <w:r>
        <w:rPr>
          <w:rFonts w:ascii="Calibri" w:hAnsi="Calibri" w:cs="Calibri"/>
        </w:rPr>
        <w:t xml:space="preserve">For all surgeries, survival with treatment could be obtained. </w:t>
      </w:r>
      <w:r w:rsidR="68F2AC5B" w:rsidRPr="00731F63">
        <w:rPr>
          <w:rFonts w:ascii="Calibri" w:hAnsi="Calibri" w:cs="Calibri"/>
        </w:rPr>
        <w:t>F</w:t>
      </w:r>
      <w:r w:rsidR="63FEF3B7" w:rsidRPr="00731F63">
        <w:rPr>
          <w:rFonts w:ascii="Calibri" w:hAnsi="Calibri" w:cs="Calibri"/>
        </w:rPr>
        <w:t>or</w:t>
      </w:r>
      <w:r w:rsidR="001D4731">
        <w:rPr>
          <w:rFonts w:ascii="Calibri" w:hAnsi="Calibri" w:cs="Calibri"/>
        </w:rPr>
        <w:t xml:space="preserve"> 13/34 surgeries, survival without treatment could be directly obtained</w:t>
      </w:r>
      <w:r w:rsidR="002E2419">
        <w:rPr>
          <w:rFonts w:ascii="Calibri" w:hAnsi="Calibri" w:cs="Calibri"/>
        </w:rPr>
        <w:t xml:space="preserve"> for databased or scientific literature</w:t>
      </w:r>
      <w:r w:rsidR="001D4731">
        <w:rPr>
          <w:rFonts w:ascii="Calibri" w:hAnsi="Calibri" w:cs="Calibri"/>
        </w:rPr>
        <w:t>. For</w:t>
      </w:r>
      <w:r w:rsidR="63FEF3B7" w:rsidRPr="00731F63">
        <w:rPr>
          <w:rFonts w:ascii="Calibri" w:hAnsi="Calibri" w:cs="Calibri"/>
        </w:rPr>
        <w:t xml:space="preserve"> 21</w:t>
      </w:r>
      <w:r w:rsidR="3F819407" w:rsidRPr="00731F63">
        <w:rPr>
          <w:rFonts w:ascii="Calibri" w:hAnsi="Calibri" w:cs="Calibri"/>
        </w:rPr>
        <w:t>/34</w:t>
      </w:r>
      <w:r w:rsidR="4361FC5F" w:rsidRPr="00731F63">
        <w:rPr>
          <w:rFonts w:ascii="Calibri" w:hAnsi="Calibri" w:cs="Calibri"/>
        </w:rPr>
        <w:t xml:space="preserve"> </w:t>
      </w:r>
      <w:r w:rsidR="00F727B4" w:rsidRPr="00731F63">
        <w:rPr>
          <w:rFonts w:ascii="Calibri" w:hAnsi="Calibri" w:cs="Calibri"/>
        </w:rPr>
        <w:t>surgeries</w:t>
      </w:r>
      <w:r w:rsidR="25CA6F9A" w:rsidRPr="00731F63">
        <w:rPr>
          <w:rFonts w:ascii="Calibri" w:hAnsi="Calibri" w:cs="Calibri"/>
        </w:rPr>
        <w:t xml:space="preserve">, </w:t>
      </w:r>
      <w:r w:rsidR="001D4731">
        <w:rPr>
          <w:rFonts w:ascii="Calibri" w:hAnsi="Calibri" w:cs="Calibri"/>
        </w:rPr>
        <w:t xml:space="preserve">survival without treatment was calculated from </w:t>
      </w:r>
      <w:r w:rsidR="486FAEA7" w:rsidRPr="00731F63">
        <w:rPr>
          <w:rFonts w:ascii="Calibri" w:hAnsi="Calibri" w:cs="Calibri"/>
        </w:rPr>
        <w:t xml:space="preserve">the treatment effect </w:t>
      </w:r>
      <w:r w:rsidR="001D4731">
        <w:rPr>
          <w:rFonts w:ascii="Calibri" w:hAnsi="Calibri" w:cs="Calibri"/>
        </w:rPr>
        <w:t xml:space="preserve">and the </w:t>
      </w:r>
      <w:r w:rsidR="486FAEA7" w:rsidRPr="00731F63">
        <w:rPr>
          <w:rFonts w:ascii="Calibri" w:hAnsi="Calibri" w:cs="Calibri"/>
        </w:rPr>
        <w:t xml:space="preserve">survival with treatment. </w:t>
      </w:r>
      <w:r w:rsidR="001D4731">
        <w:rPr>
          <w:rFonts w:ascii="Calibri" w:hAnsi="Calibri" w:cs="Calibri"/>
        </w:rPr>
        <w:t>For 14 surgeries, QoL was available through the WHO Global Burden of Disease study. For the remaining</w:t>
      </w:r>
      <w:r w:rsidR="31681DEE" w:rsidRPr="00731F63">
        <w:rPr>
          <w:rFonts w:ascii="Calibri" w:hAnsi="Calibri" w:cs="Calibri"/>
        </w:rPr>
        <w:t xml:space="preserve"> 20 </w:t>
      </w:r>
      <w:r w:rsidR="00F727B4" w:rsidRPr="00731F63">
        <w:rPr>
          <w:rFonts w:ascii="Calibri" w:hAnsi="Calibri" w:cs="Calibri"/>
        </w:rPr>
        <w:t>surgeries</w:t>
      </w:r>
      <w:r w:rsidR="31681DEE" w:rsidRPr="00731F63">
        <w:rPr>
          <w:rFonts w:ascii="Calibri" w:hAnsi="Calibri" w:cs="Calibri"/>
        </w:rPr>
        <w:t xml:space="preserve">, the </w:t>
      </w:r>
      <w:r w:rsidR="006C491F" w:rsidRPr="00731F63">
        <w:rPr>
          <w:rFonts w:ascii="Calibri" w:hAnsi="Calibri" w:cs="Calibri"/>
        </w:rPr>
        <w:t>QoL</w:t>
      </w:r>
      <w:r w:rsidR="31681DEE" w:rsidRPr="00731F63">
        <w:rPr>
          <w:rFonts w:ascii="Calibri" w:hAnsi="Calibri" w:cs="Calibri"/>
        </w:rPr>
        <w:t xml:space="preserve"> </w:t>
      </w:r>
      <w:r w:rsidR="6D2EF18B" w:rsidRPr="00731F63">
        <w:rPr>
          <w:rFonts w:ascii="Calibri" w:hAnsi="Calibri" w:cs="Calibri"/>
        </w:rPr>
        <w:t xml:space="preserve">of the pre- and postoperative health state </w:t>
      </w:r>
      <w:r w:rsidR="31681DEE" w:rsidRPr="00731F63">
        <w:rPr>
          <w:rFonts w:ascii="Calibri" w:hAnsi="Calibri" w:cs="Calibri"/>
        </w:rPr>
        <w:t xml:space="preserve">was estimated by the expert </w:t>
      </w:r>
      <w:r w:rsidR="1509B580" w:rsidRPr="00731F63">
        <w:rPr>
          <w:rFonts w:ascii="Calibri" w:hAnsi="Calibri" w:cs="Calibri"/>
        </w:rPr>
        <w:t>panel</w:t>
      </w:r>
      <w:r w:rsidR="00990D9B">
        <w:rPr>
          <w:rFonts w:ascii="Calibri" w:hAnsi="Calibri" w:cs="Calibri"/>
        </w:rPr>
        <w:t xml:space="preserve"> as described in the methods section</w:t>
      </w:r>
      <w:r w:rsidR="1509B580" w:rsidRPr="00731F63">
        <w:rPr>
          <w:rFonts w:ascii="Calibri" w:hAnsi="Calibri" w:cs="Calibri"/>
        </w:rPr>
        <w:t>.</w:t>
      </w:r>
      <w:r w:rsidR="00473D88">
        <w:rPr>
          <w:rFonts w:ascii="Calibri" w:hAnsi="Calibri" w:cs="Calibri"/>
        </w:rPr>
        <w:t xml:space="preserve"> For none of the surgeries a </w:t>
      </w:r>
      <w:r w:rsidR="005E6B21" w:rsidRPr="00731F63">
        <w:rPr>
          <w:rFonts w:ascii="Calibri" w:hAnsi="Calibri" w:cs="Calibri"/>
        </w:rPr>
        <w:t xml:space="preserve">“time-to-no-effect-on-QoL” </w:t>
      </w:r>
      <w:r w:rsidR="00473D88">
        <w:rPr>
          <w:rFonts w:ascii="Calibri" w:hAnsi="Calibri" w:cs="Calibri"/>
        </w:rPr>
        <w:t>within one year</w:t>
      </w:r>
      <w:r w:rsidR="002A72F8">
        <w:rPr>
          <w:rFonts w:ascii="Calibri" w:hAnsi="Calibri" w:cs="Calibri"/>
        </w:rPr>
        <w:t>, our maximum period of delaying surgery, was applicable</w:t>
      </w:r>
      <w:r w:rsidR="00473D88">
        <w:rPr>
          <w:rFonts w:ascii="Calibri" w:hAnsi="Calibri" w:cs="Calibri"/>
        </w:rPr>
        <w:t>.</w:t>
      </w:r>
      <w:r w:rsidR="00872009">
        <w:rPr>
          <w:rFonts w:ascii="Calibri" w:hAnsi="Calibri" w:cs="Calibri"/>
        </w:rPr>
        <w:t xml:space="preserve"> </w:t>
      </w:r>
      <w:r w:rsidR="00DF5B5B">
        <w:rPr>
          <w:rFonts w:ascii="Calibri" w:hAnsi="Calibri" w:cs="Calibri"/>
        </w:rPr>
        <w:t xml:space="preserve">For 16 </w:t>
      </w:r>
      <w:r w:rsidR="005E6B21" w:rsidRPr="00731F63">
        <w:rPr>
          <w:rFonts w:ascii="Calibri" w:hAnsi="Calibri" w:cs="Calibri"/>
        </w:rPr>
        <w:t>surgeries, we assumed a “time-to-no-effect-of-treatment-on-survival”</w:t>
      </w:r>
      <w:r w:rsidR="00CF6178">
        <w:rPr>
          <w:rFonts w:ascii="Calibri" w:hAnsi="Calibri" w:cs="Calibri"/>
        </w:rPr>
        <w:t xml:space="preserve"> based on qualitative assessment of the literature</w:t>
      </w:r>
      <w:r w:rsidR="005E6B21" w:rsidRPr="00731F63">
        <w:rPr>
          <w:rFonts w:ascii="Calibri" w:hAnsi="Calibri" w:cs="Calibri"/>
        </w:rPr>
        <w:t>. All these surgeries were oncological surgeries. Input parameters varied widely between surgeries (Figure 2).</w:t>
      </w:r>
      <w:r w:rsidR="00830F68" w:rsidRPr="00830F68">
        <w:rPr>
          <w:rFonts w:ascii="Calibri" w:hAnsi="Calibri" w:cs="Calibri"/>
        </w:rPr>
        <w:t xml:space="preserve"> </w:t>
      </w:r>
      <w:r w:rsidR="00830F68">
        <w:rPr>
          <w:rFonts w:ascii="Calibri" w:hAnsi="Calibri" w:cs="Calibri"/>
        </w:rPr>
        <w:t>All</w:t>
      </w:r>
      <w:r w:rsidR="00830F68" w:rsidRPr="0092480E">
        <w:rPr>
          <w:rFonts w:ascii="Calibri" w:hAnsi="Calibri" w:cs="Calibri"/>
        </w:rPr>
        <w:t xml:space="preserve"> input parameters, their source</w:t>
      </w:r>
      <w:r w:rsidR="002E2419">
        <w:rPr>
          <w:rFonts w:ascii="Calibri" w:hAnsi="Calibri" w:cs="Calibri"/>
        </w:rPr>
        <w:t>s</w:t>
      </w:r>
      <w:r w:rsidR="00830F68" w:rsidRPr="0092480E">
        <w:rPr>
          <w:rFonts w:ascii="Calibri" w:hAnsi="Calibri" w:cs="Calibri"/>
        </w:rPr>
        <w:fldChar w:fldCharType="begin" w:fldLock="1"/>
      </w:r>
      <w:r w:rsidR="00B44D15">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B44D15">
        <w:rPr>
          <w:rFonts w:ascii="Cambria Math" w:hAnsi="Cambria Math" w:cs="Cambria Math"/>
        </w:rPr>
        <w:instrText>∼</w:instrText>
      </w:r>
      <w:r w:rsidR="00B44D15">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B44D15">
        <w:rPr>
          <w:rFonts w:ascii="Cambria Math" w:hAnsi="Cambria Math" w:cs="Cambria Math"/>
        </w:rPr>
        <w:instrText>∼</w:instrText>
      </w:r>
      <w:r w:rsidR="00B44D15">
        <w:rPr>
          <w:rFonts w:ascii="Calibri" w:hAnsi="Calibri" w:cs="Calibri"/>
        </w:rPr>
        <w:instrText>80%) and median survival (</w:instrText>
      </w:r>
      <w:r w:rsidR="00B44D15">
        <w:rPr>
          <w:rFonts w:ascii="Cambria Math" w:hAnsi="Cambria Math" w:cs="Cambria Math"/>
        </w:rPr>
        <w:instrText>∼</w:instrText>
      </w:r>
      <w:r w:rsidR="00B44D15">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19,20,37–85&lt;/sup&gt;","plainTextFormattedCitation":"19,20,37–85","previouslyFormattedCitation":"&lt;sup&gt;18,19,36–84&lt;/sup&gt;"},"properties":{"noteIndex":0},"schema":"https://github.com/citation-style-language/schema/raw/master/csl-citation.json"}</w:instrText>
      </w:r>
      <w:r w:rsidR="00830F68" w:rsidRPr="0092480E">
        <w:rPr>
          <w:rFonts w:ascii="Calibri" w:hAnsi="Calibri" w:cs="Calibri"/>
        </w:rPr>
        <w:fldChar w:fldCharType="separate"/>
      </w:r>
      <w:r w:rsidR="00B44D15" w:rsidRPr="00B44D15">
        <w:rPr>
          <w:rFonts w:ascii="Calibri" w:hAnsi="Calibri" w:cs="Calibri"/>
          <w:noProof/>
          <w:vertAlign w:val="superscript"/>
        </w:rPr>
        <w:t>19,20,37–85</w:t>
      </w:r>
      <w:r w:rsidR="00830F68" w:rsidRPr="0092480E">
        <w:rPr>
          <w:rFonts w:ascii="Calibri" w:hAnsi="Calibri" w:cs="Calibri"/>
        </w:rPr>
        <w:fldChar w:fldCharType="end"/>
      </w:r>
      <w:r w:rsidR="00830F68" w:rsidRPr="0092480E">
        <w:rPr>
          <w:rFonts w:ascii="Calibri" w:hAnsi="Calibri" w:cs="Calibri"/>
        </w:rPr>
        <w:t xml:space="preserve">, and the corresponding model output for </w:t>
      </w:r>
      <w:r w:rsidR="002E2419">
        <w:rPr>
          <w:rFonts w:ascii="Calibri" w:hAnsi="Calibri" w:cs="Calibri"/>
        </w:rPr>
        <w:t>each semi-elective</w:t>
      </w:r>
      <w:r w:rsidR="00830F68" w:rsidRPr="0092480E">
        <w:rPr>
          <w:rFonts w:ascii="Calibri" w:hAnsi="Calibri" w:cs="Calibri"/>
        </w:rPr>
        <w:t xml:space="preserve"> </w:t>
      </w:r>
      <w:r w:rsidR="00830F68">
        <w:rPr>
          <w:rFonts w:ascii="Calibri" w:hAnsi="Calibri" w:cs="Calibri"/>
        </w:rPr>
        <w:t>surgery</w:t>
      </w:r>
      <w:r w:rsidR="00830F68" w:rsidRPr="0092480E">
        <w:rPr>
          <w:rFonts w:ascii="Calibri" w:hAnsi="Calibri" w:cs="Calibri"/>
        </w:rPr>
        <w:t xml:space="preserve"> are presented in Appendix A.</w:t>
      </w:r>
    </w:p>
    <w:p w14:paraId="0549977A" w14:textId="1F6E1054" w:rsidR="008C3804" w:rsidRDefault="008C3804" w:rsidP="00153762">
      <w:pPr>
        <w:spacing w:line="276" w:lineRule="auto"/>
        <w:rPr>
          <w:rFonts w:ascii="Calibri" w:hAnsi="Calibri" w:cs="Calibri"/>
        </w:rPr>
      </w:pPr>
    </w:p>
    <w:p w14:paraId="5C7527C7" w14:textId="68272F12" w:rsidR="00872009" w:rsidRDefault="00872009" w:rsidP="00872009">
      <w:pPr>
        <w:pStyle w:val="Heading2"/>
      </w:pPr>
      <w:r>
        <w:t xml:space="preserve">Quality of Life </w:t>
      </w:r>
    </w:p>
    <w:p w14:paraId="4CDC8569" w14:textId="4C69C244" w:rsidR="0A1EFA4D" w:rsidRDefault="00B9676F" w:rsidP="00153762">
      <w:pPr>
        <w:spacing w:line="276" w:lineRule="auto"/>
        <w:rPr>
          <w:rFonts w:ascii="Calibri" w:hAnsi="Calibri" w:cs="Calibri"/>
        </w:rPr>
      </w:pPr>
      <w:r>
        <w:rPr>
          <w:rFonts w:ascii="Calibri" w:hAnsi="Calibri" w:cs="Calibri"/>
        </w:rPr>
        <w:t>The QoL of e</w:t>
      </w:r>
      <w:r w:rsidR="005E6B21">
        <w:rPr>
          <w:rFonts w:ascii="Calibri" w:hAnsi="Calibri" w:cs="Calibri"/>
        </w:rPr>
        <w:t>ight health states were estimated in the both sessions</w:t>
      </w:r>
      <w:r w:rsidR="00830F68">
        <w:rPr>
          <w:rFonts w:ascii="Calibri" w:hAnsi="Calibri" w:cs="Calibri"/>
        </w:rPr>
        <w:t xml:space="preserve"> with the expert panel</w:t>
      </w:r>
      <w:r w:rsidR="005E6B21">
        <w:rPr>
          <w:rFonts w:ascii="Calibri" w:hAnsi="Calibri" w:cs="Calibri"/>
        </w:rPr>
        <w:t xml:space="preserve">. The </w:t>
      </w:r>
      <w:r w:rsidR="002E2419">
        <w:rPr>
          <w:rFonts w:ascii="Calibri" w:hAnsi="Calibri" w:cs="Calibri"/>
        </w:rPr>
        <w:t>mean</w:t>
      </w:r>
      <w:r w:rsidR="00D04A3A">
        <w:rPr>
          <w:rFonts w:ascii="Calibri" w:hAnsi="Calibri" w:cs="Calibri"/>
        </w:rPr>
        <w:t xml:space="preserve"> </w:t>
      </w:r>
      <w:r w:rsidR="00830F68">
        <w:rPr>
          <w:rFonts w:ascii="Calibri" w:hAnsi="Calibri" w:cs="Calibri"/>
        </w:rPr>
        <w:t>QoL</w:t>
      </w:r>
      <w:r w:rsidR="005E6B21">
        <w:rPr>
          <w:rFonts w:ascii="Calibri" w:hAnsi="Calibri" w:cs="Calibri"/>
        </w:rPr>
        <w:t xml:space="preserve"> of these health states was estimated significantly higher in the second session (the standardized mean difference </w:t>
      </w:r>
      <w:r w:rsidR="001D4731">
        <w:rPr>
          <w:rFonts w:ascii="Calibri" w:hAnsi="Calibri" w:cs="Calibri"/>
        </w:rPr>
        <w:t xml:space="preserve">was </w:t>
      </w:r>
      <w:r w:rsidR="007A1546">
        <w:rPr>
          <w:rFonts w:ascii="Calibri" w:hAnsi="Calibri" w:cs="Calibri"/>
        </w:rPr>
        <w:t>0.07</w:t>
      </w:r>
      <w:r w:rsidR="005E6B21">
        <w:rPr>
          <w:rFonts w:ascii="Calibri" w:hAnsi="Calibri" w:cs="Calibri"/>
        </w:rPr>
        <w:t xml:space="preserve">, </w:t>
      </w:r>
      <w:r w:rsidR="007A1546">
        <w:rPr>
          <w:rFonts w:ascii="Calibri" w:hAnsi="Calibri" w:cs="Calibri"/>
        </w:rPr>
        <w:t xml:space="preserve">95% CI: </w:t>
      </w:r>
      <w:r w:rsidR="00741B42">
        <w:rPr>
          <w:rFonts w:ascii="Calibri" w:hAnsi="Calibri" w:cs="Calibri"/>
        </w:rPr>
        <w:t>0.02</w:t>
      </w:r>
      <w:r w:rsidR="007A1546">
        <w:rPr>
          <w:rFonts w:ascii="Calibri" w:hAnsi="Calibri" w:cs="Calibri"/>
        </w:rPr>
        <w:t xml:space="preserve"> </w:t>
      </w:r>
      <w:r w:rsidR="00741B42">
        <w:rPr>
          <w:rFonts w:ascii="Calibri" w:hAnsi="Calibri" w:cs="Calibri"/>
        </w:rPr>
        <w:t>–</w:t>
      </w:r>
      <w:r w:rsidR="007A1546">
        <w:rPr>
          <w:rFonts w:ascii="Calibri" w:hAnsi="Calibri" w:cs="Calibri"/>
        </w:rPr>
        <w:t xml:space="preserve"> </w:t>
      </w:r>
      <w:r w:rsidR="00741B42">
        <w:rPr>
          <w:rFonts w:ascii="Calibri" w:hAnsi="Calibri" w:cs="Calibri"/>
        </w:rPr>
        <w:t>0.11</w:t>
      </w:r>
      <w:r w:rsidR="005E6B21">
        <w:rPr>
          <w:rFonts w:ascii="Calibri" w:hAnsi="Calibri" w:cs="Calibri"/>
        </w:rPr>
        <w:t xml:space="preserve">). </w:t>
      </w:r>
      <w:r w:rsidR="00D04A3A">
        <w:rPr>
          <w:rFonts w:ascii="Calibri" w:hAnsi="Calibri" w:cs="Calibri"/>
        </w:rPr>
        <w:t xml:space="preserve">However, </w:t>
      </w:r>
      <w:r w:rsidR="00FB74E6">
        <w:rPr>
          <w:rFonts w:ascii="Calibri" w:hAnsi="Calibri" w:cs="Calibri"/>
        </w:rPr>
        <w:t xml:space="preserve">the </w:t>
      </w:r>
      <w:r w:rsidR="005E6B21">
        <w:rPr>
          <w:rFonts w:ascii="Calibri" w:hAnsi="Calibri" w:cs="Calibri"/>
        </w:rPr>
        <w:t xml:space="preserve">gain in </w:t>
      </w:r>
      <w:r w:rsidR="00830F68">
        <w:rPr>
          <w:rFonts w:ascii="Calibri" w:hAnsi="Calibri" w:cs="Calibri"/>
        </w:rPr>
        <w:t>QoL</w:t>
      </w:r>
      <w:r w:rsidR="005E6B21">
        <w:rPr>
          <w:rFonts w:ascii="Calibri" w:hAnsi="Calibri" w:cs="Calibri"/>
        </w:rPr>
        <w:t xml:space="preserve"> due to surgery</w:t>
      </w:r>
      <w:r w:rsidR="00D04A3A">
        <w:rPr>
          <w:rFonts w:ascii="Calibri" w:hAnsi="Calibri" w:cs="Calibri"/>
        </w:rPr>
        <w:t xml:space="preserve"> </w:t>
      </w:r>
      <w:r w:rsidR="005E6B21">
        <w:rPr>
          <w:rFonts w:ascii="Calibri" w:hAnsi="Calibri" w:cs="Calibri"/>
        </w:rPr>
        <w:t xml:space="preserve">was not estimated </w:t>
      </w:r>
      <w:r w:rsidR="002E2419">
        <w:rPr>
          <w:rFonts w:ascii="Calibri" w:hAnsi="Calibri" w:cs="Calibri"/>
        </w:rPr>
        <w:t>different</w:t>
      </w:r>
      <w:r w:rsidR="005E6B21">
        <w:rPr>
          <w:rFonts w:ascii="Calibri" w:hAnsi="Calibri" w:cs="Calibri"/>
        </w:rPr>
        <w:t xml:space="preserve"> in the second session (the standardized mean difference was 0.025, 95% CI: -0.</w:t>
      </w:r>
      <w:r w:rsidR="005B32AE">
        <w:rPr>
          <w:rFonts w:ascii="Calibri" w:hAnsi="Calibri" w:cs="Calibri"/>
        </w:rPr>
        <w:t>11</w:t>
      </w:r>
      <w:r w:rsidR="005E6B21">
        <w:rPr>
          <w:rFonts w:ascii="Calibri" w:hAnsi="Calibri" w:cs="Calibri"/>
        </w:rPr>
        <w:t xml:space="preserve"> – 0.</w:t>
      </w:r>
      <w:r w:rsidR="005B32AE">
        <w:rPr>
          <w:rFonts w:ascii="Calibri" w:hAnsi="Calibri" w:cs="Calibri"/>
        </w:rPr>
        <w:t>16</w:t>
      </w:r>
      <w:r w:rsidR="007A1546">
        <w:rPr>
          <w:rFonts w:ascii="Calibri" w:hAnsi="Calibri" w:cs="Calibri"/>
        </w:rPr>
        <w:t xml:space="preserve">, </w:t>
      </w:r>
      <w:r w:rsidR="42ACAC33" w:rsidRPr="00731F63">
        <w:rPr>
          <w:rFonts w:ascii="Calibri" w:hAnsi="Calibri" w:cs="Calibri"/>
        </w:rPr>
        <w:t xml:space="preserve">table 3 </w:t>
      </w:r>
      <w:r w:rsidR="000738A7">
        <w:rPr>
          <w:rFonts w:ascii="Calibri" w:hAnsi="Calibri" w:cs="Calibri"/>
        </w:rPr>
        <w:t xml:space="preserve">and figure 1 </w:t>
      </w:r>
      <w:r w:rsidR="42ACAC33" w:rsidRPr="00731F63">
        <w:rPr>
          <w:rFonts w:ascii="Calibri" w:hAnsi="Calibri" w:cs="Calibri"/>
        </w:rPr>
        <w:t>Appendix B).</w:t>
      </w:r>
      <w:r w:rsidR="1509B580" w:rsidRPr="00731F63">
        <w:rPr>
          <w:rFonts w:ascii="Calibri" w:hAnsi="Calibri" w:cs="Calibri"/>
        </w:rPr>
        <w:t xml:space="preserve"> </w:t>
      </w:r>
    </w:p>
    <w:p w14:paraId="385D8A3D" w14:textId="77777777" w:rsidR="00514AC6" w:rsidRPr="0092480E" w:rsidRDefault="00514AC6" w:rsidP="00153762">
      <w:pPr>
        <w:spacing w:line="276" w:lineRule="auto"/>
        <w:rPr>
          <w:rFonts w:ascii="Calibri" w:hAnsi="Calibri" w:cs="Calibri"/>
        </w:rPr>
      </w:pPr>
    </w:p>
    <w:p w14:paraId="6B28A3D8" w14:textId="34A45E99" w:rsidR="7D823098" w:rsidRDefault="7D823098" w:rsidP="00153762">
      <w:pPr>
        <w:spacing w:line="276" w:lineRule="auto"/>
        <w:rPr>
          <w:rFonts w:ascii="Calibri" w:hAnsi="Calibri" w:cs="Calibri"/>
        </w:rPr>
      </w:pPr>
      <w:r w:rsidRPr="0092480E">
        <w:rPr>
          <w:rFonts w:ascii="Calibri" w:hAnsi="Calibri" w:cs="Calibri"/>
        </w:rPr>
        <w:t>The maximum</w:t>
      </w:r>
      <w:r w:rsidR="001D4731">
        <w:rPr>
          <w:rFonts w:ascii="Calibri" w:hAnsi="Calibri" w:cs="Calibri"/>
        </w:rPr>
        <w:t xml:space="preserve"> expected benefit, i.e. in a scenario without delay, </w:t>
      </w:r>
      <w:r w:rsidRPr="0092480E">
        <w:rPr>
          <w:rFonts w:ascii="Calibri" w:hAnsi="Calibri" w:cs="Calibri"/>
        </w:rPr>
        <w:t xml:space="preserve">from the evaluated </w:t>
      </w:r>
      <w:r w:rsidR="00F727B4">
        <w:rPr>
          <w:rFonts w:ascii="Calibri" w:hAnsi="Calibri" w:cs="Calibri"/>
        </w:rPr>
        <w:t>surgeries</w:t>
      </w:r>
      <w:r w:rsidRPr="0092480E">
        <w:rPr>
          <w:rFonts w:ascii="Calibri" w:hAnsi="Calibri" w:cs="Calibri"/>
        </w:rPr>
        <w:t xml:space="preserve">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w:t>
      </w:r>
      <w:r w:rsidR="002E2419">
        <w:rPr>
          <w:rFonts w:ascii="Calibri" w:hAnsi="Calibri" w:cs="Calibri"/>
        </w:rPr>
        <w:t>life years</w:t>
      </w:r>
      <w:r w:rsidR="5DE9E4A8" w:rsidRPr="0092480E">
        <w:rPr>
          <w:rFonts w:ascii="Calibri" w:hAnsi="Calibri" w:cs="Calibri"/>
        </w:rPr>
        <w:t xml:space="preserve">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r w:rsidR="002E2419">
        <w:rPr>
          <w:rFonts w:ascii="Calibri" w:hAnsi="Calibri" w:cs="Calibri"/>
        </w:rPr>
        <w:t>T</w:t>
      </w:r>
      <w:r w:rsidR="5DE9E4A8" w:rsidRPr="0092480E">
        <w:rPr>
          <w:rFonts w:ascii="Calibri" w:hAnsi="Calibri" w:cs="Calibri"/>
        </w:rPr>
        <w:t xml:space="preserve">he </w:t>
      </w:r>
      <w:r w:rsidR="09A18EB7" w:rsidRPr="0092480E">
        <w:rPr>
          <w:rFonts w:ascii="Calibri" w:hAnsi="Calibri" w:cs="Calibri"/>
        </w:rPr>
        <w:t>S</w:t>
      </w:r>
      <w:r w:rsidR="03E6BE5D" w:rsidRPr="0092480E">
        <w:rPr>
          <w:rFonts w:ascii="Calibri" w:hAnsi="Calibri" w:cs="Calibri"/>
        </w:rPr>
        <w:t xml:space="preserve">pearman rank correlation coefficient between the ranking of </w:t>
      </w:r>
      <w:r w:rsidR="00F727B4">
        <w:rPr>
          <w:rFonts w:ascii="Calibri" w:hAnsi="Calibri" w:cs="Calibri"/>
        </w:rPr>
        <w:t>surgeries</w:t>
      </w:r>
      <w:r w:rsidR="03E6BE5D" w:rsidRPr="0092480E">
        <w:rPr>
          <w:rFonts w:ascii="Calibri" w:hAnsi="Calibri" w:cs="Calibri"/>
        </w:rPr>
        <w:t xml:space="preserve">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00153762">
      <w:pPr>
        <w:spacing w:line="276" w:lineRule="auto"/>
        <w:rPr>
          <w:rFonts w:ascii="Calibri" w:hAnsi="Calibri" w:cs="Calibri"/>
        </w:rPr>
      </w:pPr>
    </w:p>
    <w:p w14:paraId="53A4E1BA" w14:textId="596CEE6A" w:rsidR="00872009" w:rsidRDefault="00872009" w:rsidP="00872009">
      <w:pPr>
        <w:pStyle w:val="Heading2"/>
      </w:pPr>
      <w:r>
        <w:t>Urgency</w:t>
      </w:r>
    </w:p>
    <w:p w14:paraId="47E809C4" w14:textId="7103B5CC" w:rsidR="2FB1C186" w:rsidRDefault="4C1C0CAC" w:rsidP="00153762">
      <w:pPr>
        <w:spacing w:line="276" w:lineRule="auto"/>
        <w:rPr>
          <w:rFonts w:ascii="Calibri" w:hAnsi="Calibri" w:cs="Calibri"/>
        </w:rPr>
      </w:pPr>
      <w:r w:rsidRPr="0092480E">
        <w:rPr>
          <w:rFonts w:ascii="Calibri" w:hAnsi="Calibri" w:cs="Calibri"/>
        </w:rPr>
        <w:t xml:space="preserve">The urgency of the </w:t>
      </w:r>
      <w:r w:rsidR="00F727B4">
        <w:rPr>
          <w:rFonts w:ascii="Calibri" w:hAnsi="Calibri" w:cs="Calibri"/>
        </w:rPr>
        <w:t>surgeries</w:t>
      </w:r>
      <w:r w:rsidRPr="0092480E">
        <w:rPr>
          <w:rFonts w:ascii="Calibri" w:hAnsi="Calibri" w:cs="Calibri"/>
        </w:rPr>
        <w:t xml:space="preserve">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008F415D">
        <w:rPr>
          <w:rFonts w:ascii="Calibri" w:hAnsi="Calibri" w:cs="Calibri"/>
        </w:rPr>
        <w:t xml:space="preserve"> loss</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008F415D">
        <w:rPr>
          <w:rFonts w:ascii="Calibri" w:hAnsi="Calibri" w:cs="Calibri"/>
        </w:rPr>
        <w:t xml:space="preserve">0.00 </w:t>
      </w:r>
      <w:r w:rsidR="2FD157C4" w:rsidRPr="0092480E">
        <w:rPr>
          <w:rFonts w:ascii="Calibri" w:hAnsi="Calibri" w:cs="Calibri"/>
        </w:rPr>
        <w:t>-</w:t>
      </w:r>
      <w:r w:rsidR="008F415D">
        <w:rPr>
          <w:rFonts w:ascii="Calibri" w:hAnsi="Calibri" w:cs="Calibri"/>
        </w:rPr>
        <w:t xml:space="preserve"> </w:t>
      </w:r>
      <w:r w:rsidR="2FD157C4" w:rsidRPr="0092480E">
        <w:rPr>
          <w:rFonts w:ascii="Calibri" w:hAnsi="Calibri" w:cs="Calibri"/>
        </w:rPr>
        <w:t>0.01</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008F415D">
        <w:rPr>
          <w:rFonts w:ascii="Calibri" w:hAnsi="Calibri" w:cs="Calibri"/>
        </w:rPr>
        <w:t xml:space="preserve"> loss</w:t>
      </w:r>
      <w:r w:rsidR="64162E56" w:rsidRPr="0092480E">
        <w:rPr>
          <w:rFonts w:ascii="Calibri" w:hAnsi="Calibri" w:cs="Calibri"/>
        </w:rPr>
        <w:t>/</w:t>
      </w:r>
      <w:r w:rsidR="39A18BAE" w:rsidRPr="0092480E">
        <w:rPr>
          <w:rFonts w:ascii="Calibri" w:hAnsi="Calibri" w:cs="Calibri"/>
        </w:rPr>
        <w:t>month (</w:t>
      </w:r>
      <w:r w:rsidR="008F415D">
        <w:rPr>
          <w:rFonts w:ascii="Calibri" w:hAnsi="Calibri" w:cs="Calibri"/>
        </w:rPr>
        <w:t xml:space="preserve">0.09 - </w:t>
      </w:r>
      <w:r w:rsidR="202D2764" w:rsidRPr="0092480E">
        <w:rPr>
          <w:rFonts w:ascii="Calibri" w:hAnsi="Calibri" w:cs="Calibri"/>
        </w:rPr>
        <w:t>0.13</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r w:rsidR="00F727B4">
        <w:rPr>
          <w:rFonts w:ascii="Calibri" w:hAnsi="Calibri" w:cs="Calibri"/>
        </w:rPr>
        <w:t>Surgeries</w:t>
      </w:r>
      <w:r w:rsidR="1CDC6079" w:rsidRPr="0092480E">
        <w:rPr>
          <w:rFonts w:ascii="Calibri" w:hAnsi="Calibri" w:cs="Calibri"/>
        </w:rPr>
        <w:t xml:space="preserve">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 xml:space="preserve">more QALYs per month: </w:t>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benefit</w:t>
      </w:r>
      <w:r w:rsidR="00490617">
        <w:rPr>
          <w:rFonts w:ascii="Calibri" w:hAnsi="Calibri" w:cs="Calibri"/>
        </w:rPr>
        <w:t>,</w:t>
      </w:r>
      <w:r w:rsidR="4509F4C6" w:rsidRPr="0092480E">
        <w:rPr>
          <w:rFonts w:ascii="Calibri" w:hAnsi="Calibri" w:cs="Calibri"/>
        </w:rPr>
        <w:t xml:space="preserve"> </w:t>
      </w:r>
      <w:r w:rsidR="002048D1" w:rsidRPr="0092480E">
        <w:rPr>
          <w:rFonts w:ascii="Calibri" w:hAnsi="Calibri" w:cs="Calibri"/>
        </w:rPr>
        <w:t>in terms of QALYs</w:t>
      </w:r>
      <w:r w:rsidR="00490617">
        <w:rPr>
          <w:rFonts w:ascii="Calibri" w:hAnsi="Calibri" w:cs="Calibri"/>
        </w:rPr>
        <w:t>,</w:t>
      </w:r>
      <w:r w:rsidR="002048D1" w:rsidRPr="0092480E">
        <w:rPr>
          <w:rFonts w:ascii="Calibri" w:hAnsi="Calibri" w:cs="Calibri"/>
        </w:rPr>
        <w:t xml:space="preserve"> </w:t>
      </w:r>
      <w:r w:rsidR="4509F4C6" w:rsidRPr="0092480E">
        <w:rPr>
          <w:rFonts w:ascii="Calibri" w:hAnsi="Calibri" w:cs="Calibri"/>
        </w:rPr>
        <w:t xml:space="preserve">and </w:t>
      </w:r>
      <w:r w:rsidR="00BF031F">
        <w:rPr>
          <w:rFonts w:ascii="Calibri" w:hAnsi="Calibri" w:cs="Calibri"/>
        </w:rPr>
        <w:t>urgency</w:t>
      </w:r>
      <w:r w:rsidR="00490617">
        <w:rPr>
          <w:rFonts w:ascii="Calibri" w:hAnsi="Calibri" w:cs="Calibri"/>
        </w:rPr>
        <w:t>,</w:t>
      </w:r>
      <w:r w:rsidR="00BF031F">
        <w:rPr>
          <w:rFonts w:ascii="Calibri" w:hAnsi="Calibri" w:cs="Calibri"/>
        </w:rPr>
        <w:t xml:space="preserve"> in terms of </w:t>
      </w:r>
      <w:r w:rsidR="4509F4C6" w:rsidRPr="0092480E">
        <w:rPr>
          <w:rFonts w:ascii="Calibri" w:hAnsi="Calibri" w:cs="Calibri"/>
        </w:rPr>
        <w:t>QALY loss per month</w:t>
      </w:r>
      <w:r w:rsidR="00490617">
        <w:rPr>
          <w:rFonts w:ascii="Calibri" w:hAnsi="Calibri" w:cs="Calibri"/>
        </w:rPr>
        <w:t>,</w:t>
      </w:r>
      <w:r w:rsidR="4509F4C6" w:rsidRPr="0092480E">
        <w:rPr>
          <w:rFonts w:ascii="Calibri" w:hAnsi="Calibri" w:cs="Calibri"/>
        </w:rPr>
        <w:t xml:space="preserve">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w:t>
      </w:r>
      <w:r w:rsidR="00F727B4">
        <w:rPr>
          <w:rFonts w:ascii="Calibri" w:hAnsi="Calibri" w:cs="Calibri"/>
        </w:rPr>
        <w:t>surgeries</w:t>
      </w:r>
      <w:r w:rsidR="7386EC48" w:rsidRPr="0092480E">
        <w:rPr>
          <w:rFonts w:ascii="Calibri" w:hAnsi="Calibri" w:cs="Calibri"/>
        </w:rPr>
        <w:t xml:space="preserve">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w:t>
      </w:r>
      <w:r w:rsidR="00242928">
        <w:rPr>
          <w:rFonts w:ascii="Calibri" w:hAnsi="Calibri" w:cs="Calibri"/>
        </w:rPr>
        <w:t xml:space="preserve"> loss</w:t>
      </w:r>
      <w:r w:rsidR="159DCCB9" w:rsidRPr="0092480E">
        <w:rPr>
          <w:rFonts w:ascii="Calibri" w:hAnsi="Calibri" w:cs="Calibri"/>
        </w:rPr>
        <w:t>/month</w:t>
      </w:r>
      <w:r w:rsidR="074E5A96" w:rsidRPr="0092480E">
        <w:rPr>
          <w:rFonts w:ascii="Calibri" w:hAnsi="Calibri" w:cs="Calibri"/>
        </w:rPr>
        <w:t>, 95% CI:</w:t>
      </w:r>
      <w:r w:rsidR="2586FE8A" w:rsidRPr="0092480E">
        <w:rPr>
          <w:rFonts w:ascii="Calibri" w:hAnsi="Calibri" w:cs="Calibri"/>
        </w:rPr>
        <w:t xml:space="preserve"> </w:t>
      </w:r>
      <w:r w:rsidR="008F415D">
        <w:rPr>
          <w:rFonts w:ascii="Calibri" w:hAnsi="Calibri" w:cs="Calibri"/>
        </w:rPr>
        <w:t xml:space="preserve">0.04 - </w:t>
      </w:r>
      <w:r w:rsidR="02DF2CD9" w:rsidRPr="0092480E">
        <w:rPr>
          <w:rFonts w:ascii="Calibri" w:hAnsi="Calibri" w:cs="Calibri"/>
        </w:rPr>
        <w:t>0.22</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w:t>
      </w:r>
      <w:r w:rsidR="00242928">
        <w:rPr>
          <w:rFonts w:ascii="Calibri" w:hAnsi="Calibri" w:cs="Calibri"/>
        </w:rPr>
        <w:t xml:space="preserve"> loss</w:t>
      </w:r>
      <w:r w:rsidR="4EA2984F" w:rsidRPr="0092480E">
        <w:rPr>
          <w:rFonts w:ascii="Calibri" w:hAnsi="Calibri" w:cs="Calibri"/>
        </w:rPr>
        <w:t>/month</w:t>
      </w:r>
      <w:r w:rsidR="747B8FAF" w:rsidRPr="0092480E">
        <w:rPr>
          <w:rFonts w:ascii="Calibri" w:hAnsi="Calibri" w:cs="Calibri"/>
        </w:rPr>
        <w:t xml:space="preserve">, 95% CI: </w:t>
      </w:r>
      <w:r w:rsidR="008F415D">
        <w:rPr>
          <w:rFonts w:ascii="Calibri" w:hAnsi="Calibri" w:cs="Calibri"/>
        </w:rPr>
        <w:t xml:space="preserve">0.06 - </w:t>
      </w:r>
      <w:r w:rsidR="4261DA1F" w:rsidRPr="0092480E">
        <w:rPr>
          <w:rFonts w:ascii="Calibri" w:hAnsi="Calibri" w:cs="Calibri"/>
        </w:rPr>
        <w:t>0.12</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 xml:space="preserve">placing a shunt for </w:t>
      </w:r>
      <w:r w:rsidR="00490617" w:rsidRPr="0092480E">
        <w:rPr>
          <w:rFonts w:ascii="Calibri" w:hAnsi="Calibri" w:cs="Calibri"/>
        </w:rPr>
        <w:t xml:space="preserve">patients </w:t>
      </w:r>
      <w:r w:rsidR="00490617">
        <w:rPr>
          <w:rFonts w:ascii="Calibri" w:hAnsi="Calibri" w:cs="Calibri"/>
        </w:rPr>
        <w:t xml:space="preserve">with </w:t>
      </w:r>
      <w:r w:rsidR="485380E9" w:rsidRPr="0092480E">
        <w:rPr>
          <w:rFonts w:ascii="Calibri" w:hAnsi="Calibri" w:cs="Calibri"/>
        </w:rPr>
        <w:t>end-stage renal disease</w:t>
      </w:r>
      <w:r w:rsidR="005D65F7" w:rsidRPr="0092480E">
        <w:rPr>
          <w:rFonts w:ascii="Calibri" w:hAnsi="Calibri" w:cs="Calibri"/>
        </w:rPr>
        <w:t xml:space="preserve">, the least urgent </w:t>
      </w:r>
      <w:r w:rsidR="00F727B4">
        <w:rPr>
          <w:rFonts w:ascii="Calibri" w:hAnsi="Calibri" w:cs="Calibri"/>
        </w:rPr>
        <w:t>surgeries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QALY</w:t>
      </w:r>
      <w:r w:rsidR="008F415D">
        <w:rPr>
          <w:rFonts w:ascii="Calibri" w:hAnsi="Calibri" w:cs="Calibri"/>
        </w:rPr>
        <w:t xml:space="preserve"> loss</w:t>
      </w:r>
      <w:r w:rsidR="15A7A9FE" w:rsidRPr="0092480E">
        <w:rPr>
          <w:rFonts w:ascii="Calibri" w:hAnsi="Calibri" w:cs="Calibri"/>
        </w:rPr>
        <w:t>/month, 95% CI:</w:t>
      </w:r>
      <w:r w:rsidR="008F415D">
        <w:rPr>
          <w:rFonts w:ascii="Calibri" w:hAnsi="Calibri" w:cs="Calibri"/>
        </w:rPr>
        <w:t>0.01</w:t>
      </w:r>
      <w:r w:rsidR="15A7A9FE" w:rsidRPr="0092480E">
        <w:rPr>
          <w:rFonts w:ascii="Calibri" w:hAnsi="Calibri" w:cs="Calibri"/>
        </w:rPr>
        <w:t xml:space="preserve"> </w:t>
      </w:r>
      <w:r w:rsidR="57DF9280" w:rsidRPr="0092480E">
        <w:rPr>
          <w:rFonts w:ascii="Calibri" w:hAnsi="Calibri" w:cs="Calibri"/>
        </w:rPr>
        <w:t>-</w:t>
      </w:r>
      <w:r w:rsidR="008F415D">
        <w:rPr>
          <w:rFonts w:ascii="Calibri" w:hAnsi="Calibri" w:cs="Calibri"/>
        </w:rPr>
        <w:t xml:space="preserve"> </w:t>
      </w:r>
      <w:r w:rsidR="57DF9280" w:rsidRPr="0092480E">
        <w:rPr>
          <w:rFonts w:ascii="Calibri" w:hAnsi="Calibri" w:cs="Calibri"/>
        </w:rPr>
        <w:t>0.02</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QALY</w:t>
      </w:r>
      <w:r w:rsidR="008F415D">
        <w:rPr>
          <w:rFonts w:ascii="Calibri" w:hAnsi="Calibri" w:cs="Calibri"/>
        </w:rPr>
        <w:t xml:space="preserve"> loss</w:t>
      </w:r>
      <w:r w:rsidR="6D9A94AB" w:rsidRPr="0092480E">
        <w:rPr>
          <w:rFonts w:ascii="Calibri" w:hAnsi="Calibri" w:cs="Calibri"/>
        </w:rPr>
        <w:t>/month, 95% CI:</w:t>
      </w:r>
      <w:r w:rsidR="008F415D">
        <w:rPr>
          <w:rFonts w:ascii="Calibri" w:hAnsi="Calibri" w:cs="Calibri"/>
        </w:rPr>
        <w:t xml:space="preserve"> 0.01 - </w:t>
      </w:r>
      <w:r w:rsidR="370C7396" w:rsidRPr="0092480E">
        <w:rPr>
          <w:rFonts w:ascii="Calibri" w:hAnsi="Calibri" w:cs="Calibri"/>
        </w:rPr>
        <w:t>0.03</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w:t>
      </w:r>
      <w:r w:rsidR="00F727B4">
        <w:rPr>
          <w:rFonts w:ascii="Calibri" w:hAnsi="Calibri" w:cs="Calibri"/>
        </w:rPr>
        <w:t>surgeries</w:t>
      </w:r>
      <w:r w:rsidR="1B6EAF81" w:rsidRPr="0092480E">
        <w:rPr>
          <w:rFonts w:ascii="Calibri" w:hAnsi="Calibri" w:cs="Calibri"/>
        </w:rPr>
        <w:t xml:space="preserve">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10D80541" w14:textId="77777777" w:rsidR="00833B51" w:rsidRDefault="00833B51" w:rsidP="00833B51">
      <w:pPr>
        <w:spacing w:line="276" w:lineRule="auto"/>
        <w:rPr>
          <w:rFonts w:ascii="Calibri" w:eastAsia="Calibri" w:hAnsi="Calibri" w:cs="Calibri"/>
        </w:rPr>
      </w:pPr>
    </w:p>
    <w:p w14:paraId="00928A80" w14:textId="1406637B" w:rsidR="00833B51" w:rsidRPr="00833B51" w:rsidRDefault="00833B51" w:rsidP="00153762">
      <w:pPr>
        <w:spacing w:line="276" w:lineRule="auto"/>
        <w:rPr>
          <w:rFonts w:ascii="Calibri" w:eastAsia="Calibri" w:hAnsi="Calibri" w:cs="Calibri"/>
        </w:rPr>
      </w:pPr>
      <w:r w:rsidRPr="0092480E">
        <w:rPr>
          <w:rFonts w:ascii="Calibri" w:eastAsia="Calibri" w:hAnsi="Calibri" w:cs="Calibri"/>
        </w:rPr>
        <w:t xml:space="preserve">To illustrate what this measure represents, we take the most urgent </w:t>
      </w:r>
      <w:r>
        <w:rPr>
          <w:rFonts w:ascii="Calibri" w:eastAsia="Calibri" w:hAnsi="Calibri" w:cs="Calibri"/>
        </w:rPr>
        <w:t>surgery, s</w:t>
      </w:r>
      <w:r w:rsidRPr="0092480E">
        <w:rPr>
          <w:rFonts w:ascii="Calibri" w:eastAsia="Calibri" w:hAnsi="Calibri" w:cs="Calibri"/>
        </w:rPr>
        <w:t>urgically repairing an abdominal aneurysm of the aorta</w:t>
      </w:r>
      <w:r>
        <w:rPr>
          <w:rFonts w:ascii="Calibri" w:eastAsia="Calibri" w:hAnsi="Calibri" w:cs="Calibri"/>
        </w:rPr>
        <w:t>,</w:t>
      </w:r>
      <w:r w:rsidRPr="0092480E">
        <w:rPr>
          <w:rFonts w:ascii="Calibri" w:eastAsia="Calibri" w:hAnsi="Calibri" w:cs="Calibri"/>
        </w:rPr>
        <w:t xml:space="preserve"> as an example. Surgically repairing </w:t>
      </w:r>
      <w:r w:rsidR="004A5E8C" w:rsidRPr="0092480E">
        <w:rPr>
          <w:rFonts w:ascii="Calibri" w:eastAsia="Calibri" w:hAnsi="Calibri" w:cs="Calibri"/>
        </w:rPr>
        <w:t>a</w:t>
      </w:r>
      <w:r w:rsidR="00FA7EB3">
        <w:rPr>
          <w:rFonts w:ascii="Calibri" w:eastAsia="Calibri" w:hAnsi="Calibri" w:cs="Calibri"/>
        </w:rPr>
        <w:t xml:space="preserve"> large </w:t>
      </w:r>
      <w:r w:rsidR="004A5E8C" w:rsidRPr="0092480E">
        <w:rPr>
          <w:rFonts w:ascii="Calibri" w:eastAsia="Calibri" w:hAnsi="Calibri" w:cs="Calibri"/>
        </w:rPr>
        <w:t xml:space="preserve">abdominal aneurysm </w:t>
      </w:r>
      <w:r w:rsidRPr="0092480E">
        <w:rPr>
          <w:rFonts w:ascii="Calibri" w:eastAsia="Calibri" w:hAnsi="Calibri" w:cs="Calibri"/>
        </w:rPr>
        <w:t xml:space="preserve"> of the aorta is associated with a QALY loss of 0.11 per month –</w:t>
      </w:r>
      <w:r>
        <w:rPr>
          <w:rFonts w:ascii="Calibri" w:eastAsia="Calibri" w:hAnsi="Calibri" w:cs="Calibri"/>
        </w:rPr>
        <w:t xml:space="preserve">partly </w:t>
      </w:r>
      <w:r w:rsidRPr="0092480E">
        <w:rPr>
          <w:rFonts w:ascii="Calibri" w:eastAsia="Calibri" w:hAnsi="Calibri" w:cs="Calibri"/>
        </w:rPr>
        <w:t>due to the prospect of a potentially life-threatening rupture preoperatively, part</w:t>
      </w:r>
      <w:r>
        <w:rPr>
          <w:rFonts w:ascii="Calibri" w:eastAsia="Calibri" w:hAnsi="Calibri" w:cs="Calibri"/>
        </w:rPr>
        <w:t>ly</w:t>
      </w:r>
      <w:r w:rsidRPr="0092480E">
        <w:rPr>
          <w:rFonts w:ascii="Calibri" w:eastAsia="Calibri" w:hAnsi="Calibri" w:cs="Calibri"/>
        </w:rPr>
        <w:t xml:space="preserve"> due to the increase in survival after surgery. This implies that if this </w:t>
      </w:r>
      <w:r>
        <w:rPr>
          <w:rFonts w:ascii="Calibri" w:eastAsia="Calibri" w:hAnsi="Calibri" w:cs="Calibri"/>
        </w:rPr>
        <w:t>surgery</w:t>
      </w:r>
      <w:r w:rsidRPr="0092480E">
        <w:rPr>
          <w:rFonts w:ascii="Calibri" w:eastAsia="Calibri" w:hAnsi="Calibri" w:cs="Calibri"/>
        </w:rPr>
        <w:t xml:space="preserve"> would be postponed by a month, patients with this surgical indication lose approximately 40 days (0.11*365) spent in perfect health of their remaining expected QALYs gained by surgery. Although the personal value of a loss of 40 days spent in perfect health can be different for everybody, it is a substantial loss compared to the least urgent surgery: a similar calculation for the placing of a shunt for dialysis is associated with 4 days less spent in perfect health by delaying the </w:t>
      </w:r>
      <w:r>
        <w:rPr>
          <w:rFonts w:ascii="Calibri" w:eastAsia="Calibri" w:hAnsi="Calibri" w:cs="Calibri"/>
        </w:rPr>
        <w:t>surgery</w:t>
      </w:r>
      <w:r w:rsidRPr="0092480E">
        <w:rPr>
          <w:rFonts w:ascii="Calibri" w:eastAsia="Calibri" w:hAnsi="Calibri" w:cs="Calibri"/>
        </w:rPr>
        <w:t xml:space="preserve"> by a month.</w:t>
      </w:r>
    </w:p>
    <w:p w14:paraId="3F43164F" w14:textId="4303399D" w:rsidR="00514AC6" w:rsidRDefault="00514AC6" w:rsidP="00153762">
      <w:pPr>
        <w:spacing w:line="276" w:lineRule="auto"/>
        <w:rPr>
          <w:rFonts w:ascii="Calibri" w:hAnsi="Calibri" w:cs="Calibri"/>
        </w:rPr>
      </w:pPr>
    </w:p>
    <w:p w14:paraId="6DC62575" w14:textId="0641E3EB" w:rsidR="00872009" w:rsidRPr="0092480E" w:rsidRDefault="00872009" w:rsidP="00872009">
      <w:pPr>
        <w:pStyle w:val="Heading2"/>
      </w:pPr>
      <w:r>
        <w:t xml:space="preserve">Capacity </w:t>
      </w:r>
    </w:p>
    <w:p w14:paraId="60EAD743" w14:textId="55723420" w:rsidR="003D21E0" w:rsidRPr="0092480E" w:rsidRDefault="00E21A7F" w:rsidP="00153762">
      <w:pPr>
        <w:spacing w:line="276" w:lineRule="auto"/>
        <w:rPr>
          <w:rFonts w:ascii="Calibri" w:hAnsi="Calibri" w:cs="Calibri"/>
        </w:rPr>
      </w:pPr>
      <w:r>
        <w:rPr>
          <w:rFonts w:ascii="Calibri" w:hAnsi="Calibri" w:cs="Calibri"/>
        </w:rPr>
        <w:t xml:space="preserve">In order to optimize the available surgery resource, the </w:t>
      </w:r>
      <w:r w:rsidR="00B23379">
        <w:rPr>
          <w:rFonts w:ascii="Calibri" w:hAnsi="Calibri" w:cs="Calibri"/>
        </w:rPr>
        <w:t xml:space="preserve">surgery time is an important measure to relate to urgency. </w:t>
      </w:r>
      <w:r w:rsidR="00F727B4">
        <w:rPr>
          <w:rFonts w:ascii="Calibri" w:hAnsi="Calibri" w:cs="Calibri"/>
        </w:rPr>
        <w:t>Surgeries</w:t>
      </w:r>
      <w:r w:rsidR="003D21E0" w:rsidRPr="0092480E">
        <w:rPr>
          <w:rFonts w:ascii="Calibri" w:hAnsi="Calibri" w:cs="Calibri"/>
        </w:rPr>
        <w:t xml:space="preserve"> that are ranked high in terms of urgency and had relative short surgery time include repair of atrial septum defects </w:t>
      </w:r>
      <w:r w:rsidR="003D21E0" w:rsidRPr="0092480E">
        <w:rPr>
          <w:rFonts w:ascii="Calibri" w:hAnsi="Calibri" w:cs="Calibri"/>
        </w:rPr>
        <w:lastRenderedPageBreak/>
        <w:t>(surgery time: 74 min [IQR: 56-131]</w:t>
      </w:r>
      <w:r w:rsidR="002C51AB">
        <w:rPr>
          <w:rFonts w:ascii="Calibri" w:hAnsi="Calibri" w:cs="Calibri"/>
        </w:rPr>
        <w:t>, urgency: 0.06 QALY</w:t>
      </w:r>
      <w:r w:rsidR="00B240B5">
        <w:rPr>
          <w:rFonts w:ascii="Calibri" w:hAnsi="Calibri" w:cs="Calibri"/>
        </w:rPr>
        <w:t xml:space="preserve"> loss</w:t>
      </w:r>
      <w:r w:rsidR="002C51AB">
        <w:rPr>
          <w:rFonts w:ascii="Calibri" w:hAnsi="Calibri" w:cs="Calibri"/>
        </w:rPr>
        <w:t xml:space="preserve">/month [95% CI: </w:t>
      </w:r>
      <w:r w:rsidR="008F415D">
        <w:rPr>
          <w:rFonts w:ascii="Calibri" w:hAnsi="Calibri" w:cs="Calibri"/>
        </w:rPr>
        <w:t>0.02 – 0</w:t>
      </w:r>
      <w:r w:rsidR="002C51AB">
        <w:rPr>
          <w:rFonts w:ascii="Calibri" w:hAnsi="Calibri" w:cs="Calibri"/>
        </w:rPr>
        <w:t>.14]</w:t>
      </w:r>
      <w:r w:rsidR="003D21E0" w:rsidRPr="0092480E">
        <w:rPr>
          <w:rFonts w:ascii="Calibri" w:hAnsi="Calibri" w:cs="Calibri"/>
        </w:rPr>
        <w:t>), pacemaker implantations (115 min [82-154]</w:t>
      </w:r>
      <w:r w:rsidR="002C51AB">
        <w:rPr>
          <w:rFonts w:ascii="Calibri" w:hAnsi="Calibri" w:cs="Calibri"/>
        </w:rPr>
        <w:t>,</w:t>
      </w:r>
      <w:r w:rsidR="008F415D">
        <w:rPr>
          <w:rFonts w:ascii="Calibri" w:hAnsi="Calibri" w:cs="Calibri"/>
        </w:rPr>
        <w:t xml:space="preserve"> </w:t>
      </w:r>
      <w:r w:rsidR="002C51AB">
        <w:rPr>
          <w:rFonts w:ascii="Calibri" w:hAnsi="Calibri" w:cs="Calibri"/>
        </w:rPr>
        <w:t>0.11 QALY</w:t>
      </w:r>
      <w:r w:rsidR="008F415D">
        <w:rPr>
          <w:rFonts w:ascii="Calibri" w:hAnsi="Calibri" w:cs="Calibri"/>
        </w:rPr>
        <w:t xml:space="preserve"> loss</w:t>
      </w:r>
      <w:r w:rsidR="002C51AB">
        <w:rPr>
          <w:rFonts w:ascii="Calibri" w:hAnsi="Calibri" w:cs="Calibri"/>
        </w:rPr>
        <w:t>/month [</w:t>
      </w:r>
      <w:r w:rsidR="008F415D">
        <w:rPr>
          <w:rFonts w:ascii="Calibri" w:hAnsi="Calibri" w:cs="Calibri"/>
        </w:rPr>
        <w:t xml:space="preserve">0.04 - </w:t>
      </w:r>
      <w:r w:rsidR="002C51AB">
        <w:rPr>
          <w:rFonts w:ascii="Calibri" w:hAnsi="Calibri" w:cs="Calibri"/>
        </w:rPr>
        <w:t>0.22]</w:t>
      </w:r>
      <w:r w:rsidR="003D21E0"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xml:space="preserve">], 0.07 </w:t>
      </w:r>
      <w:r w:rsidR="008F415D">
        <w:rPr>
          <w:rFonts w:ascii="Calibri" w:hAnsi="Calibri" w:cs="Calibri"/>
        </w:rPr>
        <w:t>QALY loss/month</w:t>
      </w:r>
      <w:r w:rsidR="002C51AB">
        <w:rPr>
          <w:rFonts w:ascii="Calibri" w:hAnsi="Calibri" w:cs="Calibri"/>
        </w:rPr>
        <w:t>[</w:t>
      </w:r>
      <w:r w:rsidR="008F415D">
        <w:rPr>
          <w:rFonts w:ascii="Calibri" w:hAnsi="Calibri" w:cs="Calibri"/>
        </w:rPr>
        <w:t xml:space="preserve">0.05 - </w:t>
      </w:r>
      <w:r w:rsidR="002C51AB">
        <w:rPr>
          <w:rFonts w:ascii="Calibri" w:hAnsi="Calibri" w:cs="Calibri"/>
        </w:rPr>
        <w:t>0.11]</w:t>
      </w:r>
      <w:r w:rsidR="00455D31">
        <w:rPr>
          <w:rFonts w:ascii="Calibri" w:hAnsi="Calibri" w:cs="Calibri"/>
        </w:rPr>
        <w:t xml:space="preserve">) </w:t>
      </w:r>
      <w:r w:rsidR="003D21E0" w:rsidRPr="0092480E">
        <w:rPr>
          <w:rFonts w:ascii="Calibri" w:hAnsi="Calibri" w:cs="Calibri"/>
        </w:rPr>
        <w:t xml:space="preserve">(Figure 5). Liver transplant is </w:t>
      </w:r>
      <w:r w:rsidR="00455D31">
        <w:rPr>
          <w:rFonts w:ascii="Calibri" w:hAnsi="Calibri" w:cs="Calibri"/>
        </w:rPr>
        <w:t xml:space="preserve">relatively </w:t>
      </w:r>
      <w:r w:rsidR="003D21E0" w:rsidRPr="0092480E">
        <w:rPr>
          <w:rFonts w:ascii="Calibri" w:hAnsi="Calibri" w:cs="Calibri"/>
        </w:rPr>
        <w:t>urgent</w:t>
      </w:r>
      <w:r w:rsidR="00455D31">
        <w:rPr>
          <w:rFonts w:ascii="Calibri" w:hAnsi="Calibri" w:cs="Calibri"/>
        </w:rPr>
        <w:t xml:space="preserve">, but requires an exceptional amount of OR-time </w:t>
      </w:r>
      <w:r w:rsidR="003D21E0"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w:t>
      </w:r>
      <w:r w:rsidR="00E03FD6">
        <w:rPr>
          <w:rFonts w:ascii="Calibri" w:hAnsi="Calibri" w:cs="Calibri"/>
        </w:rPr>
        <w:t xml:space="preserve"> loss</w:t>
      </w:r>
      <w:r w:rsidR="0059361F">
        <w:rPr>
          <w:rFonts w:ascii="Calibri" w:hAnsi="Calibri" w:cs="Calibri"/>
        </w:rPr>
        <w:t>/month [</w:t>
      </w:r>
      <w:r w:rsidR="008F415D">
        <w:rPr>
          <w:rFonts w:ascii="Calibri" w:hAnsi="Calibri" w:cs="Calibri"/>
        </w:rPr>
        <w:t xml:space="preserve">0.07 - </w:t>
      </w:r>
      <w:r w:rsidR="0059361F" w:rsidRPr="0059361F">
        <w:rPr>
          <w:rFonts w:ascii="Calibri" w:hAnsi="Calibri" w:cs="Calibri"/>
        </w:rPr>
        <w:t>0.09</w:t>
      </w:r>
      <w:r w:rsidR="0059361F">
        <w:rPr>
          <w:rFonts w:ascii="Calibri" w:hAnsi="Calibri" w:cs="Calibri"/>
        </w:rPr>
        <w:t>]</w:t>
      </w:r>
      <w:r w:rsidR="003D21E0" w:rsidRPr="0092480E">
        <w:rPr>
          <w:rFonts w:ascii="Calibri" w:hAnsi="Calibri" w:cs="Calibri"/>
        </w:rPr>
        <w:t xml:space="preserve">) (table 2 Appendix B). </w:t>
      </w:r>
    </w:p>
    <w:p w14:paraId="3B903664" w14:textId="77777777" w:rsidR="00FA70F1" w:rsidRPr="00787ED8" w:rsidRDefault="00FA70F1" w:rsidP="00FA70F1">
      <w:pPr>
        <w:pStyle w:val="Heading1"/>
        <w:spacing w:line="276" w:lineRule="auto"/>
      </w:pPr>
      <w:r w:rsidRPr="00787ED8">
        <w:t xml:space="preserve">Discussion </w:t>
      </w:r>
    </w:p>
    <w:p w14:paraId="7D9C96BF" w14:textId="613E97D2" w:rsidR="00384F89" w:rsidRDefault="008F4D66" w:rsidP="00153762">
      <w:pPr>
        <w:spacing w:line="276" w:lineRule="auto"/>
        <w:rPr>
          <w:rFonts w:ascii="Calibri" w:eastAsia="Calibri" w:hAnsi="Calibri" w:cs="Calibri"/>
        </w:rPr>
      </w:pPr>
      <w:r>
        <w:rPr>
          <w:rFonts w:ascii="Calibri" w:hAnsi="Calibri" w:cs="Calibri"/>
        </w:rPr>
        <w:t>The</w:t>
      </w:r>
      <w:r w:rsidR="74757989" w:rsidRPr="0092480E">
        <w:rPr>
          <w:rFonts w:ascii="Calibri" w:hAnsi="Calibri" w:cs="Calibri"/>
        </w:rPr>
        <w:t xml:space="preserve"> </w:t>
      </w:r>
      <w:r w:rsidR="005D65F7" w:rsidRPr="0092480E">
        <w:rPr>
          <w:rFonts w:ascii="Calibri" w:hAnsi="Calibri" w:cs="Calibri"/>
        </w:rPr>
        <w:t>decision model</w:t>
      </w:r>
      <w:r w:rsidR="74757989" w:rsidRPr="0092480E">
        <w:rPr>
          <w:rFonts w:ascii="Calibri" w:hAnsi="Calibri" w:cs="Calibri"/>
        </w:rPr>
        <w:t xml:space="preserve"> </w:t>
      </w:r>
      <w:r>
        <w:rPr>
          <w:rFonts w:ascii="Calibri" w:hAnsi="Calibri" w:cs="Calibri"/>
        </w:rPr>
        <w:t xml:space="preserve">proposed in our study </w:t>
      </w:r>
      <w:r w:rsidR="74757989" w:rsidRPr="0092480E">
        <w:rPr>
          <w:rFonts w:ascii="Calibri" w:hAnsi="Calibri" w:cs="Calibri"/>
        </w:rPr>
        <w:t>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 xml:space="preserve">from a utilitarian perspective, by </w:t>
      </w:r>
      <w:r w:rsidR="001D4731">
        <w:rPr>
          <w:rFonts w:ascii="Calibri" w:eastAsia="Calibri" w:hAnsi="Calibri" w:cs="Calibri"/>
        </w:rPr>
        <w:t xml:space="preserve">quantifying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semi-elective surgeries </w:t>
      </w:r>
      <w:r w:rsidR="00A82D6D">
        <w:rPr>
          <w:rFonts w:ascii="Calibri" w:eastAsia="Calibri" w:hAnsi="Calibri" w:cs="Calibri"/>
        </w:rPr>
        <w:t>can be ra</w:t>
      </w:r>
      <w:r w:rsidR="00833B51">
        <w:rPr>
          <w:rFonts w:ascii="Calibri" w:eastAsia="Calibri" w:hAnsi="Calibri" w:cs="Calibri"/>
        </w:rPr>
        <w:t>n</w:t>
      </w:r>
      <w:r w:rsidR="00A82D6D">
        <w:rPr>
          <w:rFonts w:ascii="Calibri" w:eastAsia="Calibri" w:hAnsi="Calibri" w:cs="Calibri"/>
        </w:rPr>
        <w:t xml:space="preserve">ked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r w:rsidR="391B16D9" w:rsidRPr="0092480E">
        <w:rPr>
          <w:rFonts w:ascii="Calibri" w:eastAsia="Calibri" w:hAnsi="Calibri" w:cs="Calibri"/>
        </w:rPr>
        <w:t xml:space="preserve">cSTM.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w:t>
      </w:r>
      <w:r w:rsidR="00F435BA">
        <w:rPr>
          <w:rFonts w:ascii="Calibri" w:eastAsia="Calibri" w:hAnsi="Calibri" w:cs="Calibri"/>
        </w:rPr>
        <w:t xml:space="preserve">34 </w:t>
      </w:r>
      <w:r w:rsidR="001D4731">
        <w:rPr>
          <w:rFonts w:ascii="Calibri" w:eastAsia="Calibri" w:hAnsi="Calibri" w:cs="Calibri"/>
        </w:rPr>
        <w:t xml:space="preserve">surgeries we analyzed,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In times of scar</w:t>
      </w:r>
      <w:r w:rsidR="00833B51">
        <w:rPr>
          <w:rFonts w:ascii="Calibri" w:eastAsia="Calibri" w:hAnsi="Calibri" w:cs="Calibri"/>
        </w:rPr>
        <w:t>c</w:t>
      </w:r>
      <w:r w:rsidR="00397FFE">
        <w:rPr>
          <w:rFonts w:ascii="Calibri" w:eastAsia="Calibri" w:hAnsi="Calibri" w:cs="Calibri"/>
        </w:rPr>
        <w:t xml:space="preserve">e </w:t>
      </w:r>
      <w:r w:rsidR="00C86483">
        <w:rPr>
          <w:rFonts w:ascii="Calibri" w:eastAsia="Calibri" w:hAnsi="Calibri" w:cs="Calibri"/>
        </w:rPr>
        <w:t>OR-capacity</w:t>
      </w:r>
      <w:r w:rsidR="00397FFE">
        <w:rPr>
          <w:rFonts w:ascii="Calibri" w:eastAsia="Calibri" w:hAnsi="Calibri" w:cs="Calibri"/>
        </w:rPr>
        <w:t xml:space="preserve"> this </w:t>
      </w:r>
      <w:del w:id="11" w:author="C.L. van Lint" w:date="2020-06-16T11:36:00Z">
        <w:r w:rsidR="00397FFE" w:rsidDel="00281180">
          <w:rPr>
            <w:rFonts w:ascii="Calibri" w:eastAsia="Calibri" w:hAnsi="Calibri" w:cs="Calibri"/>
          </w:rPr>
          <w:delText xml:space="preserve">makes this </w:delText>
        </w:r>
      </w:del>
      <w:r w:rsidR="00397FFE">
        <w:rPr>
          <w:rFonts w:ascii="Calibri" w:eastAsia="Calibri" w:hAnsi="Calibri" w:cs="Calibri"/>
        </w:rPr>
        <w:t xml:space="preserve">surgery </w:t>
      </w:r>
      <w:ins w:id="12" w:author="C.L. van Lint" w:date="2020-06-16T11:36:00Z">
        <w:r w:rsidR="00281180">
          <w:rPr>
            <w:rFonts w:ascii="Calibri" w:eastAsia="Calibri" w:hAnsi="Calibri" w:cs="Calibri"/>
          </w:rPr>
          <w:t xml:space="preserve">is </w:t>
        </w:r>
      </w:ins>
      <w:r w:rsidR="00397FFE">
        <w:rPr>
          <w:rFonts w:ascii="Calibri" w:eastAsia="Calibri" w:hAnsi="Calibri" w:cs="Calibri"/>
        </w:rPr>
        <w:t xml:space="preserve">less efficient </w:t>
      </w:r>
      <w:r w:rsidR="00D56E22">
        <w:rPr>
          <w:rFonts w:ascii="Calibri" w:eastAsia="Calibri" w:hAnsi="Calibri" w:cs="Calibri"/>
        </w:rPr>
        <w:t xml:space="preserve">in the prevention of QALY loss </w:t>
      </w:r>
      <w:r w:rsidR="00397FFE">
        <w:rPr>
          <w:rFonts w:ascii="Calibri" w:eastAsia="Calibri" w:hAnsi="Calibri" w:cs="Calibri"/>
        </w:rPr>
        <w:t xml:space="preserve">when aiming </w:t>
      </w:r>
      <w:r w:rsidR="00316C44">
        <w:rPr>
          <w:rFonts w:ascii="Calibri" w:eastAsia="Calibri" w:hAnsi="Calibri" w:cs="Calibri"/>
        </w:rPr>
        <w:t xml:space="preserve">to maximize health </w:t>
      </w:r>
      <w:r w:rsidR="00397FFE">
        <w:rPr>
          <w:rFonts w:ascii="Calibri" w:eastAsia="Calibri" w:hAnsi="Calibri" w:cs="Calibri"/>
        </w:rPr>
        <w:t xml:space="preserve">on a population level.  </w:t>
      </w:r>
    </w:p>
    <w:p w14:paraId="272823D5" w14:textId="77777777" w:rsidR="00397FFE" w:rsidRPr="0092480E" w:rsidRDefault="00397FFE" w:rsidP="00153762">
      <w:pPr>
        <w:spacing w:line="276" w:lineRule="auto"/>
        <w:rPr>
          <w:rFonts w:ascii="Calibri" w:eastAsia="Calibri" w:hAnsi="Calibri" w:cs="Calibri"/>
        </w:rPr>
      </w:pPr>
    </w:p>
    <w:p w14:paraId="11C10718" w14:textId="7EC0E047"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r w:rsidR="002E55DA">
        <w:rPr>
          <w:rFonts w:ascii="Calibri" w:eastAsia="Calibri" w:hAnsi="Calibri" w:cs="Calibri"/>
        </w:rPr>
        <w:t xml:space="preserve">addition </w:t>
      </w:r>
      <w:r w:rsidR="00753E4B">
        <w:rPr>
          <w:rFonts w:ascii="Calibri" w:eastAsia="Calibri" w:hAnsi="Calibri" w:cs="Calibri"/>
        </w:rPr>
        <w:t xml:space="preserve">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B44D15">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17&lt;/sup&gt;","plainTextFormattedCitation":"17","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B44D15" w:rsidRPr="00B44D15">
        <w:rPr>
          <w:rFonts w:ascii="Calibri" w:hAnsi="Calibri" w:cs="Calibri"/>
          <w:noProof/>
          <w:vertAlign w:val="superscript"/>
        </w:rPr>
        <w:t>17</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B44D15">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18&lt;/sup&gt;","plainTextFormattedCitation":"18","previouslyFormattedCitation":"&lt;sup&gt;17&lt;/sup&gt;"},"properties":{"noteIndex":0},"schema":"https://github.com/citation-style-language/schema/raw/master/csl-citation.json"}</w:instrText>
      </w:r>
      <w:r w:rsidR="00F63424" w:rsidRPr="0092480E">
        <w:rPr>
          <w:rFonts w:ascii="Calibri" w:hAnsi="Calibri" w:cs="Calibri"/>
        </w:rPr>
        <w:fldChar w:fldCharType="separate"/>
      </w:r>
      <w:r w:rsidR="00B44D15" w:rsidRPr="00B44D15">
        <w:rPr>
          <w:rFonts w:ascii="Calibri" w:hAnsi="Calibri" w:cs="Calibri"/>
          <w:noProof/>
          <w:vertAlign w:val="superscript"/>
        </w:rPr>
        <w:t>18</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r w:rsidR="00F22109">
        <w:rPr>
          <w:rFonts w:ascii="Calibri" w:hAnsi="Calibri" w:cs="Calibri"/>
        </w:rPr>
        <w:t xml:space="preserve">Therefore, we </w:t>
      </w:r>
      <w:r w:rsidR="00833B51">
        <w:rPr>
          <w:rFonts w:ascii="Calibri" w:hAnsi="Calibri" w:cs="Calibri"/>
        </w:rPr>
        <w:t>believe</w:t>
      </w:r>
      <w:r w:rsidR="00F22109">
        <w:rPr>
          <w:rFonts w:ascii="Calibri" w:hAnsi="Calibri" w:cs="Calibri"/>
        </w:rPr>
        <w:t xml:space="preserve"> our approach 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833B51">
        <w:rPr>
          <w:rFonts w:ascii="Calibri" w:eastAsiaTheme="minorEastAsia" w:hAnsi="Calibri" w:cs="Calibri"/>
          <w:sz w:val="23"/>
          <w:szCs w:val="23"/>
        </w:rPr>
        <w:t xml:space="preserve">, while additionally </w:t>
      </w:r>
      <w:r w:rsidR="00F22109">
        <w:rPr>
          <w:rFonts w:ascii="Calibri" w:eastAsiaTheme="minorEastAsia" w:hAnsi="Calibri" w:cs="Calibri"/>
          <w:sz w:val="23"/>
          <w:szCs w:val="23"/>
        </w:rPr>
        <w:t>operationalizing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72858D41" w14:textId="77777777" w:rsidR="00952B7B" w:rsidRDefault="00952B7B" w:rsidP="00153762">
      <w:pPr>
        <w:spacing w:line="276" w:lineRule="auto"/>
        <w:rPr>
          <w:rFonts w:ascii="Calibri" w:eastAsia="Calibri" w:hAnsi="Calibri" w:cs="Calibri"/>
        </w:rPr>
      </w:pPr>
    </w:p>
    <w:p w14:paraId="0E6A3A09" w14:textId="05BA4F4F"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w:t>
      </w:r>
      <w:r w:rsidR="004A5E8C" w:rsidRPr="0059528B">
        <w:rPr>
          <w:rFonts w:ascii="Calibri" w:eastAsia="Calibri" w:hAnsi="Calibri" w:cs="Calibri"/>
          <w:lang w:val="en-GB"/>
        </w:rPr>
        <w:t xml:space="preserve">the gain in life years associated with </w:t>
      </w:r>
      <w:r w:rsidR="004A5E8C">
        <w:rPr>
          <w:rFonts w:ascii="Calibri" w:eastAsia="Calibri" w:hAnsi="Calibri" w:cs="Calibri"/>
          <w:lang w:val="en-GB"/>
        </w:rPr>
        <w:t>surgery</w:t>
      </w:r>
      <w:r w:rsidR="0059528B" w:rsidRPr="0059528B">
        <w:rPr>
          <w:rFonts w:ascii="Calibri" w:eastAsia="Calibri" w:hAnsi="Calibri" w:cs="Calibri"/>
          <w:lang w:val="en-GB"/>
        </w:rPr>
        <w:t xml:space="preserve">. </w:t>
      </w:r>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hemodialysis)</w:t>
      </w:r>
      <w:r w:rsidR="0059528B" w:rsidRPr="0059528B">
        <w:rPr>
          <w:rFonts w:ascii="Calibri" w:eastAsia="Calibri" w:hAnsi="Calibri" w:cs="Calibri"/>
          <w:lang w:val="en-GB"/>
        </w:rPr>
        <w:t>.</w:t>
      </w:r>
      <w:r w:rsidR="00C56785">
        <w:rPr>
          <w:rFonts w:ascii="Calibri" w:eastAsia="Calibri" w:hAnsi="Calibri" w:cs="Calibri"/>
          <w:lang w:val="en-GB"/>
        </w:rPr>
        <w:t xml:space="preserve"> </w:t>
      </w:r>
      <w:r w:rsidR="000B3CED">
        <w:rPr>
          <w:rFonts w:ascii="Calibri" w:eastAsia="Calibri" w:hAnsi="Calibri" w:cs="Calibri"/>
          <w:lang w:val="en-GB"/>
        </w:rPr>
        <w:t xml:space="preserve">The larger the total health benefit associated with surgery, the more </w:t>
      </w:r>
      <w:r w:rsidR="00833B51">
        <w:rPr>
          <w:rFonts w:ascii="Calibri" w:eastAsia="Calibri" w:hAnsi="Calibri" w:cs="Calibri"/>
          <w:lang w:val="en-GB"/>
        </w:rPr>
        <w:t xml:space="preserve">health </w:t>
      </w:r>
      <w:r w:rsidR="000B3CED">
        <w:rPr>
          <w:rFonts w:ascii="Calibri" w:eastAsia="Calibri" w:hAnsi="Calibri" w:cs="Calibri"/>
          <w:lang w:val="en-GB"/>
        </w:rPr>
        <w:t>can potentially be lost by postponing</w:t>
      </w:r>
      <w:r w:rsidR="00833B51">
        <w:rPr>
          <w:rFonts w:ascii="Calibri" w:eastAsia="Calibri" w:hAnsi="Calibri" w:cs="Calibri"/>
          <w:lang w:val="en-GB"/>
        </w:rPr>
        <w:t xml:space="preserve"> the surgery</w:t>
      </w:r>
      <w:r w:rsidR="000B3CED">
        <w:rPr>
          <w:rFonts w:ascii="Calibri" w:eastAsia="Calibri" w:hAnsi="Calibri" w:cs="Calibri"/>
          <w:lang w:val="en-GB"/>
        </w:rPr>
        <w:t>.</w:t>
      </w:r>
    </w:p>
    <w:p w14:paraId="0C64731C" w14:textId="77777777" w:rsidR="005975DE" w:rsidRDefault="005975DE" w:rsidP="00153762">
      <w:pPr>
        <w:spacing w:line="276" w:lineRule="auto"/>
        <w:rPr>
          <w:rFonts w:ascii="Calibri" w:eastAsia="Calibri" w:hAnsi="Calibri" w:cs="Calibri"/>
          <w:lang w:val="en-GB"/>
        </w:rPr>
      </w:pPr>
    </w:p>
    <w:p w14:paraId="26B38486" w14:textId="1C2C0B12" w:rsidR="0015520D" w:rsidRDefault="005975DE" w:rsidP="00153762">
      <w:pPr>
        <w:spacing w:line="276" w:lineRule="auto"/>
        <w:rPr>
          <w:rFonts w:ascii="Calibri" w:eastAsia="Calibri" w:hAnsi="Calibri" w:cs="Calibri"/>
          <w:lang w:val="en-GB"/>
        </w:rPr>
      </w:pPr>
      <w:r>
        <w:rPr>
          <w:rFonts w:ascii="Calibri" w:eastAsia="Calibri" w:hAnsi="Calibri" w:cs="Calibri"/>
          <w:lang w:val="en-GB"/>
        </w:rPr>
        <w:t>Nevertheless</w:t>
      </w:r>
      <w:r w:rsidR="00833B51">
        <w:rPr>
          <w:rFonts w:ascii="Calibri" w:eastAsia="Calibri" w:hAnsi="Calibri" w:cs="Calibri"/>
          <w:lang w:val="en-GB"/>
        </w:rPr>
        <w:t xml:space="preserve"> for some surgeries,</w:t>
      </w:r>
      <w:r>
        <w:rPr>
          <w:rFonts w:ascii="Calibri" w:eastAsia="Calibri" w:hAnsi="Calibri" w:cs="Calibri"/>
          <w:lang w:val="en-GB"/>
        </w:rPr>
        <w:t xml:space="preserve"> </w:t>
      </w:r>
      <w:r w:rsidR="00833B51">
        <w:rPr>
          <w:rFonts w:ascii="Calibri" w:eastAsia="Calibri" w:hAnsi="Calibri" w:cs="Calibri"/>
          <w:lang w:val="en-GB"/>
        </w:rPr>
        <w:t xml:space="preserve">the health benefit when taking </w:t>
      </w:r>
      <w:r w:rsidR="000B3CED">
        <w:rPr>
          <w:rFonts w:ascii="Calibri" w:eastAsia="Calibri" w:hAnsi="Calibri" w:cs="Calibri"/>
          <w:lang w:val="en-GB"/>
        </w:rPr>
        <w:t xml:space="preserve">QoL </w:t>
      </w:r>
      <w:r w:rsidR="00833B51">
        <w:rPr>
          <w:rFonts w:ascii="Calibri" w:eastAsia="Calibri" w:hAnsi="Calibri" w:cs="Calibri"/>
          <w:lang w:val="en-GB"/>
        </w:rPr>
        <w:t xml:space="preserve">into account sometimes differs </w:t>
      </w:r>
      <w:r w:rsidR="00580DB7">
        <w:rPr>
          <w:rFonts w:ascii="Calibri" w:eastAsia="Calibri" w:hAnsi="Calibri" w:cs="Calibri"/>
          <w:lang w:val="en-GB"/>
        </w:rPr>
        <w:t xml:space="preserve">substantially </w:t>
      </w:r>
      <w:r w:rsidR="00833B51">
        <w:rPr>
          <w:rFonts w:ascii="Calibri" w:eastAsia="Calibri" w:hAnsi="Calibri" w:cs="Calibri"/>
          <w:lang w:val="en-GB"/>
        </w:rPr>
        <w:t>to the health benefit when QoL is disregarded</w:t>
      </w:r>
      <w:r w:rsidR="00580DB7">
        <w:rPr>
          <w:rFonts w:ascii="Calibri" w:eastAsia="Calibri" w:hAnsi="Calibri" w:cs="Calibri"/>
          <w:lang w:val="en-GB"/>
        </w:rPr>
        <w:t>. I</w:t>
      </w:r>
      <w:r w:rsidR="00793D96">
        <w:rPr>
          <w:rFonts w:ascii="Calibri" w:eastAsia="Calibri" w:hAnsi="Calibri" w:cs="Calibri"/>
          <w:lang w:val="en-GB"/>
        </w:rPr>
        <w:t>mplantation of a left-ventricle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QoL was not taken into account</w:t>
      </w:r>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r w:rsidR="00687555">
        <w:rPr>
          <w:rFonts w:ascii="Calibri" w:eastAsia="Calibri" w:hAnsi="Calibri" w:cs="Calibri"/>
          <w:lang w:val="en-GB"/>
        </w:rPr>
        <w:t xml:space="preserve">QoL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QoL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B44D15">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86&lt;/sup&gt;","plainTextFormattedCitation":"86","previouslyFormattedCitation":"&lt;sup&gt;85&lt;/sup&gt;"},"properties":{"noteIndex":0},"schema":"https://github.com/citation-style-language/schema/raw/master/csl-citation.json"}</w:instrText>
      </w:r>
      <w:r w:rsidR="00423703">
        <w:rPr>
          <w:rFonts w:ascii="Calibri" w:eastAsia="Calibri" w:hAnsi="Calibri" w:cs="Calibri"/>
          <w:lang w:val="en-GB"/>
        </w:rPr>
        <w:fldChar w:fldCharType="separate"/>
      </w:r>
      <w:r w:rsidR="00B44D15" w:rsidRPr="00B44D15">
        <w:rPr>
          <w:rFonts w:ascii="Calibri" w:eastAsia="Calibri" w:hAnsi="Calibri" w:cs="Calibri"/>
          <w:noProof/>
          <w:vertAlign w:val="superscript"/>
          <w:lang w:val="en-GB"/>
        </w:rPr>
        <w:t>86</w:t>
      </w:r>
      <w:r w:rsidR="00423703">
        <w:rPr>
          <w:rFonts w:ascii="Calibri" w:eastAsia="Calibri" w:hAnsi="Calibri" w:cs="Calibri"/>
          <w:lang w:val="en-GB"/>
        </w:rPr>
        <w:fldChar w:fldCharType="end"/>
      </w:r>
      <w:r w:rsidR="00F7364F">
        <w:rPr>
          <w:rFonts w:ascii="Calibri" w:eastAsia="Calibri" w:hAnsi="Calibri" w:cs="Calibri"/>
          <w:lang w:val="en-GB"/>
        </w:rPr>
        <w:t xml:space="preserve"> </w:t>
      </w:r>
      <w:r w:rsidR="0015520D">
        <w:rPr>
          <w:rFonts w:ascii="Calibri" w:eastAsia="Calibri" w:hAnsi="Calibri" w:cs="Calibri"/>
          <w:lang w:val="en-GB"/>
        </w:rPr>
        <w:t>This effectively represents a surgery in a population that generally has a low QoL that mostly increases life years. If the low QoL is disregarded (only focusing on a gain in lifeyears), the</w:t>
      </w:r>
      <w:r w:rsidR="00580DB7">
        <w:rPr>
          <w:rFonts w:ascii="Calibri" w:eastAsia="Calibri" w:hAnsi="Calibri" w:cs="Calibri"/>
          <w:lang w:val="en-GB"/>
        </w:rPr>
        <w:t xml:space="preserve"> expected health benefit </w:t>
      </w:r>
      <w:r w:rsidR="0015520D">
        <w:rPr>
          <w:rFonts w:ascii="Calibri" w:eastAsia="Calibri" w:hAnsi="Calibri" w:cs="Calibri"/>
          <w:lang w:val="en-GB"/>
        </w:rPr>
        <w:t xml:space="preserve">is </w:t>
      </w:r>
      <w:r w:rsidR="00580DB7">
        <w:rPr>
          <w:rFonts w:ascii="Calibri" w:eastAsia="Calibri" w:hAnsi="Calibri" w:cs="Calibri"/>
          <w:lang w:val="en-GB"/>
        </w:rPr>
        <w:t>greater</w:t>
      </w:r>
      <w:r w:rsidR="00793D96">
        <w:rPr>
          <w:rFonts w:ascii="Calibri" w:eastAsia="Calibri" w:hAnsi="Calibri" w:cs="Calibri"/>
          <w:lang w:val="en-GB"/>
        </w:rPr>
        <w:t>.</w:t>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QoL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he preoperative and postoperative quality of life differed substantially (0.56 and 0.95, 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tumor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B44D15">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87&lt;/sup&gt;","plainTextFormattedCitation":"87","previouslyFormattedCitation":"&lt;sup&gt;86&lt;/sup&gt;"},"properties":{"noteIndex":0},"schema":"https://github.com/citation-style-language/schema/raw/master/csl-citation.json"}</w:instrText>
      </w:r>
      <w:r w:rsidR="00764BAA">
        <w:rPr>
          <w:rFonts w:ascii="Calibri" w:eastAsia="Calibri" w:hAnsi="Calibri" w:cs="Calibri"/>
          <w:lang w:val="en-GB"/>
        </w:rPr>
        <w:fldChar w:fldCharType="separate"/>
      </w:r>
      <w:r w:rsidR="00B44D15" w:rsidRPr="00B44D15">
        <w:rPr>
          <w:rFonts w:ascii="Calibri" w:eastAsia="Calibri" w:hAnsi="Calibri" w:cs="Calibri"/>
          <w:noProof/>
          <w:vertAlign w:val="superscript"/>
          <w:lang w:val="en-GB"/>
        </w:rPr>
        <w:t>87</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B44D15">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52&lt;/sup&gt;","plainTextFormattedCitation":"52","previouslyFormattedCitation":"&lt;sup&gt;51&lt;/sup&gt;"},"properties":{"noteIndex":0},"schema":"https://github.com/citation-style-language/schema/raw/master/csl-citation.json"}</w:instrText>
      </w:r>
      <w:r w:rsidR="00764BAA">
        <w:rPr>
          <w:rFonts w:ascii="Calibri" w:eastAsia="Calibri" w:hAnsi="Calibri" w:cs="Calibri"/>
          <w:lang w:val="en-GB"/>
        </w:rPr>
        <w:fldChar w:fldCharType="separate"/>
      </w:r>
      <w:r w:rsidR="00B44D15" w:rsidRPr="00B44D15">
        <w:rPr>
          <w:rFonts w:ascii="Calibri" w:eastAsia="Calibri" w:hAnsi="Calibri" w:cs="Calibri"/>
          <w:noProof/>
          <w:vertAlign w:val="superscript"/>
          <w:lang w:val="en-GB"/>
        </w:rPr>
        <w:t>52</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r w:rsidR="00241B01">
        <w:rPr>
          <w:rFonts w:ascii="Calibri" w:eastAsia="Calibri" w:hAnsi="Calibri" w:cs="Calibri"/>
          <w:lang w:val="en-GB"/>
        </w:rPr>
        <w:t>QoL</w:t>
      </w:r>
      <w:r w:rsidR="00793D96">
        <w:rPr>
          <w:rFonts w:ascii="Calibri" w:eastAsia="Calibri" w:hAnsi="Calibri" w:cs="Calibri"/>
          <w:lang w:val="en-GB"/>
        </w:rPr>
        <w:t xml:space="preserve"> into account </w:t>
      </w:r>
      <w:r w:rsidR="00580DB7">
        <w:rPr>
          <w:rFonts w:ascii="Calibri" w:eastAsia="Calibri" w:hAnsi="Calibri" w:cs="Calibri"/>
          <w:lang w:val="en-GB"/>
        </w:rPr>
        <w:t>resulted in a much lower rank, because the total</w:t>
      </w:r>
      <w:r w:rsidR="0015520D">
        <w:rPr>
          <w:rFonts w:ascii="Calibri" w:eastAsia="Calibri" w:hAnsi="Calibri" w:cs="Calibri"/>
          <w:lang w:val="en-GB"/>
        </w:rPr>
        <w:t xml:space="preserve"> expected health benefit decreases</w:t>
      </w:r>
      <w:r w:rsidR="00580DB7">
        <w:rPr>
          <w:rFonts w:ascii="Calibri" w:eastAsia="Calibri" w:hAnsi="Calibri" w:cs="Calibri"/>
          <w:lang w:val="en-GB"/>
        </w:rPr>
        <w:t>.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56A03D60" w14:textId="77777777" w:rsidR="00B44D15" w:rsidRDefault="00B44D15" w:rsidP="00153762">
      <w:pPr>
        <w:spacing w:line="276" w:lineRule="auto"/>
        <w:rPr>
          <w:rFonts w:ascii="Calibri" w:eastAsia="Calibri" w:hAnsi="Calibri" w:cs="Calibri"/>
          <w:lang w:val="en-GB"/>
        </w:rPr>
      </w:pPr>
    </w:p>
    <w:p w14:paraId="4B9B240C" w14:textId="3852B81F"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33B51">
        <w:rPr>
          <w:rFonts w:ascii="Calibri" w:eastAsia="Calibri" w:hAnsi="Calibri" w:cs="Calibri"/>
          <w:lang w:val="en-GB"/>
        </w:rPr>
        <w:t>most scarce in terms of</w:t>
      </w:r>
      <w:r w:rsidR="008439A1">
        <w:rPr>
          <w:rFonts w:ascii="Calibri" w:eastAsia="Calibri" w:hAnsi="Calibri" w:cs="Calibri"/>
          <w:lang w:val="en-GB"/>
        </w:rPr>
        <w:t xml:space="preserve">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surgeries in our hospital to perform in this context. However, there are contexts w</w:t>
      </w:r>
      <w:ins w:id="13" w:author="C.L. van Lint" w:date="2020-06-16T11:40:00Z">
        <w:r w:rsidR="00281180">
          <w:rPr>
            <w:rFonts w:ascii="Calibri" w:eastAsia="Calibri" w:hAnsi="Calibri" w:cs="Calibri"/>
            <w:lang w:val="en-GB"/>
          </w:rPr>
          <w:t>h</w:t>
        </w:r>
      </w:ins>
      <w:r w:rsidR="00685EEA">
        <w:rPr>
          <w:rFonts w:ascii="Calibri" w:eastAsia="Calibri" w:hAnsi="Calibri" w:cs="Calibri"/>
          <w:lang w:val="en-GB"/>
        </w:rPr>
        <w:t xml:space="preserve">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a dynamic 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48483A71"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 xml:space="preserve">Although </w:t>
      </w:r>
      <w:r w:rsidR="00833B51">
        <w:rPr>
          <w:rFonts w:ascii="Calibri" w:eastAsia="Calibri" w:hAnsi="Calibri" w:cs="Calibri"/>
        </w:rPr>
        <w:t xml:space="preserve">our modeling </w:t>
      </w:r>
      <w:r w:rsidRPr="0092480E">
        <w:rPr>
          <w:rFonts w:ascii="Calibri" w:eastAsia="Calibri" w:hAnsi="Calibri" w:cs="Calibri"/>
        </w:rPr>
        <w:t>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w:t>
      </w:r>
      <w:r w:rsidR="001D4731">
        <w:rPr>
          <w:rFonts w:ascii="Calibri" w:eastAsia="Calibri" w:hAnsi="Calibri" w:cs="Calibri"/>
        </w:rPr>
        <w:lastRenderedPageBreak/>
        <w:t xml:space="preserve">may be shorter and no OR or </w:t>
      </w:r>
      <w:r w:rsidR="00833B51">
        <w:rPr>
          <w:rFonts w:ascii="Calibri" w:eastAsia="Calibri" w:hAnsi="Calibri" w:cs="Calibri"/>
        </w:rPr>
        <w:t>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w:t>
      </w:r>
      <w:r w:rsidR="00FA70F1">
        <w:rPr>
          <w:rFonts w:ascii="Calibri" w:eastAsia="Calibri" w:hAnsi="Calibri" w:cs="Calibri"/>
        </w:rPr>
        <w:t>instead</w:t>
      </w:r>
      <w:r w:rsidR="00E2092E">
        <w:rPr>
          <w:rFonts w:ascii="Calibri" w:eastAsia="Calibri" w:hAnsi="Calibri" w:cs="Calibri"/>
        </w:rPr>
        <w:t xml:space="preserv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B44D15">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16&lt;/sup&gt;","plainTextFormattedCitation":"16","previouslyFormattedCitation":"&lt;sup&gt;15&lt;/sup&gt;"},"properties":{"noteIndex":0},"schema":"https://github.com/citation-style-language/schema/raw/master/csl-citation.json"}</w:instrText>
      </w:r>
      <w:r w:rsidR="00712419">
        <w:rPr>
          <w:rFonts w:ascii="Calibri" w:eastAsia="Calibri" w:hAnsi="Calibri" w:cs="Calibri"/>
        </w:rPr>
        <w:fldChar w:fldCharType="separate"/>
      </w:r>
      <w:r w:rsidR="00B44D15" w:rsidRPr="00B44D15">
        <w:rPr>
          <w:rFonts w:ascii="Calibri" w:eastAsia="Calibri" w:hAnsi="Calibri" w:cs="Calibri"/>
          <w:noProof/>
          <w:vertAlign w:val="superscript"/>
        </w:rPr>
        <w:t>16</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might be explored to assess the viability of our approach, and</w:t>
      </w:r>
      <w:r w:rsidR="00833B51">
        <w:rPr>
          <w:rFonts w:ascii="Calibri" w:eastAsia="Calibri" w:hAnsi="Calibri" w:cs="Calibri"/>
        </w:rPr>
        <w:t xml:space="preserve"> we need to</w:t>
      </w:r>
      <w:r w:rsidR="00E07D53">
        <w:rPr>
          <w:rFonts w:ascii="Calibri" w:eastAsia="Calibri" w:hAnsi="Calibri" w:cs="Calibri"/>
        </w:rPr>
        <w:t xml:space="preserve"> </w:t>
      </w:r>
      <w:r w:rsidR="00833B51">
        <w:rPr>
          <w:rFonts w:ascii="Calibri" w:eastAsia="Calibri" w:hAnsi="Calibri" w:cs="Calibri"/>
        </w:rPr>
        <w:t>establish whether our approach is</w:t>
      </w:r>
      <w:r w:rsidR="00E07D53">
        <w:rPr>
          <w:rFonts w:ascii="Calibri" w:eastAsia="Calibri" w:hAnsi="Calibri" w:cs="Calibri"/>
        </w:rPr>
        <w:t xml:space="preserve"> applicable</w:t>
      </w:r>
      <w:r w:rsidR="00833B51">
        <w:rPr>
          <w:rFonts w:ascii="Calibri" w:eastAsia="Calibri" w:hAnsi="Calibri" w:cs="Calibri"/>
        </w:rPr>
        <w:t xml:space="preserve"> to all surgical procedures</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63F6B78F"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004A5E8C" w:rsidRPr="0092480E">
        <w:rPr>
          <w:rFonts w:ascii="Calibri" w:hAnsi="Calibri" w:cs="Calibri"/>
        </w:rPr>
        <w:t xml:space="preserve">practical advantages </w:t>
      </w:r>
      <w:r w:rsidR="00DE14AF" w:rsidRPr="0092480E">
        <w:rPr>
          <w:rFonts w:ascii="Calibri" w:hAnsi="Calibri" w:cs="Calibri"/>
        </w:rPr>
        <w:t>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B44D15">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88&lt;/sup&gt;","plainTextFormattedCitation":"88","previouslyFormattedCitation":"&lt;sup&gt;87&lt;/sup&gt;"},"properties":{"noteIndex":0},"schema":"https://github.com/citation-style-language/schema/raw/master/csl-citation.json"}</w:instrText>
      </w:r>
      <w:r w:rsidR="0065107A" w:rsidRPr="0092480E">
        <w:rPr>
          <w:rFonts w:ascii="Calibri" w:hAnsi="Calibri" w:cs="Calibri"/>
        </w:rPr>
        <w:fldChar w:fldCharType="separate"/>
      </w:r>
      <w:r w:rsidR="00B44D15" w:rsidRPr="00B44D15">
        <w:rPr>
          <w:rFonts w:ascii="Calibri" w:hAnsi="Calibri" w:cs="Calibri"/>
          <w:noProof/>
          <w:vertAlign w:val="superscript"/>
        </w:rPr>
        <w:t>88</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w:t>
      </w:r>
      <w:r w:rsidR="00E172ED">
        <w:rPr>
          <w:rFonts w:ascii="Calibri" w:hAnsi="Calibri" w:cs="Calibri"/>
        </w:rPr>
        <w:t xml:space="preserve">not be a very personalized approach, but it can be tailored to an individual’s context by providing </w:t>
      </w:r>
      <w:r w:rsidR="00712419">
        <w:rPr>
          <w:rFonts w:ascii="Calibri" w:hAnsi="Calibri" w:cs="Calibri"/>
        </w:rPr>
        <w:t xml:space="preserve">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w:t>
      </w:r>
      <w:r w:rsidR="00FA70F1">
        <w:rPr>
          <w:rFonts w:ascii="Calibri" w:hAnsi="Calibri" w:cs="Calibri"/>
        </w:rPr>
        <w:t xml:space="preserve"> </w:t>
      </w:r>
      <w:r w:rsidRPr="0092480E">
        <w:rPr>
          <w:rFonts w:ascii="Calibri" w:hAnsi="Calibri" w:cs="Calibri"/>
        </w:rPr>
        <w:t>making process of prioritization.</w:t>
      </w:r>
    </w:p>
    <w:p w14:paraId="54B64060" w14:textId="77777777" w:rsidR="00272DEE" w:rsidRPr="0092480E" w:rsidRDefault="00272DEE" w:rsidP="00153762">
      <w:pPr>
        <w:spacing w:line="276" w:lineRule="auto"/>
        <w:rPr>
          <w:rFonts w:ascii="Calibri" w:hAnsi="Calibri" w:cs="Calibri"/>
        </w:rPr>
      </w:pPr>
    </w:p>
    <w:p w14:paraId="57C6C2A7" w14:textId="42D3DCFB" w:rsidR="00CB3CBB" w:rsidRDefault="006479D9" w:rsidP="00153762">
      <w:pPr>
        <w:spacing w:line="276" w:lineRule="auto"/>
        <w:rPr>
          <w:rFonts w:ascii="Calibri" w:hAnsi="Calibri" w:cs="Calibri"/>
        </w:rPr>
      </w:pPr>
      <w:r w:rsidRPr="0092480E">
        <w:rPr>
          <w:rFonts w:ascii="Calibri" w:hAnsi="Calibri" w:cs="Calibri"/>
        </w:rPr>
        <w:t xml:space="preserve">Since all models are, by definition, a simplification of reality, our model has several limitations. </w:t>
      </w:r>
      <w:r w:rsidR="00CB3CBB">
        <w:rPr>
          <w:rFonts w:ascii="Calibri" w:hAnsi="Calibri" w:cs="Calibri"/>
        </w:rPr>
        <w:t>First, the survival data used were not always</w:t>
      </w:r>
      <w:r w:rsidR="00633198">
        <w:rPr>
          <w:rFonts w:ascii="Calibri" w:hAnsi="Calibri" w:cs="Calibri"/>
        </w:rPr>
        <w:t xml:space="preserve"> first class</w:t>
      </w:r>
      <w:r w:rsidR="00CB3CBB">
        <w:rPr>
          <w:rFonts w:ascii="Calibri" w:hAnsi="Calibri" w:cs="Calibri"/>
        </w:rPr>
        <w:t xml:space="preserve"> evidence from ideal randomized controlled trials. The surgeries that we evaluate are </w:t>
      </w:r>
      <w:r w:rsidR="00633198">
        <w:rPr>
          <w:rFonts w:ascii="Calibri" w:hAnsi="Calibri" w:cs="Calibri"/>
        </w:rPr>
        <w:t xml:space="preserve">often part of </w:t>
      </w:r>
      <w:r w:rsidR="00CB3CBB">
        <w:rPr>
          <w:rFonts w:ascii="Calibri" w:hAnsi="Calibri" w:cs="Calibri"/>
        </w:rPr>
        <w:t xml:space="preserve">standard </w:t>
      </w:r>
      <w:r w:rsidR="00633198">
        <w:rPr>
          <w:rFonts w:ascii="Calibri" w:hAnsi="Calibri" w:cs="Calibri"/>
        </w:rPr>
        <w:t>clinical practice</w:t>
      </w:r>
      <w:r w:rsidR="00CB3CBB">
        <w:rPr>
          <w:rFonts w:ascii="Calibri" w:hAnsi="Calibri" w:cs="Calibri"/>
        </w:rPr>
        <w:t xml:space="preserve">. Therefore, data </w:t>
      </w:r>
      <w:r w:rsidR="00633198">
        <w:rPr>
          <w:rFonts w:ascii="Calibri" w:hAnsi="Calibri" w:cs="Calibri"/>
        </w:rPr>
        <w:t xml:space="preserve">might be biased (e.g. selection bias in the survival without treatment because patients opt for palliative care), or not available (it would be unethical to perform </w:t>
      </w:r>
      <w:r w:rsidR="00CB3CBB">
        <w:rPr>
          <w:rFonts w:ascii="Calibri" w:hAnsi="Calibri" w:cs="Calibri"/>
        </w:rPr>
        <w:t>randomized controlled trial</w:t>
      </w:r>
      <w:ins w:id="14" w:author="C.L. van Lint" w:date="2020-06-16T11:44:00Z">
        <w:r w:rsidR="00281180">
          <w:rPr>
            <w:rFonts w:ascii="Calibri" w:hAnsi="Calibri" w:cs="Calibri"/>
          </w:rPr>
          <w:t>s</w:t>
        </w:r>
      </w:ins>
      <w:r w:rsidR="00CB3CBB">
        <w:rPr>
          <w:rFonts w:ascii="Calibri" w:hAnsi="Calibri" w:cs="Calibri"/>
        </w:rPr>
        <w:t xml:space="preserve"> evaluating surgery versus no surgery</w:t>
      </w:r>
      <w:r w:rsidR="00633198">
        <w:rPr>
          <w:rFonts w:ascii="Calibri" w:hAnsi="Calibri" w:cs="Calibri"/>
        </w:rPr>
        <w:t>)</w:t>
      </w:r>
      <w:r w:rsidR="00CB3CBB">
        <w:rPr>
          <w:rFonts w:ascii="Calibri" w:hAnsi="Calibri" w:cs="Calibri"/>
        </w:rPr>
        <w:t xml:space="preserve">. Instead, we often used best available evidence, which </w:t>
      </w:r>
      <w:r w:rsidR="00633198">
        <w:rPr>
          <w:rFonts w:ascii="Calibri" w:hAnsi="Calibri" w:cs="Calibri"/>
        </w:rPr>
        <w:t xml:space="preserve">were </w:t>
      </w:r>
      <w:r w:rsidR="00CB3CBB">
        <w:rPr>
          <w:rFonts w:ascii="Calibri" w:hAnsi="Calibri" w:cs="Calibri"/>
        </w:rPr>
        <w:t xml:space="preserve">adjusted estimates from observational studies. </w:t>
      </w:r>
      <w:r w:rsidR="00633198">
        <w:rPr>
          <w:rFonts w:ascii="Calibri" w:hAnsi="Calibri" w:cs="Calibri"/>
        </w:rPr>
        <w:t>T</w:t>
      </w:r>
      <w:r w:rsidR="00CB3CBB">
        <w:rPr>
          <w:rFonts w:ascii="Calibri" w:hAnsi="Calibri" w:cs="Calibri"/>
        </w:rPr>
        <w:t xml:space="preserve">he estimates </w:t>
      </w:r>
      <w:r w:rsidR="00633198">
        <w:rPr>
          <w:rFonts w:ascii="Calibri" w:hAnsi="Calibri" w:cs="Calibri"/>
        </w:rPr>
        <w:t xml:space="preserve">from these studies </w:t>
      </w:r>
      <w:r w:rsidR="00CB3CBB">
        <w:rPr>
          <w:rFonts w:ascii="Calibri" w:hAnsi="Calibri" w:cs="Calibri"/>
        </w:rPr>
        <w:t xml:space="preserve">might be biased, </w:t>
      </w:r>
      <w:r w:rsidR="00633198">
        <w:rPr>
          <w:rFonts w:ascii="Calibri" w:hAnsi="Calibri" w:cs="Calibri"/>
        </w:rPr>
        <w:t xml:space="preserve">and as a result, the </w:t>
      </w:r>
      <w:r w:rsidR="00CB3CBB">
        <w:rPr>
          <w:rFonts w:ascii="Calibri" w:hAnsi="Calibri" w:cs="Calibri"/>
        </w:rPr>
        <w:t>estimates from our model</w:t>
      </w:r>
      <w:r w:rsidR="00633198">
        <w:rPr>
          <w:rFonts w:ascii="Calibri" w:hAnsi="Calibri" w:cs="Calibri"/>
        </w:rPr>
        <w:t xml:space="preserve"> might also be biased</w:t>
      </w:r>
      <w:r w:rsidR="00CB3CBB">
        <w:rPr>
          <w:rFonts w:ascii="Calibri" w:hAnsi="Calibri" w:cs="Calibri"/>
        </w:rPr>
        <w:t xml:space="preserve">. Because of this limitation, </w:t>
      </w:r>
      <w:r w:rsidR="00420C01">
        <w:rPr>
          <w:rFonts w:ascii="Calibri" w:hAnsi="Calibri" w:cs="Calibri"/>
        </w:rPr>
        <w:t xml:space="preserve">our approach is </w:t>
      </w:r>
      <w:r w:rsidR="00633198">
        <w:rPr>
          <w:rFonts w:ascii="Calibri" w:hAnsi="Calibri" w:cs="Calibri"/>
        </w:rPr>
        <w:t xml:space="preserve">simply </w:t>
      </w:r>
      <w:r w:rsidR="00420C01">
        <w:rPr>
          <w:rFonts w:ascii="Calibri" w:hAnsi="Calibri" w:cs="Calibri"/>
        </w:rPr>
        <w:t xml:space="preserve">to aggregate transparently and systematically the </w:t>
      </w:r>
      <w:r w:rsidR="00CB3CBB">
        <w:rPr>
          <w:rFonts w:ascii="Calibri" w:hAnsi="Calibri" w:cs="Calibri"/>
        </w:rPr>
        <w:t>best currently available</w:t>
      </w:r>
      <w:r w:rsidR="00420C01">
        <w:rPr>
          <w:rFonts w:ascii="Calibri" w:hAnsi="Calibri" w:cs="Calibri"/>
        </w:rPr>
        <w:t xml:space="preserve"> evidence using a model</w:t>
      </w:r>
      <w:r w:rsidR="00CB3CBB">
        <w:rPr>
          <w:rFonts w:ascii="Calibri" w:hAnsi="Calibri" w:cs="Calibri"/>
        </w:rPr>
        <w:t>.</w:t>
      </w:r>
      <w:r w:rsidR="00633198">
        <w:rPr>
          <w:rFonts w:ascii="Calibri" w:hAnsi="Calibri" w:cs="Calibri"/>
        </w:rPr>
        <w:t xml:space="preserve">  </w:t>
      </w:r>
    </w:p>
    <w:p w14:paraId="19E3A109" w14:textId="10710308" w:rsidR="00E07D53" w:rsidRPr="0092480E" w:rsidRDefault="00CB3CBB" w:rsidP="00CB3CBB">
      <w:pPr>
        <w:spacing w:line="276" w:lineRule="auto"/>
        <w:ind w:firstLine="720"/>
        <w:rPr>
          <w:rFonts w:ascii="Calibri" w:hAnsi="Calibri" w:cs="Calibri"/>
        </w:rPr>
      </w:pPr>
      <w:r>
        <w:rPr>
          <w:rFonts w:ascii="Calibri" w:hAnsi="Calibri" w:cs="Calibri"/>
        </w:rPr>
        <w:lastRenderedPageBreak/>
        <w:t>Second</w:t>
      </w:r>
      <w:r w:rsidR="006479D9" w:rsidRPr="0092480E">
        <w:rPr>
          <w:rFonts w:ascii="Calibri" w:hAnsi="Calibri" w:cs="Calibri"/>
        </w:rPr>
        <w:t>, we assume that all surgeries are successful. We do not simulate adverse events, like major bleedings or death due to surgery. We also did</w:t>
      </w:r>
      <w:r w:rsidR="00F323B8" w:rsidRPr="0092480E">
        <w:rPr>
          <w:rFonts w:ascii="Calibri" w:hAnsi="Calibri" w:cs="Calibri"/>
        </w:rPr>
        <w:t xml:space="preserve"> no</w:t>
      </w:r>
      <w:r w:rsidR="006479D9" w:rsidRPr="0092480E">
        <w:rPr>
          <w:rFonts w:ascii="Calibri" w:hAnsi="Calibri" w:cs="Calibri"/>
        </w:rPr>
        <w:t xml:space="preserve">t incorporate the potential reduction of QoL due to these adverse events or QoL reduction of a temporary period of recovery after surgery. Because of these assumptions, the overall QALYs associated with the surgery should not be interpreted as </w:t>
      </w:r>
      <w:r w:rsidR="00833B51">
        <w:rPr>
          <w:rFonts w:ascii="Calibri" w:hAnsi="Calibri" w:cs="Calibri"/>
        </w:rPr>
        <w:t xml:space="preserve">an </w:t>
      </w:r>
      <w:r w:rsidR="006479D9" w:rsidRPr="0092480E">
        <w:rPr>
          <w:rFonts w:ascii="Calibri" w:hAnsi="Calibri" w:cs="Calibri"/>
        </w:rPr>
        <w:t>absolute estimate</w:t>
      </w:r>
      <w:r w:rsidR="00330D41">
        <w:rPr>
          <w:rFonts w:ascii="Calibri" w:hAnsi="Calibri" w:cs="Calibri"/>
        </w:rPr>
        <w:t xml:space="preserve">. They </w:t>
      </w:r>
      <w:r w:rsidR="006479D9"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006479D9" w:rsidRPr="0092480E">
        <w:rPr>
          <w:rFonts w:ascii="Calibri" w:hAnsi="Calibri" w:cs="Calibri"/>
        </w:rPr>
        <w:t>. However, these assumptions were considered reasonable to achieve the main goal of this study: when surgery without delay is compared to surgery with delay, the harm</w:t>
      </w:r>
      <w:del w:id="15" w:author="C.L. van Lint" w:date="2020-06-16T11:45:00Z">
        <w:r w:rsidR="00833B51" w:rsidDel="008D5C8B">
          <w:rPr>
            <w:rFonts w:ascii="Calibri" w:hAnsi="Calibri" w:cs="Calibri"/>
          </w:rPr>
          <w:delText>s</w:delText>
        </w:r>
      </w:del>
      <w:r w:rsidR="006479D9" w:rsidRPr="0092480E">
        <w:rPr>
          <w:rFonts w:ascii="Calibri" w:hAnsi="Calibri" w:cs="Calibri"/>
        </w:rPr>
        <w:t xml:space="preserve"> in both scenarios is similar and </w:t>
      </w:r>
      <w:r w:rsidR="00833B51">
        <w:rPr>
          <w:rFonts w:ascii="Calibri" w:hAnsi="Calibri" w:cs="Calibri"/>
        </w:rPr>
        <w:t>therefore cancel</w:t>
      </w:r>
      <w:r w:rsidR="006479D9" w:rsidRPr="0092480E">
        <w:rPr>
          <w:rFonts w:ascii="Calibri" w:hAnsi="Calibri" w:cs="Calibri"/>
        </w:rPr>
        <w:t xml:space="preserve"> out. </w:t>
      </w:r>
    </w:p>
    <w:p w14:paraId="5B98ADB8" w14:textId="09B1926B" w:rsidR="741EF303" w:rsidRPr="0092480E" w:rsidRDefault="00CB3CBB" w:rsidP="00153762">
      <w:pPr>
        <w:spacing w:line="276" w:lineRule="auto"/>
        <w:ind w:firstLine="720"/>
        <w:rPr>
          <w:rFonts w:ascii="Calibri" w:hAnsi="Calibri" w:cs="Calibri"/>
        </w:rPr>
      </w:pPr>
      <w:r>
        <w:rPr>
          <w:rFonts w:ascii="Calibri" w:hAnsi="Calibri" w:cs="Calibri"/>
        </w:rPr>
        <w:t>Third</w:t>
      </w:r>
      <w:r w:rsidR="2EC87C9A" w:rsidRPr="0092480E">
        <w:rPr>
          <w:rFonts w:ascii="Calibri" w:hAnsi="Calibri" w:cs="Calibri"/>
        </w:rPr>
        <w:t xml:space="preserve">, we used </w:t>
      </w:r>
      <w:r w:rsidR="004A5E8C" w:rsidRPr="0092480E">
        <w:rPr>
          <w:rFonts w:ascii="Calibri" w:hAnsi="Calibri" w:cs="Calibri"/>
        </w:rPr>
        <w:t xml:space="preserve">a linear approximation </w:t>
      </w:r>
      <w:r w:rsidR="2EC87C9A" w:rsidRPr="0092480E">
        <w:rPr>
          <w:rFonts w:ascii="Calibri" w:hAnsi="Calibri" w:cs="Calibri"/>
        </w:rPr>
        <w:t xml:space="preserve">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w:t>
      </w:r>
      <w:r w:rsidR="00833B51">
        <w:rPr>
          <w:rFonts w:ascii="Calibri" w:hAnsi="Calibri" w:cs="Calibri"/>
        </w:rPr>
        <w:t>period up to 32 weeks</w:t>
      </w:r>
      <w:r w:rsidR="003005E0">
        <w:rPr>
          <w:rFonts w:ascii="Calibri" w:hAnsi="Calibri" w:cs="Calibri"/>
        </w:rPr>
        <w:t xml:space="preserve"> delay</w:t>
      </w:r>
      <w:r w:rsidR="6C98DE37" w:rsidRPr="0092480E">
        <w:rPr>
          <w:rFonts w:ascii="Calibri" w:hAnsi="Calibri" w:cs="Calibri"/>
        </w:rPr>
        <w:t xml:space="preserve">.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r>
        <w:rPr>
          <w:rFonts w:ascii="Calibri" w:hAnsi="Calibri" w:cs="Calibri"/>
        </w:rPr>
        <w:t xml:space="preserve"> Moreover, the data needed to validly model this curvature for all surgeries likely doesn’t exist. </w:t>
      </w:r>
    </w:p>
    <w:p w14:paraId="60120856" w14:textId="43E74150" w:rsidR="741EF303" w:rsidRDefault="00CB3CBB" w:rsidP="00153762">
      <w:pPr>
        <w:spacing w:line="276" w:lineRule="auto"/>
        <w:ind w:firstLine="720"/>
        <w:rPr>
          <w:rFonts w:ascii="Calibri" w:hAnsi="Calibri" w:cs="Calibri"/>
        </w:rPr>
      </w:pPr>
      <w:r>
        <w:rPr>
          <w:rFonts w:ascii="Calibri" w:hAnsi="Calibri" w:cs="Calibri"/>
        </w:rPr>
        <w:t>Fourth</w:t>
      </w:r>
      <w:r w:rsidR="41D95270" w:rsidRPr="0092480E">
        <w:rPr>
          <w:rFonts w:ascii="Calibri" w:hAnsi="Calibri" w:cs="Calibri"/>
        </w:rPr>
        <w:t xml:space="preserve">, there are methodological issues with the fact that we calculated QALYs </w:t>
      </w:r>
      <w:r w:rsidR="00B07D8C">
        <w:rPr>
          <w:rFonts w:ascii="Calibri" w:hAnsi="Calibri" w:cs="Calibri"/>
        </w:rPr>
        <w:t xml:space="preserve">with </w:t>
      </w:r>
      <w:r w:rsidR="41D95270" w:rsidRPr="0092480E">
        <w:rPr>
          <w:rFonts w:ascii="Calibri" w:hAnsi="Calibri" w:cs="Calibri"/>
        </w:rPr>
        <w:t xml:space="preserve">weights </w:t>
      </w:r>
      <w:r w:rsidR="00B07D8C">
        <w:rPr>
          <w:rFonts w:ascii="Calibri" w:hAnsi="Calibri" w:cs="Calibri"/>
        </w:rPr>
        <w:t>which were based on the method</w:t>
      </w:r>
      <w:ins w:id="16" w:author="C.L. van Lint" w:date="2020-06-16T11:46:00Z">
        <w:r w:rsidR="008D5C8B">
          <w:rPr>
            <w:rFonts w:ascii="Calibri" w:hAnsi="Calibri" w:cs="Calibri"/>
          </w:rPr>
          <w:t xml:space="preserve"> of</w:t>
        </w:r>
      </w:ins>
      <w:r w:rsidR="00B07D8C">
        <w:rPr>
          <w:rFonts w:ascii="Calibri" w:hAnsi="Calibri" w:cs="Calibri"/>
        </w:rPr>
        <w:t xml:space="preserve"> </w:t>
      </w:r>
      <w:r w:rsidR="41D95270" w:rsidRPr="0092480E">
        <w:rPr>
          <w:rFonts w:ascii="Calibri" w:hAnsi="Calibri" w:cs="Calibri"/>
        </w:rPr>
        <w:t>the WHO</w:t>
      </w:r>
      <w:r w:rsidR="00B07D8C">
        <w:rPr>
          <w:rFonts w:ascii="Calibri" w:hAnsi="Calibri" w:cs="Calibri"/>
        </w:rPr>
        <w:t xml:space="preserve"> used to arrive at DALYs</w:t>
      </w:r>
      <w:r w:rsidR="41D95270" w:rsidRPr="0092480E">
        <w:rPr>
          <w:rFonts w:ascii="Calibri" w:hAnsi="Calibri" w:cs="Calibri"/>
        </w:rPr>
        <w:t xml:space="preserve">. </w:t>
      </w:r>
      <w:r w:rsidR="00B07D8C">
        <w:rPr>
          <w:rFonts w:ascii="Calibri" w:hAnsi="Calibri" w:cs="Calibri"/>
        </w:rPr>
        <w:t>In this approach the patient is hardly involved, as experts interpret the health states and give weights. Patient involvement could be achieved by administer</w:t>
      </w:r>
      <w:ins w:id="17" w:author="C.L. van Lint" w:date="2020-06-16T11:46:00Z">
        <w:r w:rsidR="008D5C8B">
          <w:rPr>
            <w:rFonts w:ascii="Calibri" w:hAnsi="Calibri" w:cs="Calibri"/>
          </w:rPr>
          <w:t>ing</w:t>
        </w:r>
      </w:ins>
      <w:r w:rsidR="00B07D8C">
        <w:rPr>
          <w:rFonts w:ascii="Calibri" w:hAnsi="Calibri" w:cs="Calibri"/>
        </w:rPr>
        <w:t xml:space="preserve"> often used generic QoL questionnaires which had been valued by the general public, like the EQ-5D or AQoL</w:t>
      </w:r>
      <w:r w:rsidR="00B07D8C">
        <w:rPr>
          <w:rFonts w:ascii="Calibri" w:hAnsi="Calibri" w:cs="Calibri"/>
        </w:rPr>
        <w:fldChar w:fldCharType="begin" w:fldLock="1"/>
      </w:r>
      <w:r w:rsidR="00B44D15">
        <w:rPr>
          <w:rFonts w:ascii="Calibri" w:hAnsi="Calibri" w:cs="Calibri"/>
        </w:rPr>
        <w:instrText>ADDIN CSL_CITATION {"citationItems":[{"id":"ITEM-1","itemData":{"DOI":"10.1007/s10198-020-01195-8","ISSN":"16187601","abstract":"Background: Several multi-attribute utility instruments (MAUIs) are available from which utilities can be derived for use in cost-utility analysis (CUA). This study provides a review of recommendations from national health technology assessment (HTA) agencies regarding the choice of MAUIs. Methods: A list was compiled of HTA agencies that provide or refer to published official pharmacoeconomic (PE) guidelines for pricing, reimbursement or market access. The guidelines were reviewed for recommendations on the indirect calculation of utilities and categorized as: a preference for a specific MAUI; providing no MAUI preference, but providing examples of suitable MAUIs and/or recommending the use of national value sets; and recommending CUA, but not providing examples of MAUIs. Results: Thirty-four PE guidelines were included for review. MAUIs named for use in CUA: EQ-5D (n = 29 guidelines), the SF-6D (n = 11), HUI (n = 10), QWB (n = 3), AQoL (n = 2), CHU9D (n = 1). EQ-5D was a preferred MAUI in 15 guidelines. Alongside the EQ-5D, the HUI was a preferred MAUI in one guideline, with DALY disability weights mentioned in another. Fourteen guidelines expressed no preference for a specific MAUI, but provided examples: EQ-5D (n = 14), SF-6D (n = 11), HUI (n = 9), QWB (n = 3), AQoL (n = 2), CHU9D (n = 1). Of those that did not specify a particular MAUI, 12 preferred calculating utilities using national preference weights. Conclusions: The EQ-5D, HUI, and SF-6D were the three MAUIs most frequently mentioned in guidelines. The most commonly cited MAUI (in 85% of PE guidelines) was EQ-5D, either as a preferred MAUI or as an example of a suitable MAUI for use in CUA in HTA.","author":[{"dropping-particle":"","family":"Kennedy-Martin","given":"Matthew","non-dropping-particle":"","parse-names":false,"suffix":""},{"dropping-particle":"","family":"Slaap","given":"Bernhard","non-dropping-particle":"","parse-names":false,"suffix":""},{"dropping-particle":"","family":"Herdman","given":"Michael","non-dropping-particle":"","parse-names":false,"suffix":""},{"dropping-particle":"","family":"Reenen","given":"Mandy","non-dropping-particle":"van","parse-names":false,"suffix":""},{"dropping-particle":"","family":"Kennedy-Martin","given":"Tessa","non-dropping-particle":"","parse-names":false,"suffix":""},{"dropping-particle":"","family":"Greiner","given":"Wolfgang","non-dropping-particle":"","parse-names":false,"suffix":""},{"dropping-particle":"","family":"Busschbach","given":"Jan","non-dropping-particle":"","parse-names":false,"suffix":""},{"dropping-particle":"","family":"Boye","given":"Kristina S.","non-dropping-particle":"","parse-names":false,"suffix":""}],"container-title":"European Journal of Health Economics","id":"ITEM-1","issued":{"date-parts":[["2020","6","8"]]},"page":"1-13","publisher":"Springer","title":"Which multi-attribute utility instruments are recommended for use in cost-utility analysis? A review of national health technology assessment (HTA) guidelines","type":"article-journal"},"uris":["http://www.mendeley.com/documents/?uuid=65b03e90-2183-38b2-a063-042e963fdfd5"]}],"mendeley":{"formattedCitation":"&lt;sup&gt;89&lt;/sup&gt;","plainTextFormattedCitation":"89","previouslyFormattedCitation":"&lt;sup&gt;88&lt;/sup&gt;"},"properties":{"noteIndex":0},"schema":"https://github.com/citation-style-language/schema/raw/master/csl-citation.json"}</w:instrText>
      </w:r>
      <w:r w:rsidR="00B07D8C">
        <w:rPr>
          <w:rFonts w:ascii="Calibri" w:hAnsi="Calibri" w:cs="Calibri"/>
        </w:rPr>
        <w:fldChar w:fldCharType="separate"/>
      </w:r>
      <w:r w:rsidR="00B44D15" w:rsidRPr="00B44D15">
        <w:rPr>
          <w:rFonts w:ascii="Calibri" w:hAnsi="Calibri" w:cs="Calibri"/>
          <w:noProof/>
          <w:vertAlign w:val="superscript"/>
        </w:rPr>
        <w:t>89</w:t>
      </w:r>
      <w:r w:rsidR="00B07D8C">
        <w:rPr>
          <w:rFonts w:ascii="Calibri" w:hAnsi="Calibri" w:cs="Calibri"/>
        </w:rPr>
        <w:fldChar w:fldCharType="end"/>
      </w:r>
      <w:r w:rsidR="00B07D8C">
        <w:rPr>
          <w:rFonts w:ascii="Calibri" w:hAnsi="Calibri" w:cs="Calibri"/>
        </w:rPr>
        <w:t xml:space="preserve">. </w:t>
      </w:r>
      <w:r w:rsidR="7E6DAD03" w:rsidRPr="0092480E">
        <w:rPr>
          <w:rFonts w:ascii="Calibri" w:hAnsi="Calibri" w:cs="Calibri"/>
        </w:rPr>
        <w:t xml:space="preserve">There are also multiple methodological, ethical, and </w:t>
      </w:r>
      <w:r w:rsidR="54C66DAE" w:rsidRPr="0092480E">
        <w:rPr>
          <w:rFonts w:ascii="Calibri" w:hAnsi="Calibri" w:cs="Calibri"/>
        </w:rPr>
        <w:t xml:space="preserve">contextual </w:t>
      </w:r>
      <w:r w:rsidR="7E6DAD03" w:rsidRPr="0092480E">
        <w:rPr>
          <w:rFonts w:ascii="Calibri" w:hAnsi="Calibri" w:cs="Calibri"/>
        </w:rPr>
        <w:t xml:space="preserve">disadvantages of using </w:t>
      </w:r>
      <w:r w:rsidR="00B07D8C">
        <w:rPr>
          <w:rFonts w:ascii="Calibri" w:hAnsi="Calibri" w:cs="Calibri"/>
        </w:rPr>
        <w:t>QALYs reported, but it should be noted that most of those discussion</w:t>
      </w:r>
      <w:ins w:id="18" w:author="C.L. van Lint" w:date="2020-06-16T11:46:00Z">
        <w:r w:rsidR="008D5C8B">
          <w:rPr>
            <w:rFonts w:ascii="Calibri" w:hAnsi="Calibri" w:cs="Calibri"/>
          </w:rPr>
          <w:t>s</w:t>
        </w:r>
      </w:ins>
      <w:r w:rsidR="00B07D8C">
        <w:rPr>
          <w:rFonts w:ascii="Calibri" w:hAnsi="Calibri" w:cs="Calibri"/>
        </w:rPr>
        <w:t xml:space="preserve"> are more about utilitarian principles, than discussion specific for QALY</w:t>
      </w:r>
      <w:r w:rsidR="002F3C82" w:rsidRPr="0092480E">
        <w:rPr>
          <w:rFonts w:ascii="Calibri" w:hAnsi="Calibri" w:cs="Calibri"/>
        </w:rPr>
        <w:t>.</w:t>
      </w:r>
      <w:r w:rsidR="00055008" w:rsidRPr="0092480E">
        <w:rPr>
          <w:rFonts w:ascii="Calibri" w:hAnsi="Calibri" w:cs="Calibri"/>
        </w:rPr>
        <w:fldChar w:fldCharType="begin" w:fldLock="1"/>
      </w:r>
      <w:r w:rsidR="00B44D15">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90&lt;/sup&gt;","plainTextFormattedCitation":"90","previouslyFormattedCitation":"&lt;sup&gt;89&lt;/sup&gt;"},"properties":{"noteIndex":0},"schema":"https://github.com/citation-style-language/schema/raw/master/csl-citation.json"}</w:instrText>
      </w:r>
      <w:r w:rsidR="00055008" w:rsidRPr="0092480E">
        <w:rPr>
          <w:rFonts w:ascii="Calibri" w:hAnsi="Calibri" w:cs="Calibri"/>
        </w:rPr>
        <w:fldChar w:fldCharType="separate"/>
      </w:r>
      <w:r w:rsidR="00B44D15" w:rsidRPr="00B44D15">
        <w:rPr>
          <w:rFonts w:ascii="Calibri" w:hAnsi="Calibri" w:cs="Calibri"/>
          <w:noProof/>
          <w:vertAlign w:val="superscript"/>
        </w:rPr>
        <w:t>90</w:t>
      </w:r>
      <w:r w:rsidR="00055008" w:rsidRPr="0092480E">
        <w:rPr>
          <w:rFonts w:ascii="Calibri" w:hAnsi="Calibri" w:cs="Calibri"/>
        </w:rPr>
        <w:fldChar w:fldCharType="end"/>
      </w:r>
    </w:p>
    <w:p w14:paraId="3551C310" w14:textId="1FB3CF7F" w:rsidR="007C7AFC" w:rsidRDefault="00CB3CBB" w:rsidP="00153762">
      <w:pPr>
        <w:spacing w:line="276" w:lineRule="auto"/>
        <w:ind w:firstLine="720"/>
        <w:rPr>
          <w:rFonts w:ascii="Calibri" w:hAnsi="Calibri" w:cs="Calibri"/>
        </w:rPr>
      </w:pPr>
      <w:r>
        <w:rPr>
          <w:rFonts w:ascii="Calibri" w:hAnsi="Calibri" w:cs="Calibri"/>
        </w:rPr>
        <w:t>Fifth</w:t>
      </w:r>
      <w:r w:rsidR="007C7AFC">
        <w:rPr>
          <w:rFonts w:ascii="Calibri" w:hAnsi="Calibri" w:cs="Calibri"/>
        </w:rPr>
        <w:t xml:space="preserve">, we did not include the potential impact on QoL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performed after already a long disease history (e.g. kidney transplant) </w:t>
      </w:r>
      <w:r w:rsidR="000C2C4F">
        <w:rPr>
          <w:rFonts w:ascii="Calibri" w:hAnsi="Calibri" w:cs="Calibri"/>
        </w:rPr>
        <w:t xml:space="preserve">might have less “waiting time disutility” than recently diagnosed diseases (e.g. mammacarcinoma). </w:t>
      </w:r>
    </w:p>
    <w:p w14:paraId="5B2D924B" w14:textId="6914129D" w:rsidR="00992E03" w:rsidRPr="0092480E" w:rsidRDefault="00CB3CBB" w:rsidP="00153762">
      <w:pPr>
        <w:spacing w:line="276" w:lineRule="auto"/>
        <w:ind w:firstLine="720"/>
        <w:rPr>
          <w:rFonts w:ascii="Calibri" w:hAnsi="Calibri" w:cs="Calibri"/>
        </w:rPr>
      </w:pPr>
      <w:r>
        <w:rPr>
          <w:rFonts w:ascii="Calibri" w:hAnsi="Calibri" w:cs="Calibri"/>
        </w:rPr>
        <w:t>Sixth</w:t>
      </w:r>
      <w:r w:rsidR="00992E03">
        <w:rPr>
          <w:rFonts w:ascii="Calibri" w:hAnsi="Calibri" w:cs="Calibri"/>
        </w:rPr>
        <w:t>, we found that</w:t>
      </w:r>
      <w:r w:rsidR="00287406">
        <w:rPr>
          <w:rFonts w:ascii="Calibri" w:hAnsi="Calibri" w:cs="Calibri"/>
        </w:rPr>
        <w:t xml:space="preserve"> absolute</w:t>
      </w:r>
      <w:r w:rsidR="00992E03">
        <w:rPr>
          <w:rFonts w:ascii="Calibri" w:hAnsi="Calibri" w:cs="Calibri"/>
        </w:rPr>
        <w:t xml:space="preserve"> QoL was estimated higher in the second expert session. However, the relevant measure of QoL in our model is the difference between preoperative and postoperative QoL, which did not differ significantly</w:t>
      </w:r>
      <w:r w:rsidR="00D13F7C">
        <w:rPr>
          <w:rFonts w:ascii="Calibri" w:hAnsi="Calibri" w:cs="Calibri"/>
        </w:rPr>
        <w:t xml:space="preserve"> between the two sessions</w:t>
      </w:r>
      <w:r w:rsidR="00992E03">
        <w:rPr>
          <w:rFonts w:ascii="Calibri" w:hAnsi="Calibri" w:cs="Calibri"/>
        </w:rPr>
        <w:t xml:space="preserve">. </w:t>
      </w:r>
      <w:r w:rsidR="002960DB">
        <w:rPr>
          <w:rFonts w:ascii="Calibri" w:hAnsi="Calibri" w:cs="Calibri"/>
        </w:rPr>
        <w:t xml:space="preserve">Although our estimates remain valid, </w:t>
      </w:r>
      <w:r w:rsidR="00992E03">
        <w:rPr>
          <w:rFonts w:ascii="Calibri" w:hAnsi="Calibri" w:cs="Calibri"/>
        </w:rPr>
        <w:t>it might be reasonable to validate our QoL estimates in a larger sample of experts.</w:t>
      </w:r>
    </w:p>
    <w:p w14:paraId="538CA534" w14:textId="77777777" w:rsidR="000F224F" w:rsidRDefault="000F224F" w:rsidP="00153762">
      <w:pPr>
        <w:spacing w:line="276" w:lineRule="auto"/>
        <w:rPr>
          <w:rFonts w:ascii="Calibri" w:hAnsi="Calibri" w:cs="Calibri"/>
        </w:rPr>
      </w:pPr>
    </w:p>
    <w:p w14:paraId="4160D292" w14:textId="545FA998" w:rsidR="00787ED8" w:rsidRPr="00846768" w:rsidRDefault="00CD04DB" w:rsidP="00153762">
      <w:pPr>
        <w:spacing w:line="276" w:lineRule="auto"/>
        <w:rPr>
          <w:rFonts w:ascii="Calibri" w:hAnsi="Calibri" w:cs="Calibri"/>
        </w:rPr>
      </w:pPr>
      <w:r>
        <w:rPr>
          <w:rFonts w:ascii="Calibri" w:hAnsi="Calibri" w:cs="Calibri"/>
        </w:rPr>
        <w:lastRenderedPageBreak/>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w:t>
      </w:r>
      <w:r w:rsidR="004E5E4E">
        <w:rPr>
          <w:rFonts w:ascii="Calibri" w:hAnsi="Calibri" w:cs="Calibri"/>
        </w:rPr>
        <w:t xml:space="preserve"> further</w:t>
      </w:r>
      <w:r w:rsidR="3A40F77C" w:rsidRPr="0092480E">
        <w:rPr>
          <w:rFonts w:ascii="Calibri" w:hAnsi="Calibri" w:cs="Calibri"/>
        </w:rPr>
        <w:t xml:space="preserve"> developed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w:t>
      </w:r>
      <w:r w:rsidR="000712C3">
        <w:rPr>
          <w:rFonts w:ascii="Calibri" w:hAnsi="Calibri" w:cs="Calibri"/>
        </w:rPr>
        <w:t>To ensure validity, i</w:t>
      </w:r>
      <w:r w:rsidR="00420C01">
        <w:rPr>
          <w:rFonts w:ascii="Calibri" w:hAnsi="Calibri" w:cs="Calibri"/>
        </w:rPr>
        <w:t xml:space="preserve">t is however essential to periodically review the literature to improve the model inputs </w:t>
      </w:r>
      <w:r w:rsidR="000712C3">
        <w:rPr>
          <w:rFonts w:ascii="Calibri" w:hAnsi="Calibri" w:cs="Calibri"/>
        </w:rPr>
        <w:t>with higher quality</w:t>
      </w:r>
      <w:r w:rsidR="00420C01">
        <w:rPr>
          <w:rFonts w:ascii="Calibri" w:hAnsi="Calibri" w:cs="Calibri"/>
        </w:rPr>
        <w:t xml:space="preserve"> evidence, much like a living systematic review</w:t>
      </w:r>
      <w:r w:rsidR="000712C3">
        <w:rPr>
          <w:rFonts w:ascii="Calibri" w:hAnsi="Calibri" w:cs="Calibri"/>
        </w:rPr>
        <w:t>.</w:t>
      </w:r>
      <w:r w:rsidR="00420C01">
        <w:rPr>
          <w:rFonts w:ascii="Calibri" w:hAnsi="Calibri" w:cs="Calibri"/>
        </w:rPr>
        <w:t xml:space="preserve"> </w:t>
      </w:r>
      <w:r w:rsidR="00420C01">
        <w:rPr>
          <w:rFonts w:ascii="Calibri" w:hAnsi="Calibri" w:cs="Calibri"/>
        </w:rPr>
        <w:fldChar w:fldCharType="begin" w:fldLock="1"/>
      </w:r>
      <w:r w:rsidR="00B44D15">
        <w:rPr>
          <w:rFonts w:ascii="Calibri" w:hAnsi="Calibri" w:cs="Calibri"/>
        </w:rPr>
        <w:instrText>ADDIN CSL_CITATION {"citationItems":[{"id":"ITEM-1","itemData":{"DOI":"10.1016/j.jclinepi.2017.08.010","abstract":"Systematic reviews are difficult to keep up to date, but failure to do so leads to a decay in review currency, accuracy, and utility. We are developing a novel approach to systematic review updating termed ''Living systematic review'' (LSR): systematic reviews that are continually updated, incorporating relevant new evidence as it becomes available. LSRs may be particularly important in fields where research evidence is emerging rapidly, current evidence is uncertain, and new research may change policy or practice decisions. We hypothesize that a continual approach to updating will achieve greater currency and validity, and increase the benefits to end users, with feasible resource requirements over time. Ó This paper is the first in a series published in this issue of the journal, providing an overview of living systematic reviews (LSRs) and living guideline recommendations. This introductory paper introduces the why, what, when, and how of LSRs. Key issues in LSRs are discussed, including searching, updating scenarios, production processes, editorial and peer review, and publication. Other papers in the series explore the contribution from new technologies, such as text mining, machine learning, and crowd sourcing (Thomas et al., this issue); examine the statistical issues associated with repeated meta-analysis (Simmonds et al., this issue); and describe the opportunities to link LSRs with living guidelines (Akl et al., this issue).","author":[{"dropping-particle":"","family":"Elliott","given":"Julian H","non-dropping-particle":"","parse-names":false,"suffix":""},{"dropping-particle":"","family":"Synnot","given":"Anneliese","non-dropping-particle":"","parse-names":false,"suffix":""},{"dropping-particle":"","family":"Turner","given":"Tari","non-dropping-particle":"","parse-names":false,"suffix":""},{"dropping-particle":"","family":"Simmonds","given":"Mark","non-dropping-particle":"","parse-names":false,"suffix":""},{"dropping-particle":"","family":"Akl","given":"Elie A","non-dropping-particle":"","parse-names":false,"suffix":""},{"dropping-particle":"","family":"Mcdonald","given":"Steve","non-dropping-particle":"","parse-names":false,"suffix":""},{"dropping-particle":"","family":"Salanti","given":"Georgia","non-dropping-particle":"","parse-names":false,"suffix":""},{"dropping-particle":"","family":"Meerpohl","given":"Joerg","non-dropping-particle":"","parse-names":false,"suffix":""},{"dropping-particle":"","family":"Maclehose","given":"Harriet","non-dropping-particle":"","parse-names":false,"suffix":""},{"dropping-particle":"","family":"Hilton","given":"John","non-dropping-particle":"","parse-names":false,"suffix":""},{"dropping-particle":"","family":"Tovey","given":"David","non-dropping-particle":"","parse-names":false,"suffix":""},{"dropping-particle":"","family":"Shemilt","given":"Ian","non-dropping-particle":"","parse-names":false,"suffix":""},{"dropping-particle":"","family":"Thomas","given":"James","non-dropping-particle":"","parse-names":false,"suffix":""}],"id":"ITEM-1","issued":{"date-parts":[["0"]]},"title":"Living systematic review: 1. Introductiondthe why, what, when, and how on behalf of the Living Systematic Review Network","type":"article-journal"},"uris":["http://www.mendeley.com/documents/?uuid=ab185df5-97ea-3e80-acbe-8ce51310476a"]}],"mendeley":{"formattedCitation":"&lt;sup&gt;91&lt;/sup&gt;","plainTextFormattedCitation":"91","previouslyFormattedCitation":"&lt;sup&gt;90&lt;/sup&gt;"},"properties":{"noteIndex":0},"schema":"https://github.com/citation-style-language/schema/raw/master/csl-citation.json"}</w:instrText>
      </w:r>
      <w:r w:rsidR="00420C01">
        <w:rPr>
          <w:rFonts w:ascii="Calibri" w:hAnsi="Calibri" w:cs="Calibri"/>
        </w:rPr>
        <w:fldChar w:fldCharType="separate"/>
      </w:r>
      <w:r w:rsidR="00B44D15" w:rsidRPr="00B44D15">
        <w:rPr>
          <w:rFonts w:ascii="Calibri" w:hAnsi="Calibri" w:cs="Calibri"/>
          <w:noProof/>
          <w:vertAlign w:val="superscript"/>
        </w:rPr>
        <w:t>91</w:t>
      </w:r>
      <w:r w:rsidR="00420C01">
        <w:rPr>
          <w:rFonts w:ascii="Calibri" w:hAnsi="Calibri" w:cs="Calibri"/>
        </w:rPr>
        <w:fldChar w:fldCharType="end"/>
      </w:r>
      <w:r w:rsidR="00420C01">
        <w:rPr>
          <w:rFonts w:ascii="Calibri" w:hAnsi="Calibri" w:cs="Calibri"/>
        </w:rPr>
        <w:t xml:space="preserve"> </w:t>
      </w:r>
      <w:r w:rsidR="70205A88" w:rsidRPr="0092480E">
        <w:rPr>
          <w:rFonts w:ascii="Calibri" w:hAnsi="Calibri" w:cs="Calibri"/>
        </w:rPr>
        <w:t>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support</w:t>
      </w:r>
      <w:r w:rsidR="00D236A1">
        <w:rPr>
          <w:rFonts w:ascii="Calibri" w:hAnsi="Calibri" w:cs="Calibri"/>
        </w:rPr>
        <w:t xml:space="preserv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w:t>
      </w:r>
      <w:r w:rsidR="004E5E4E">
        <w:rPr>
          <w:rFonts w:ascii="Calibri" w:hAnsi="Calibri" w:cs="Calibri"/>
        </w:rPr>
        <w:t xml:space="preserve"> </w:t>
      </w:r>
      <w:commentRangeStart w:id="19"/>
      <w:r w:rsidR="004E5E4E">
        <w:rPr>
          <w:rFonts w:ascii="Calibri" w:hAnsi="Calibri" w:cs="Calibri"/>
        </w:rPr>
        <w:t>among others clinician, surgeons, patients and policy makers</w:t>
      </w:r>
      <w:commentRangeEnd w:id="19"/>
      <w:r w:rsidR="008D5C8B">
        <w:rPr>
          <w:rStyle w:val="CommentReference"/>
          <w:rFonts w:asciiTheme="minorHAnsi" w:eastAsiaTheme="minorHAnsi" w:hAnsiTheme="minorHAnsi" w:cstheme="minorBidi"/>
          <w:lang w:val="en-GB"/>
        </w:rPr>
        <w:commentReference w:id="19"/>
      </w:r>
      <w:r w:rsidR="00BA5C64">
        <w:rPr>
          <w:rFonts w:ascii="Calibri" w:hAnsi="Calibri" w:cs="Calibri"/>
        </w:rPr>
        <w:t xml:space="preserve">. </w:t>
      </w:r>
      <w:r w:rsidR="003005E0">
        <w:rPr>
          <w:rFonts w:ascii="Calibri" w:hAnsi="Calibri" w:cs="Calibri"/>
        </w:rPr>
        <w:t xml:space="preserve">If </w:t>
      </w:r>
      <w:r w:rsidR="00420C0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Heading1"/>
        <w:spacing w:line="276" w:lineRule="auto"/>
      </w:pPr>
      <w:r w:rsidRPr="0092480E">
        <w:t>Conclusion</w:t>
      </w:r>
    </w:p>
    <w:p w14:paraId="7C0BF022" w14:textId="6C5D8792" w:rsidR="00AC6F5A" w:rsidRPr="0092480E" w:rsidRDefault="00420C01" w:rsidP="00153762">
      <w:pPr>
        <w:spacing w:line="276" w:lineRule="auto"/>
        <w:rPr>
          <w:rFonts w:ascii="Calibri" w:eastAsia="Calibri" w:hAnsi="Calibri" w:cs="Calibri"/>
        </w:rPr>
      </w:pPr>
      <w:r>
        <w:rPr>
          <w:rFonts w:ascii="Calibri" w:eastAsia="Calibri" w:hAnsi="Calibri" w:cs="Calibri"/>
        </w:rPr>
        <w:t xml:space="preserve">By transparently aggregating </w:t>
      </w:r>
      <w:ins w:id="20" w:author="C.L. van Lint" w:date="2020-06-16T11:50:00Z">
        <w:r w:rsidR="008D5C8B">
          <w:rPr>
            <w:rFonts w:ascii="Calibri" w:eastAsia="Calibri" w:hAnsi="Calibri" w:cs="Calibri"/>
          </w:rPr>
          <w:t xml:space="preserve">the </w:t>
        </w:r>
      </w:ins>
      <w:r>
        <w:rPr>
          <w:rFonts w:ascii="Calibri" w:eastAsia="Calibri" w:hAnsi="Calibri" w:cs="Calibri"/>
        </w:rPr>
        <w:t>best available evidence, o</w:t>
      </w:r>
      <w:r w:rsidR="00AC6F5A" w:rsidRPr="0092480E">
        <w:rPr>
          <w:rFonts w:ascii="Calibri" w:eastAsia="Calibri" w:hAnsi="Calibri" w:cs="Calibri"/>
        </w:rPr>
        <w:t>ur decision model guides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w:t>
      </w:r>
      <w:ins w:id="21" w:author="C.L. van Lint" w:date="2020-06-16T11:50:00Z">
        <w:r w:rsidR="008D5C8B">
          <w:rPr>
            <w:rFonts w:ascii="Calibri" w:eastAsia="Calibri" w:hAnsi="Calibri" w:cs="Calibri"/>
          </w:rPr>
          <w:t xml:space="preserve">e.g. </w:t>
        </w:r>
      </w:ins>
      <w:bookmarkStart w:id="22" w:name="_GoBack"/>
      <w:bookmarkEnd w:id="22"/>
      <w:r w:rsidR="00173871" w:rsidRPr="0092480E">
        <w:rPr>
          <w:rFonts w:ascii="Calibri" w:eastAsia="Calibri" w:hAnsi="Calibri" w:cs="Calibri"/>
        </w:rPr>
        <w:t>due to COVID-19</w:t>
      </w:r>
      <w:r w:rsidR="00173871">
        <w:rPr>
          <w:rFonts w:ascii="Calibri" w:eastAsia="Calibri" w:hAnsi="Calibri" w:cs="Calibri"/>
        </w:rPr>
        <w:t>)</w:t>
      </w:r>
      <w:r w:rsidR="00AC6F5A" w:rsidRPr="0092480E">
        <w:rPr>
          <w:rFonts w:ascii="Calibri" w:eastAsia="Calibri" w:hAnsi="Calibri" w:cs="Calibri"/>
        </w:rPr>
        <w:t xml:space="preserve"> from a utilitarian perspective.</w:t>
      </w:r>
      <w:r w:rsidR="000712C3">
        <w:rPr>
          <w:rFonts w:ascii="Calibri" w:eastAsia="Calibri" w:hAnsi="Calibri" w:cs="Calibri"/>
        </w:rPr>
        <w:t xml:space="preserve"> </w:t>
      </w:r>
      <w:r w:rsidR="00E172ED">
        <w:rPr>
          <w:rFonts w:ascii="Calibri" w:eastAsia="Calibri" w:hAnsi="Calibri" w:cs="Calibri"/>
        </w:rPr>
        <w:t>If our assumptions are reasonable</w:t>
      </w:r>
      <w:r w:rsidR="000712C3">
        <w:rPr>
          <w:rFonts w:ascii="Calibri" w:eastAsia="Calibri" w:hAnsi="Calibri" w:cs="Calibri"/>
        </w:rPr>
        <w:t xml:space="preserve">, this modeling approach effectively overcomes a knowledge gap that exists because evidence from </w:t>
      </w:r>
      <w:r w:rsidR="00E172ED">
        <w:rPr>
          <w:rFonts w:ascii="Calibri" w:eastAsia="Calibri" w:hAnsi="Calibri" w:cs="Calibri"/>
        </w:rPr>
        <w:t>well-</w:t>
      </w:r>
      <w:r w:rsidR="000712C3">
        <w:rPr>
          <w:rFonts w:ascii="Calibri" w:eastAsia="Calibri" w:hAnsi="Calibri" w:cs="Calibri"/>
        </w:rPr>
        <w:t xml:space="preserve">controlled comparison studies is often lacking. </w:t>
      </w:r>
      <w:r w:rsidR="00AC6F5A" w:rsidRPr="0092480E">
        <w:rPr>
          <w:rFonts w:ascii="Calibri" w:eastAsia="Calibri" w:hAnsi="Calibri" w:cs="Calibri"/>
        </w:rPr>
        <w:t xml:space="preserve">The expected health loss due to delay </w:t>
      </w:r>
      <w:r w:rsidR="007C6E31">
        <w:rPr>
          <w:rFonts w:ascii="Calibri" w:eastAsia="Calibri" w:hAnsi="Calibri" w:cs="Calibri"/>
        </w:rPr>
        <w:t>was</w:t>
      </w:r>
      <w:r w:rsidR="00AC6F5A" w:rsidRPr="0092480E">
        <w:rPr>
          <w:rFonts w:ascii="Calibri" w:eastAsia="Calibri" w:hAnsi="Calibri" w:cs="Calibri"/>
        </w:rPr>
        <w:t xml:space="preserve"> quantified for semi-elective </w:t>
      </w:r>
      <w:r w:rsidR="00F727B4">
        <w:rPr>
          <w:rFonts w:ascii="Calibri" w:eastAsia="Calibri" w:hAnsi="Calibri" w:cs="Calibri"/>
        </w:rPr>
        <w:t>surgeries</w:t>
      </w:r>
      <w:r w:rsidR="00AC6F5A" w:rsidRPr="0092480E">
        <w:rPr>
          <w:rFonts w:ascii="Calibri" w:eastAsia="Calibri" w:hAnsi="Calibri" w:cs="Calibri"/>
        </w:rPr>
        <w:t xml:space="preserve"> in </w:t>
      </w:r>
      <w:r w:rsidR="004E5E4E">
        <w:rPr>
          <w:rFonts w:ascii="Calibri" w:eastAsia="Calibri" w:hAnsi="Calibri" w:cs="Calibri"/>
        </w:rPr>
        <w:t>an academic</w:t>
      </w:r>
      <w:r w:rsidR="00AC6F5A" w:rsidRPr="0092480E">
        <w:rPr>
          <w:rFonts w:ascii="Calibri" w:eastAsia="Calibri" w:hAnsi="Calibri" w:cs="Calibri"/>
        </w:rPr>
        <w:t xml:space="preserve"> hospital</w:t>
      </w:r>
      <w:r w:rsidR="004E5E4E">
        <w:rPr>
          <w:rFonts w:ascii="Calibri" w:eastAsia="Calibri" w:hAnsi="Calibri" w:cs="Calibri"/>
        </w:rPr>
        <w:t xml:space="preserve"> in the Netherlands</w:t>
      </w:r>
      <w:r w:rsidR="00AC6F5A" w:rsidRPr="0092480E">
        <w:rPr>
          <w:rFonts w:ascii="Calibri" w:eastAsia="Calibri" w:hAnsi="Calibri" w:cs="Calibri"/>
        </w:rPr>
        <w:t xml:space="preserve">. This </w:t>
      </w:r>
      <w:r>
        <w:rPr>
          <w:rFonts w:ascii="Calibri" w:eastAsia="Calibri" w:hAnsi="Calibri" w:cs="Calibri"/>
        </w:rPr>
        <w:t xml:space="preserve">approach </w:t>
      </w:r>
      <w:r w:rsidR="00AC6F5A" w:rsidRPr="0092480E">
        <w:rPr>
          <w:rFonts w:ascii="Calibri" w:eastAsia="Calibri" w:hAnsi="Calibri" w:cs="Calibri"/>
        </w:rPr>
        <w:t xml:space="preserve">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00AC6F5A"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 xml:space="preserve">approach is more transparent, more evidence-based, and more </w:t>
      </w:r>
      <w:r w:rsidR="003005E0">
        <w:rPr>
          <w:rFonts w:ascii="Calibri" w:hAnsi="Calibri" w:cs="Calibri"/>
        </w:rPr>
        <w:t>consistent</w:t>
      </w:r>
      <w:r w:rsidR="004163EC" w:rsidRPr="0092480E">
        <w:rPr>
          <w:rFonts w:ascii="Calibri" w:hAnsi="Calibri" w:cs="Calibri"/>
        </w:rPr>
        <w:t xml:space="preserve"> than the alternative strategy of triaging based on expert opinion</w:t>
      </w:r>
      <w:r w:rsidR="004163EC" w:rsidRPr="0092480E">
        <w:rPr>
          <w:rFonts w:ascii="Calibri" w:eastAsia="Calibri" w:hAnsi="Calibri" w:cs="Calibri"/>
        </w:rPr>
        <w:t xml:space="preserve">. </w:t>
      </w:r>
      <w:r>
        <w:rPr>
          <w:rFonts w:ascii="Calibri" w:eastAsia="Calibri" w:hAnsi="Calibri" w:cs="Calibri"/>
        </w:rPr>
        <w:t>However, the model inputs should be periodically</w:t>
      </w:r>
      <w:r w:rsidR="000712C3">
        <w:rPr>
          <w:rFonts w:eastAsia="Calibri"/>
        </w:rPr>
        <w:t xml:space="preserve"> </w:t>
      </w:r>
      <w:r w:rsidR="000712C3">
        <w:rPr>
          <w:rFonts w:ascii="Calibri" w:eastAsia="Calibri" w:hAnsi="Calibri" w:cs="Calibri"/>
        </w:rPr>
        <w:t>updated with new higher quality</w:t>
      </w:r>
      <w:r>
        <w:rPr>
          <w:rFonts w:ascii="Calibri" w:eastAsia="Calibri" w:hAnsi="Calibri" w:cs="Calibri"/>
        </w:rPr>
        <w:t xml:space="preserve"> evidence. Finally, p</w:t>
      </w:r>
      <w:r w:rsidR="00AC6F5A" w:rsidRPr="0092480E">
        <w:rPr>
          <w:rFonts w:ascii="Calibri" w:eastAsia="Calibri" w:hAnsi="Calibri" w:cs="Calibri"/>
        </w:rPr>
        <w:t>lacing this tool in the context of different ethical perspectives and combining it with capacity management tools is key to achieve large-scale implementation.</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nl-NL" w:eastAsia="nl-NL"/>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3"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Pr="0092480E" w:rsidRDefault="00FE7393" w:rsidP="00153762">
      <w:pPr>
        <w:pStyle w:val="Caption"/>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a preoperatieve health states (</w:t>
      </w:r>
      <w:r w:rsidR="00834B5E">
        <w:rPr>
          <w:rFonts w:ascii="Calibri" w:hAnsi="Calibri" w:cs="Calibri"/>
          <w:lang w:val="en-US"/>
        </w:rPr>
        <w:t>Preop</w:t>
      </w:r>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postoperatieve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Preop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Preop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ntinue to wait for their surgery (stay in the Preop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nl-NL" w:eastAsia="nl-NL"/>
        </w:rPr>
        <w:lastRenderedPageBreak/>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B02573" w:rsidR="00FE7393" w:rsidRPr="0092480E" w:rsidRDefault="004257EC" w:rsidP="00153762">
      <w:pPr>
        <w:pStyle w:val="Caption"/>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r w:rsidRPr="0092480E">
        <w:rPr>
          <w:rFonts w:ascii="Calibri" w:hAnsi="Calibri" w:cs="Calibri"/>
          <w:lang w:val="en-US"/>
        </w:rPr>
        <w:t xml:space="preserve">Qol_no_tx: Quality of Life without treatment; QoL_tx: quality of life with treatment; Surv_no_tx: 1-year survival probability without treatment; Surv_tx: 1-year survival probability with treatment; Time_noeff_surv: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HIPEC: hyperthermic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nl-NL" w:eastAsia="nl-NL"/>
        </w:rPr>
        <w:lastRenderedPageBreak/>
        <w:drawing>
          <wp:inline distT="0" distB="0" distL="0" distR="0" wp14:anchorId="1100D341" wp14:editId="38620864">
            <wp:extent cx="5963963" cy="3975976"/>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3963" cy="3975976"/>
                    </a:xfrm>
                    <a:prstGeom prst="rect">
                      <a:avLst/>
                    </a:prstGeom>
                  </pic:spPr>
                </pic:pic>
              </a:graphicData>
            </a:graphic>
          </wp:inline>
        </w:drawing>
      </w:r>
    </w:p>
    <w:p w14:paraId="15FF4786" w14:textId="1FC35365" w:rsidR="00FE7393" w:rsidRPr="00367FD8" w:rsidRDefault="00B308D5" w:rsidP="00153762">
      <w:pPr>
        <w:pStyle w:val="Caption"/>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r w:rsidR="00367FD8" w:rsidRPr="00363A0B">
        <w:rPr>
          <w:rFonts w:ascii="Calibri" w:hAnsi="Calibri" w:cs="Calibri"/>
          <w:b/>
          <w:iCs w:val="0"/>
          <w:lang w:val="en-US"/>
        </w:rPr>
        <w:t>reviations</w:t>
      </w:r>
      <w:r w:rsidR="00B61557">
        <w:rPr>
          <w:rFonts w:ascii="Calibri" w:hAnsi="Calibri" w:cs="Calibri"/>
          <w:b/>
          <w:iCs w:val="0"/>
          <w:lang w:val="en-US"/>
        </w:rPr>
        <w:t xml:space="preserve"> surgery/indication</w:t>
      </w:r>
      <w:r w:rsidR="00367FD8" w:rsidRPr="00363A0B">
        <w:rPr>
          <w:rFonts w:ascii="Calibri" w:hAnsi="Calibri" w:cs="Calibri"/>
          <w:iCs w:val="0"/>
          <w:lang w:val="en-US"/>
        </w:rPr>
        <w:t>: AAA: aneurysm of the abdominal aorta; AP: angina pectoris; ESRD: end-stage renal disease; ASD: atrial septum defect; ca.: carcinoma; CABG: coronary artery bypass graft; ESHF: end-stage heart failure; ESLD: end-stage liver disease; EVAR: endovascular aortic repair; HIPEC: hyperthermic intraperitoneal chemotherapy; HCC: hepatocellular carcinoma; NSCLC: non-small cell lung carcinoma; PAD: peripheral arterial disease; PCI: percutaneous coronary intervention; UUT: upper urinary track; VATS: video assisted thoracoscopic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nl-NL" w:eastAsia="nl-NL"/>
        </w:rPr>
        <w:lastRenderedPageBreak/>
        <w:drawing>
          <wp:inline distT="0" distB="0" distL="0" distR="0" wp14:anchorId="2B39783E" wp14:editId="316739B8">
            <wp:extent cx="5990699" cy="3993799"/>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0699" cy="3993799"/>
                    </a:xfrm>
                    <a:prstGeom prst="rect">
                      <a:avLst/>
                    </a:prstGeom>
                  </pic:spPr>
                </pic:pic>
              </a:graphicData>
            </a:graphic>
          </wp:inline>
        </w:drawing>
      </w:r>
    </w:p>
    <w:p w14:paraId="31B98CE2" w14:textId="03B7D103" w:rsidR="00367FD8" w:rsidRPr="00367FD8" w:rsidRDefault="00FE4DFF" w:rsidP="00153762">
      <w:pPr>
        <w:pStyle w:val="Caption"/>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r w:rsidR="00367FD8" w:rsidRPr="00363A0B">
        <w:rPr>
          <w:rFonts w:ascii="Calibri" w:hAnsi="Calibri" w:cs="Calibri"/>
          <w:b/>
          <w:iCs w:val="0"/>
          <w:lang w:val="en-US"/>
        </w:rPr>
        <w:t>reviations</w:t>
      </w:r>
      <w:r w:rsidR="00367FD8" w:rsidRPr="00363A0B">
        <w:rPr>
          <w:rFonts w:ascii="Calibri" w:hAnsi="Calibri" w:cs="Calibri"/>
          <w:iCs w:val="0"/>
          <w:lang w:val="en-US"/>
        </w:rPr>
        <w:t>: AAA: aneurysm of the abdominal aorta; AP: angina pectoris; ESRD: end-stage renal disease; ASD: atrial septum defect; ca.: carcinoma; CABG: coronary artery bypass graft; ESHF: end-stage heart failure; ESLD: end-stage liver disease; EVAR: endovascular aortic repair; HIPEC: hyperthermic intraperitoneal chemotherapy; HCC: hepatocellular carcinoma; NSCLC: non-small cell lung carcinoma; PAD: peripheral arterial disease; PCI: percutaneous coronary intervention; UUT: upper urinary track; VATS: video assisted thoracoscopic surgery</w:t>
      </w:r>
    </w:p>
    <w:p w14:paraId="6C0698A2" w14:textId="0AAD343C" w:rsidR="00995228" w:rsidRPr="0092480E" w:rsidRDefault="006A6508" w:rsidP="00153762">
      <w:pPr>
        <w:pStyle w:val="Caption"/>
        <w:spacing w:line="276" w:lineRule="auto"/>
        <w:rPr>
          <w:rFonts w:ascii="Calibri" w:hAnsi="Calibri" w:cs="Calibri"/>
        </w:rPr>
      </w:pPr>
      <w:r>
        <w:rPr>
          <w:rFonts w:ascii="Calibri" w:hAnsi="Calibri" w:cs="Calibri"/>
          <w:noProof/>
          <w:lang w:val="nl-NL" w:eastAsia="nl-NL"/>
        </w:rPr>
        <w:lastRenderedPageBreak/>
        <w:drawing>
          <wp:inline distT="0" distB="0" distL="0" distR="0" wp14:anchorId="710726DD" wp14:editId="69ED223A">
            <wp:extent cx="5760719" cy="4320539"/>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19" cy="4320539"/>
                    </a:xfrm>
                    <a:prstGeom prst="rect">
                      <a:avLst/>
                    </a:prstGeom>
                  </pic:spPr>
                </pic:pic>
              </a:graphicData>
            </a:graphic>
          </wp:inline>
        </w:drawing>
      </w:r>
    </w:p>
    <w:p w14:paraId="622B1B14" w14:textId="0635B8AF" w:rsidR="00367FD8" w:rsidRPr="00367FD8" w:rsidRDefault="00EA5F14" w:rsidP="00153762">
      <w:pPr>
        <w:pStyle w:val="Caption"/>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and the urgency in terms of QALY loss per month</w:t>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r w:rsidR="00367FD8" w:rsidRPr="00363A0B">
        <w:rPr>
          <w:rFonts w:ascii="Calibri" w:hAnsi="Calibri" w:cs="Calibri"/>
          <w:b/>
          <w:iCs w:val="0"/>
          <w:lang w:val="en-US"/>
        </w:rPr>
        <w:t>reviations</w:t>
      </w:r>
      <w:r w:rsidR="00367FD8" w:rsidRPr="00363A0B">
        <w:rPr>
          <w:rFonts w:ascii="Calibri" w:hAnsi="Calibri" w:cs="Calibri"/>
          <w:iCs w:val="0"/>
          <w:lang w:val="en-US"/>
        </w:rPr>
        <w:t>: AAA: aneurysm of the abdominal aorta; AP: angina pectoris; ESRD: end-stage renal disease; ASD: atrial septum defect; ca.: carcinoma; CABG: coronary artery bypass graft; ESHF: end-stage heart failure; ESLD: end-stage liver disease; EVAR: endovascular aortic repair; HIPEC: hyperthermic intraperitoneal chemotherapy; HCC: hepatocellular carcinoma; NSCLC: non-small cell lung carcinoma; PAD: peripheral arterial disease; PCI: percutaneous coronary intervention; UUT: upper urinary track; VATS: video assisted thoracoscopic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42FECE54" w14:textId="35D0025F" w:rsidR="00111C46"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62E3815F" w14:textId="4C8A787E" w:rsidR="00305707" w:rsidRPr="0092480E" w:rsidRDefault="00305707" w:rsidP="00153762">
      <w:pPr>
        <w:spacing w:line="276" w:lineRule="auto"/>
        <w:rPr>
          <w:rFonts w:ascii="Calibri" w:hAnsi="Calibri" w:cs="Calibri"/>
        </w:rPr>
      </w:pPr>
      <w:r w:rsidRPr="00EC16D2">
        <w:rPr>
          <w:rFonts w:ascii="Calibri" w:hAnsi="Calibri" w:cs="Calibri"/>
        </w:rPr>
        <w:t xml:space="preserve">Isabel </w:t>
      </w:r>
      <w:r w:rsidRPr="00EC16D2">
        <w:rPr>
          <w:rFonts w:ascii="Calibri" w:eastAsia="Calibri" w:hAnsi="Calibri" w:cs="Calibri"/>
        </w:rPr>
        <w:t xml:space="preserve">Retel Helmrich and Ernest van Veen are </w:t>
      </w:r>
      <w:r w:rsidRPr="00EC16D2">
        <w:rPr>
          <w:rFonts w:ascii="Calibri" w:hAnsi="Calibri" w:cs="Calibri"/>
        </w:rPr>
        <w:t>supported by the European Union 7th Framework program (Center-TBI, EC grant 602150). Eline Krijkamp is supported by the Society for Medical Decision Making (SMDM) fellowship through a grant by the Gordon and Betty Moore Foundation (GBMF7853).</w:t>
      </w:r>
    </w:p>
    <w:p w14:paraId="79C69919" w14:textId="1442660F" w:rsidR="004A2A67" w:rsidRPr="00C35271" w:rsidRDefault="00C35271" w:rsidP="00153762">
      <w:pPr>
        <w:spacing w:line="276" w:lineRule="auto"/>
        <w:rPr>
          <w:rFonts w:ascii="Calibri" w:eastAsiaTheme="majorEastAsia" w:hAnsi="Calibri" w:cs="Calibri"/>
          <w:color w:val="2E74B5" w:themeColor="accent1" w:themeShade="BF"/>
          <w:sz w:val="26"/>
          <w:szCs w:val="26"/>
        </w:rPr>
      </w:pPr>
      <w:r>
        <w:rPr>
          <w:rFonts w:ascii="Calibri" w:eastAsiaTheme="majorEastAsia" w:hAnsi="Calibri" w:cs="Calibri"/>
          <w:color w:val="2E74B5" w:themeColor="accent1" w:themeShade="BF"/>
          <w:sz w:val="26"/>
          <w:szCs w:val="26"/>
        </w:rPr>
        <w:t>Acknowledgement</w:t>
      </w:r>
    </w:p>
    <w:p w14:paraId="5BB77800" w14:textId="773D45E6" w:rsidR="004A2A67" w:rsidRPr="00EC16D2" w:rsidRDefault="00C35271" w:rsidP="00EC16D2">
      <w:r>
        <w:rPr>
          <w:rFonts w:ascii="Calibri" w:hAnsi="Calibri" w:cs="Calibri"/>
        </w:rPr>
        <w:t xml:space="preserve">We are grateful for Lisa Caulley for her revision of the final manuscript. </w:t>
      </w:r>
      <w:r w:rsidR="004A2A67" w:rsidRPr="00EC16D2">
        <w:rPr>
          <w:rFonts w:ascii="Calibri" w:hAnsi="Calibri" w:cs="Calibri"/>
        </w:rPr>
        <w:t>We are grateful for H. Karreman and C. Van der Velden - van der Graaf for the work they have done for the quality of life data collection. Moreover, we want to thank Ruben Goedhar</w:t>
      </w:r>
      <w:r w:rsidR="00114F8D" w:rsidRPr="00EC16D2">
        <w:rPr>
          <w:rFonts w:ascii="Calibri" w:hAnsi="Calibri" w:cs="Calibri"/>
        </w:rPr>
        <w:t xml:space="preserve">t, Esther van Spronsen and Linda van der Sluijs – van der Beek </w:t>
      </w:r>
      <w:r w:rsidR="004A2A67" w:rsidRPr="00EC16D2">
        <w:rPr>
          <w:rFonts w:ascii="Calibri" w:hAnsi="Calibri" w:cs="Calibri"/>
        </w:rPr>
        <w:t xml:space="preserve">for extracting the data from the electronic patient registry. </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References</w:t>
      </w:r>
    </w:p>
    <w:p w14:paraId="256E53C3" w14:textId="681BB9B1" w:rsidR="00B44D15" w:rsidRPr="00B44D15" w:rsidRDefault="0065107A" w:rsidP="00B44D15">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B44D15" w:rsidRPr="00B44D15">
        <w:rPr>
          <w:rFonts w:ascii="Calibri" w:hAnsi="Calibri" w:cs="Calibri"/>
          <w:noProof/>
          <w:sz w:val="20"/>
        </w:rPr>
        <w:t xml:space="preserve">1. </w:t>
      </w:r>
      <w:r w:rsidR="00B44D15" w:rsidRPr="00B44D15">
        <w:rPr>
          <w:rFonts w:ascii="Calibri" w:hAnsi="Calibri" w:cs="Calibri"/>
          <w:noProof/>
          <w:sz w:val="20"/>
        </w:rPr>
        <w:tab/>
        <w:t xml:space="preserve">Office of the Assistant Secretary for Preparedness H. Pandemic Influenza Plan - Update IV (December 2017). 2017. </w:t>
      </w:r>
    </w:p>
    <w:p w14:paraId="1490227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 </w:t>
      </w:r>
      <w:r w:rsidRPr="00B44D15">
        <w:rPr>
          <w:rFonts w:ascii="Calibri" w:hAnsi="Calibri" w:cs="Calibri"/>
          <w:noProof/>
          <w:sz w:val="20"/>
        </w:rPr>
        <w:tab/>
        <w:t xml:space="preserve">Emanuel EJ, Persad G, Upshur R, et al. Fair Allocation of Scarce Medical Resources in the Time of Covid-19. N Engl J Med 2020;1–7. </w:t>
      </w:r>
    </w:p>
    <w:p w14:paraId="788681F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 </w:t>
      </w:r>
      <w:r w:rsidRPr="00B44D15">
        <w:rPr>
          <w:rFonts w:ascii="Calibri" w:hAnsi="Calibri" w:cs="Calibri"/>
          <w:noProof/>
          <w:sz w:val="20"/>
        </w:rPr>
        <w:tab/>
        <w:t xml:space="preserve">D’Agostino A, Demartini B, Cavallotti S, Gambini O. Mental health services in Italy during the COVID-19 outbreak. The Lancet Psychiatry. 2020;7(5):385–7. </w:t>
      </w:r>
    </w:p>
    <w:p w14:paraId="5B35126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 </w:t>
      </w:r>
      <w:r w:rsidRPr="00B44D15">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1E0F2D3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 </w:t>
      </w:r>
      <w:r w:rsidRPr="00B44D15">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47467B3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6. </w:t>
      </w:r>
      <w:r w:rsidRPr="008A122F">
        <w:rPr>
          <w:rFonts w:ascii="Calibri" w:hAnsi="Calibri" w:cs="Calibri"/>
          <w:noProof/>
          <w:sz w:val="20"/>
          <w:lang w:val="nl-NL"/>
        </w:rPr>
        <w:tab/>
        <w:t xml:space="preserve">NZA. Analyse van de gevolgen van de coronacrisis voor de reguliere zorg [Internet]. </w:t>
      </w:r>
      <w:r w:rsidRPr="00B44D15">
        <w:rPr>
          <w:rFonts w:ascii="Calibri" w:hAnsi="Calibri" w:cs="Calibri"/>
          <w:noProof/>
          <w:sz w:val="20"/>
        </w:rPr>
        <w:t>2020 [cited 2020 May 17]. Available from: https://zorgdomein.com/media/documents/NZa-analyse_van_de_gevolgen_van_de_coronacrisis_voor_de_reguliere_zorg_-....pdf</w:t>
      </w:r>
    </w:p>
    <w:p w14:paraId="75F287F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7. </w:t>
      </w:r>
      <w:r w:rsidRPr="008A122F">
        <w:rPr>
          <w:rFonts w:ascii="Calibri" w:hAnsi="Calibri" w:cs="Calibri"/>
          <w:noProof/>
          <w:sz w:val="20"/>
          <w:lang w:val="nl-NL"/>
        </w:rPr>
        <w:tab/>
        <w:t xml:space="preserve">Dinmohamed AG, Visser O, Verhoeven RHA, et al. </w:t>
      </w:r>
      <w:r w:rsidRPr="00B44D15">
        <w:rPr>
          <w:rFonts w:ascii="Calibri" w:hAnsi="Calibri" w:cs="Calibri"/>
          <w:noProof/>
          <w:sz w:val="20"/>
        </w:rPr>
        <w:t xml:space="preserve">Fewer cancer diagnoses during the COVID-19 epidemic in the Netherlands. Lancet Oncol. 2020;0(0). </w:t>
      </w:r>
    </w:p>
    <w:p w14:paraId="7457AA8E"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 </w:t>
      </w:r>
      <w:r w:rsidRPr="00B44D15">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62370BE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9. </w:t>
      </w:r>
      <w:r w:rsidRPr="00B44D15">
        <w:rPr>
          <w:rFonts w:ascii="Calibri" w:hAnsi="Calibri" w:cs="Calibri"/>
          <w:noProof/>
          <w:sz w:val="20"/>
        </w:rPr>
        <w:tab/>
        <w:t>Powell SN, Mullen T, Young L, Heald D, Iv ETP. SARS-CoV-2 Impact on Elective Orthopaedic Surgery: Implications for Post-Pandemic Recovery. J Bone Jt Surg  2020;</w:t>
      </w:r>
    </w:p>
    <w:p w14:paraId="74CFD881"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10. </w:t>
      </w:r>
      <w:r w:rsidRPr="00B44D15">
        <w:rPr>
          <w:rFonts w:ascii="Calibri" w:hAnsi="Calibri" w:cs="Calibri"/>
          <w:noProof/>
          <w:sz w:val="20"/>
        </w:rPr>
        <w:tab/>
        <w:t xml:space="preserve">Sud A, Jones M, Broggio J, et al. Collateral damage: the impact on outcomes from cancer surgery of the COVID-19 pandemic. Ann Oncol 2020;13:19. </w:t>
      </w:r>
    </w:p>
    <w:p w14:paraId="64B1D34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11. </w:t>
      </w:r>
      <w:r w:rsidRPr="00B44D15">
        <w:rPr>
          <w:rFonts w:ascii="Calibri" w:hAnsi="Calibri" w:cs="Calibri"/>
          <w:noProof/>
          <w:sz w:val="20"/>
        </w:rPr>
        <w:tab/>
        <w:t>Vergano M, Bertolini G, Giannini A, et al. 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5036C4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12. </w:t>
      </w:r>
      <w:r w:rsidRPr="00B44D15">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3F5D30E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13. </w:t>
      </w:r>
      <w:r w:rsidRPr="00B44D15">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7529598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14. </w:t>
      </w:r>
      <w:r w:rsidRPr="00B44D15">
        <w:rPr>
          <w:rFonts w:ascii="Calibri" w:hAnsi="Calibri" w:cs="Calibri"/>
          <w:noProof/>
          <w:sz w:val="20"/>
        </w:rPr>
        <w:tab/>
        <w:t xml:space="preserve">York State Department of Health N. VENTILATOR ALLOCATION GUIDELINES New York State Task Force on Life and the Law New York State Department of Health. 2015. </w:t>
      </w:r>
    </w:p>
    <w:p w14:paraId="4E5D049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15. </w:t>
      </w:r>
      <w:r w:rsidRPr="00B44D15">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6186A9B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16. </w:t>
      </w:r>
      <w:r w:rsidRPr="00B44D15">
        <w:rPr>
          <w:rFonts w:ascii="Calibri" w:hAnsi="Calibri" w:cs="Calibri"/>
          <w:noProof/>
          <w:sz w:val="20"/>
        </w:rPr>
        <w:tab/>
        <w:t xml:space="preserve">Garner RT, Rosen B. Moral Philosophy: A Systematic Introduction to Normative Ethics and Meta-Ethics. New York: Macmillan; 1967. </w:t>
      </w:r>
    </w:p>
    <w:p w14:paraId="0629B18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17. </w:t>
      </w:r>
      <w:r w:rsidRPr="00B44D15">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088CCFB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lastRenderedPageBreak/>
        <w:t xml:space="preserve">18. </w:t>
      </w:r>
      <w:r w:rsidRPr="00B44D15">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1D09EF2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19. </w:t>
      </w:r>
      <w:r w:rsidRPr="00B44D15">
        <w:rPr>
          <w:rFonts w:ascii="Calibri" w:hAnsi="Calibri" w:cs="Calibri"/>
          <w:noProof/>
          <w:sz w:val="20"/>
        </w:rPr>
        <w:tab/>
        <w:t>Kankersoorten - IKNL [Internet]. [cited 2020 May 19];Available from: https://iknl.nl/kankersoorten</w:t>
      </w:r>
    </w:p>
    <w:p w14:paraId="2129A50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20. </w:t>
      </w:r>
      <w:r w:rsidRPr="00B44D15">
        <w:rPr>
          <w:rFonts w:ascii="Calibri" w:hAnsi="Calibri" w:cs="Calibri"/>
          <w:noProof/>
          <w:sz w:val="20"/>
        </w:rPr>
        <w:tab/>
        <w:t>NHR [Internet]. [cited 2020 May 19];Available from: https://nederlandsehartregistratie.nl/</w:t>
      </w:r>
    </w:p>
    <w:p w14:paraId="55ACFE4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21. </w:t>
      </w:r>
      <w:r w:rsidRPr="008A122F">
        <w:rPr>
          <w:rFonts w:ascii="Calibri" w:hAnsi="Calibri" w:cs="Calibri"/>
          <w:noProof/>
          <w:sz w:val="20"/>
          <w:lang w:val="nl-NL"/>
        </w:rPr>
        <w:tab/>
        <w:t xml:space="preserve">CBS. Sterftekansen naar leeftijd, geslacht, opleidingsniveau [Internet]. </w:t>
      </w:r>
      <w:r w:rsidRPr="00B44D15">
        <w:rPr>
          <w:rFonts w:ascii="Calibri" w:hAnsi="Calibri" w:cs="Calibri"/>
          <w:noProof/>
          <w:sz w:val="20"/>
        </w:rPr>
        <w:t>[cited 2020 May 19];Available from: https://www.cbs.nl/nl-nl/maatwerk/2017/23/sterftekansen-naar-leeftijd-geslacht-opleidingsniveau</w:t>
      </w:r>
    </w:p>
    <w:p w14:paraId="68A3792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22. </w:t>
      </w:r>
      <w:r w:rsidRPr="00B44D15">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626BB01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23. </w:t>
      </w:r>
      <w:r w:rsidRPr="00B44D15">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584E99C0"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24. </w:t>
      </w:r>
      <w:r w:rsidRPr="00B44D15">
        <w:rPr>
          <w:rFonts w:ascii="Calibri" w:hAnsi="Calibri" w:cs="Calibri"/>
          <w:noProof/>
          <w:sz w:val="20"/>
        </w:rPr>
        <w:tab/>
        <w:t>General Guidance for DALYs calculation [Internet]. [cited 2020 May 19]. Available from: https://montagu.vaccineimpact.org/contribution/resources/c978e5a1acf6a502679c92200e78ef61.pdf</w:t>
      </w:r>
    </w:p>
    <w:p w14:paraId="5A6D343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25. </w:t>
      </w:r>
      <w:r w:rsidRPr="00B44D15">
        <w:rPr>
          <w:rFonts w:ascii="Calibri" w:hAnsi="Calibri" w:cs="Calibri"/>
          <w:noProof/>
          <w:sz w:val="20"/>
        </w:rPr>
        <w:tab/>
        <w:t>Disability-adjusted life years (DALYs) [Internet]. [cited 2020 May 19];Available from: https://www.who.int/data/gho/indicator-metadata-registry/imr-details/158</w:t>
      </w:r>
    </w:p>
    <w:p w14:paraId="2A78F72D"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26. </w:t>
      </w:r>
      <w:r w:rsidRPr="00B44D15">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7DAF40F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27. </w:t>
      </w:r>
      <w:r w:rsidRPr="008A122F">
        <w:rPr>
          <w:rFonts w:ascii="Calibri" w:hAnsi="Calibri" w:cs="Calibri"/>
          <w:noProof/>
          <w:sz w:val="20"/>
          <w:lang w:val="nl-NL"/>
        </w:rPr>
        <w:tab/>
        <w:t xml:space="preserve">Siebert U, Alagoz O, Bayoumi AM, et al. </w:t>
      </w:r>
      <w:r w:rsidRPr="00B44D15">
        <w:rPr>
          <w:rFonts w:ascii="Calibri" w:hAnsi="Calibri" w:cs="Calibri"/>
          <w:noProof/>
          <w:sz w:val="20"/>
        </w:rPr>
        <w:t>State-Transition Modeling: A Report of the ISPOR-SMDM Modeling Good Research Practices Task Force-3. Value Heal [Internet] 2012;15(6):812–20. Available from: http://eprints.gla.ac.uk/73437/</w:t>
      </w:r>
    </w:p>
    <w:p w14:paraId="475CA98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28. </w:t>
      </w:r>
      <w:r w:rsidRPr="00B44D15">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48E0CA3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29. </w:t>
      </w:r>
      <w:r w:rsidRPr="00B44D15">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72BA1A2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30. </w:t>
      </w:r>
      <w:r w:rsidRPr="00B44D15">
        <w:rPr>
          <w:rFonts w:ascii="Calibri" w:hAnsi="Calibri" w:cs="Calibri"/>
          <w:noProof/>
          <w:sz w:val="20"/>
        </w:rPr>
        <w:tab/>
        <w:t>Torgerson DJ, Raftery J. Economic notes. Discounting. BMJ [Internet] 1999;319(7214):914–5. Available from: http://www.ncbi.nlm.nih.gov/pubmed/10506056</w:t>
      </w:r>
    </w:p>
    <w:p w14:paraId="6889841C"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8A122F">
        <w:rPr>
          <w:rFonts w:ascii="Calibri" w:hAnsi="Calibri" w:cs="Calibri"/>
          <w:noProof/>
          <w:sz w:val="20"/>
          <w:lang w:val="nl-NL"/>
        </w:rPr>
        <w:t xml:space="preserve">31. </w:t>
      </w:r>
      <w:r w:rsidRPr="008A122F">
        <w:rPr>
          <w:rFonts w:ascii="Calibri" w:hAnsi="Calibri" w:cs="Calibri"/>
          <w:noProof/>
          <w:sz w:val="20"/>
          <w:lang w:val="nl-NL"/>
        </w:rPr>
        <w:tab/>
        <w:t>Zorginstituut Nederland. Richtlijn voor het uitvoeren van economische evaluaties in de gezondheidszorg. 2016;</w:t>
      </w:r>
    </w:p>
    <w:p w14:paraId="7E9E067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32. </w:t>
      </w:r>
      <w:r w:rsidRPr="008A122F">
        <w:rPr>
          <w:rFonts w:ascii="Calibri" w:hAnsi="Calibri" w:cs="Calibri"/>
          <w:noProof/>
          <w:sz w:val="20"/>
          <w:lang w:val="nl-NL"/>
        </w:rPr>
        <w:tab/>
        <w:t xml:space="preserve">Zorginstituut Nederland. Richtlijn voor het uitvoeren van economische evaluaties in de gezondheidszorg. </w:t>
      </w:r>
      <w:r w:rsidRPr="00B44D15">
        <w:rPr>
          <w:rFonts w:ascii="Calibri" w:hAnsi="Calibri" w:cs="Calibri"/>
          <w:noProof/>
          <w:sz w:val="20"/>
        </w:rPr>
        <w:t xml:space="preserve">2016. </w:t>
      </w:r>
    </w:p>
    <w:p w14:paraId="0F6A79A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33. </w:t>
      </w:r>
      <w:r w:rsidRPr="00B44D15">
        <w:rPr>
          <w:rFonts w:ascii="Calibri" w:hAnsi="Calibri" w:cs="Calibri"/>
          <w:noProof/>
          <w:sz w:val="20"/>
        </w:rPr>
        <w:tab/>
        <w:t>Husereau D, Drummond M, Petrou S, et al. Consolidated Health Economic Evaluation Reporting Standards (CHEERS) statement. Eur J Heal Econ 2013;</w:t>
      </w:r>
    </w:p>
    <w:p w14:paraId="02C958D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34. </w:t>
      </w:r>
      <w:r w:rsidRPr="00B44D15">
        <w:rPr>
          <w:rFonts w:ascii="Calibri" w:hAnsi="Calibri" w:cs="Calibri"/>
          <w:noProof/>
          <w:sz w:val="20"/>
        </w:rPr>
        <w:tab/>
        <w:t>R Core Team. R: A language and Environment for Statistical Computing. 2013;</w:t>
      </w:r>
    </w:p>
    <w:p w14:paraId="0161851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35. </w:t>
      </w:r>
      <w:r w:rsidRPr="00B44D15">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153BDFE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36. </w:t>
      </w:r>
      <w:r w:rsidRPr="00B44D15">
        <w:rPr>
          <w:rFonts w:ascii="Calibri" w:hAnsi="Calibri" w:cs="Calibri"/>
          <w:noProof/>
          <w:sz w:val="20"/>
        </w:rPr>
        <w:tab/>
        <w:t xml:space="preserve">Alarid-Escudero F, Krijkamp EM, Pechlivanoglou P, et al. A Need for Change! A Coding </w:t>
      </w:r>
      <w:r w:rsidRPr="00B44D15">
        <w:rPr>
          <w:rFonts w:ascii="Calibri" w:hAnsi="Calibri" w:cs="Calibri"/>
          <w:noProof/>
          <w:sz w:val="20"/>
        </w:rPr>
        <w:lastRenderedPageBreak/>
        <w:t xml:space="preserve">Framework for Improving Transparency in Decision Modeling. Pharmacoeconomics 2019;37(11):1329–39. </w:t>
      </w:r>
    </w:p>
    <w:p w14:paraId="3508BCB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37. </w:t>
      </w:r>
      <w:r w:rsidRPr="00B44D15">
        <w:rPr>
          <w:rFonts w:ascii="Calibri" w:hAnsi="Calibri" w:cs="Calibri"/>
          <w:noProof/>
          <w:sz w:val="20"/>
        </w:rPr>
        <w:tab/>
        <w:t>Salomon JA, Haagsma JA, Davis A, et al. Disability weights for the Global Burden of Disease 2013 study [Internet]. 2015 [cited 2020 May 14]. Available from: www.thelancet.com/lancetgh</w:t>
      </w:r>
    </w:p>
    <w:p w14:paraId="2B3D44A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38. </w:t>
      </w:r>
      <w:r w:rsidRPr="00B44D15">
        <w:rPr>
          <w:rFonts w:ascii="Calibri" w:hAnsi="Calibri" w:cs="Calibri"/>
          <w:noProof/>
          <w:sz w:val="20"/>
        </w:rPr>
        <w:tab/>
        <w:t>Chen EY, Mayo SC, Sutton T, et al. Effect of Time to Surgery of Colorectal Liver Metastases on Survival. J Gastrointest Cancer 2020;</w:t>
      </w:r>
    </w:p>
    <w:p w14:paraId="687EB9B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39. </w:t>
      </w:r>
      <w:r w:rsidRPr="00B44D15">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60A78A8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40. </w:t>
      </w:r>
      <w:r w:rsidRPr="00B44D15">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167A503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41. </w:t>
      </w:r>
      <w:r w:rsidRPr="00B44D15">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6D63E20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42. </w:t>
      </w:r>
      <w:r w:rsidRPr="00B44D15">
        <w:rPr>
          <w:rFonts w:ascii="Calibri" w:hAnsi="Calibri" w:cs="Calibri"/>
          <w:noProof/>
          <w:sz w:val="20"/>
        </w:rPr>
        <w:tab/>
        <w:t xml:space="preserve">Lee JN, Kwon SY, Choi GS, et al. Impact of surgical wait time on oncologic outcomes in upper urinary tract urothelial carcinoma. J Surg Oncol 2014;110(4):468–75. </w:t>
      </w:r>
    </w:p>
    <w:p w14:paraId="2BE44D5D"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43. </w:t>
      </w:r>
      <w:r w:rsidRPr="00B44D15">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7078C29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44. </w:t>
      </w:r>
      <w:r w:rsidRPr="00B44D15">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63CF45C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45. </w:t>
      </w:r>
      <w:r w:rsidRPr="00B44D15">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21B57CA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46. </w:t>
      </w:r>
      <w:r w:rsidRPr="00B44D15">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4A7BC87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47. </w:t>
      </w:r>
      <w:r w:rsidRPr="00B44D15">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09C6671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48. </w:t>
      </w:r>
      <w:r w:rsidRPr="00B44D15">
        <w:rPr>
          <w:rFonts w:ascii="Calibri" w:hAnsi="Calibri" w:cs="Calibri"/>
          <w:noProof/>
          <w:sz w:val="20"/>
        </w:rPr>
        <w:tab/>
        <w:t xml:space="preserve">Brewster DC, Jones JE, Chung TK, et al. Long-term outcomes after endovascular abdominal aortic aneurysm repair: The First Decade. Ann. Surg. 2006;244(3):426–36. </w:t>
      </w:r>
    </w:p>
    <w:p w14:paraId="1B6E438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49. </w:t>
      </w:r>
      <w:r w:rsidRPr="00B44D15">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7021B89B"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50. </w:t>
      </w:r>
      <w:r w:rsidRPr="00B44D15">
        <w:rPr>
          <w:rFonts w:ascii="Calibri" w:hAnsi="Calibri" w:cs="Calibri"/>
          <w:noProof/>
          <w:sz w:val="20"/>
        </w:rPr>
        <w:tab/>
        <w:t xml:space="preserve">Rose EA, Gelijns AC, Moskowitz AJ, et al. Long-term use of a left ventricular assist device for end-stage heart failure. </w:t>
      </w:r>
      <w:r w:rsidRPr="008A122F">
        <w:rPr>
          <w:rFonts w:ascii="Calibri" w:hAnsi="Calibri" w:cs="Calibri"/>
          <w:noProof/>
          <w:sz w:val="20"/>
          <w:lang w:val="nl-NL"/>
        </w:rPr>
        <w:t xml:space="preserve">N Engl J Med 2001;345(20):1435–43. </w:t>
      </w:r>
    </w:p>
    <w:p w14:paraId="58B40A58"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8A122F">
        <w:rPr>
          <w:rFonts w:ascii="Calibri" w:hAnsi="Calibri" w:cs="Calibri"/>
          <w:noProof/>
          <w:sz w:val="20"/>
          <w:lang w:val="nl-NL"/>
        </w:rPr>
        <w:t xml:space="preserve">51. </w:t>
      </w:r>
      <w:r w:rsidRPr="008A122F">
        <w:rPr>
          <w:rFonts w:ascii="Calibri" w:hAnsi="Calibri" w:cs="Calibri"/>
          <w:noProof/>
          <w:sz w:val="20"/>
          <w:lang w:val="nl-NL"/>
        </w:rPr>
        <w:tab/>
        <w:t xml:space="preserve">Mazzone E, Preisser F, Nazzani S, et al. </w:t>
      </w:r>
      <w:r w:rsidRPr="00B44D15">
        <w:rPr>
          <w:rFonts w:ascii="Calibri" w:hAnsi="Calibri" w:cs="Calibri"/>
          <w:noProof/>
          <w:sz w:val="20"/>
        </w:rPr>
        <w:t xml:space="preserve">More Extensive Lymph Node Dissection Improves Survival Benefit of Radical Cystectomy in Metastatic Urothelial Carcinoma of the Bladder. </w:t>
      </w:r>
      <w:r w:rsidRPr="008A122F">
        <w:rPr>
          <w:rFonts w:ascii="Calibri" w:hAnsi="Calibri" w:cs="Calibri"/>
          <w:noProof/>
          <w:sz w:val="20"/>
          <w:lang w:val="nl-NL"/>
        </w:rPr>
        <w:t xml:space="preserve">Clin Genitourin Cancer 2019;17(2):105-113.e2. </w:t>
      </w:r>
    </w:p>
    <w:p w14:paraId="0DFDAB8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52. </w:t>
      </w:r>
      <w:r w:rsidRPr="008A122F">
        <w:rPr>
          <w:rFonts w:ascii="Calibri" w:hAnsi="Calibri" w:cs="Calibri"/>
          <w:noProof/>
          <w:sz w:val="20"/>
          <w:lang w:val="nl-NL"/>
        </w:rPr>
        <w:tab/>
        <w:t xml:space="preserve">Kann BH, Verma V, Stahl JM, et al. </w:t>
      </w:r>
      <w:r w:rsidRPr="00B44D15">
        <w:rPr>
          <w:rFonts w:ascii="Calibri" w:hAnsi="Calibri" w:cs="Calibri"/>
          <w:noProof/>
          <w:sz w:val="20"/>
        </w:rPr>
        <w:t xml:space="preserve">Multi-institutional analysis of stereotactic body radiation therapy for operable early-stage non-small cell lung carcinoma. Radiother Oncol 2019;134:44–9. </w:t>
      </w:r>
    </w:p>
    <w:p w14:paraId="57A9766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53. </w:t>
      </w:r>
      <w:r w:rsidRPr="00B44D15">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1B2F9DD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lastRenderedPageBreak/>
        <w:t xml:space="preserve">54. </w:t>
      </w:r>
      <w:r w:rsidRPr="00B44D15">
        <w:rPr>
          <w:rFonts w:ascii="Calibri" w:hAnsi="Calibri" w:cs="Calibri"/>
          <w:noProof/>
          <w:sz w:val="20"/>
        </w:rPr>
        <w:tab/>
        <w:t xml:space="preserve">Shalowitz DI, Epstein AJ, Ko EM, Giuntoli RL. Non-surgical management of ovarian cancer: Prevalence and implications. Gynecol Oncol 2016;142(1):30–7. </w:t>
      </w:r>
    </w:p>
    <w:p w14:paraId="0CC70DD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55. </w:t>
      </w:r>
      <w:r w:rsidRPr="00B44D15">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4B6A7E38"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56. </w:t>
      </w:r>
      <w:r w:rsidRPr="00B44D15">
        <w:rPr>
          <w:rFonts w:ascii="Calibri" w:hAnsi="Calibri" w:cs="Calibri"/>
          <w:noProof/>
          <w:sz w:val="20"/>
        </w:rPr>
        <w:tab/>
        <w:t xml:space="preserve">Kim WR, Lake JR, Smith JM, et al. OPTN/SRTR 2016 Annual Data Report: Liver. </w:t>
      </w:r>
      <w:r w:rsidRPr="008A122F">
        <w:rPr>
          <w:rFonts w:ascii="Calibri" w:hAnsi="Calibri" w:cs="Calibri"/>
          <w:noProof/>
          <w:sz w:val="20"/>
          <w:lang w:val="nl-NL"/>
        </w:rPr>
        <w:t xml:space="preserve">Am J Transplant 2018;18:172–253. </w:t>
      </w:r>
    </w:p>
    <w:p w14:paraId="4F78FC0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57. </w:t>
      </w:r>
      <w:r w:rsidRPr="008A122F">
        <w:rPr>
          <w:rFonts w:ascii="Calibri" w:hAnsi="Calibri" w:cs="Calibri"/>
          <w:noProof/>
          <w:sz w:val="20"/>
          <w:lang w:val="nl-NL"/>
        </w:rPr>
        <w:tab/>
        <w:t xml:space="preserve">Muluk SC, Muluk VS, Kelley ME, et al. </w:t>
      </w:r>
      <w:r w:rsidRPr="00B44D15">
        <w:rPr>
          <w:rFonts w:ascii="Calibri" w:hAnsi="Calibri" w:cs="Calibri"/>
          <w:noProof/>
          <w:sz w:val="20"/>
        </w:rPr>
        <w:t xml:space="preserve">Outcome events in patients with claudication: A 15-year study in 2777 patients. J Vasc Surg 2001;33(2):251–8. </w:t>
      </w:r>
    </w:p>
    <w:p w14:paraId="6F68FED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58. </w:t>
      </w:r>
      <w:r w:rsidRPr="00B44D15">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2A0572B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59. </w:t>
      </w:r>
      <w:r w:rsidRPr="00B44D15">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2E0DE26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60. </w:t>
      </w:r>
      <w:r w:rsidRPr="00B44D15">
        <w:rPr>
          <w:rFonts w:ascii="Calibri" w:hAnsi="Calibri" w:cs="Calibri"/>
          <w:noProof/>
          <w:sz w:val="20"/>
        </w:rPr>
        <w:tab/>
        <w:t xml:space="preserve">Murphy MM, Simons JP, Hill JS, et al. Pancreatic resection: A key component to reducing racial disparities in pancreatic adenocarcinoma. Cancer 2009;115(17):3979–90. </w:t>
      </w:r>
    </w:p>
    <w:p w14:paraId="65B3EED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61. </w:t>
      </w:r>
      <w:r w:rsidRPr="00B44D15">
        <w:rPr>
          <w:rFonts w:ascii="Calibri" w:hAnsi="Calibri" w:cs="Calibri"/>
          <w:noProof/>
          <w:sz w:val="20"/>
        </w:rPr>
        <w:tab/>
        <w:t xml:space="preserve">Mikkola R, Kelahaara J, Heikkinen J, Lahtinen J, Biancari F. Poor late survival after surgical treatment of pleural empyema. World J Surg 2010;34(2):266–71. </w:t>
      </w:r>
    </w:p>
    <w:p w14:paraId="42DEDBB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62. </w:t>
      </w:r>
      <w:r w:rsidRPr="00B44D15">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7A9FCFF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63. </w:t>
      </w:r>
      <w:r w:rsidRPr="00B44D15">
        <w:rPr>
          <w:rFonts w:ascii="Calibri" w:hAnsi="Calibri" w:cs="Calibri"/>
          <w:noProof/>
          <w:sz w:val="20"/>
        </w:rPr>
        <w:tab/>
        <w:t xml:space="preserve">Piehler JM, Crichlow RW. Primary Carcinoma of the Gallbladder. Arch Surg 1977;112(1):26–30. </w:t>
      </w:r>
    </w:p>
    <w:p w14:paraId="5FFB65A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64. </w:t>
      </w:r>
      <w:r w:rsidRPr="00B44D15">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2014;2014(12). </w:t>
      </w:r>
    </w:p>
    <w:p w14:paraId="4A77361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65. </w:t>
      </w:r>
      <w:r w:rsidRPr="00B44D15">
        <w:rPr>
          <w:rFonts w:ascii="Calibri" w:hAnsi="Calibri" w:cs="Calibri"/>
          <w:noProof/>
          <w:sz w:val="20"/>
        </w:rPr>
        <w:tab/>
        <w:t xml:space="preserve">Warlow C, Farrell B, Fraser A, Sandercock P, Slattery J. Randomised trial of endarterectomy for recently symptomatic carotid stenosis: Final results of the MRC European Carotid Surgery Trial (ECST). Lancet 1998;351(9113):1379–87. </w:t>
      </w:r>
    </w:p>
    <w:p w14:paraId="5A6317AD"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66. </w:t>
      </w:r>
      <w:r w:rsidRPr="00B44D15">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2690235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67. </w:t>
      </w:r>
      <w:r w:rsidRPr="00B44D15">
        <w:rPr>
          <w:rFonts w:ascii="Calibri" w:hAnsi="Calibri" w:cs="Calibri"/>
          <w:noProof/>
          <w:sz w:val="20"/>
        </w:rPr>
        <w:tab/>
        <w:t xml:space="preserve">Ginsberg RJ, Rubinstein L V. Randomized trial of lobectomy versus limited resection for T1 N0 non-small cell lung cancer. Ann Thorac Surg 1995;60(3):615–23. </w:t>
      </w:r>
    </w:p>
    <w:p w14:paraId="02A86BC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68. </w:t>
      </w:r>
      <w:r w:rsidRPr="00B44D15">
        <w:rPr>
          <w:rFonts w:ascii="Calibri" w:hAnsi="Calibri" w:cs="Calibri"/>
          <w:noProof/>
          <w:sz w:val="20"/>
        </w:rPr>
        <w:tab/>
        <w:t xml:space="preserve">Redden MD, Chin TY, van Driel ML. Surgical versus non-surgical management for pleural empyema. Cochrane Database Syst. Rev. 2017;2017(3). </w:t>
      </w:r>
    </w:p>
    <w:p w14:paraId="123B09A9"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69. </w:t>
      </w:r>
      <w:r w:rsidRPr="00B44D15">
        <w:rPr>
          <w:rFonts w:ascii="Calibri" w:hAnsi="Calibri" w:cs="Calibri"/>
          <w:noProof/>
          <w:sz w:val="20"/>
        </w:rPr>
        <w:tab/>
        <w:t xml:space="preserve">Konstantinides S, Geibel A, Olschewski M, et al. A comparison of surgical and medical therapy for atrial septal defect in adults. </w:t>
      </w:r>
      <w:r w:rsidRPr="008A122F">
        <w:rPr>
          <w:rFonts w:ascii="Calibri" w:hAnsi="Calibri" w:cs="Calibri"/>
          <w:noProof/>
          <w:sz w:val="20"/>
          <w:lang w:val="nl-NL"/>
        </w:rPr>
        <w:t xml:space="preserve">N Engl J Med 1995;333(8):469–73. </w:t>
      </w:r>
    </w:p>
    <w:p w14:paraId="7DEE487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70. </w:t>
      </w:r>
      <w:r w:rsidRPr="008A122F">
        <w:rPr>
          <w:rFonts w:ascii="Calibri" w:hAnsi="Calibri" w:cs="Calibri"/>
          <w:noProof/>
          <w:sz w:val="20"/>
          <w:lang w:val="nl-NL"/>
        </w:rPr>
        <w:tab/>
        <w:t xml:space="preserve">Sørensen VR, Heaf J, Wehberg S, Sørensen SS. </w:t>
      </w:r>
      <w:r w:rsidRPr="00B44D15">
        <w:rPr>
          <w:rFonts w:ascii="Calibri" w:hAnsi="Calibri" w:cs="Calibri"/>
          <w:noProof/>
          <w:sz w:val="20"/>
        </w:rPr>
        <w:t xml:space="preserve">Survival Benefit in Renal Transplantation Despite High Comorbidity. Transplantation 2016;100(10):2160–7. </w:t>
      </w:r>
    </w:p>
    <w:p w14:paraId="3960388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71. </w:t>
      </w:r>
      <w:r w:rsidRPr="00B44D15">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3B649D2E"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72. </w:t>
      </w:r>
      <w:r w:rsidRPr="00B44D15">
        <w:rPr>
          <w:rFonts w:ascii="Calibri" w:hAnsi="Calibri" w:cs="Calibri"/>
          <w:noProof/>
          <w:sz w:val="20"/>
        </w:rPr>
        <w:tab/>
        <w:t xml:space="preserve">van Harten M, de Ridder M, Hamming-Vrieze O, Smeele L, Balm A, van den Brekel M. The association of treatment delay and prognosis in head and neck squamous cell carcinoma (HNSCC) patients in a Dutch comprehensive cancer center. Oral Oncol [Internet] 2014 [cited </w:t>
      </w:r>
      <w:r w:rsidRPr="00B44D15">
        <w:rPr>
          <w:rFonts w:ascii="Calibri" w:hAnsi="Calibri" w:cs="Calibri"/>
          <w:noProof/>
          <w:sz w:val="20"/>
        </w:rPr>
        <w:lastRenderedPageBreak/>
        <w:t>2020 May 19];50(4):282–90. Available from: https://www.ncbi.nlm.nih.gov/pubmed/24405882</w:t>
      </w:r>
    </w:p>
    <w:p w14:paraId="1DEED24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73. </w:t>
      </w:r>
      <w:r w:rsidRPr="008A122F">
        <w:rPr>
          <w:rFonts w:ascii="Calibri" w:hAnsi="Calibri" w:cs="Calibri"/>
          <w:noProof/>
          <w:sz w:val="20"/>
          <w:lang w:val="nl-NL"/>
        </w:rPr>
        <w:tab/>
        <w:t xml:space="preserve">Stewart JM, Tone AA, Jiang H, et al. </w:t>
      </w:r>
      <w:r w:rsidRPr="00B44D15">
        <w:rPr>
          <w:rFonts w:ascii="Calibri" w:hAnsi="Calibri" w:cs="Calibri"/>
          <w:noProof/>
          <w:sz w:val="20"/>
        </w:rPr>
        <w:t xml:space="preserve">The optimal time for surgery in women with serous ovarian cancer. Can J Surg 2016;59(4):223–32. </w:t>
      </w:r>
    </w:p>
    <w:p w14:paraId="6E054B6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74. </w:t>
      </w:r>
      <w:r w:rsidRPr="00B44D15">
        <w:rPr>
          <w:rFonts w:ascii="Calibri" w:hAnsi="Calibri" w:cs="Calibri"/>
          <w:noProof/>
          <w:sz w:val="20"/>
        </w:rPr>
        <w:tab/>
        <w:t xml:space="preserve">Davies L, Welch G. Thyroid cancer survival in the United States: Observational data from 1973 to 2005. Arch Otolaryngol - Head Neck Surg 2010;136(5):440–4. </w:t>
      </w:r>
    </w:p>
    <w:p w14:paraId="5C2A79F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75. </w:t>
      </w:r>
      <w:r w:rsidRPr="00B44D15">
        <w:rPr>
          <w:rFonts w:ascii="Calibri" w:hAnsi="Calibri" w:cs="Calibri"/>
          <w:noProof/>
          <w:sz w:val="20"/>
        </w:rPr>
        <w:tab/>
        <w:t xml:space="preserve">Bleicher RJ, Ruth K, Sigurdson ER, et al. Time to surgery and breast cancer survival in the United States. JAMA Oncol 2016;2(3):330–9. </w:t>
      </w:r>
    </w:p>
    <w:p w14:paraId="6495165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76. </w:t>
      </w:r>
      <w:r w:rsidRPr="00B44D15">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4687419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77. </w:t>
      </w:r>
      <w:r w:rsidRPr="00B44D15">
        <w:rPr>
          <w:rFonts w:ascii="Calibri" w:hAnsi="Calibri" w:cs="Calibri"/>
          <w:noProof/>
          <w:sz w:val="20"/>
        </w:rPr>
        <w:tab/>
        <w:t>USRDS [Internet]. [cited 2020 May 19];Available from: https://www.usrds.org/2015/view/</w:t>
      </w:r>
    </w:p>
    <w:p w14:paraId="4DEB9E2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78. </w:t>
      </w:r>
      <w:r w:rsidRPr="00B44D15">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631F6B1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79. </w:t>
      </w:r>
      <w:r w:rsidRPr="00B44D15">
        <w:rPr>
          <w:rFonts w:ascii="Calibri" w:hAnsi="Calibri" w:cs="Calibri"/>
          <w:noProof/>
          <w:sz w:val="20"/>
        </w:rPr>
        <w:tab/>
        <w:t xml:space="preserve">Chung JH, Lee SH, Kim KT, Jung JS, Son HS, Sun K. Optimal Timing of Thoracoscopic Drainage and Decortication for Empyema. Ann Thorac Surg 2014;97(1):224–9. </w:t>
      </w:r>
    </w:p>
    <w:p w14:paraId="475CA6F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80. </w:t>
      </w:r>
      <w:r w:rsidRPr="00B44D15">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487E9930"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81. </w:t>
      </w:r>
      <w:r w:rsidRPr="00B44D15">
        <w:rPr>
          <w:rFonts w:ascii="Calibri" w:hAnsi="Calibri" w:cs="Calibri"/>
          <w:noProof/>
          <w:sz w:val="20"/>
        </w:rPr>
        <w:tab/>
        <w:t>Organ Procurement and Transplantation Network [Internet]. [cited 2020 May 19];Available from: https://optn.transplant.hrsa.gov/data/view-data-reports/national-data/</w:t>
      </w:r>
    </w:p>
    <w:p w14:paraId="3BC7B48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82. </w:t>
      </w:r>
      <w:r w:rsidRPr="008A122F">
        <w:rPr>
          <w:rFonts w:ascii="Calibri" w:hAnsi="Calibri" w:cs="Calibri"/>
          <w:noProof/>
          <w:sz w:val="20"/>
          <w:lang w:val="nl-NL"/>
        </w:rPr>
        <w:tab/>
        <w:t xml:space="preserve">Jakola AS, Myrmel KS, Kloster R, et al. </w:t>
      </w:r>
      <w:r w:rsidRPr="00B44D15">
        <w:rPr>
          <w:rFonts w:ascii="Calibri" w:hAnsi="Calibri" w:cs="Calibri"/>
          <w:noProof/>
          <w:sz w:val="20"/>
        </w:rPr>
        <w:t xml:space="preserve">Comparison of a strategy favoring early surgical resection vs a strategy favoring watchful waiting in low-grade gliomas. JAMA - J Am Med Assoc 2012;308(18):1881–8. </w:t>
      </w:r>
    </w:p>
    <w:p w14:paraId="7764B28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83. </w:t>
      </w:r>
      <w:r w:rsidRPr="00B44D15">
        <w:rPr>
          <w:rFonts w:ascii="Calibri" w:hAnsi="Calibri" w:cs="Calibri"/>
          <w:noProof/>
          <w:sz w:val="20"/>
        </w:rPr>
        <w:tab/>
        <w:t xml:space="preserve">Haruna A, Muro S, Nakano Y, et al. CT scan findings of emphysema predict mortality in COPD. Chest 2010;138(3):635–40. </w:t>
      </w:r>
    </w:p>
    <w:p w14:paraId="6D227E1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84. </w:t>
      </w:r>
      <w:r w:rsidRPr="00B44D15">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5F4C6BC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85. </w:t>
      </w:r>
      <w:r w:rsidRPr="00B44D15">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11D0BF3E"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86. </w:t>
      </w:r>
      <w:r w:rsidRPr="00B44D15">
        <w:rPr>
          <w:rFonts w:ascii="Calibri" w:hAnsi="Calibri" w:cs="Calibri"/>
          <w:noProof/>
          <w:sz w:val="20"/>
        </w:rPr>
        <w:tab/>
        <w:t xml:space="preserve">Casida JM, Abshire M, Ghosh B, Yang JJ. The relationship of anxiety, depression, and quality of life in adults with left ventricular assist devices. ASAIO J 2018;64(4):515–20. </w:t>
      </w:r>
    </w:p>
    <w:p w14:paraId="1045553D"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87. </w:t>
      </w:r>
      <w:r w:rsidRPr="00B44D15">
        <w:rPr>
          <w:rFonts w:ascii="Calibri" w:hAnsi="Calibri" w:cs="Calibri"/>
          <w:noProof/>
          <w:sz w:val="20"/>
        </w:rPr>
        <w:tab/>
        <w:t xml:space="preserve">Lee K, Eui |, Oh G, Kim | Sanghee, Kim S-W. Symptom experiences and health-related quality of life among non-small cell lung cancer patients participating in clinical trials. </w:t>
      </w:r>
      <w:r w:rsidRPr="008A122F">
        <w:rPr>
          <w:rFonts w:ascii="Calibri" w:hAnsi="Calibri" w:cs="Calibri"/>
          <w:noProof/>
          <w:sz w:val="20"/>
          <w:lang w:val="nl-NL"/>
        </w:rPr>
        <w:t xml:space="preserve">J Clin Nurs 2019;28:2111–23. </w:t>
      </w:r>
    </w:p>
    <w:p w14:paraId="4EE3C2F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88. </w:t>
      </w:r>
      <w:r w:rsidRPr="008A122F">
        <w:rPr>
          <w:rFonts w:ascii="Calibri" w:hAnsi="Calibri" w:cs="Calibri"/>
          <w:noProof/>
          <w:sz w:val="20"/>
          <w:lang w:val="nl-NL"/>
        </w:rPr>
        <w:tab/>
        <w:t xml:space="preserve">Ae LXC, Reichman ME, Ae BAM, et al. </w:t>
      </w:r>
      <w:r w:rsidRPr="00B44D15">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2009;20:417–35. </w:t>
      </w:r>
    </w:p>
    <w:p w14:paraId="12BBC50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89. </w:t>
      </w:r>
      <w:r w:rsidRPr="00B44D15">
        <w:rPr>
          <w:rFonts w:ascii="Calibri" w:hAnsi="Calibri" w:cs="Calibri"/>
          <w:noProof/>
          <w:sz w:val="20"/>
        </w:rPr>
        <w:tab/>
        <w:t xml:space="preserve">Kennedy-Martin M, Slaap B, Herdman M, et al. Which multi-attribute utility instruments are recommended for use in cost-utility analysis? A review of national health technology assessment (HTA) guidelines. Eur J Heal Econ 2020;1–13. </w:t>
      </w:r>
    </w:p>
    <w:p w14:paraId="4882F0C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90. </w:t>
      </w:r>
      <w:r w:rsidRPr="00B44D15">
        <w:rPr>
          <w:rFonts w:ascii="Calibri" w:hAnsi="Calibri" w:cs="Calibri"/>
          <w:noProof/>
          <w:sz w:val="20"/>
        </w:rPr>
        <w:tab/>
        <w:t xml:space="preserve">Pettitt D, Raza S, Naughton B, et al. The Limitations of QALY: A Literature Review. J Stem Cell Res Ther 2016;6(4). </w:t>
      </w:r>
    </w:p>
    <w:p w14:paraId="625B6AC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91. </w:t>
      </w:r>
      <w:r w:rsidRPr="00B44D15">
        <w:rPr>
          <w:rFonts w:ascii="Calibri" w:hAnsi="Calibri" w:cs="Calibri"/>
          <w:noProof/>
          <w:sz w:val="20"/>
        </w:rPr>
        <w:tab/>
        <w:t>Elliott JH, Synnot A, Turner T, et al. Living systematic review: 1. Introductiondthe why, what, when, and how on behalf of the Living Systematic Review Network. [cited 2020 Jun 15];Available from: http://dx.doi.org/10.1016/j.jclinepi.2017.08.010</w:t>
      </w:r>
    </w:p>
    <w:p w14:paraId="74BDBD2B" w14:textId="598C2144" w:rsidR="0065107A" w:rsidRPr="0092480E" w:rsidRDefault="0065107A" w:rsidP="00CF60C0">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lastRenderedPageBreak/>
        <w:fldChar w:fldCharType="end"/>
      </w:r>
    </w:p>
    <w:p w14:paraId="176979FD" w14:textId="77777777" w:rsidR="001B3615" w:rsidRPr="0092480E" w:rsidRDefault="001B3615" w:rsidP="00153762">
      <w:pPr>
        <w:pStyle w:val="Heading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Heading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Heading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Heading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footerReference w:type="even" r:id="rId18"/>
      <w:footerReference w:type="default" r:id="rId1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M. Krijkamp" w:date="2020-06-01T19:13:00Z" w:initials="EK">
    <w:p w14:paraId="68D75E67" w14:textId="3490CCAB" w:rsidR="000712C3" w:rsidRDefault="000712C3">
      <w:pPr>
        <w:pStyle w:val="CommentText"/>
      </w:pPr>
      <w:r>
        <w:rPr>
          <w:rStyle w:val="CommentReference"/>
        </w:rPr>
        <w:annotationRef/>
      </w:r>
      <w:r>
        <w:t xml:space="preserve">Abstract naar 250 words </w:t>
      </w:r>
    </w:p>
  </w:comment>
  <w:comment w:id="1" w:author="E.M. Krijkamp" w:date="2020-06-01T19:13:00Z" w:initials="EK">
    <w:p w14:paraId="103B26AF" w14:textId="05ECCF3F" w:rsidR="000712C3" w:rsidRDefault="000712C3">
      <w:pPr>
        <w:pStyle w:val="CommentText"/>
      </w:pPr>
      <w:r>
        <w:rPr>
          <w:rStyle w:val="CommentReference"/>
        </w:rPr>
        <w:annotationRef/>
      </w:r>
      <w:r>
        <w:t xml:space="preserve">Abstract naar 300 words </w:t>
      </w:r>
    </w:p>
  </w:comment>
  <w:comment w:id="2" w:author="E.M. Krijkamp" w:date="2020-06-01T19:21:00Z" w:initials="EK">
    <w:p w14:paraId="04EE98AF" w14:textId="77777777" w:rsidR="000712C3" w:rsidRPr="00CD5FE9" w:rsidRDefault="000712C3" w:rsidP="00CD5FE9">
      <w:r>
        <w:rPr>
          <w:rStyle w:val="CommentReference"/>
        </w:rPr>
        <w:annotationRef/>
      </w:r>
      <w:r w:rsidRPr="00CD5FE9">
        <w:rPr>
          <w:rFonts w:ascii="Helvetica Neue" w:hAnsi="Helvetica Neue"/>
          <w:color w:val="333333"/>
          <w:shd w:val="clear" w:color="auto" w:fill="FFFFFF"/>
        </w:rPr>
        <w:t> 250- 300 words long</w:t>
      </w:r>
    </w:p>
    <w:p w14:paraId="3AC6469A" w14:textId="638F6081" w:rsidR="000712C3" w:rsidRDefault="000712C3">
      <w:pPr>
        <w:pStyle w:val="CommentText"/>
      </w:pPr>
    </w:p>
  </w:comment>
  <w:comment w:id="3" w:author="C.L. van Lint" w:date="2020-06-16T11:26:00Z" w:initials="CvL">
    <w:p w14:paraId="235F58BE" w14:textId="54863798" w:rsidR="007A4605" w:rsidRPr="007A4605" w:rsidRDefault="007A4605">
      <w:pPr>
        <w:pStyle w:val="CommentText"/>
        <w:rPr>
          <w:lang w:val="nl-NL"/>
        </w:rPr>
      </w:pPr>
      <w:r>
        <w:rPr>
          <w:rStyle w:val="CommentReference"/>
        </w:rPr>
        <w:annotationRef/>
      </w:r>
      <w:r w:rsidRPr="007A4605">
        <w:rPr>
          <w:lang w:val="nl-NL"/>
        </w:rPr>
        <w:t>Hier mist een woord, surgeries?</w:t>
      </w:r>
    </w:p>
  </w:comment>
  <w:comment w:id="4" w:author="C.L. van Lint" w:date="2020-06-16T11:25:00Z" w:initials="CvL">
    <w:p w14:paraId="72FB0CE3" w14:textId="2DF9688E" w:rsidR="007A4605" w:rsidRPr="007A4605" w:rsidRDefault="007A4605">
      <w:pPr>
        <w:pStyle w:val="CommentText"/>
        <w:rPr>
          <w:lang w:val="nl-NL"/>
        </w:rPr>
      </w:pPr>
      <w:r>
        <w:rPr>
          <w:rStyle w:val="CommentReference"/>
        </w:rPr>
        <w:annotationRef/>
      </w:r>
      <w:r w:rsidRPr="007A4605">
        <w:rPr>
          <w:lang w:val="nl-NL"/>
        </w:rPr>
        <w:t>Hier mist een woord, capacity misschien?</w:t>
      </w:r>
    </w:p>
  </w:comment>
  <w:comment w:id="5" w:author="C.L. van Lint" w:date="2020-06-16T11:28:00Z" w:initials="CvL">
    <w:p w14:paraId="421E5849" w14:textId="67CF643E" w:rsidR="007A4605" w:rsidRPr="007A4605" w:rsidRDefault="007A4605">
      <w:pPr>
        <w:pStyle w:val="CommentText"/>
        <w:rPr>
          <w:lang w:val="nl-NL"/>
        </w:rPr>
      </w:pPr>
      <w:r>
        <w:rPr>
          <w:rStyle w:val="CommentReference"/>
        </w:rPr>
        <w:annotationRef/>
      </w:r>
      <w:r w:rsidRPr="007A4605">
        <w:rPr>
          <w:lang w:val="nl-NL"/>
        </w:rPr>
        <w:t xml:space="preserve">Dit is overbodige tekst toch? </w:t>
      </w:r>
    </w:p>
  </w:comment>
  <w:comment w:id="19" w:author="C.L. van Lint" w:date="2020-06-16T11:49:00Z" w:initials="CvL">
    <w:p w14:paraId="46F744B7" w14:textId="10F99588" w:rsidR="008D5C8B" w:rsidRDefault="008D5C8B">
      <w:pPr>
        <w:pStyle w:val="CommentText"/>
      </w:pPr>
      <w:r>
        <w:rPr>
          <w:rStyle w:val="CommentReference"/>
        </w:rPr>
        <w:annotationRef/>
      </w:r>
      <w:r>
        <w:t xml:space="preserve">Amongst others from?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D75E67" w15:done="0"/>
  <w15:commentEx w15:paraId="103B26AF" w15:done="0"/>
  <w15:commentEx w15:paraId="3AC6469A" w15:done="0"/>
  <w15:commentEx w15:paraId="235F58BE" w15:done="0"/>
  <w15:commentEx w15:paraId="72FB0CE3" w15:done="0"/>
  <w15:commentEx w15:paraId="421E5849" w15:done="0"/>
  <w15:commentEx w15:paraId="46F744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BF261E" w16cid:durableId="228BE2E9"/>
  <w16cid:commentId w16cid:paraId="076DCBF6" w16cid:durableId="2280966E"/>
  <w16cid:commentId w16cid:paraId="68D75E67" w16cid:durableId="227FD1CB"/>
  <w16cid:commentId w16cid:paraId="103B26AF" w16cid:durableId="227FD1C4"/>
  <w16cid:commentId w16cid:paraId="3AC6469A" w16cid:durableId="227FD3AB"/>
  <w16cid:commentId w16cid:paraId="53915A86" w16cid:durableId="2289327E"/>
  <w16cid:commentId w16cid:paraId="04399196" w16cid:durableId="228BD354"/>
  <w16cid:commentId w16cid:paraId="568EE7EA" w16cid:durableId="228BA119"/>
  <w16cid:commentId w16cid:paraId="520CF118" w16cid:durableId="228899CC"/>
  <w16cid:commentId w16cid:paraId="28CC5B7D" w16cid:durableId="228BD3EC"/>
  <w16cid:commentId w16cid:paraId="616F2802" w16cid:durableId="228BD6FF"/>
  <w16cid:commentId w16cid:paraId="6BE72ABD" w16cid:durableId="228CE465"/>
  <w16cid:commentId w16cid:paraId="23368E6E" w16cid:durableId="228CE451"/>
  <w16cid:commentId w16cid:paraId="2F9701FB" w16cid:durableId="228CE4B2"/>
  <w16cid:commentId w16cid:paraId="057F7455" w16cid:durableId="228BA152"/>
  <w16cid:commentId w16cid:paraId="2C80534E" w16cid:durableId="228BA336"/>
  <w16cid:commentId w16cid:paraId="34EBBB42" w16cid:durableId="228CE862"/>
  <w16cid:commentId w16cid:paraId="6272514D" w16cid:durableId="2289CC1D"/>
  <w16cid:commentId w16cid:paraId="0BDCA429" w16cid:durableId="228CE9A9"/>
  <w16cid:commentId w16cid:paraId="47FF57B4" w16cid:durableId="228BA06A"/>
  <w16cid:commentId w16cid:paraId="0FCA2E18" w16cid:durableId="2289D90E"/>
  <w16cid:commentId w16cid:paraId="08EEC46E" w16cid:durableId="226EDABD"/>
  <w16cid:commentId w16cid:paraId="05DF933D" w16cid:durableId="227FFBEE"/>
  <w16cid:commentId w16cid:paraId="3E3EA54E" w16cid:durableId="228944E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AD3A7C" w14:textId="77777777" w:rsidR="00697842" w:rsidRDefault="00697842" w:rsidP="00FE7393">
      <w:r>
        <w:separator/>
      </w:r>
    </w:p>
  </w:endnote>
  <w:endnote w:type="continuationSeparator" w:id="0">
    <w:p w14:paraId="6C47953F" w14:textId="77777777" w:rsidR="00697842" w:rsidRDefault="00697842"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Helvetica Neue">
    <w:altName w:val="Corbel"/>
    <w:charset w:val="00"/>
    <w:family w:val="auto"/>
    <w:pitch w:val="variable"/>
    <w:sig w:usb0="00000003"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86109262"/>
      <w:docPartObj>
        <w:docPartGallery w:val="Page Numbers (Bottom of Page)"/>
        <w:docPartUnique/>
      </w:docPartObj>
    </w:sdtPr>
    <w:sdtEndPr>
      <w:rPr>
        <w:rStyle w:val="PageNumber"/>
      </w:rPr>
    </w:sdtEndPr>
    <w:sdtContent>
      <w:p w14:paraId="64752CE8" w14:textId="46F37364" w:rsidR="000712C3" w:rsidRDefault="000712C3" w:rsidP="00B04F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2D647F" w14:textId="77777777" w:rsidR="000712C3" w:rsidRDefault="000712C3" w:rsidP="00C276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48200398"/>
      <w:docPartObj>
        <w:docPartGallery w:val="Page Numbers (Bottom of Page)"/>
        <w:docPartUnique/>
      </w:docPartObj>
    </w:sdtPr>
    <w:sdtEndPr>
      <w:rPr>
        <w:rStyle w:val="PageNumber"/>
      </w:rPr>
    </w:sdtEndPr>
    <w:sdtContent>
      <w:p w14:paraId="00329293" w14:textId="0762F16C" w:rsidR="000712C3" w:rsidRDefault="000712C3" w:rsidP="00B04F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D5C8B">
          <w:rPr>
            <w:rStyle w:val="PageNumber"/>
            <w:noProof/>
          </w:rPr>
          <w:t>14</w:t>
        </w:r>
        <w:r>
          <w:rPr>
            <w:rStyle w:val="PageNumber"/>
          </w:rPr>
          <w:fldChar w:fldCharType="end"/>
        </w:r>
      </w:p>
    </w:sdtContent>
  </w:sdt>
  <w:p w14:paraId="4CEB769F" w14:textId="77777777" w:rsidR="000712C3" w:rsidRDefault="000712C3" w:rsidP="00C276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E143EC" w14:textId="77777777" w:rsidR="00697842" w:rsidRDefault="00697842" w:rsidP="00FE7393">
      <w:r>
        <w:separator/>
      </w:r>
    </w:p>
  </w:footnote>
  <w:footnote w:type="continuationSeparator" w:id="0">
    <w:p w14:paraId="4CCEDBEF" w14:textId="77777777" w:rsidR="00697842" w:rsidRDefault="00697842"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M. Krijkamp">
    <w15:presenceInfo w15:providerId="AD" w15:userId="S::e.krijkamp@erasmusmc.nl::6b549f4a-e21e-4342-9116-7452856f1b15"/>
  </w15:person>
  <w15:person w15:author="C.L. van Lint">
    <w15:presenceInfo w15:providerId="AD" w15:userId="S-1-5-21-932686498-1610486119-1155464205-2311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16BF"/>
    <w:rsid w:val="00004179"/>
    <w:rsid w:val="00006917"/>
    <w:rsid w:val="00006D8D"/>
    <w:rsid w:val="00007659"/>
    <w:rsid w:val="000078C0"/>
    <w:rsid w:val="00012BF0"/>
    <w:rsid w:val="000130A2"/>
    <w:rsid w:val="00013137"/>
    <w:rsid w:val="0002381C"/>
    <w:rsid w:val="00024EE6"/>
    <w:rsid w:val="00027475"/>
    <w:rsid w:val="00027C0E"/>
    <w:rsid w:val="00032992"/>
    <w:rsid w:val="000429EA"/>
    <w:rsid w:val="00045505"/>
    <w:rsid w:val="000540A2"/>
    <w:rsid w:val="00055008"/>
    <w:rsid w:val="000611E7"/>
    <w:rsid w:val="00061D66"/>
    <w:rsid w:val="00063929"/>
    <w:rsid w:val="000712C3"/>
    <w:rsid w:val="000738A7"/>
    <w:rsid w:val="00073997"/>
    <w:rsid w:val="000765B9"/>
    <w:rsid w:val="00083EFD"/>
    <w:rsid w:val="0008B50C"/>
    <w:rsid w:val="000960D9"/>
    <w:rsid w:val="000A1D9C"/>
    <w:rsid w:val="000A1DDC"/>
    <w:rsid w:val="000A2011"/>
    <w:rsid w:val="000B024F"/>
    <w:rsid w:val="000B1FAF"/>
    <w:rsid w:val="000B3CED"/>
    <w:rsid w:val="000B6FDB"/>
    <w:rsid w:val="000C277C"/>
    <w:rsid w:val="000C2C4F"/>
    <w:rsid w:val="000C32EF"/>
    <w:rsid w:val="000C7112"/>
    <w:rsid w:val="000D187D"/>
    <w:rsid w:val="000D7728"/>
    <w:rsid w:val="000D79FE"/>
    <w:rsid w:val="000E4643"/>
    <w:rsid w:val="000E539F"/>
    <w:rsid w:val="000EA3A3"/>
    <w:rsid w:val="000F1AFD"/>
    <w:rsid w:val="000F1B05"/>
    <w:rsid w:val="000F21BC"/>
    <w:rsid w:val="000F224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5520D"/>
    <w:rsid w:val="001613FF"/>
    <w:rsid w:val="00163436"/>
    <w:rsid w:val="00163AE5"/>
    <w:rsid w:val="001656AC"/>
    <w:rsid w:val="00166F78"/>
    <w:rsid w:val="00167841"/>
    <w:rsid w:val="00173871"/>
    <w:rsid w:val="0017F927"/>
    <w:rsid w:val="001806CD"/>
    <w:rsid w:val="00182E81"/>
    <w:rsid w:val="0018357F"/>
    <w:rsid w:val="00186ECC"/>
    <w:rsid w:val="001878A2"/>
    <w:rsid w:val="00194496"/>
    <w:rsid w:val="001A7B3E"/>
    <w:rsid w:val="001B27F8"/>
    <w:rsid w:val="001B3615"/>
    <w:rsid w:val="001B39C1"/>
    <w:rsid w:val="001C638F"/>
    <w:rsid w:val="001C7EE9"/>
    <w:rsid w:val="001C7EFB"/>
    <w:rsid w:val="001D4731"/>
    <w:rsid w:val="001D4D31"/>
    <w:rsid w:val="001E1B6B"/>
    <w:rsid w:val="001E1D2F"/>
    <w:rsid w:val="001E4191"/>
    <w:rsid w:val="001E60E4"/>
    <w:rsid w:val="001E69DE"/>
    <w:rsid w:val="001F3FAE"/>
    <w:rsid w:val="001F564F"/>
    <w:rsid w:val="001F69FD"/>
    <w:rsid w:val="00200F83"/>
    <w:rsid w:val="0020337C"/>
    <w:rsid w:val="00204514"/>
    <w:rsid w:val="002048D1"/>
    <w:rsid w:val="00204932"/>
    <w:rsid w:val="00204EDB"/>
    <w:rsid w:val="0020725F"/>
    <w:rsid w:val="00212C81"/>
    <w:rsid w:val="0021737E"/>
    <w:rsid w:val="002208A9"/>
    <w:rsid w:val="00226F78"/>
    <w:rsid w:val="002333CC"/>
    <w:rsid w:val="00234D3C"/>
    <w:rsid w:val="002409F6"/>
    <w:rsid w:val="00241B01"/>
    <w:rsid w:val="00242928"/>
    <w:rsid w:val="00245EC2"/>
    <w:rsid w:val="002543A1"/>
    <w:rsid w:val="00257021"/>
    <w:rsid w:val="002616F5"/>
    <w:rsid w:val="00264033"/>
    <w:rsid w:val="00270429"/>
    <w:rsid w:val="00270992"/>
    <w:rsid w:val="0027277E"/>
    <w:rsid w:val="00272DEE"/>
    <w:rsid w:val="00274802"/>
    <w:rsid w:val="00277B96"/>
    <w:rsid w:val="00281180"/>
    <w:rsid w:val="00281A86"/>
    <w:rsid w:val="00282BDB"/>
    <w:rsid w:val="002853BC"/>
    <w:rsid w:val="0028566D"/>
    <w:rsid w:val="00287406"/>
    <w:rsid w:val="002960DB"/>
    <w:rsid w:val="00296515"/>
    <w:rsid w:val="002A1915"/>
    <w:rsid w:val="002A1A07"/>
    <w:rsid w:val="002A539A"/>
    <w:rsid w:val="002A5B41"/>
    <w:rsid w:val="002A72F8"/>
    <w:rsid w:val="002A7D13"/>
    <w:rsid w:val="002B0635"/>
    <w:rsid w:val="002B52E2"/>
    <w:rsid w:val="002B628B"/>
    <w:rsid w:val="002BFCA2"/>
    <w:rsid w:val="002C1AFD"/>
    <w:rsid w:val="002C36B7"/>
    <w:rsid w:val="002C51AB"/>
    <w:rsid w:val="002D33ED"/>
    <w:rsid w:val="002E05CA"/>
    <w:rsid w:val="002E2419"/>
    <w:rsid w:val="002E38CB"/>
    <w:rsid w:val="002E445A"/>
    <w:rsid w:val="002E55DA"/>
    <w:rsid w:val="002E69C4"/>
    <w:rsid w:val="002F081D"/>
    <w:rsid w:val="002F129C"/>
    <w:rsid w:val="002F3C82"/>
    <w:rsid w:val="002F706E"/>
    <w:rsid w:val="002FF898"/>
    <w:rsid w:val="003005E0"/>
    <w:rsid w:val="00301FCB"/>
    <w:rsid w:val="00302322"/>
    <w:rsid w:val="00305707"/>
    <w:rsid w:val="00306820"/>
    <w:rsid w:val="0030D55C"/>
    <w:rsid w:val="0031188D"/>
    <w:rsid w:val="00316C44"/>
    <w:rsid w:val="00320B95"/>
    <w:rsid w:val="00320D1E"/>
    <w:rsid w:val="00323973"/>
    <w:rsid w:val="00325509"/>
    <w:rsid w:val="00330D41"/>
    <w:rsid w:val="00334A65"/>
    <w:rsid w:val="00349842"/>
    <w:rsid w:val="003522E9"/>
    <w:rsid w:val="0035309D"/>
    <w:rsid w:val="00354D49"/>
    <w:rsid w:val="00361171"/>
    <w:rsid w:val="003638AE"/>
    <w:rsid w:val="00363A0B"/>
    <w:rsid w:val="003655B2"/>
    <w:rsid w:val="003657B7"/>
    <w:rsid w:val="00367FD8"/>
    <w:rsid w:val="0037181C"/>
    <w:rsid w:val="00382F62"/>
    <w:rsid w:val="00384F89"/>
    <w:rsid w:val="00387662"/>
    <w:rsid w:val="00397FFE"/>
    <w:rsid w:val="003A3C68"/>
    <w:rsid w:val="003A5099"/>
    <w:rsid w:val="003B0009"/>
    <w:rsid w:val="003B106D"/>
    <w:rsid w:val="003B2FCA"/>
    <w:rsid w:val="003BDB2E"/>
    <w:rsid w:val="003C13BE"/>
    <w:rsid w:val="003D1200"/>
    <w:rsid w:val="003D21E0"/>
    <w:rsid w:val="003D303F"/>
    <w:rsid w:val="003D3138"/>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63EC"/>
    <w:rsid w:val="00420C01"/>
    <w:rsid w:val="0042311D"/>
    <w:rsid w:val="00423703"/>
    <w:rsid w:val="00424F66"/>
    <w:rsid w:val="004257EC"/>
    <w:rsid w:val="004339F7"/>
    <w:rsid w:val="00436E4B"/>
    <w:rsid w:val="004417D8"/>
    <w:rsid w:val="004432D2"/>
    <w:rsid w:val="0044432F"/>
    <w:rsid w:val="00447377"/>
    <w:rsid w:val="004473F8"/>
    <w:rsid w:val="0044C3EB"/>
    <w:rsid w:val="00450461"/>
    <w:rsid w:val="00450D5F"/>
    <w:rsid w:val="00453343"/>
    <w:rsid w:val="00453CF4"/>
    <w:rsid w:val="00455D31"/>
    <w:rsid w:val="004602FE"/>
    <w:rsid w:val="0046269E"/>
    <w:rsid w:val="0046354A"/>
    <w:rsid w:val="0046477A"/>
    <w:rsid w:val="00464ABE"/>
    <w:rsid w:val="0046627F"/>
    <w:rsid w:val="00466DB7"/>
    <w:rsid w:val="0047125E"/>
    <w:rsid w:val="00473490"/>
    <w:rsid w:val="00473D88"/>
    <w:rsid w:val="00481256"/>
    <w:rsid w:val="00490617"/>
    <w:rsid w:val="004927B3"/>
    <w:rsid w:val="004A077A"/>
    <w:rsid w:val="004A2A67"/>
    <w:rsid w:val="004A341F"/>
    <w:rsid w:val="004A503D"/>
    <w:rsid w:val="004A5701"/>
    <w:rsid w:val="004A5E8C"/>
    <w:rsid w:val="004AD833"/>
    <w:rsid w:val="004B240F"/>
    <w:rsid w:val="004B2511"/>
    <w:rsid w:val="004C31A4"/>
    <w:rsid w:val="004C45BB"/>
    <w:rsid w:val="004C5675"/>
    <w:rsid w:val="004D1260"/>
    <w:rsid w:val="004D34C6"/>
    <w:rsid w:val="004D7E65"/>
    <w:rsid w:val="004E1046"/>
    <w:rsid w:val="004E5E4E"/>
    <w:rsid w:val="004F08A4"/>
    <w:rsid w:val="004F1948"/>
    <w:rsid w:val="00502DB6"/>
    <w:rsid w:val="00502ED9"/>
    <w:rsid w:val="005145A4"/>
    <w:rsid w:val="00514AC6"/>
    <w:rsid w:val="00514E05"/>
    <w:rsid w:val="0051545D"/>
    <w:rsid w:val="00516760"/>
    <w:rsid w:val="0052397F"/>
    <w:rsid w:val="00527D71"/>
    <w:rsid w:val="005305F4"/>
    <w:rsid w:val="005337D5"/>
    <w:rsid w:val="00535ECA"/>
    <w:rsid w:val="00541C68"/>
    <w:rsid w:val="00552A94"/>
    <w:rsid w:val="00553247"/>
    <w:rsid w:val="00556FF3"/>
    <w:rsid w:val="005574D3"/>
    <w:rsid w:val="0055764B"/>
    <w:rsid w:val="00557AD1"/>
    <w:rsid w:val="00557B18"/>
    <w:rsid w:val="0056187D"/>
    <w:rsid w:val="00562706"/>
    <w:rsid w:val="00563E06"/>
    <w:rsid w:val="005655B5"/>
    <w:rsid w:val="00571055"/>
    <w:rsid w:val="00572679"/>
    <w:rsid w:val="00580D90"/>
    <w:rsid w:val="00580DB7"/>
    <w:rsid w:val="005847E3"/>
    <w:rsid w:val="00584B7F"/>
    <w:rsid w:val="00584BB1"/>
    <w:rsid w:val="00591667"/>
    <w:rsid w:val="0059361F"/>
    <w:rsid w:val="0059528B"/>
    <w:rsid w:val="005966E7"/>
    <w:rsid w:val="005975DE"/>
    <w:rsid w:val="005A3060"/>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3927"/>
    <w:rsid w:val="00613DD2"/>
    <w:rsid w:val="00621B9E"/>
    <w:rsid w:val="00621EAC"/>
    <w:rsid w:val="00622B73"/>
    <w:rsid w:val="00623071"/>
    <w:rsid w:val="006308FD"/>
    <w:rsid w:val="00633198"/>
    <w:rsid w:val="00633DE9"/>
    <w:rsid w:val="00637AAF"/>
    <w:rsid w:val="00641034"/>
    <w:rsid w:val="006479D9"/>
    <w:rsid w:val="0065107A"/>
    <w:rsid w:val="00651672"/>
    <w:rsid w:val="00654393"/>
    <w:rsid w:val="0065685F"/>
    <w:rsid w:val="00657E5E"/>
    <w:rsid w:val="00661805"/>
    <w:rsid w:val="006646BB"/>
    <w:rsid w:val="00666D88"/>
    <w:rsid w:val="00673F3F"/>
    <w:rsid w:val="00674DF9"/>
    <w:rsid w:val="0067704D"/>
    <w:rsid w:val="006830E5"/>
    <w:rsid w:val="0068459F"/>
    <w:rsid w:val="00685EEA"/>
    <w:rsid w:val="00687555"/>
    <w:rsid w:val="00691552"/>
    <w:rsid w:val="00693D15"/>
    <w:rsid w:val="006940CC"/>
    <w:rsid w:val="00694AFE"/>
    <w:rsid w:val="00697842"/>
    <w:rsid w:val="00697FA6"/>
    <w:rsid w:val="006A3DE9"/>
    <w:rsid w:val="006A6508"/>
    <w:rsid w:val="006B4CF0"/>
    <w:rsid w:val="006B5580"/>
    <w:rsid w:val="006B6D0B"/>
    <w:rsid w:val="006C1239"/>
    <w:rsid w:val="006C1425"/>
    <w:rsid w:val="006C17F7"/>
    <w:rsid w:val="006C2355"/>
    <w:rsid w:val="006C23B2"/>
    <w:rsid w:val="006C491F"/>
    <w:rsid w:val="006C5B68"/>
    <w:rsid w:val="006D27F5"/>
    <w:rsid w:val="006D49B0"/>
    <w:rsid w:val="006D5C27"/>
    <w:rsid w:val="006D755F"/>
    <w:rsid w:val="006D76AB"/>
    <w:rsid w:val="006E045E"/>
    <w:rsid w:val="006E1AF4"/>
    <w:rsid w:val="006E39E6"/>
    <w:rsid w:val="006E5AC7"/>
    <w:rsid w:val="006F2F1B"/>
    <w:rsid w:val="00700C21"/>
    <w:rsid w:val="00705AAD"/>
    <w:rsid w:val="00707E63"/>
    <w:rsid w:val="00712419"/>
    <w:rsid w:val="00713C1E"/>
    <w:rsid w:val="00714DA1"/>
    <w:rsid w:val="00722EFA"/>
    <w:rsid w:val="0072588B"/>
    <w:rsid w:val="007259FA"/>
    <w:rsid w:val="00730ADB"/>
    <w:rsid w:val="00731953"/>
    <w:rsid w:val="00731F63"/>
    <w:rsid w:val="007342AB"/>
    <w:rsid w:val="00737CE6"/>
    <w:rsid w:val="00740C80"/>
    <w:rsid w:val="00741B42"/>
    <w:rsid w:val="0074641A"/>
    <w:rsid w:val="007503B9"/>
    <w:rsid w:val="00753E4B"/>
    <w:rsid w:val="0076066B"/>
    <w:rsid w:val="00763B44"/>
    <w:rsid w:val="00764BAA"/>
    <w:rsid w:val="007711B2"/>
    <w:rsid w:val="00782CE0"/>
    <w:rsid w:val="00784C81"/>
    <w:rsid w:val="00786FBC"/>
    <w:rsid w:val="00787ED8"/>
    <w:rsid w:val="00790DBC"/>
    <w:rsid w:val="00793D96"/>
    <w:rsid w:val="0079587E"/>
    <w:rsid w:val="0079D49A"/>
    <w:rsid w:val="007A1546"/>
    <w:rsid w:val="007A393E"/>
    <w:rsid w:val="007A4605"/>
    <w:rsid w:val="007B7745"/>
    <w:rsid w:val="007B7A3D"/>
    <w:rsid w:val="007C1053"/>
    <w:rsid w:val="007C1283"/>
    <w:rsid w:val="007C6E31"/>
    <w:rsid w:val="007C7AFC"/>
    <w:rsid w:val="007D2DF4"/>
    <w:rsid w:val="007D3DF9"/>
    <w:rsid w:val="007D6602"/>
    <w:rsid w:val="007E0637"/>
    <w:rsid w:val="007E07BA"/>
    <w:rsid w:val="007E2DD2"/>
    <w:rsid w:val="007E396A"/>
    <w:rsid w:val="007E49B4"/>
    <w:rsid w:val="007E5AE1"/>
    <w:rsid w:val="00815A1F"/>
    <w:rsid w:val="00816E2B"/>
    <w:rsid w:val="00820A48"/>
    <w:rsid w:val="008225F6"/>
    <w:rsid w:val="008259F9"/>
    <w:rsid w:val="00825CE2"/>
    <w:rsid w:val="00830F68"/>
    <w:rsid w:val="00831878"/>
    <w:rsid w:val="00833B51"/>
    <w:rsid w:val="00834B5E"/>
    <w:rsid w:val="0083596A"/>
    <w:rsid w:val="00835D5A"/>
    <w:rsid w:val="0084022E"/>
    <w:rsid w:val="008439A1"/>
    <w:rsid w:val="00844D8B"/>
    <w:rsid w:val="0084601D"/>
    <w:rsid w:val="00846768"/>
    <w:rsid w:val="00846F5B"/>
    <w:rsid w:val="00850014"/>
    <w:rsid w:val="00856579"/>
    <w:rsid w:val="008569DD"/>
    <w:rsid w:val="00857D63"/>
    <w:rsid w:val="00863BD6"/>
    <w:rsid w:val="008668E7"/>
    <w:rsid w:val="00870ADD"/>
    <w:rsid w:val="00872009"/>
    <w:rsid w:val="0088684D"/>
    <w:rsid w:val="008902F1"/>
    <w:rsid w:val="0089477A"/>
    <w:rsid w:val="00895489"/>
    <w:rsid w:val="008A1142"/>
    <w:rsid w:val="008A122F"/>
    <w:rsid w:val="008A38A5"/>
    <w:rsid w:val="008B1B38"/>
    <w:rsid w:val="008B1D07"/>
    <w:rsid w:val="008C3804"/>
    <w:rsid w:val="008C4069"/>
    <w:rsid w:val="008C69CA"/>
    <w:rsid w:val="008D25CB"/>
    <w:rsid w:val="008D4609"/>
    <w:rsid w:val="008D5C8B"/>
    <w:rsid w:val="008D6471"/>
    <w:rsid w:val="008E36DB"/>
    <w:rsid w:val="008E4F7F"/>
    <w:rsid w:val="008F0D9E"/>
    <w:rsid w:val="008F19F8"/>
    <w:rsid w:val="008F415D"/>
    <w:rsid w:val="008F4D66"/>
    <w:rsid w:val="00900DFE"/>
    <w:rsid w:val="0090488B"/>
    <w:rsid w:val="0091097D"/>
    <w:rsid w:val="00912A1A"/>
    <w:rsid w:val="00921E11"/>
    <w:rsid w:val="0092480E"/>
    <w:rsid w:val="0092623E"/>
    <w:rsid w:val="009262F5"/>
    <w:rsid w:val="009309AD"/>
    <w:rsid w:val="00931CDE"/>
    <w:rsid w:val="00935F63"/>
    <w:rsid w:val="009400C4"/>
    <w:rsid w:val="0094384D"/>
    <w:rsid w:val="00946595"/>
    <w:rsid w:val="00946B0C"/>
    <w:rsid w:val="00947740"/>
    <w:rsid w:val="00950350"/>
    <w:rsid w:val="00952B7B"/>
    <w:rsid w:val="00955A8C"/>
    <w:rsid w:val="00956731"/>
    <w:rsid w:val="00966B36"/>
    <w:rsid w:val="00967345"/>
    <w:rsid w:val="00970A14"/>
    <w:rsid w:val="009718DF"/>
    <w:rsid w:val="0097278A"/>
    <w:rsid w:val="009727C4"/>
    <w:rsid w:val="0097519D"/>
    <w:rsid w:val="00983664"/>
    <w:rsid w:val="00985DBF"/>
    <w:rsid w:val="00990D9B"/>
    <w:rsid w:val="0099203E"/>
    <w:rsid w:val="00992E03"/>
    <w:rsid w:val="00993323"/>
    <w:rsid w:val="00995228"/>
    <w:rsid w:val="00995896"/>
    <w:rsid w:val="009A4495"/>
    <w:rsid w:val="009C656C"/>
    <w:rsid w:val="009D493D"/>
    <w:rsid w:val="009D5E88"/>
    <w:rsid w:val="009D6D25"/>
    <w:rsid w:val="009D7F52"/>
    <w:rsid w:val="009E508D"/>
    <w:rsid w:val="009E62A4"/>
    <w:rsid w:val="009E7D3A"/>
    <w:rsid w:val="009F13BC"/>
    <w:rsid w:val="009F59BD"/>
    <w:rsid w:val="009F62A4"/>
    <w:rsid w:val="00A00A32"/>
    <w:rsid w:val="00A20331"/>
    <w:rsid w:val="00A23C27"/>
    <w:rsid w:val="00A25DF7"/>
    <w:rsid w:val="00A27255"/>
    <w:rsid w:val="00A43A3C"/>
    <w:rsid w:val="00A43F26"/>
    <w:rsid w:val="00A505EA"/>
    <w:rsid w:val="00A51144"/>
    <w:rsid w:val="00A55919"/>
    <w:rsid w:val="00A6511C"/>
    <w:rsid w:val="00A67769"/>
    <w:rsid w:val="00A71485"/>
    <w:rsid w:val="00A82D6D"/>
    <w:rsid w:val="00A841EB"/>
    <w:rsid w:val="00A962DD"/>
    <w:rsid w:val="00AA3B86"/>
    <w:rsid w:val="00AA5D26"/>
    <w:rsid w:val="00AB781F"/>
    <w:rsid w:val="00AB7AD2"/>
    <w:rsid w:val="00AC257A"/>
    <w:rsid w:val="00AC2803"/>
    <w:rsid w:val="00AC2F29"/>
    <w:rsid w:val="00AC6F5A"/>
    <w:rsid w:val="00AD37E0"/>
    <w:rsid w:val="00AD5313"/>
    <w:rsid w:val="00AD53CD"/>
    <w:rsid w:val="00AD62CA"/>
    <w:rsid w:val="00AE7483"/>
    <w:rsid w:val="00AF0E0B"/>
    <w:rsid w:val="00AF3014"/>
    <w:rsid w:val="00AF6E67"/>
    <w:rsid w:val="00B0055D"/>
    <w:rsid w:val="00B01625"/>
    <w:rsid w:val="00B04FAC"/>
    <w:rsid w:val="00B05DB4"/>
    <w:rsid w:val="00B07AF2"/>
    <w:rsid w:val="00B07D8C"/>
    <w:rsid w:val="00B1007B"/>
    <w:rsid w:val="00B10237"/>
    <w:rsid w:val="00B12A7F"/>
    <w:rsid w:val="00B2275C"/>
    <w:rsid w:val="00B23379"/>
    <w:rsid w:val="00B240B5"/>
    <w:rsid w:val="00B243F4"/>
    <w:rsid w:val="00B25DB0"/>
    <w:rsid w:val="00B271FB"/>
    <w:rsid w:val="00B308D5"/>
    <w:rsid w:val="00B33A0A"/>
    <w:rsid w:val="00B366DE"/>
    <w:rsid w:val="00B36A8C"/>
    <w:rsid w:val="00B433A0"/>
    <w:rsid w:val="00B44D15"/>
    <w:rsid w:val="00B478AE"/>
    <w:rsid w:val="00B51005"/>
    <w:rsid w:val="00B53AF3"/>
    <w:rsid w:val="00B5450E"/>
    <w:rsid w:val="00B54621"/>
    <w:rsid w:val="00B6060C"/>
    <w:rsid w:val="00B61557"/>
    <w:rsid w:val="00B62574"/>
    <w:rsid w:val="00B64A87"/>
    <w:rsid w:val="00B6703D"/>
    <w:rsid w:val="00B6789B"/>
    <w:rsid w:val="00B718C3"/>
    <w:rsid w:val="00B76DA6"/>
    <w:rsid w:val="00B80056"/>
    <w:rsid w:val="00B80DE7"/>
    <w:rsid w:val="00B85297"/>
    <w:rsid w:val="00B85E9B"/>
    <w:rsid w:val="00B8641D"/>
    <w:rsid w:val="00B91889"/>
    <w:rsid w:val="00B92D2F"/>
    <w:rsid w:val="00B9676F"/>
    <w:rsid w:val="00BA1945"/>
    <w:rsid w:val="00BA2617"/>
    <w:rsid w:val="00BA2ECA"/>
    <w:rsid w:val="00BA3F4F"/>
    <w:rsid w:val="00BA5C64"/>
    <w:rsid w:val="00BB23FC"/>
    <w:rsid w:val="00BB41C1"/>
    <w:rsid w:val="00BB4C93"/>
    <w:rsid w:val="00BB515C"/>
    <w:rsid w:val="00BB6E7D"/>
    <w:rsid w:val="00BC4088"/>
    <w:rsid w:val="00BC7381"/>
    <w:rsid w:val="00BD50BF"/>
    <w:rsid w:val="00BD5E97"/>
    <w:rsid w:val="00BD7A9F"/>
    <w:rsid w:val="00BE12DA"/>
    <w:rsid w:val="00BE4A57"/>
    <w:rsid w:val="00BE6480"/>
    <w:rsid w:val="00BED763"/>
    <w:rsid w:val="00BF031F"/>
    <w:rsid w:val="00C0418C"/>
    <w:rsid w:val="00C047C6"/>
    <w:rsid w:val="00C12832"/>
    <w:rsid w:val="00C24363"/>
    <w:rsid w:val="00C24ED4"/>
    <w:rsid w:val="00C2764C"/>
    <w:rsid w:val="00C34858"/>
    <w:rsid w:val="00C35271"/>
    <w:rsid w:val="00C43C4F"/>
    <w:rsid w:val="00C47D5A"/>
    <w:rsid w:val="00C56785"/>
    <w:rsid w:val="00C67871"/>
    <w:rsid w:val="00C758B4"/>
    <w:rsid w:val="00C76E45"/>
    <w:rsid w:val="00C84BA3"/>
    <w:rsid w:val="00C86483"/>
    <w:rsid w:val="00C8778C"/>
    <w:rsid w:val="00C903AF"/>
    <w:rsid w:val="00C927DD"/>
    <w:rsid w:val="00CA1D47"/>
    <w:rsid w:val="00CA5F8E"/>
    <w:rsid w:val="00CB075A"/>
    <w:rsid w:val="00CB1C9B"/>
    <w:rsid w:val="00CB2328"/>
    <w:rsid w:val="00CB2BA0"/>
    <w:rsid w:val="00CB396B"/>
    <w:rsid w:val="00CB3CBB"/>
    <w:rsid w:val="00CB5091"/>
    <w:rsid w:val="00CB723E"/>
    <w:rsid w:val="00CC041C"/>
    <w:rsid w:val="00CC09A7"/>
    <w:rsid w:val="00CC2B30"/>
    <w:rsid w:val="00CD04DB"/>
    <w:rsid w:val="00CD22EF"/>
    <w:rsid w:val="00CD29E8"/>
    <w:rsid w:val="00CD33A7"/>
    <w:rsid w:val="00CD5FE9"/>
    <w:rsid w:val="00CD7A9B"/>
    <w:rsid w:val="00CE22D4"/>
    <w:rsid w:val="00CE401A"/>
    <w:rsid w:val="00CE570A"/>
    <w:rsid w:val="00CE5CD2"/>
    <w:rsid w:val="00CE7F86"/>
    <w:rsid w:val="00CF0B90"/>
    <w:rsid w:val="00CF102E"/>
    <w:rsid w:val="00CF509E"/>
    <w:rsid w:val="00CF60C0"/>
    <w:rsid w:val="00CF6178"/>
    <w:rsid w:val="00CF728A"/>
    <w:rsid w:val="00D00CC3"/>
    <w:rsid w:val="00D0423A"/>
    <w:rsid w:val="00D04A3A"/>
    <w:rsid w:val="00D05BC8"/>
    <w:rsid w:val="00D124C4"/>
    <w:rsid w:val="00D13540"/>
    <w:rsid w:val="00D13F7C"/>
    <w:rsid w:val="00D236A1"/>
    <w:rsid w:val="00D259F8"/>
    <w:rsid w:val="00D33DD4"/>
    <w:rsid w:val="00D34809"/>
    <w:rsid w:val="00D369EC"/>
    <w:rsid w:val="00D40543"/>
    <w:rsid w:val="00D40A7B"/>
    <w:rsid w:val="00D4128D"/>
    <w:rsid w:val="00D42501"/>
    <w:rsid w:val="00D4366E"/>
    <w:rsid w:val="00D43CF4"/>
    <w:rsid w:val="00D50C21"/>
    <w:rsid w:val="00D516BF"/>
    <w:rsid w:val="00D54CA2"/>
    <w:rsid w:val="00D56266"/>
    <w:rsid w:val="00D56E22"/>
    <w:rsid w:val="00D60885"/>
    <w:rsid w:val="00D64054"/>
    <w:rsid w:val="00D65E40"/>
    <w:rsid w:val="00D66D49"/>
    <w:rsid w:val="00D723B7"/>
    <w:rsid w:val="00D73F13"/>
    <w:rsid w:val="00D84645"/>
    <w:rsid w:val="00D87AD4"/>
    <w:rsid w:val="00D9064D"/>
    <w:rsid w:val="00D92CE7"/>
    <w:rsid w:val="00DA50B4"/>
    <w:rsid w:val="00DA712E"/>
    <w:rsid w:val="00DB1A5E"/>
    <w:rsid w:val="00DB4785"/>
    <w:rsid w:val="00DB7372"/>
    <w:rsid w:val="00DC3351"/>
    <w:rsid w:val="00DC4B44"/>
    <w:rsid w:val="00DC66CB"/>
    <w:rsid w:val="00DD0AE3"/>
    <w:rsid w:val="00DD3325"/>
    <w:rsid w:val="00DD396F"/>
    <w:rsid w:val="00DD4B8A"/>
    <w:rsid w:val="00DD62AA"/>
    <w:rsid w:val="00DE0036"/>
    <w:rsid w:val="00DE0141"/>
    <w:rsid w:val="00DE14AF"/>
    <w:rsid w:val="00DE2007"/>
    <w:rsid w:val="00DE2A7F"/>
    <w:rsid w:val="00DE2FFB"/>
    <w:rsid w:val="00DE3710"/>
    <w:rsid w:val="00DF0011"/>
    <w:rsid w:val="00DF2531"/>
    <w:rsid w:val="00DF53DB"/>
    <w:rsid w:val="00DF5B5B"/>
    <w:rsid w:val="00DF79C4"/>
    <w:rsid w:val="00E008A5"/>
    <w:rsid w:val="00E023D0"/>
    <w:rsid w:val="00E03FD6"/>
    <w:rsid w:val="00E07D53"/>
    <w:rsid w:val="00E11164"/>
    <w:rsid w:val="00E14852"/>
    <w:rsid w:val="00E172ED"/>
    <w:rsid w:val="00E1769B"/>
    <w:rsid w:val="00E20269"/>
    <w:rsid w:val="00E20831"/>
    <w:rsid w:val="00E2092E"/>
    <w:rsid w:val="00E21A7F"/>
    <w:rsid w:val="00E25C4D"/>
    <w:rsid w:val="00E3229F"/>
    <w:rsid w:val="00E4132A"/>
    <w:rsid w:val="00E4166A"/>
    <w:rsid w:val="00E514DF"/>
    <w:rsid w:val="00E601B7"/>
    <w:rsid w:val="00E63B2C"/>
    <w:rsid w:val="00E63B33"/>
    <w:rsid w:val="00E65A86"/>
    <w:rsid w:val="00E65E61"/>
    <w:rsid w:val="00E678CD"/>
    <w:rsid w:val="00E70F2E"/>
    <w:rsid w:val="00E8361D"/>
    <w:rsid w:val="00E90A34"/>
    <w:rsid w:val="00E9EE46"/>
    <w:rsid w:val="00EA5F14"/>
    <w:rsid w:val="00EA7445"/>
    <w:rsid w:val="00EB10CE"/>
    <w:rsid w:val="00EB2CAB"/>
    <w:rsid w:val="00EC12A5"/>
    <w:rsid w:val="00EC16D2"/>
    <w:rsid w:val="00EC198C"/>
    <w:rsid w:val="00EC5350"/>
    <w:rsid w:val="00EC5B04"/>
    <w:rsid w:val="00ED35E2"/>
    <w:rsid w:val="00ED3925"/>
    <w:rsid w:val="00ED4ADA"/>
    <w:rsid w:val="00ED4E16"/>
    <w:rsid w:val="00EE3565"/>
    <w:rsid w:val="00EE5682"/>
    <w:rsid w:val="00EE62AE"/>
    <w:rsid w:val="00EF0AFE"/>
    <w:rsid w:val="00EF2FED"/>
    <w:rsid w:val="00EF42CD"/>
    <w:rsid w:val="00EF4A02"/>
    <w:rsid w:val="00EF5030"/>
    <w:rsid w:val="00EF6BBB"/>
    <w:rsid w:val="00F004B3"/>
    <w:rsid w:val="00F02139"/>
    <w:rsid w:val="00F039E4"/>
    <w:rsid w:val="00F055FC"/>
    <w:rsid w:val="00F1403D"/>
    <w:rsid w:val="00F16806"/>
    <w:rsid w:val="00F17231"/>
    <w:rsid w:val="00F203BD"/>
    <w:rsid w:val="00F22109"/>
    <w:rsid w:val="00F23642"/>
    <w:rsid w:val="00F265AD"/>
    <w:rsid w:val="00F26CE8"/>
    <w:rsid w:val="00F2711F"/>
    <w:rsid w:val="00F31A0D"/>
    <w:rsid w:val="00F323B8"/>
    <w:rsid w:val="00F33358"/>
    <w:rsid w:val="00F3380A"/>
    <w:rsid w:val="00F34F0F"/>
    <w:rsid w:val="00F42A4D"/>
    <w:rsid w:val="00F435BA"/>
    <w:rsid w:val="00F43C9F"/>
    <w:rsid w:val="00F45670"/>
    <w:rsid w:val="00F5422B"/>
    <w:rsid w:val="00F57734"/>
    <w:rsid w:val="00F57B4F"/>
    <w:rsid w:val="00F6218D"/>
    <w:rsid w:val="00F6246C"/>
    <w:rsid w:val="00F63424"/>
    <w:rsid w:val="00F65E0F"/>
    <w:rsid w:val="00F66514"/>
    <w:rsid w:val="00F727B4"/>
    <w:rsid w:val="00F7364F"/>
    <w:rsid w:val="00F80713"/>
    <w:rsid w:val="00F81350"/>
    <w:rsid w:val="00F83B1C"/>
    <w:rsid w:val="00F93C68"/>
    <w:rsid w:val="00F9423C"/>
    <w:rsid w:val="00F94B06"/>
    <w:rsid w:val="00F963E0"/>
    <w:rsid w:val="00FA70F1"/>
    <w:rsid w:val="00FA7EB3"/>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48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Heading4">
    <w:name w:val="heading 4"/>
    <w:basedOn w:val="Normal"/>
    <w:next w:val="Normal"/>
    <w:link w:val="Heading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Header">
    <w:name w:val="header"/>
    <w:basedOn w:val="Normal"/>
    <w:link w:val="Head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rPr>
      <w:rFonts w:ascii="Segoe UI" w:eastAsiaTheme="minorHAnsi" w:hAnsi="Segoe UI" w:cs="Segoe UI"/>
      <w:sz w:val="18"/>
      <w:szCs w:val="18"/>
      <w:lang w:val="en-GB"/>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pPr>
  </w:style>
  <w:style w:type="paragraph" w:styleId="Revision">
    <w:name w:val="Revision"/>
    <w:hidden/>
    <w:uiPriority w:val="99"/>
    <w:semiHidden/>
    <w:rsid w:val="00CA1D47"/>
    <w:pPr>
      <w:spacing w:after="0" w:line="240" w:lineRule="auto"/>
    </w:pPr>
  </w:style>
  <w:style w:type="character" w:customStyle="1" w:styleId="Heading4Char">
    <w:name w:val="Heading 4 Char"/>
    <w:basedOn w:val="DefaultParagraphFont"/>
    <w:link w:val="Heading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DefaultParagraphFont"/>
    <w:rsid w:val="00CD5FE9"/>
  </w:style>
  <w:style w:type="character" w:styleId="PageNumber">
    <w:name w:val="page number"/>
    <w:basedOn w:val="DefaultParagraphFont"/>
    <w:uiPriority w:val="99"/>
    <w:semiHidden/>
    <w:unhideWhenUsed/>
    <w:rsid w:val="00C2764C"/>
  </w:style>
  <w:style w:type="character" w:customStyle="1" w:styleId="UnresolvedMention1">
    <w:name w:val="Unresolved Mention1"/>
    <w:basedOn w:val="DefaultParagraphFont"/>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485701774">
      <w:bodyDiv w:val="1"/>
      <w:marLeft w:val="0"/>
      <w:marRight w:val="0"/>
      <w:marTop w:val="0"/>
      <w:marBottom w:val="0"/>
      <w:divBdr>
        <w:top w:val="none" w:sz="0" w:space="0" w:color="auto"/>
        <w:left w:val="none" w:sz="0" w:space="0" w:color="auto"/>
        <w:bottom w:val="none" w:sz="0" w:space="0" w:color="auto"/>
        <w:right w:val="none" w:sz="0" w:space="0" w:color="auto"/>
      </w:divBdr>
      <w:divsChild>
        <w:div w:id="815030058">
          <w:marLeft w:val="0"/>
          <w:marRight w:val="0"/>
          <w:marTop w:val="0"/>
          <w:marBottom w:val="0"/>
          <w:divBdr>
            <w:top w:val="none" w:sz="0" w:space="0" w:color="auto"/>
            <w:left w:val="none" w:sz="0" w:space="0" w:color="auto"/>
            <w:bottom w:val="none" w:sz="0" w:space="0" w:color="auto"/>
            <w:right w:val="none" w:sz="0" w:space="0" w:color="auto"/>
          </w:divBdr>
        </w:div>
        <w:div w:id="65541579">
          <w:marLeft w:val="0"/>
          <w:marRight w:val="0"/>
          <w:marTop w:val="0"/>
          <w:marBottom w:val="0"/>
          <w:divBdr>
            <w:top w:val="none" w:sz="0" w:space="0" w:color="auto"/>
            <w:left w:val="none" w:sz="0" w:space="0" w:color="auto"/>
            <w:bottom w:val="none" w:sz="0" w:space="0" w:color="auto"/>
            <w:right w:val="none" w:sz="0" w:space="0" w:color="auto"/>
          </w:divBdr>
        </w:div>
        <w:div w:id="680739797">
          <w:marLeft w:val="0"/>
          <w:marRight w:val="0"/>
          <w:marTop w:val="0"/>
          <w:marBottom w:val="0"/>
          <w:divBdr>
            <w:top w:val="none" w:sz="0" w:space="0" w:color="auto"/>
            <w:left w:val="none" w:sz="0" w:space="0" w:color="auto"/>
            <w:bottom w:val="none" w:sz="0" w:space="0" w:color="auto"/>
            <w:right w:val="none" w:sz="0" w:space="0" w:color="auto"/>
          </w:divBdr>
        </w:div>
      </w:divsChild>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08661495">
      <w:bodyDiv w:val="1"/>
      <w:marLeft w:val="0"/>
      <w:marRight w:val="0"/>
      <w:marTop w:val="0"/>
      <w:marBottom w:val="0"/>
      <w:divBdr>
        <w:top w:val="none" w:sz="0" w:space="0" w:color="auto"/>
        <w:left w:val="none" w:sz="0" w:space="0" w:color="auto"/>
        <w:bottom w:val="none" w:sz="0" w:space="0" w:color="auto"/>
        <w:right w:val="none" w:sz="0" w:space="0" w:color="auto"/>
      </w:divBdr>
      <w:divsChild>
        <w:div w:id="44914213">
          <w:marLeft w:val="0"/>
          <w:marRight w:val="0"/>
          <w:marTop w:val="0"/>
          <w:marBottom w:val="0"/>
          <w:divBdr>
            <w:top w:val="none" w:sz="0" w:space="0" w:color="auto"/>
            <w:left w:val="none" w:sz="0" w:space="0" w:color="auto"/>
            <w:bottom w:val="none" w:sz="0" w:space="0" w:color="auto"/>
            <w:right w:val="none" w:sz="0" w:space="0" w:color="auto"/>
          </w:divBdr>
        </w:div>
      </w:divsChild>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3.png"/><Relationship Id="rId23" Type="http://schemas.microsoft.com/office/2016/09/relationships/commentsIds" Target="commentsIds.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2.xml><?xml version="1.0" encoding="utf-8"?>
<ds:datastoreItem xmlns:ds="http://schemas.openxmlformats.org/officeDocument/2006/customXml" ds:itemID="{E678B69F-56AA-4C59-9217-A088B8AE87C4}">
  <ds:schemaRefs>
    <ds:schemaRef ds:uri="http://schemas.microsoft.com/office/2006/metadata/properties"/>
    <ds:schemaRef ds:uri="http://purl.org/dc/dcmitype/"/>
    <ds:schemaRef ds:uri="http://www.w3.org/XML/1998/namespace"/>
    <ds:schemaRef ds:uri="http://schemas.microsoft.com/office/infopath/2007/PartnerControls"/>
    <ds:schemaRef ds:uri="34341ba9-d7b5-4d76-8d27-81dc39018ef7"/>
    <ds:schemaRef ds:uri="http://purl.org/dc/terms/"/>
    <ds:schemaRef ds:uri="http://schemas.microsoft.com/office/2006/documentManagement/types"/>
    <ds:schemaRef ds:uri="http://schemas.openxmlformats.org/package/2006/metadata/core-properties"/>
    <ds:schemaRef ds:uri="http://purl.org/dc/elements/1.1/"/>
  </ds:schemaRefs>
</ds:datastoreItem>
</file>

<file path=customXml/itemProps3.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9F7AAC-A2FE-4FBE-9A88-F377A986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49111</Words>
  <Characters>270114</Characters>
  <Application>Microsoft Office Word</Application>
  <DocSecurity>4</DocSecurity>
  <Lines>2250</Lines>
  <Paragraphs>637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C.L. van Lint</cp:lastModifiedBy>
  <cp:revision>2</cp:revision>
  <dcterms:created xsi:type="dcterms:W3CDTF">2020-06-16T09:51:00Z</dcterms:created>
  <dcterms:modified xsi:type="dcterms:W3CDTF">2020-06-16T09:51:00Z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http://www.zotero.org/styles/anaesthesia</vt:lpwstr>
  </property>
  <property fmtid="{D5CDD505-2E9C-101B-9397-08002B2CF9AE}" pid="7" name="Mendeley Recent Style Name 2_1">
    <vt:lpwstr>Anaesthesia</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http://www.zotero.org/styles/critical-care</vt:lpwstr>
  </property>
  <property fmtid="{D5CDD505-2E9C-101B-9397-08002B2CF9AE}" pid="13" name="Mendeley Recent Style Name 5_1">
    <vt:lpwstr>Critical Care</vt:lpwstr>
  </property>
  <property fmtid="{D5CDD505-2E9C-101B-9397-08002B2CF9AE}" pid="14" name="Mendeley Recent Style Id 6_1">
    <vt:lpwstr>http://www.zotero.org/styles/jama</vt:lpwstr>
  </property>
  <property fmtid="{D5CDD505-2E9C-101B-9397-08002B2CF9AE}" pid="15" name="Mendeley Recent Style Name 6_1">
    <vt:lpwstr>JAMA (The Journal of the American Medical Association)</vt:lpwstr>
  </property>
  <property fmtid="{D5CDD505-2E9C-101B-9397-08002B2CF9AE}" pid="16" name="Mendeley Recent Style Id 7_1">
    <vt:lpwstr>http://www.zotero.org/styles/the-lancet</vt:lpwstr>
  </property>
  <property fmtid="{D5CDD505-2E9C-101B-9397-08002B2CF9AE}" pid="17" name="Mendeley Recent Style Name 7_1">
    <vt:lpwstr>The Lancet</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