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57560576"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4628A99D"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Benjamin Gravesteijn</w:t>
      </w:r>
      <w:r w:rsidR="3C023D5A" w:rsidRPr="00CA1D47">
        <w:rPr>
          <w:rFonts w:ascii="Calibri" w:eastAsia="Calibri" w:hAnsi="Calibri" w:cs="Calibri"/>
          <w:lang w:val="nl-NL"/>
        </w:rPr>
        <w:t>* (</w:t>
      </w:r>
      <w:r w:rsidR="3C023D5A" w:rsidRPr="00F6246C">
        <w:rPr>
          <w:rFonts w:ascii="Calibri" w:eastAsia="Calibri" w:hAnsi="Calibri" w:cs="Calibri"/>
          <w:lang w:val="nl-NL"/>
        </w:rPr>
        <w:t>0000-0001-8096-5803</w:t>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0"/>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0"/>
      <w:r w:rsidR="34696E4A">
        <w:commentReference w:id="0"/>
      </w:r>
      <w:r w:rsidRPr="00CA1D47">
        <w:rPr>
          <w:rFonts w:ascii="Calibri" w:eastAsia="Calibri" w:hAnsi="Calibri" w:cs="Calibri"/>
          <w:lang w:val="nl-NL"/>
        </w:rPr>
        <w:t xml:space="preserve">, Jan </w:t>
      </w:r>
      <w:commentRangeStart w:id="1"/>
      <w:del w:id="2" w:author="J.J. van Busschbach" w:date="2020-05-26T09:26:00Z">
        <w:r w:rsidRPr="00CA1D47" w:rsidDel="0046269E">
          <w:rPr>
            <w:rFonts w:ascii="Calibri" w:eastAsia="Calibri" w:hAnsi="Calibri" w:cs="Calibri"/>
            <w:lang w:val="nl-NL"/>
          </w:rPr>
          <w:delText xml:space="preserve">van </w:delText>
        </w:r>
      </w:del>
      <w:commentRangeEnd w:id="1"/>
      <w:r w:rsidR="0046269E">
        <w:rPr>
          <w:rStyle w:val="CommentReference"/>
        </w:rPr>
        <w:commentReference w:id="1"/>
      </w:r>
      <w:r w:rsidRPr="00CA1D47">
        <w:rPr>
          <w:rFonts w:ascii="Calibri" w:eastAsia="Calibri" w:hAnsi="Calibri" w:cs="Calibri"/>
          <w:lang w:val="nl-NL"/>
        </w:rPr>
        <w:t>Busschbach</w:t>
      </w:r>
      <w:r w:rsidR="272C95F8" w:rsidRPr="00CA1D47">
        <w:rPr>
          <w:rFonts w:ascii="Calibri" w:eastAsia="Calibri" w:hAnsi="Calibri" w:cs="Calibri"/>
          <w:lang w:val="nl-NL"/>
        </w:rPr>
        <w:t xml:space="preserve"> (</w:t>
      </w:r>
      <w:r w:rsidR="272C95F8" w:rsidRPr="00F6246C">
        <w:rPr>
          <w:rFonts w:ascii="Calibri" w:eastAsia="Calibri" w:hAnsi="Calibri" w:cs="Calibri"/>
          <w:lang w:val="nl-NL"/>
        </w:rPr>
        <w:t>0000-0002-8602-0381</w:t>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Geert Geleijnse</w:t>
      </w:r>
      <w:r w:rsidR="3E25E866" w:rsidRPr="00CA1D47">
        <w:rPr>
          <w:rFonts w:ascii="Calibri" w:eastAsia="Calibri" w:hAnsi="Calibri" w:cs="Calibri"/>
          <w:lang w:val="nl-NL"/>
        </w:rPr>
        <w:t xml:space="preserve"> (</w:t>
      </w:r>
      <w:r w:rsidR="00CA1D47" w:rsidRPr="00AC2F29">
        <w:rPr>
          <w:rFonts w:ascii="Calibri" w:eastAsia="Calibri" w:hAnsi="Calibri" w:cs="Calibri"/>
          <w:color w:val="000000" w:themeColor="text1"/>
          <w:sz w:val="20"/>
          <w:szCs w:val="20"/>
          <w:lang w:val="nl-NL"/>
        </w:rPr>
        <w:t>0000-0002-4718-0032</w:t>
      </w:r>
      <w:r w:rsidR="3E25E866" w:rsidRPr="00AC2F29">
        <w:rPr>
          <w:rFonts w:ascii="Calibri" w:eastAsia="Calibri" w:hAnsi="Calibri" w:cs="Calibri"/>
          <w:color w:val="000000" w:themeColor="text1"/>
          <w:sz w:val="20"/>
          <w:szCs w:val="20"/>
          <w:lang w:val="nl-NL"/>
        </w:rPr>
        <w:t xml:space="preserve">) </w:t>
      </w:r>
      <w:r w:rsidR="00CA1D47">
        <w:rPr>
          <w:rFonts w:ascii="Calibri" w:eastAsia="Calibri" w:hAnsi="Calibri" w:cs="Calibri"/>
          <w:vertAlign w:val="superscript"/>
          <w:lang w:val="nl-NL"/>
        </w:rPr>
        <w:t>1</w:t>
      </w:r>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r w:rsidR="535E2883" w:rsidRPr="00F6246C">
        <w:rPr>
          <w:rFonts w:ascii="Calibri" w:eastAsia="Calibri" w:hAnsi="Calibri" w:cs="Calibri"/>
          <w:lang w:val="nl-NL"/>
        </w:rPr>
        <w:t>0000-0003-3634-9899</w:t>
      </w:r>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48BA09C9" w:rsidRPr="00F6246C">
        <w:rPr>
          <w:rFonts w:ascii="Calibri" w:eastAsia="Calibri" w:hAnsi="Calibri" w:cs="Calibri"/>
          <w:lang w:val="nl-NL"/>
        </w:rPr>
        <w:t>0000-0002-7929-7622</w:t>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73B75D7C" w:rsidRPr="00F6246C">
        <w:rPr>
          <w:rFonts w:ascii="Calibri" w:eastAsia="Calibri" w:hAnsi="Calibri" w:cs="Calibri"/>
          <w:lang w:val="nl-NL"/>
        </w:rPr>
        <w:t>0000-0002-5495-3996</w:t>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Isabel Retel-Helmrich</w:t>
      </w:r>
      <w:r w:rsidR="7DE3688C" w:rsidRPr="00CA1D47">
        <w:rPr>
          <w:rFonts w:ascii="Calibri" w:eastAsia="Calibri" w:hAnsi="Calibri" w:cs="Calibri"/>
          <w:lang w:val="nl-NL"/>
        </w:rPr>
        <w:t xml:space="preserve"> (</w:t>
      </w:r>
      <w:r w:rsidR="006C17F7">
        <w:fldChar w:fldCharType="begin"/>
      </w:r>
      <w:r w:rsidR="006C17F7" w:rsidRPr="0046269E">
        <w:rPr>
          <w:lang w:val="nl-NL"/>
          <w:rPrChange w:id="3" w:author="J.J. van Busschbach" w:date="2020-05-26T09:26:00Z">
            <w:rPr/>
          </w:rPrChange>
        </w:rPr>
        <w:instrText xml:space="preserve"> HYPERLINK "https://orcid.org/0000-0001-5257-395X" \h </w:instrText>
      </w:r>
      <w:r w:rsidR="006C17F7">
        <w:fldChar w:fldCharType="separate"/>
      </w:r>
      <w:r w:rsidR="7DE3688C" w:rsidRPr="00CA1D47">
        <w:rPr>
          <w:rStyle w:val="Hyperlink"/>
          <w:rFonts w:ascii="Calibri" w:eastAsia="Calibri" w:hAnsi="Calibri" w:cs="Calibri"/>
          <w:color w:val="2E7F9F"/>
          <w:lang w:val="nl-NL"/>
        </w:rPr>
        <w:t>0000-0001-5257-395X</w:t>
      </w:r>
      <w:r w:rsidR="006C17F7">
        <w:rPr>
          <w:rStyle w:val="Hyperlink"/>
          <w:rFonts w:ascii="Calibri" w:eastAsia="Calibri" w:hAnsi="Calibri" w:cs="Calibri"/>
          <w:color w:val="2E7F9F"/>
          <w:lang w:val="nl-NL"/>
        </w:rPr>
        <w:fldChar w:fldCharType="end"/>
      </w:r>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Jan van Saase</w:t>
      </w:r>
      <w:r w:rsidR="129707C2" w:rsidRPr="00CA1D47">
        <w:rPr>
          <w:rFonts w:ascii="Calibri" w:eastAsia="Calibri" w:hAnsi="Calibri" w:cs="Calibri"/>
          <w:lang w:val="nl-NL"/>
        </w:rPr>
        <w:t xml:space="preserve"> (</w:t>
      </w:r>
      <w:r w:rsidR="006C17F7">
        <w:fldChar w:fldCharType="begin"/>
      </w:r>
      <w:r w:rsidR="006C17F7" w:rsidRPr="0046269E">
        <w:rPr>
          <w:lang w:val="nl-NL"/>
          <w:rPrChange w:id="4" w:author="J.J. van Busschbach" w:date="2020-05-26T09:26:00Z">
            <w:rPr/>
          </w:rPrChange>
        </w:rPr>
        <w:instrText xml:space="preserve"> HYPERLINK "https://orcid.org/0000-0003-2874-6667" \h </w:instrText>
      </w:r>
      <w:r w:rsidR="006C17F7">
        <w:fldChar w:fldCharType="separate"/>
      </w:r>
      <w:r w:rsidR="129707C2" w:rsidRPr="00E25C4D">
        <w:rPr>
          <w:rStyle w:val="Hyperlink"/>
          <w:rFonts w:ascii="Calibri" w:eastAsia="Calibri" w:hAnsi="Calibri" w:cs="Calibri"/>
          <w:color w:val="2E7F9F"/>
          <w:lang w:val="nl-NL"/>
        </w:rPr>
        <w:t>0000-0003-2874-6667</w:t>
      </w:r>
      <w:r w:rsidR="006C17F7">
        <w:rPr>
          <w:rStyle w:val="Hyperlink"/>
          <w:rFonts w:ascii="Calibri" w:eastAsia="Calibri" w:hAnsi="Calibri" w:cs="Calibri"/>
          <w:color w:val="2E7F9F"/>
          <w:lang w:val="nl-NL"/>
        </w:rPr>
        <w:fldChar w:fldCharType="end"/>
      </w:r>
      <w:r w:rsidR="129707C2" w:rsidRPr="00E25C4D">
        <w:rPr>
          <w:rFonts w:ascii="Calibri" w:eastAsia="Calibri" w:hAnsi="Calibri" w:cs="Calibri"/>
          <w:lang w:val="nl-NL"/>
        </w:rPr>
        <w:t>)</w:t>
      </w:r>
      <w:r w:rsidR="00453CF4" w:rsidRPr="00453CF4">
        <w:rPr>
          <w:rFonts w:ascii="Calibri" w:eastAsia="Calibri" w:hAnsi="Calibri" w:cs="Calibri"/>
          <w:vertAlign w:val="superscript"/>
          <w:lang w:val="nl-NL"/>
        </w:rPr>
        <w:t xml:space="preserve"> </w:t>
      </w:r>
      <w:r w:rsidR="00453CF4">
        <w:rPr>
          <w:rFonts w:ascii="Calibri" w:eastAsia="Calibri" w:hAnsi="Calibri" w:cs="Calibri"/>
          <w:vertAlign w:val="superscript"/>
          <w:lang w:val="nl-NL"/>
        </w:rPr>
        <w:t>6</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r w:rsidR="006C17F7">
        <w:fldChar w:fldCharType="begin"/>
      </w:r>
      <w:r w:rsidR="006C17F7" w:rsidRPr="0046269E">
        <w:rPr>
          <w:lang w:val="nl-NL"/>
          <w:rPrChange w:id="5" w:author="J.J. van Busschbach" w:date="2020-05-26T09:26:00Z">
            <w:rPr/>
          </w:rPrChange>
        </w:rPr>
        <w:instrText xml:space="preserve"> HYPERLINK "https://orcid.org/0000-0003-2063-9533" \h </w:instrText>
      </w:r>
      <w:r w:rsidR="006C17F7">
        <w:fldChar w:fldCharType="separate"/>
      </w:r>
      <w:r w:rsidR="33CEC508" w:rsidRPr="00CA1D47">
        <w:rPr>
          <w:rStyle w:val="Hyperlink"/>
          <w:rFonts w:ascii="Calibri" w:eastAsia="Calibri" w:hAnsi="Calibri" w:cs="Calibri"/>
          <w:color w:val="2E7F9F"/>
          <w:lang w:val="nl-NL"/>
        </w:rPr>
        <w:t>0000-0003-2063-9533</w:t>
      </w:r>
      <w:r w:rsidR="006C17F7">
        <w:rPr>
          <w:rStyle w:val="Hyperlink"/>
          <w:rFonts w:ascii="Calibri" w:eastAsia="Calibri" w:hAnsi="Calibri" w:cs="Calibri"/>
          <w:color w:val="2E7F9F"/>
          <w:lang w:val="nl-NL"/>
        </w:rPr>
        <w:fldChar w:fldCharType="end"/>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Rob Baatenburg</w:t>
      </w:r>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006C17F7">
        <w:fldChar w:fldCharType="begin"/>
      </w:r>
      <w:r w:rsidR="006C17F7" w:rsidRPr="0046269E">
        <w:rPr>
          <w:lang w:val="nl-NL"/>
          <w:rPrChange w:id="6" w:author="J.J. van Busschbach" w:date="2020-05-26T09:26:00Z">
            <w:rPr/>
          </w:rPrChange>
        </w:rPr>
        <w:instrText xml:space="preserve"> HYPERLINK "https://orcid.org/0000-0001-7236-264X" \h </w:instrText>
      </w:r>
      <w:r w:rsidR="006C17F7">
        <w:fldChar w:fldCharType="separate"/>
      </w:r>
      <w:r w:rsidR="245D201B" w:rsidRPr="00CA1D47">
        <w:rPr>
          <w:rStyle w:val="Hyperlink"/>
          <w:rFonts w:ascii="Calibri" w:eastAsia="Calibri" w:hAnsi="Calibri" w:cs="Calibri"/>
          <w:color w:val="2E7F9F"/>
          <w:lang w:val="nl-NL"/>
        </w:rPr>
        <w:t>0000-0001-7236-264X</w:t>
      </w:r>
      <w:r w:rsidR="006C17F7">
        <w:rPr>
          <w:rStyle w:val="Hyperlink"/>
          <w:rFonts w:ascii="Calibri" w:eastAsia="Calibri" w:hAnsi="Calibri" w:cs="Calibri"/>
          <w:color w:val="2E7F9F"/>
          <w:lang w:val="nl-NL"/>
        </w:rPr>
        <w:fldChar w:fldCharType="end"/>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and the Value Based OR team collaborators**</w:t>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45A5A1BA"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00453CF4">
        <w:rPr>
          <w:rFonts w:ascii="Calibri" w:eastAsia="Calibri" w:hAnsi="Calibri" w:cs="Calibri"/>
          <w:color w:val="auto"/>
          <w:sz w:val="22"/>
          <w:szCs w:val="22"/>
          <w:lang w:val="en-US"/>
        </w:rPr>
        <w:t>6</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00453CF4">
        <w:rPr>
          <w:rFonts w:ascii="Calibri" w:eastAsia="Calibri" w:hAnsi="Calibri" w:cs="Calibri"/>
          <w:color w:val="auto"/>
          <w:sz w:val="22"/>
          <w:szCs w:val="22"/>
          <w:lang w:val="en-US"/>
        </w:rPr>
        <w:t xml:space="preserve"> of Internal Medicine</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57A0CF4E" w14:textId="77777777" w:rsidR="00730ADB" w:rsidRPr="00730ADB" w:rsidRDefault="00730ADB" w:rsidP="00730ADB">
      <w:pPr>
        <w:rPr>
          <w:lang w:val="en-US"/>
        </w:rPr>
      </w:pPr>
    </w:p>
    <w:p w14:paraId="26B17796" w14:textId="63117C8E" w:rsidR="34696E4A" w:rsidRDefault="65EB3385" w:rsidP="39A4890C">
      <w:pPr>
        <w:spacing w:line="257" w:lineRule="auto"/>
        <w:rPr>
          <w:rFonts w:ascii="Calibri" w:eastAsia="Calibri" w:hAnsi="Calibri" w:cs="Calibri"/>
          <w:i/>
        </w:rPr>
      </w:pPr>
      <w:r w:rsidRPr="00CE22D4">
        <w:rPr>
          <w:rFonts w:ascii="Calibri" w:eastAsia="Calibri" w:hAnsi="Calibri" w:cs="Calibri"/>
          <w:lang w:val="en-US"/>
        </w:rPr>
        <w:t>**</w:t>
      </w:r>
      <w:r w:rsidR="00E25C4D" w:rsidRPr="00CE22D4">
        <w:rPr>
          <w:rFonts w:ascii="Calibri" w:eastAsia="Calibri" w:hAnsi="Calibri" w:cs="Calibri"/>
          <w:lang w:val="en-US"/>
        </w:rPr>
        <w:t xml:space="preserve"> </w:t>
      </w:r>
      <w:commentRangeStart w:id="7"/>
      <w:r w:rsidR="2C3E4E29" w:rsidRPr="00CE22D4">
        <w:rPr>
          <w:rFonts w:ascii="Calibri" w:eastAsia="Calibri" w:hAnsi="Calibri" w:cs="Calibri"/>
          <w:lang w:val="en-US"/>
        </w:rPr>
        <w:t>Expert panel</w:t>
      </w:r>
      <w:r w:rsidR="00E25C4D" w:rsidRPr="00CE22D4">
        <w:rPr>
          <w:rFonts w:ascii="Calibri" w:eastAsia="Calibri" w:hAnsi="Calibri" w:cs="Calibri"/>
          <w:lang w:val="en-US"/>
        </w:rPr>
        <w:t xml:space="preserve">: </w:t>
      </w:r>
      <w:commentRangeEnd w:id="7"/>
      <w:r w:rsidR="00DD0AE3">
        <w:rPr>
          <w:rStyle w:val="CommentReference"/>
        </w:rPr>
        <w:commentReference w:id="7"/>
      </w:r>
      <w:r w:rsidR="00E25C4D" w:rsidRPr="00CE22D4">
        <w:rPr>
          <w:rFonts w:ascii="Calibri" w:eastAsia="Calibri" w:hAnsi="Calibri" w:cs="Calibri"/>
          <w:lang w:val="en-US"/>
        </w:rPr>
        <w:t>C</w:t>
      </w:r>
      <w:r w:rsidR="00CD33A7" w:rsidRPr="00CE22D4">
        <w:rPr>
          <w:rFonts w:ascii="Calibri" w:eastAsia="Calibri" w:hAnsi="Calibri" w:cs="Calibri"/>
          <w:lang w:val="en-US"/>
        </w:rPr>
        <w:t>.H.</w:t>
      </w:r>
      <w:r w:rsidR="00E25C4D" w:rsidRPr="00CE22D4">
        <w:rPr>
          <w:rFonts w:ascii="Calibri" w:eastAsia="Calibri" w:hAnsi="Calibri" w:cs="Calibri"/>
          <w:lang w:val="en-US"/>
        </w:rPr>
        <w:t xml:space="preserve"> Bangma,</w:t>
      </w:r>
      <w:r w:rsidR="00E90A34">
        <w:rPr>
          <w:rFonts w:ascii="Calibri" w:eastAsia="Calibri" w:hAnsi="Calibri" w:cs="Calibri"/>
          <w:lang w:val="en-US"/>
        </w:rPr>
        <w:t xml:space="preserve"> </w:t>
      </w:r>
      <w:r w:rsidR="00E90A34" w:rsidRPr="00CE22D4">
        <w:rPr>
          <w:rFonts w:ascii="Calibri" w:eastAsia="Calibri" w:hAnsi="Calibri" w:cs="Calibri"/>
          <w:lang w:val="en-US"/>
        </w:rPr>
        <w:t>I</w:t>
      </w:r>
      <w:r w:rsidR="00E90A34">
        <w:rPr>
          <w:rFonts w:ascii="Calibri" w:eastAsia="Calibri" w:hAnsi="Calibri" w:cs="Calibri"/>
          <w:lang w:val="en-US"/>
        </w:rPr>
        <w:t>.</w:t>
      </w:r>
      <w:r w:rsidR="00E90A34" w:rsidRPr="00CE22D4">
        <w:rPr>
          <w:rFonts w:ascii="Calibri" w:eastAsia="Calibri" w:hAnsi="Calibri" w:cs="Calibri"/>
          <w:lang w:val="en-US"/>
        </w:rPr>
        <w:t xml:space="preserve"> Beetz, P.J.E. Bindels,</w:t>
      </w:r>
      <w:r w:rsidR="00E90A34">
        <w:rPr>
          <w:rFonts w:ascii="Calibri" w:eastAsia="Calibri" w:hAnsi="Calibri" w:cs="Calibri"/>
          <w:lang w:val="en-US"/>
        </w:rPr>
        <w:t xml:space="preserve"> </w:t>
      </w:r>
      <w:r w:rsidR="00E90A34" w:rsidRPr="00CE22D4">
        <w:rPr>
          <w:rFonts w:ascii="Calibri" w:eastAsia="Calibri" w:hAnsi="Calibri" w:cs="Calibri"/>
          <w:lang w:val="en-US"/>
        </w:rPr>
        <w:t>A.R.M Brandt-Kerkhof, D</w:t>
      </w:r>
      <w:r w:rsidR="00E90A34">
        <w:rPr>
          <w:rFonts w:ascii="Calibri" w:eastAsia="Calibri" w:hAnsi="Calibri" w:cs="Calibri"/>
          <w:lang w:val="en-US"/>
        </w:rPr>
        <w:t>.C.</w:t>
      </w:r>
      <w:r w:rsidR="00E90A34" w:rsidRPr="00CE22D4">
        <w:rPr>
          <w:rFonts w:ascii="Calibri" w:eastAsia="Calibri" w:hAnsi="Calibri" w:cs="Calibri"/>
          <w:lang w:val="en-US"/>
        </w:rPr>
        <w:t xml:space="preserve"> </w:t>
      </w:r>
      <w:r w:rsidR="00E90A34">
        <w:rPr>
          <w:rFonts w:ascii="Calibri" w:eastAsia="Calibri" w:hAnsi="Calibri" w:cs="Calibri"/>
          <w:lang w:val="en-US"/>
        </w:rPr>
        <w:t>v</w:t>
      </w:r>
      <w:r w:rsidR="00E90A34" w:rsidRPr="00CE22D4">
        <w:rPr>
          <w:rFonts w:ascii="Calibri" w:eastAsia="Calibri" w:hAnsi="Calibri" w:cs="Calibri"/>
          <w:lang w:val="en-US"/>
        </w:rPr>
        <w:t xml:space="preserve">an Diepen, C.M.F. Dirven, </w:t>
      </w:r>
      <w:r w:rsidR="00E90A34">
        <w:rPr>
          <w:rFonts w:ascii="Calibri" w:eastAsia="Calibri" w:hAnsi="Calibri" w:cs="Calibri"/>
          <w:lang w:val="en-US"/>
        </w:rPr>
        <w:t xml:space="preserve">T.W. </w:t>
      </w:r>
      <w:r w:rsidR="00E90A34" w:rsidRPr="00CE22D4">
        <w:rPr>
          <w:rFonts w:ascii="Calibri" w:eastAsia="Calibri" w:hAnsi="Calibri" w:cs="Calibri"/>
          <w:lang w:val="en-US"/>
        </w:rPr>
        <w:t xml:space="preserve">Galema, </w:t>
      </w:r>
      <w:r w:rsidR="00730ADB" w:rsidRPr="00CE22D4">
        <w:rPr>
          <w:rFonts w:ascii="Calibri" w:eastAsia="Calibri" w:hAnsi="Calibri" w:cs="Calibri"/>
          <w:lang w:val="en-US"/>
        </w:rPr>
        <w:t>J</w:t>
      </w:r>
      <w:r w:rsidR="00E90A34">
        <w:rPr>
          <w:rFonts w:ascii="Calibri" w:eastAsia="Calibri" w:hAnsi="Calibri" w:cs="Calibri"/>
          <w:lang w:val="en-US"/>
        </w:rPr>
        <w:t>.A.</w:t>
      </w:r>
      <w:r w:rsidR="00730ADB" w:rsidRPr="00CE22D4">
        <w:rPr>
          <w:rFonts w:ascii="Calibri" w:eastAsia="Calibri" w:hAnsi="Calibri" w:cs="Calibri"/>
          <w:lang w:val="en-US"/>
        </w:rPr>
        <w:t xml:space="preserve"> </w:t>
      </w:r>
      <w:r w:rsidR="00E25C4D" w:rsidRPr="00CE22D4">
        <w:rPr>
          <w:rFonts w:ascii="Calibri" w:eastAsia="Calibri" w:hAnsi="Calibri" w:cs="Calibri"/>
          <w:lang w:val="en-US"/>
        </w:rPr>
        <w:t>Goud</w:t>
      </w:r>
      <w:r w:rsidR="00730ADB" w:rsidRPr="00CE22D4">
        <w:rPr>
          <w:rFonts w:ascii="Calibri" w:eastAsia="Calibri" w:hAnsi="Calibri" w:cs="Calibri"/>
          <w:lang w:val="en-US"/>
        </w:rPr>
        <w:t>z</w:t>
      </w:r>
      <w:r w:rsidR="00E25C4D" w:rsidRPr="00CE22D4">
        <w:rPr>
          <w:rFonts w:ascii="Calibri" w:eastAsia="Calibri" w:hAnsi="Calibri" w:cs="Calibri"/>
          <w:lang w:val="en-US"/>
        </w:rPr>
        <w:t xml:space="preserve">waard, </w:t>
      </w:r>
      <w:r w:rsidR="00E90A34">
        <w:rPr>
          <w:rFonts w:ascii="Calibri" w:eastAsia="Calibri" w:hAnsi="Calibri" w:cs="Calibri"/>
          <w:lang w:val="en-US"/>
        </w:rPr>
        <w:t>J.M.W.</w:t>
      </w:r>
      <w:r w:rsidR="00E90A34" w:rsidRPr="00CE22D4">
        <w:rPr>
          <w:rFonts w:ascii="Calibri" w:eastAsia="Calibri" w:hAnsi="Calibri" w:cs="Calibri"/>
          <w:lang w:val="en-US"/>
        </w:rPr>
        <w:t xml:space="preserve"> Hazes, S</w:t>
      </w:r>
      <w:r w:rsidR="00E90A34">
        <w:rPr>
          <w:rFonts w:ascii="Calibri" w:eastAsia="Calibri" w:hAnsi="Calibri" w:cs="Calibri"/>
          <w:lang w:val="en-US"/>
        </w:rPr>
        <w:t>.M.</w:t>
      </w:r>
      <w:r w:rsidR="00E90A34" w:rsidRPr="00CE22D4">
        <w:rPr>
          <w:rFonts w:ascii="Calibri" w:eastAsia="Calibri" w:hAnsi="Calibri" w:cs="Calibri"/>
          <w:lang w:val="en-US"/>
        </w:rPr>
        <w:t xml:space="preserve"> Lagarde</w:t>
      </w:r>
      <w:r w:rsidR="00E90A34">
        <w:rPr>
          <w:rFonts w:ascii="Calibri" w:eastAsia="Calibri" w:hAnsi="Calibri" w:cs="Calibri"/>
          <w:lang w:val="en-US"/>
        </w:rPr>
        <w:t>,</w:t>
      </w:r>
      <w:r w:rsidR="00E90A34" w:rsidRPr="00CE22D4">
        <w:rPr>
          <w:rFonts w:ascii="Calibri" w:eastAsia="Calibri" w:hAnsi="Calibri" w:cs="Calibri"/>
          <w:lang w:val="en-US"/>
        </w:rPr>
        <w:t xml:space="preserve"> </w:t>
      </w:r>
      <w:r w:rsidR="00730ADB" w:rsidRPr="00CE22D4">
        <w:rPr>
          <w:rFonts w:ascii="Calibri" w:eastAsia="Calibri" w:hAnsi="Calibri" w:cs="Calibri"/>
          <w:lang w:val="en-US"/>
        </w:rPr>
        <w:t>H</w:t>
      </w:r>
      <w:r w:rsidR="00CE22D4">
        <w:rPr>
          <w:rFonts w:ascii="Calibri" w:eastAsia="Calibri" w:hAnsi="Calibri" w:cs="Calibri"/>
          <w:lang w:val="en-US"/>
        </w:rPr>
        <w:t>.A.</w:t>
      </w:r>
      <w:r w:rsidR="00CE22D4" w:rsidRPr="00CE22D4">
        <w:rPr>
          <w:rFonts w:ascii="Calibri" w:eastAsia="Calibri" w:hAnsi="Calibri" w:cs="Calibri"/>
          <w:lang w:val="en-US"/>
        </w:rPr>
        <w:t xml:space="preserve"> Polinder-Bos</w:t>
      </w:r>
      <w:r w:rsidR="00CE22D4">
        <w:rPr>
          <w:rFonts w:ascii="Calibri" w:eastAsia="Calibri" w:hAnsi="Calibri" w:cs="Calibri"/>
          <w:lang w:val="en-US"/>
        </w:rPr>
        <w:t xml:space="preserve">, </w:t>
      </w:r>
      <w:r w:rsidR="00E25C4D" w:rsidRPr="00CE22D4">
        <w:rPr>
          <w:rFonts w:ascii="Calibri" w:eastAsia="Calibri" w:hAnsi="Calibri" w:cs="Calibri"/>
          <w:lang w:val="en-US"/>
        </w:rPr>
        <w:t>E</w:t>
      </w:r>
      <w:r w:rsidR="00CE22D4">
        <w:rPr>
          <w:rFonts w:ascii="Calibri" w:eastAsia="Calibri" w:hAnsi="Calibri" w:cs="Calibri"/>
          <w:lang w:val="en-US"/>
        </w:rPr>
        <w:t>.</w:t>
      </w:r>
      <w:r w:rsidR="00E25C4D" w:rsidRPr="00CE22D4">
        <w:rPr>
          <w:rFonts w:ascii="Calibri" w:eastAsia="Calibri" w:hAnsi="Calibri" w:cs="Calibri"/>
          <w:lang w:val="en-US"/>
        </w:rPr>
        <w:t>M</w:t>
      </w:r>
      <w:r w:rsidR="00CE22D4">
        <w:rPr>
          <w:rFonts w:ascii="Calibri" w:eastAsia="Calibri" w:hAnsi="Calibri" w:cs="Calibri"/>
          <w:lang w:val="en-US"/>
        </w:rPr>
        <w:t>.</w:t>
      </w:r>
      <w:r w:rsidR="00E25C4D" w:rsidRPr="00CE22D4">
        <w:rPr>
          <w:rFonts w:ascii="Calibri" w:eastAsia="Calibri" w:hAnsi="Calibri" w:cs="Calibri"/>
          <w:lang w:val="en-US"/>
        </w:rPr>
        <w:t xml:space="preserve"> Roes, </w:t>
      </w:r>
      <w:r w:rsidR="00CE22D4">
        <w:rPr>
          <w:rFonts w:ascii="Calibri" w:eastAsia="Calibri" w:hAnsi="Calibri" w:cs="Calibri"/>
          <w:lang w:val="en-US"/>
        </w:rPr>
        <w:t>J.J.M.</w:t>
      </w:r>
      <w:r w:rsidR="00E25C4D" w:rsidRPr="00CE22D4">
        <w:rPr>
          <w:rFonts w:ascii="Calibri" w:eastAsia="Calibri" w:hAnsi="Calibri" w:cs="Calibri"/>
          <w:lang w:val="en-US"/>
        </w:rPr>
        <w:t xml:space="preserve"> Takkenberg, M</w:t>
      </w:r>
      <w:r w:rsidR="00CE22D4">
        <w:rPr>
          <w:rFonts w:ascii="Calibri" w:eastAsia="Calibri" w:hAnsi="Calibri" w:cs="Calibri"/>
          <w:lang w:val="en-US"/>
        </w:rPr>
        <w:t>.G. van</w:t>
      </w:r>
      <w:r w:rsidR="00E25C4D" w:rsidRPr="00CE22D4">
        <w:rPr>
          <w:rFonts w:ascii="Calibri" w:eastAsia="Calibri" w:hAnsi="Calibri" w:cs="Calibri"/>
          <w:lang w:val="en-US"/>
        </w:rPr>
        <w:t xml:space="preserve"> Vledder, </w:t>
      </w:r>
      <w:commentRangeStart w:id="8"/>
      <w:r w:rsidR="00E25C4D" w:rsidRPr="00730ADB">
        <w:rPr>
          <w:rFonts w:ascii="Calibri" w:eastAsia="Calibri" w:hAnsi="Calibri" w:cs="Calibri"/>
          <w:i/>
        </w:rPr>
        <w:t>Rode pen zonder naam?</w:t>
      </w:r>
      <w:commentRangeEnd w:id="8"/>
      <w:r w:rsidR="00E25C4D">
        <w:rPr>
          <w:rStyle w:val="CommentReference"/>
        </w:rPr>
        <w:commentReference w:id="8"/>
      </w:r>
      <w:r w:rsidR="00E25C4D" w:rsidRPr="00730ADB">
        <w:rPr>
          <w:rFonts w:ascii="Calibri" w:eastAsia="Calibri" w:hAnsi="Calibri" w:cs="Calibri"/>
          <w:i/>
        </w:rPr>
        <w:t xml:space="preserve"> </w:t>
      </w:r>
    </w:p>
    <w:p w14:paraId="328AE4F0" w14:textId="77777777" w:rsidR="00CD33A7" w:rsidRPr="00730ADB" w:rsidRDefault="00CD33A7" w:rsidP="39A4890C">
      <w:pPr>
        <w:spacing w:line="257" w:lineRule="auto"/>
        <w:rPr>
          <w:rFonts w:ascii="Calibri" w:eastAsia="Calibri" w:hAnsi="Calibri" w:cs="Calibri"/>
          <w:highlight w:val="yellow"/>
        </w:rPr>
      </w:pPr>
    </w:p>
    <w:p w14:paraId="037F937F" w14:textId="53937364" w:rsidR="00EC12A5" w:rsidRPr="0084022E" w:rsidRDefault="00EC12A5" w:rsidP="0084022E">
      <w:pPr>
        <w:rPr>
          <w:lang w:val="en-US"/>
        </w:rPr>
      </w:pPr>
      <w:r w:rsidRPr="5911DDBD">
        <w:rPr>
          <w:lang w:val="en-US"/>
        </w:rPr>
        <w:lastRenderedPageBreak/>
        <w:t xml:space="preserve">Intention to be submitted to: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r w:rsidR="392990EE" w:rsidRPr="0084022E">
        <w:rPr>
          <w:lang w:val="en-US"/>
        </w:rPr>
        <w:t>1. Emanuel EJ, Persad G, Upshur R, et al. Fair Allocation of Scarce Medical Resources in the Time of Covid-19. N Engl J Med 2020;1–7.” in the cover letter</w:t>
      </w:r>
    </w:p>
    <w:p w14:paraId="3DFAE6AA" w14:textId="6698AC7D" w:rsidR="5B042D37" w:rsidRPr="00CB5091" w:rsidRDefault="5B042D37" w:rsidP="00CB5091">
      <w:pPr>
        <w:rPr>
          <w:lang w:val="en-US"/>
        </w:rPr>
      </w:pPr>
      <w:r w:rsidRPr="00CB5091">
        <w:rPr>
          <w:lang w:val="en-US"/>
        </w:rPr>
        <w:t>“To ensure the fastest possible review process, we are asking authors not to submit presubmission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EClinical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Heading1"/>
        <w:rPr>
          <w:lang w:val="en-US"/>
        </w:rPr>
      </w:pPr>
      <w:commentRangeStart w:id="9"/>
      <w:r w:rsidRPr="39A4890C">
        <w:rPr>
          <w:lang w:val="en-US"/>
        </w:rPr>
        <w:lastRenderedPageBreak/>
        <w:t>Abstract</w:t>
      </w:r>
      <w:commentRangeEnd w:id="9"/>
      <w:r w:rsidR="00234D3C">
        <w:rPr>
          <w:rStyle w:val="CommentReference"/>
          <w:rFonts w:asciiTheme="minorHAnsi" w:eastAsiaTheme="minorHAnsi" w:hAnsiTheme="minorHAnsi" w:cstheme="minorBidi"/>
          <w:color w:val="auto"/>
        </w:rPr>
        <w:commentReference w:id="9"/>
      </w:r>
    </w:p>
    <w:p w14:paraId="7E375399" w14:textId="549BE5A1" w:rsidR="00737CE6" w:rsidRDefault="00737CE6" w:rsidP="39A4890C">
      <w:pPr>
        <w:pStyle w:val="Heading2"/>
        <w:rPr>
          <w:lang w:val="en-US"/>
        </w:rPr>
      </w:pPr>
      <w:r w:rsidRPr="39A4890C">
        <w:rPr>
          <w:lang w:val="en-US"/>
        </w:rPr>
        <w:t>Background</w:t>
      </w:r>
      <w:r w:rsidR="575ACEF7" w:rsidRPr="39A4890C">
        <w:rPr>
          <w:lang w:val="en-US"/>
        </w:rPr>
        <w:t xml:space="preserve"> </w:t>
      </w:r>
      <w:r w:rsidR="006044A7">
        <w:rPr>
          <w:lang w:val="en-US"/>
        </w:rPr>
        <w:t>(for SMDM Purpose ipv backgroud)</w:t>
      </w:r>
    </w:p>
    <w:p w14:paraId="756024EB" w14:textId="0558F155"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r w:rsidR="00E25C4D">
        <w:rPr>
          <w:rFonts w:ascii="Calibri" w:eastAsia="Calibri" w:hAnsi="Calibri" w:cs="Calibri"/>
          <w:lang w:val="en-US"/>
        </w:rPr>
        <w:t>regular</w:t>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w:t>
      </w:r>
      <w:r w:rsidRPr="5911DDBD">
        <w:rPr>
          <w:rFonts w:ascii="Calibri" w:eastAsia="Calibri" w:hAnsi="Calibri" w:cs="Calibri"/>
          <w:lang w:val="en-US"/>
        </w:rPr>
        <w:t xml:space="preserve"> societ</w:t>
      </w:r>
      <w:r w:rsidR="009262F5">
        <w:rPr>
          <w:rFonts w:ascii="Calibri" w:eastAsia="Calibri" w:hAnsi="Calibri" w:cs="Calibri"/>
          <w:lang w:val="en-US"/>
        </w:rPr>
        <w:t>ies are</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r w:rsidR="00E25C4D">
        <w:rPr>
          <w:rFonts w:ascii="Calibri" w:eastAsia="Calibri" w:hAnsi="Calibri" w:cs="Calibri"/>
          <w:lang w:val="en-US"/>
        </w:rPr>
        <w:t xml:space="preserve">our objective was </w:t>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n</w:t>
      </w:r>
      <w:r w:rsidR="009262F5">
        <w:rPr>
          <w:rFonts w:ascii="Calibri" w:eastAsia="Calibri" w:hAnsi="Calibri" w:cs="Calibri"/>
          <w:lang w:val="en-US"/>
        </w:rPr>
        <w:t>s</w:t>
      </w:r>
      <w:r w:rsidR="00CD22EF">
        <w:rPr>
          <w:rFonts w:ascii="Calibri" w:eastAsia="Calibri" w:hAnsi="Calibri" w:cs="Calibri"/>
          <w:lang w:val="en-US"/>
        </w:rPr>
        <w:t xml:space="preserve"> on health that can be used </w:t>
      </w:r>
      <w:r w:rsidR="009262F5">
        <w:rPr>
          <w:rFonts w:ascii="Calibri" w:eastAsia="Calibri" w:hAnsi="Calibri" w:cs="Calibri"/>
          <w:lang w:val="en-US"/>
        </w:rPr>
        <w:t xml:space="preserve">for </w:t>
      </w:r>
      <w:r w:rsidR="77CE9379" w:rsidRPr="5911DDBD">
        <w:rPr>
          <w:rFonts w:ascii="Calibri" w:eastAsia="Calibri" w:hAnsi="Calibri" w:cs="Calibri"/>
          <w:lang w:val="en-US"/>
        </w:rPr>
        <w:t>prioritization</w:t>
      </w:r>
      <w:r w:rsidR="009262F5">
        <w:rPr>
          <w:rFonts w:ascii="Calibri" w:eastAsia="Calibri" w:hAnsi="Calibri" w:cs="Calibri"/>
          <w:lang w:val="en-US"/>
        </w:rPr>
        <w:t xml:space="preserve">. </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17F4F641"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del w:id="10" w:author="J.J. van Busschbach" w:date="2020-05-26T09:28:00Z">
        <w:r w:rsidR="623992C3" w:rsidRPr="636709EE" w:rsidDel="0046269E">
          <w:rPr>
            <w:rFonts w:ascii="Calibri" w:eastAsia="Calibri" w:hAnsi="Calibri" w:cs="Calibri"/>
            <w:lang w:val="en-US"/>
          </w:rPr>
          <w:delText>simple</w:delText>
        </w:r>
        <w:r w:rsidRPr="636709EE" w:rsidDel="0046269E">
          <w:rPr>
            <w:rFonts w:ascii="Calibri" w:eastAsia="Calibri" w:hAnsi="Calibri" w:cs="Calibri"/>
            <w:lang w:val="en-US"/>
          </w:rPr>
          <w:delText xml:space="preserve"> </w:delText>
        </w:r>
      </w:del>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of delaying surgery from two weeks up to a year (with intervals of 10 weeks) and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r w:rsidR="00DB1A5E">
        <w:rPr>
          <w:rFonts w:ascii="Calibri" w:eastAsia="Calibri" w:hAnsi="Calibri" w:cs="Calibri"/>
          <w:lang w:val="en-US"/>
        </w:rPr>
        <w:t>d</w:t>
      </w:r>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000C32EF">
        <w:rPr>
          <w:rFonts w:ascii="Calibri" w:eastAsia="Calibri" w:hAnsi="Calibri" w:cs="Calibri"/>
          <w:lang w:val="en-US"/>
        </w:rPr>
        <w:t>for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000C32EF">
        <w:rPr>
          <w:rFonts w:ascii="Calibri" w:eastAsia="Calibri" w:hAnsi="Calibri" w:cs="Calibri"/>
          <w:lang w:val="en-US"/>
        </w:rPr>
        <w:t xml:space="preserve">delay of </w:t>
      </w:r>
      <w:r w:rsidR="4CABA2DF" w:rsidRPr="636709EE">
        <w:rPr>
          <w:rFonts w:ascii="Calibri" w:eastAsia="Calibri" w:hAnsi="Calibri" w:cs="Calibri"/>
          <w:lang w:val="en-US"/>
        </w:rPr>
        <w:t>surgery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Th</w:t>
      </w:r>
      <w:r w:rsidR="009262F5">
        <w:rPr>
          <w:rFonts w:ascii="Calibri" w:eastAsia="Calibri" w:hAnsi="Calibri" w:cs="Calibri"/>
          <w:lang w:val="en-US"/>
        </w:rPr>
        <w:t xml:space="preserve">e </w:t>
      </w:r>
      <w:r w:rsidR="0FE9F3B2" w:rsidRPr="636709EE">
        <w:rPr>
          <w:rFonts w:ascii="Calibri" w:eastAsia="Calibri" w:hAnsi="Calibri" w:cs="Calibri"/>
          <w:lang w:val="en-US"/>
        </w:rPr>
        <w:t xml:space="preserve">model was applied to </w:t>
      </w:r>
      <w:commentRangeStart w:id="11"/>
      <w:r w:rsidR="009262F5">
        <w:rPr>
          <w:rFonts w:ascii="Calibri" w:eastAsia="Calibri" w:hAnsi="Calibri" w:cs="Calibri"/>
          <w:lang w:val="en-US"/>
        </w:rPr>
        <w:t xml:space="preserve">34 </w:t>
      </w:r>
      <w:r w:rsidR="0FE9F3B2" w:rsidRPr="636709EE">
        <w:rPr>
          <w:rFonts w:ascii="Calibri" w:eastAsia="Calibri" w:hAnsi="Calibri" w:cs="Calibri"/>
          <w:lang w:val="en-US"/>
        </w:rPr>
        <w:t>sem</w:t>
      </w:r>
      <w:commentRangeEnd w:id="11"/>
      <w:r w:rsidR="009262F5">
        <w:rPr>
          <w:rStyle w:val="CommentReference"/>
        </w:rPr>
        <w:commentReference w:id="11"/>
      </w:r>
      <w:r w:rsidR="0FE9F3B2" w:rsidRPr="636709EE">
        <w:rPr>
          <w:rFonts w:ascii="Calibri" w:eastAsia="Calibri" w:hAnsi="Calibri" w:cs="Calibri"/>
          <w:lang w:val="en-US"/>
        </w:rPr>
        <w:t>i-elective (</w:t>
      </w:r>
      <w:r w:rsidR="00DB1A5E">
        <w:rPr>
          <w:rFonts w:ascii="Calibri" w:eastAsia="Calibri" w:hAnsi="Calibri" w:cs="Calibri"/>
          <w:lang w:val="en-US"/>
        </w:rPr>
        <w:t>not necessar</w:t>
      </w:r>
      <w:r w:rsidR="000C32EF">
        <w:rPr>
          <w:rFonts w:ascii="Calibri" w:eastAsia="Calibri" w:hAnsi="Calibri" w:cs="Calibri"/>
          <w:lang w:val="en-US"/>
        </w:rPr>
        <w:t>ily performed</w:t>
      </w:r>
      <w:r w:rsidR="00DB1A5E">
        <w:rPr>
          <w:rFonts w:ascii="Calibri" w:eastAsia="Calibri" w:hAnsi="Calibri" w:cs="Calibri"/>
          <w:lang w:val="en-US"/>
        </w:rPr>
        <w:t xml:space="preserve"> within 3 days</w:t>
      </w:r>
      <w:r w:rsidR="000C32EF">
        <w:rPr>
          <w:rFonts w:ascii="Calibri" w:eastAsia="Calibri" w:hAnsi="Calibri" w:cs="Calibri"/>
          <w:lang w:val="en-US"/>
        </w:rPr>
        <w:t>,</w:t>
      </w:r>
      <w:r w:rsidR="00DB1A5E">
        <w:rPr>
          <w:rFonts w:ascii="Calibri" w:eastAsia="Calibri" w:hAnsi="Calibri" w:cs="Calibri"/>
          <w:lang w:val="en-US"/>
        </w:rPr>
        <w:t xml:space="preserve"> </w:t>
      </w:r>
      <w:r w:rsidR="000C32EF">
        <w:rPr>
          <w:rFonts w:ascii="Calibri" w:eastAsia="Calibri" w:hAnsi="Calibri" w:cs="Calibri"/>
          <w:lang w:val="en-US"/>
        </w:rPr>
        <w:t xml:space="preserve">but </w:t>
      </w:r>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w:t>
      </w:r>
      <w:r w:rsidR="009262F5" w:rsidRPr="636709EE">
        <w:rPr>
          <w:rFonts w:ascii="Calibri" w:eastAsia="Calibri" w:hAnsi="Calibri" w:cs="Calibri"/>
          <w:lang w:val="en-US"/>
        </w:rPr>
        <w:t xml:space="preserve">surgery </w:t>
      </w:r>
      <w:r w:rsidR="009262F5">
        <w:rPr>
          <w:rFonts w:ascii="Calibri" w:eastAsia="Calibri" w:hAnsi="Calibri" w:cs="Calibri"/>
          <w:lang w:val="en-US"/>
        </w:rPr>
        <w:t xml:space="preserve">on adults </w:t>
      </w:r>
      <w:r w:rsidR="48CF2D9A" w:rsidRPr="636709EE">
        <w:rPr>
          <w:rFonts w:ascii="Calibri" w:eastAsia="Calibri" w:hAnsi="Calibri" w:cs="Calibri"/>
          <w:lang w:val="en-US"/>
        </w:rPr>
        <w:t>commonly performed in a Dutch academic hospital</w:t>
      </w:r>
      <w:r w:rsidR="67A0A524" w:rsidRPr="636709EE">
        <w:rPr>
          <w:rFonts w:ascii="Calibri" w:eastAsia="Calibri" w:hAnsi="Calibri" w:cs="Calibri"/>
          <w:lang w:val="en-US"/>
        </w:rPr>
        <w:t>.</w:t>
      </w:r>
    </w:p>
    <w:p w14:paraId="68617D15" w14:textId="7552060A"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12"/>
      <w:commentRangeStart w:id="13"/>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w:t>
      </w:r>
      <w:r w:rsidR="00B36A8C" w:rsidRPr="5911DDBD">
        <w:rPr>
          <w:lang w:val="en-US"/>
        </w:rPr>
        <w:lastRenderedPageBreak/>
        <w:t>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12"/>
      <w:r w:rsidR="000016BF">
        <w:rPr>
          <w:rStyle w:val="CommentReference"/>
        </w:rPr>
        <w:commentReference w:id="12"/>
      </w:r>
      <w:commentRangeEnd w:id="13"/>
      <w:r w:rsidR="00CC041C">
        <w:rPr>
          <w:rStyle w:val="CommentReference"/>
        </w:rPr>
        <w:commentReference w:id="13"/>
      </w:r>
    </w:p>
    <w:p w14:paraId="046549B0" w14:textId="2ECC30F6" w:rsidR="006D27F5" w:rsidRDefault="006D27F5" w:rsidP="39A4890C">
      <w:pPr>
        <w:pStyle w:val="Heading2"/>
        <w:rPr>
          <w:lang w:val="en-US"/>
        </w:rPr>
      </w:pPr>
      <w:r w:rsidRPr="39A4890C">
        <w:rPr>
          <w:lang w:val="en-US"/>
        </w:rPr>
        <w:t>Conclusion</w:t>
      </w:r>
    </w:p>
    <w:p w14:paraId="33023EA8" w14:textId="19764F12" w:rsidR="739D3A68" w:rsidRPr="00B92D2F" w:rsidRDefault="000B024F" w:rsidP="00B92D2F">
      <w:pPr>
        <w:rPr>
          <w:lang w:val="en-US"/>
        </w:rPr>
      </w:pPr>
      <w:r>
        <w:rPr>
          <w:lang w:val="en-US"/>
        </w:rPr>
        <w:t xml:space="preserve">The expected health loss due to delay of surgery could </w:t>
      </w:r>
      <w:r w:rsidR="00B92D2F">
        <w:rPr>
          <w:i/>
          <w:lang w:val="en-US"/>
        </w:rPr>
        <w:t>reliably</w:t>
      </w:r>
      <w:r w:rsidR="00B92D2F">
        <w:rPr>
          <w:lang w:val="en-US"/>
        </w:rPr>
        <w:t xml:space="preserve"> be quantified with our decision model and can guide prioritization of surgical care from a utilitarian perspective (i.e. minimizing health loss for the total population) in times of scarcity (due to COVID-19).</w:t>
      </w:r>
      <w:r w:rsidR="44CA49E7" w:rsidRPr="5911DDBD">
        <w:rPr>
          <w:rFonts w:ascii="Calibri" w:eastAsia="Calibri" w:hAnsi="Calibri" w:cs="Calibri"/>
          <w:lang w:val="en-US"/>
        </w:rPr>
        <w:t xml:space="preserve"> Placing this tool in the context of different ethical perspectives and combining it with capacity management tools is key to achieve large-scale implementation.</w:t>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Heading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38F69D5D"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01C7EE9">
        <w:rPr>
          <w:rFonts w:eastAsiaTheme="minorEastAsia"/>
          <w:sz w:val="23"/>
          <w:szCs w:val="23"/>
          <w:lang w:val="en-US"/>
        </w:rPr>
        <w:t>surgical procedures</w:t>
      </w:r>
      <w:r w:rsidR="083658F7" w:rsidRPr="5911DDBD">
        <w:rPr>
          <w:rFonts w:eastAsiaTheme="minorEastAsia"/>
          <w:sz w:val="23"/>
          <w:szCs w:val="23"/>
          <w:lang w:val="en-US"/>
        </w:rPr>
        <w:t xml:space="preserve">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01C7EE9">
        <w:rPr>
          <w:rFonts w:eastAsiaTheme="minorEastAsia"/>
          <w:sz w:val="23"/>
          <w:szCs w:val="23"/>
          <w:lang w:val="en-US"/>
        </w:rPr>
        <w:t>. A model</w:t>
      </w:r>
      <w:r w:rsidR="51EB5119" w:rsidRPr="5911DDBD">
        <w:rPr>
          <w:rFonts w:eastAsiaTheme="minorEastAsia"/>
          <w:sz w:val="23"/>
          <w:szCs w:val="23"/>
          <w:lang w:val="en-US"/>
        </w:rPr>
        <w:t xml:space="preserve">ing study </w:t>
      </w:r>
      <w:r w:rsidR="001C7EE9">
        <w:rPr>
          <w:rFonts w:eastAsiaTheme="minorEastAsia"/>
          <w:sz w:val="23"/>
          <w:szCs w:val="23"/>
          <w:lang w:val="en-US"/>
        </w:rPr>
        <w:t xml:space="preserve">has evaluated the consequences of delay of orthopedic surgical procedures. </w:t>
      </w:r>
      <w:commentRangeStart w:id="14"/>
      <w:r w:rsidR="001C7EE9">
        <w:rPr>
          <w:rFonts w:eastAsiaTheme="minorEastAsia"/>
          <w:sz w:val="23"/>
          <w:szCs w:val="23"/>
          <w:lang w:val="en-US"/>
        </w:rPr>
        <w:t xml:space="preserve">The study </w:t>
      </w:r>
      <w:r w:rsidR="51EB5119" w:rsidRPr="5911DDBD">
        <w:rPr>
          <w:rFonts w:eastAsiaTheme="minorEastAsia"/>
          <w:sz w:val="23"/>
          <w:szCs w:val="23"/>
          <w:lang w:val="en-US"/>
        </w:rPr>
        <w:t xml:space="preserve">showed that if elective orthopedic surgery would have </w:t>
      </w:r>
      <w:r w:rsidR="001C7EE9">
        <w:rPr>
          <w:rFonts w:eastAsiaTheme="minorEastAsia"/>
          <w:sz w:val="23"/>
          <w:szCs w:val="23"/>
          <w:lang w:val="en-US"/>
        </w:rPr>
        <w:t xml:space="preserve">been </w:t>
      </w:r>
      <w:r w:rsidR="51EB5119" w:rsidRPr="5911DDBD">
        <w:rPr>
          <w:rFonts w:eastAsiaTheme="minorEastAsia"/>
          <w:sz w:val="23"/>
          <w:szCs w:val="23"/>
          <w:lang w:val="en-US"/>
        </w:rPr>
        <w:t>resumed in June 2020 in the USA, it would have taken 7-16 months until the health-care system performed at 90% of the expected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commentRangeEnd w:id="14"/>
      <w:r w:rsidR="005966E7">
        <w:rPr>
          <w:rStyle w:val="CommentReference"/>
        </w:rPr>
        <w:commentReference w:id="14"/>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089EC92A" w:rsidR="256137A7" w:rsidRDefault="008C69CA" w:rsidP="636709EE">
      <w:pPr>
        <w:rPr>
          <w:rFonts w:eastAsiaTheme="minorEastAsia"/>
          <w:sz w:val="23"/>
          <w:szCs w:val="23"/>
          <w:lang w:val="en-US"/>
        </w:rPr>
      </w:pPr>
      <w:r w:rsidRPr="5911DDBD">
        <w:rPr>
          <w:rFonts w:eastAsiaTheme="minorEastAsia"/>
          <w:sz w:val="23"/>
          <w:szCs w:val="23"/>
          <w:lang w:val="en-US"/>
        </w:rPr>
        <w:lastRenderedPageBreak/>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by </w:t>
      </w:r>
      <w:r w:rsidR="000C32EF">
        <w:rPr>
          <w:lang w:val="en-US"/>
        </w:rPr>
        <w:t>experts from the respective surgical fields</w:t>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00C32EF">
        <w:rPr>
          <w:lang w:val="en-US"/>
        </w:rPr>
        <w:t xml:space="preserve">Additionally, prioritization across different disciplines is complicated by the high degree of specialization in modern medicine.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p>
    <w:p w14:paraId="40C85AE4" w14:textId="4E980D06"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of postponing </w:t>
      </w:r>
      <w:r w:rsidR="319EC840" w:rsidRPr="5911DDBD">
        <w:rPr>
          <w:rFonts w:ascii="Calibri" w:eastAsia="Calibri" w:hAnsi="Calibri" w:cs="Calibri"/>
          <w:lang w:val="en-US"/>
        </w:rPr>
        <w:t>surgical intervention</w:t>
      </w:r>
      <w:r w:rsidR="000016BF" w:rsidRPr="000016BF">
        <w:rPr>
          <w:rFonts w:ascii="Calibri" w:eastAsia="Calibri" w:hAnsi="Calibri" w:cs="Calibri"/>
          <w:lang w:val="en-US"/>
        </w:rPr>
        <w:t xml:space="preserve"> </w:t>
      </w:r>
      <w:r w:rsidR="000016BF">
        <w:rPr>
          <w:rFonts w:ascii="Calibri" w:eastAsia="Calibri" w:hAnsi="Calibri" w:cs="Calibri"/>
          <w:lang w:val="en-US"/>
        </w:rPr>
        <w:t>on health</w:t>
      </w:r>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Heading2"/>
        <w:rPr>
          <w:lang w:val="en-US"/>
        </w:rPr>
      </w:pPr>
      <w:r w:rsidRPr="39A4890C">
        <w:rPr>
          <w:lang w:val="en-US"/>
        </w:rPr>
        <w:t>Methods</w:t>
      </w:r>
    </w:p>
    <w:p w14:paraId="4D3739C7" w14:textId="255091ED"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r w:rsidR="000016BF">
        <w:rPr>
          <w:lang w:val="en-US"/>
        </w:rPr>
        <w:t xml:space="preserve">was </w:t>
      </w:r>
      <w:r w:rsidR="5D00BC3F" w:rsidRPr="5911DDBD">
        <w:rPr>
          <w:lang w:val="en-US"/>
        </w:rPr>
        <w:t>buil</w:t>
      </w:r>
      <w:r w:rsidR="000016BF">
        <w:rPr>
          <w:lang w:val="en-US"/>
        </w:rPr>
        <w:t>t</w:t>
      </w:r>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13">
        <w:r w:rsidR="18A35708" w:rsidRPr="5911DDBD">
          <w:rPr>
            <w:rStyle w:val="Hyperlink"/>
            <w:rFonts w:ascii="Calibri" w:eastAsia="Calibri" w:hAnsi="Calibri" w:cs="Calibri"/>
            <w:lang w:val="en-US"/>
          </w:rPr>
          <w:t>https://github.com/erasmusmc-mgz/VB_OR_t</w:t>
        </w:r>
      </w:hyperlink>
      <w:commentRangeStart w:id="15"/>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15"/>
      <w:r w:rsidR="438F5BE1">
        <w:commentReference w:id="15"/>
      </w:r>
    </w:p>
    <w:p w14:paraId="19049486" w14:textId="3EC0EBB9" w:rsidR="438F5BE1" w:rsidRDefault="2E6165B6" w:rsidP="39A4890C">
      <w:pPr>
        <w:pStyle w:val="Heading3"/>
        <w:rPr>
          <w:lang w:val="en-US"/>
        </w:rPr>
      </w:pPr>
      <w:r w:rsidRPr="39A4890C">
        <w:rPr>
          <w:lang w:val="en-US"/>
        </w:rPr>
        <w:t xml:space="preserve">Patients </w:t>
      </w:r>
      <w:commentRangeStart w:id="16"/>
      <w:r w:rsidRPr="39A4890C">
        <w:rPr>
          <w:lang w:val="en-US"/>
        </w:rPr>
        <w:t xml:space="preserve">and setting </w:t>
      </w:r>
      <w:commentRangeEnd w:id="16"/>
      <w:r w:rsidR="005966E7">
        <w:rPr>
          <w:rStyle w:val="CommentReference"/>
          <w:rFonts w:asciiTheme="minorHAnsi" w:eastAsiaTheme="minorHAnsi" w:hAnsiTheme="minorHAnsi" w:cstheme="minorBidi"/>
          <w:color w:val="auto"/>
        </w:rPr>
        <w:commentReference w:id="16"/>
      </w:r>
    </w:p>
    <w:p w14:paraId="232F8109" w14:textId="37B8FF6A" w:rsidR="00516760" w:rsidRDefault="00516760" w:rsidP="00516760">
      <w:pPr>
        <w:spacing w:after="0" w:line="276" w:lineRule="auto"/>
        <w:rPr>
          <w:lang w:val="en-US"/>
        </w:rPr>
      </w:pPr>
      <w:r w:rsidRPr="5911DDBD">
        <w:rPr>
          <w:lang w:val="en-US"/>
        </w:rPr>
        <w:t>The procedures evaluated in this study comprised of non-pediatric, semi-elective surgeries</w:t>
      </w:r>
      <w:r w:rsidR="006D76AB">
        <w:rPr>
          <w:lang w:val="en-US"/>
        </w:rPr>
        <w:t xml:space="preserve"> in an academic tertiary referring hospital</w:t>
      </w:r>
      <w:r w:rsidRPr="5911DDBD">
        <w:rPr>
          <w:lang w:val="en-US"/>
        </w:rPr>
        <w:t>. A semi-elective procedure was defined as a procedure that is non-urgent</w:t>
      </w:r>
      <w:r w:rsidR="00BE6480">
        <w:rPr>
          <w:lang w:val="en-US"/>
        </w:rPr>
        <w:t>,</w:t>
      </w:r>
      <w:r w:rsidRPr="5911DDBD">
        <w:rPr>
          <w:lang w:val="en-US"/>
        </w:rPr>
        <w:t xml:space="preserve"> but ideally performed within three </w:t>
      </w:r>
      <w:r w:rsidR="006D76AB">
        <w:rPr>
          <w:lang w:val="en-US"/>
        </w:rPr>
        <w:t xml:space="preserve">to six </w:t>
      </w:r>
      <w:r w:rsidRPr="5911DDBD">
        <w:rPr>
          <w:lang w:val="en-US"/>
        </w:rPr>
        <w:t>weeks. A selection of semi-electiv</w:t>
      </w:r>
      <w:r w:rsidR="006D76AB">
        <w:rPr>
          <w:lang w:val="en-US"/>
        </w:rPr>
        <w:t>e procedures for this model</w:t>
      </w:r>
      <w:r w:rsidRPr="5911DDBD">
        <w:rPr>
          <w:lang w:val="en-US"/>
        </w:rPr>
        <w:t xml:space="preserve">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w:t>
      </w:r>
      <w:r w:rsidRPr="5911DDBD">
        <w:rPr>
          <w:lang w:val="en-US"/>
        </w:rPr>
        <w:lastRenderedPageBreak/>
        <w:t xml:space="preserve">least 80 times were selected. These selected procedures were </w:t>
      </w:r>
      <w:r w:rsidR="00621EAC">
        <w:rPr>
          <w:lang w:val="en-US"/>
        </w:rPr>
        <w:t xml:space="preserve">consecutively </w:t>
      </w:r>
      <w:r w:rsidRPr="5911DDBD">
        <w:rPr>
          <w:lang w:val="en-US"/>
        </w:rPr>
        <w:t xml:space="preserve">classified by two </w:t>
      </w:r>
      <w:r w:rsidR="00E678CD">
        <w:rPr>
          <w:lang w:val="en-US"/>
        </w:rPr>
        <w:t xml:space="preserve">senior clinicians </w:t>
      </w:r>
      <w:r w:rsidRPr="5911DDBD">
        <w:rPr>
          <w:lang w:val="en-US"/>
        </w:rPr>
        <w:t>(JvS</w:t>
      </w:r>
      <w:r w:rsidR="000C32EF">
        <w:rPr>
          <w:lang w:val="en-US"/>
        </w:rPr>
        <w:t xml:space="preserve"> – emeritus professor internal medecine</w:t>
      </w:r>
      <w:r w:rsidRPr="5911DDBD">
        <w:rPr>
          <w:lang w:val="en-US"/>
        </w:rPr>
        <w:t>, RBdJ</w:t>
      </w:r>
      <w:r w:rsidR="000C32EF">
        <w:rPr>
          <w:lang w:val="en-US"/>
        </w:rPr>
        <w:t xml:space="preserve"> – head of the department of head and neck surgery</w:t>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r w:rsidR="00ED3925">
        <w:rPr>
          <w:lang w:val="en-US"/>
        </w:rPr>
        <w:t xml:space="preserve"> Where relevant, we distinguished mild and severe cases undergoing the procedure.</w:t>
      </w:r>
    </w:p>
    <w:p w14:paraId="7075F20F" w14:textId="77777777" w:rsidR="00516760" w:rsidRDefault="00516760" w:rsidP="00516760">
      <w:pPr>
        <w:spacing w:after="0" w:line="276" w:lineRule="auto"/>
        <w:rPr>
          <w:lang w:val="en-US"/>
        </w:rPr>
      </w:pPr>
    </w:p>
    <w:p w14:paraId="569A589D" w14:textId="249770A5" w:rsidR="00572679" w:rsidRPr="00ED3925" w:rsidRDefault="00516760" w:rsidP="00516760">
      <w:r w:rsidRPr="5911DDBD">
        <w:rPr>
          <w:lang w:val="en-US"/>
        </w:rPr>
        <w:t>The</w:t>
      </w:r>
      <w:r w:rsidR="006E5AC7">
        <w:rPr>
          <w:lang w:val="en-US"/>
        </w:rPr>
        <w:t xml:space="preserve"> simulated</w:t>
      </w:r>
      <w:r w:rsidRPr="5911DDBD">
        <w:rPr>
          <w:lang w:val="en-US"/>
        </w:rPr>
        <w:t xml:space="preserve"> populations </w:t>
      </w:r>
      <w:r w:rsidR="005966E7">
        <w:rPr>
          <w:lang w:val="en-US"/>
        </w:rPr>
        <w:t>consist of</w:t>
      </w:r>
      <w:r w:rsidRPr="5911DDBD">
        <w:rPr>
          <w:lang w:val="en-US"/>
        </w:rPr>
        <w:t xml:space="preserve"> patients with an indication of one of the selected </w:t>
      </w:r>
      <w:commentRangeStart w:id="17"/>
      <w:r w:rsidRPr="5911DDBD">
        <w:rPr>
          <w:lang w:val="en-US"/>
        </w:rPr>
        <w:t xml:space="preserve">61 non-pediatric semi-elective procedures. </w:t>
      </w:r>
      <w:commentRangeEnd w:id="17"/>
      <w:r w:rsidR="005966E7">
        <w:rPr>
          <w:rStyle w:val="CommentReference"/>
        </w:rPr>
        <w:commentReference w:id="17"/>
      </w:r>
      <w:r w:rsidRPr="5911DDBD">
        <w:rPr>
          <w:lang w:val="en-US"/>
        </w:rPr>
        <w:t xml:space="preserve">The average age of the patients was used as the initial age of the simulated cohort in the model. Where possible, </w:t>
      </w:r>
      <w:r w:rsidR="00FC2F85">
        <w:rPr>
          <w:lang w:val="en-US"/>
        </w:rPr>
        <w:t xml:space="preserve">survival </w:t>
      </w:r>
      <w:r w:rsidRPr="5911DDBD">
        <w:rPr>
          <w:lang w:val="en-US"/>
        </w:rPr>
        <w:t xml:space="preserve">data from Dutch registries was used. In this study, we only focus on health benefits. </w:t>
      </w:r>
      <w:r w:rsidR="000C32EF">
        <w:rPr>
          <w:lang w:val="en-US"/>
        </w:rPr>
        <w:t xml:space="preserve">Because benefits have more “value” in the near than in the distant future, it is common to perform discounting: this is a procedure where benefits later in the time </w:t>
      </w:r>
      <w:r w:rsidR="00995896">
        <w:rPr>
          <w:lang w:val="en-US"/>
        </w:rPr>
        <w:t xml:space="preserve">horizon </w:t>
      </w:r>
      <w:r w:rsidR="000C32EF">
        <w:rPr>
          <w:lang w:val="en-US"/>
        </w:rPr>
        <w:t xml:space="preserve">are weighed less. </w:t>
      </w:r>
      <w:commentRangeStart w:id="18"/>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0C32EF">
        <w:rPr>
          <w:noProof/>
          <w:vertAlign w:val="superscript"/>
        </w:rPr>
        <w:t>20</w:t>
      </w:r>
      <w:r>
        <w:rPr>
          <w:lang w:val="en-US"/>
        </w:rPr>
        <w:fldChar w:fldCharType="end"/>
      </w:r>
      <w:r w:rsidR="000C32EF">
        <w:rPr>
          <w:lang w:val="en-US"/>
        </w:rPr>
        <w:t xml:space="preserve">: </w:t>
      </w:r>
      <w:commentRangeEnd w:id="18"/>
      <w:r w:rsidR="005966E7">
        <w:rPr>
          <w:rStyle w:val="CommentReference"/>
        </w:rPr>
        <w:commentReference w:id="18"/>
      </w:r>
    </w:p>
    <w:p w14:paraId="6AAE4EFE" w14:textId="632769B1" w:rsidR="438F5BE1" w:rsidRDefault="17703BBA" w:rsidP="39A4890C">
      <w:pPr>
        <w:pStyle w:val="Heading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(cSTM)</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A cSTM</w:t>
      </w:r>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r w:rsidR="18E53183" w:rsidRPr="5911DDBD">
        <w:rPr>
          <w:rFonts w:ascii="Calibri" w:eastAsia="Calibri" w:hAnsi="Calibri" w:cs="Calibri"/>
          <w:lang w:val="en-US"/>
        </w:rPr>
        <w:t xml:space="preserve">cSTM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w:t>
      </w:r>
      <w:r w:rsidR="33A6FFFD" w:rsidRPr="5911DDBD">
        <w:rPr>
          <w:lang w:val="en-US"/>
        </w:rPr>
        <w:lastRenderedPageBreak/>
        <w:t>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Heading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t>
      </w:r>
      <w:r w:rsidR="3B5FC3B6" w:rsidRPr="636709EE">
        <w:rPr>
          <w:lang w:val="en-US"/>
        </w:rPr>
        <w:lastRenderedPageBreak/>
        <w:t xml:space="preserve">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Heading3"/>
        <w:rPr>
          <w:lang w:val="en-US"/>
        </w:rPr>
      </w:pPr>
      <w:r w:rsidRPr="39A4890C">
        <w:rPr>
          <w:lang w:val="en-US"/>
        </w:rPr>
        <w:t>Quality of life</w:t>
      </w:r>
    </w:p>
    <w:p w14:paraId="4BD2DA6F" w14:textId="5659CCBB" w:rsidR="0BA7C532" w:rsidRDefault="0BA7C532" w:rsidP="04F59E2C">
      <w:pPr>
        <w:rPr>
          <w:lang w:val="en-US"/>
        </w:rPr>
      </w:pPr>
      <w:r w:rsidRPr="636709EE">
        <w:rPr>
          <w:lang w:val="en-US"/>
        </w:rPr>
        <w:t>The</w:t>
      </w:r>
      <w:r w:rsidR="49FCFF8F" w:rsidRPr="636709EE">
        <w:rPr>
          <w:lang w:val="en-US"/>
        </w:rPr>
        <w:t xml:space="preserve"> </w:t>
      </w:r>
      <w:commentRangeStart w:id="19"/>
      <w:commentRangeStart w:id="20"/>
      <w:r w:rsidR="49FCFF8F" w:rsidRPr="636709EE">
        <w:rPr>
          <w:lang w:val="en-US"/>
        </w:rPr>
        <w:t>quality of life</w:t>
      </w:r>
      <w:r w:rsidR="24FCE049" w:rsidRPr="636709EE">
        <w:rPr>
          <w:lang w:val="en-US"/>
        </w:rPr>
        <w:t xml:space="preserve"> (QoL)</w:t>
      </w:r>
      <w:r w:rsidR="49FCFF8F" w:rsidRPr="636709EE">
        <w:rPr>
          <w:lang w:val="en-US"/>
        </w:rPr>
        <w:t xml:space="preserve"> </w:t>
      </w:r>
      <w:commentRangeEnd w:id="19"/>
      <w:r w:rsidR="00270429">
        <w:rPr>
          <w:rStyle w:val="CommentReference"/>
        </w:rPr>
        <w:commentReference w:id="19"/>
      </w:r>
      <w:commentRangeEnd w:id="20"/>
      <w:r w:rsidR="0046269E">
        <w:rPr>
          <w:rStyle w:val="CommentReference"/>
        </w:rPr>
        <w:commentReference w:id="20"/>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w:t>
      </w:r>
      <w:ins w:id="21" w:author="J.J. van Busschbach" w:date="2020-05-26T09:39:00Z">
        <w:r w:rsidR="00BC7381">
          <w:rPr>
            <w:lang w:val="en-US"/>
          </w:rPr>
          <w:t>‘</w:t>
        </w:r>
      </w:ins>
      <w:r w:rsidR="7AF2B659" w:rsidRPr="636709EE">
        <w:rPr>
          <w:lang w:val="en-US"/>
        </w:rPr>
        <w:t>disutility weights</w:t>
      </w:r>
      <w:ins w:id="22" w:author="J.J. van Busschbach" w:date="2020-05-26T09:39:00Z">
        <w:r w:rsidR="00BC7381">
          <w:rPr>
            <w:lang w:val="en-US"/>
          </w:rPr>
          <w:t>’</w:t>
        </w:r>
      </w:ins>
      <w:r w:rsidR="7AF2B659" w:rsidRPr="636709EE">
        <w:rPr>
          <w:lang w:val="en-US"/>
        </w:rPr>
        <w:t xml:space="preserve">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 xml:space="preserve">Disability weights represent the magnitude of health loss associated with specific health </w:t>
      </w:r>
      <w:ins w:id="23" w:author="J.J. van Busschbach" w:date="2020-05-26T09:49:00Z">
        <w:r w:rsidR="001E69DE">
          <w:rPr>
            <w:rFonts w:ascii="Calibri" w:eastAsia="Calibri" w:hAnsi="Calibri" w:cs="Calibri"/>
            <w:lang w:val="en-US"/>
          </w:rPr>
          <w:t>state</w:t>
        </w:r>
      </w:ins>
      <w:del w:id="24" w:author="J.J. van Busschbach" w:date="2020-05-26T09:49:00Z">
        <w:r w:rsidR="6F6552DF" w:rsidRPr="636709EE" w:rsidDel="001E69DE">
          <w:rPr>
            <w:rFonts w:ascii="Calibri" w:eastAsia="Calibri" w:hAnsi="Calibri" w:cs="Calibri"/>
            <w:lang w:val="en-US"/>
          </w:rPr>
          <w:delText>outcomes</w:delText>
        </w:r>
      </w:del>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w:t>
      </w:r>
      <w:ins w:id="25" w:author="J.J. van Busschbach" w:date="2020-05-26T09:48:00Z">
        <w:r w:rsidR="001E69DE">
          <w:rPr>
            <w:rFonts w:ascii="Calibri" w:eastAsia="Calibri" w:hAnsi="Calibri" w:cs="Calibri"/>
            <w:lang w:val="en-US"/>
          </w:rPr>
          <w:t xml:space="preserve">the value </w:t>
        </w:r>
      </w:ins>
      <w:del w:id="26" w:author="J.J. van Busschbach" w:date="2020-05-26T09:48:00Z">
        <w:r w:rsidR="7BFF59B9" w:rsidRPr="636709EE" w:rsidDel="001E69DE">
          <w:rPr>
            <w:rFonts w:ascii="Calibri" w:eastAsia="Calibri" w:hAnsi="Calibri" w:cs="Calibri"/>
            <w:lang w:val="en-US"/>
          </w:rPr>
          <w:delText xml:space="preserve">a state </w:delText>
        </w:r>
      </w:del>
      <w:r w:rsidR="7BFF59B9" w:rsidRPr="636709EE">
        <w:rPr>
          <w:rFonts w:ascii="Calibri" w:eastAsia="Calibri" w:hAnsi="Calibri" w:cs="Calibri"/>
          <w:lang w:val="en-US"/>
        </w:rPr>
        <w:t xml:space="preserve">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ins w:id="27" w:author="J.J. van Busschbach" w:date="2020-05-26T09:48:00Z">
        <w:r w:rsidR="001E69DE">
          <w:rPr>
            <w:rFonts w:ascii="Calibri" w:eastAsia="Calibri" w:hAnsi="Calibri" w:cs="Calibri"/>
            <w:lang w:val="en-US"/>
          </w:rPr>
          <w:t xml:space="preserve">the value of </w:t>
        </w:r>
      </w:ins>
      <w:del w:id="28" w:author="J.J. van Busschbach" w:date="2020-05-26T09:48:00Z">
        <w:r w:rsidR="00C047C6" w:rsidDel="001E69DE">
          <w:rPr>
            <w:rFonts w:ascii="Calibri" w:eastAsia="Calibri" w:hAnsi="Calibri" w:cs="Calibri"/>
            <w:lang w:val="en-US"/>
          </w:rPr>
          <w:delText xml:space="preserve">represents </w:delText>
        </w:r>
      </w:del>
      <w:r w:rsidR="7BFF59B9" w:rsidRPr="636709EE">
        <w:rPr>
          <w:rFonts w:ascii="Calibri" w:eastAsia="Calibri" w:hAnsi="Calibri" w:cs="Calibri"/>
          <w:lang w:val="en-US"/>
        </w:rPr>
        <w:t xml:space="preserve">death. </w:t>
      </w:r>
      <w:ins w:id="29" w:author="J.J. van Busschbach" w:date="2020-05-26T09:49:00Z">
        <w:r w:rsidR="001E69DE">
          <w:rPr>
            <w:rFonts w:ascii="Calibri" w:eastAsia="Calibri" w:hAnsi="Calibri" w:cs="Calibri"/>
            <w:lang w:val="en-US"/>
          </w:rPr>
          <w:t xml:space="preserve">When </w:t>
        </w:r>
      </w:ins>
      <w:r w:rsidR="001E69DE" w:rsidRPr="636709EE">
        <w:rPr>
          <w:rFonts w:ascii="Calibri" w:eastAsia="Calibri" w:hAnsi="Calibri" w:cs="Calibri"/>
          <w:lang w:val="en-US"/>
        </w:rPr>
        <w:t xml:space="preserve">these </w:t>
      </w:r>
      <w:r w:rsidR="43E29A2E" w:rsidRPr="636709EE">
        <w:rPr>
          <w:rFonts w:ascii="Calibri" w:eastAsia="Calibri" w:hAnsi="Calibri" w:cs="Calibri"/>
          <w:lang w:val="en-US"/>
        </w:rPr>
        <w:t>weights</w:t>
      </w:r>
      <w:r w:rsidR="6F6552DF" w:rsidRPr="636709EE">
        <w:rPr>
          <w:rFonts w:ascii="Calibri" w:eastAsia="Calibri" w:hAnsi="Calibri" w:cs="Calibri"/>
          <w:lang w:val="en-US"/>
        </w:rPr>
        <w:t xml:space="preserve"> </w:t>
      </w:r>
      <w:ins w:id="30" w:author="J.J. van Busschbach" w:date="2020-05-26T09:49:00Z">
        <w:r w:rsidR="001E69DE">
          <w:rPr>
            <w:rFonts w:ascii="Calibri" w:eastAsia="Calibri" w:hAnsi="Calibri" w:cs="Calibri"/>
            <w:lang w:val="en-US"/>
          </w:rPr>
          <w:t xml:space="preserve">are multiplied with the duration of the </w:t>
        </w:r>
      </w:ins>
      <w:ins w:id="31" w:author="J.J. van Busschbach" w:date="2020-05-26T09:50:00Z">
        <w:r w:rsidR="001E69DE">
          <w:rPr>
            <w:rFonts w:ascii="Calibri" w:eastAsia="Calibri" w:hAnsi="Calibri" w:cs="Calibri"/>
            <w:lang w:val="en-US"/>
          </w:rPr>
          <w:t xml:space="preserve">state, one has </w:t>
        </w:r>
      </w:ins>
      <w:del w:id="32" w:author="J.J. van Busschbach" w:date="2020-05-26T09:50:00Z">
        <w:r w:rsidR="6F6552DF" w:rsidRPr="636709EE" w:rsidDel="001E69DE">
          <w:rPr>
            <w:rFonts w:ascii="Calibri" w:eastAsia="Calibri" w:hAnsi="Calibri" w:cs="Calibri"/>
            <w:lang w:val="en-US"/>
          </w:rPr>
          <w:delText xml:space="preserve">can be used to </w:delText>
        </w:r>
      </w:del>
      <w:r w:rsidR="6F6552DF" w:rsidRPr="636709EE">
        <w:rPr>
          <w:rFonts w:ascii="Calibri" w:eastAsia="Calibri" w:hAnsi="Calibri" w:cs="Calibri"/>
          <w:lang w:val="en-US"/>
        </w:rPr>
        <w:t>calculate</w:t>
      </w:r>
      <w:ins w:id="33" w:author="J.J. van Busschbach" w:date="2020-05-26T09:50:00Z">
        <w:r w:rsidR="001E69DE">
          <w:rPr>
            <w:rFonts w:ascii="Calibri" w:eastAsia="Calibri" w:hAnsi="Calibri" w:cs="Calibri"/>
            <w:lang w:val="en-US"/>
          </w:rPr>
          <w:t>d</w:t>
        </w:r>
      </w:ins>
      <w:r w:rsidR="6F6552DF" w:rsidRPr="636709EE">
        <w:rPr>
          <w:rFonts w:ascii="Calibri" w:eastAsia="Calibri" w:hAnsi="Calibri" w:cs="Calibri"/>
          <w:lang w:val="en-US"/>
        </w:rPr>
        <w:t xml:space="preserve"> </w:t>
      </w:r>
      <w:ins w:id="34" w:author="J.J. van Busschbach" w:date="2020-05-26T09:50:00Z">
        <w:r w:rsidR="001E69DE">
          <w:rPr>
            <w:rFonts w:ascii="Calibri" w:eastAsia="Calibri" w:hAnsi="Calibri" w:cs="Calibri"/>
            <w:lang w:val="en-US"/>
          </w:rPr>
          <w:t>the weighted ‘</w:t>
        </w:r>
      </w:ins>
      <w:r w:rsidR="6F6552DF" w:rsidRPr="636709EE">
        <w:rPr>
          <w:rFonts w:ascii="Calibri" w:eastAsia="Calibri" w:hAnsi="Calibri" w:cs="Calibri"/>
          <w:lang w:val="en-US"/>
        </w:rPr>
        <w:t>years lived with disability</w:t>
      </w:r>
      <w:ins w:id="35" w:author="J.J. van Busschbach" w:date="2020-05-26T09:50:00Z">
        <w:r w:rsidR="001E69DE">
          <w:rPr>
            <w:rFonts w:ascii="Calibri" w:eastAsia="Calibri" w:hAnsi="Calibri" w:cs="Calibri"/>
            <w:lang w:val="en-US"/>
          </w:rPr>
          <w:t>’</w:t>
        </w:r>
      </w:ins>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 xml:space="preserve">The YLD summed with the years of life lost </w:t>
      </w:r>
      <w:ins w:id="36" w:author="J.J. van Busschbach" w:date="2020-05-26T09:51:00Z">
        <w:r w:rsidR="001E69DE">
          <w:rPr>
            <w:rFonts w:ascii="Calibri" w:eastAsia="Calibri" w:hAnsi="Calibri" w:cs="Calibri"/>
            <w:lang w:val="en-US"/>
          </w:rPr>
          <w:t xml:space="preserve">to premature death </w:t>
        </w:r>
      </w:ins>
      <w:r w:rsidR="1670F19C" w:rsidRPr="636709EE">
        <w:rPr>
          <w:rFonts w:ascii="Calibri" w:eastAsia="Calibri" w:hAnsi="Calibri" w:cs="Calibri"/>
          <w:lang w:val="en-US"/>
        </w:rPr>
        <w:t>(YLLs)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w:t>
      </w:r>
      <w:ins w:id="37" w:author="J.J. van Busschbach" w:date="2020-05-26T09:52:00Z">
        <w:r w:rsidR="001E69DE">
          <w:rPr>
            <w:rFonts w:ascii="Calibri" w:eastAsia="Calibri" w:hAnsi="Calibri" w:cs="Calibri"/>
            <w:lang w:val="en-US"/>
          </w:rPr>
          <w:t xml:space="preserve">‘full DALY’ can be thought of as </w:t>
        </w:r>
      </w:ins>
      <w:del w:id="38" w:author="J.J. van Busschbach" w:date="2020-05-26T09:52:00Z">
        <w:r w:rsidR="1670F19C" w:rsidRPr="636709EE" w:rsidDel="001E69DE">
          <w:rPr>
            <w:rFonts w:ascii="Calibri" w:eastAsia="Calibri" w:hAnsi="Calibri" w:cs="Calibri"/>
            <w:lang w:val="en-US"/>
          </w:rPr>
          <w:delText xml:space="preserve">surrogate measure </w:delText>
        </w:r>
        <w:r w:rsidR="19C3BE31" w:rsidRPr="636709EE" w:rsidDel="001E69DE">
          <w:rPr>
            <w:rFonts w:ascii="Calibri" w:eastAsia="Calibri" w:hAnsi="Calibri" w:cs="Calibri"/>
            <w:lang w:val="en-US"/>
          </w:rPr>
          <w:delText xml:space="preserve">where one DALY represents </w:delText>
        </w:r>
      </w:del>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xml:space="preserve">. </w:t>
      </w:r>
      <w:ins w:id="39" w:author="J.J. van Busschbach" w:date="2020-05-26T09:58:00Z">
        <w:r w:rsidR="001E69DE">
          <w:rPr>
            <w:rFonts w:ascii="Calibri" w:eastAsia="Calibri" w:hAnsi="Calibri" w:cs="Calibri"/>
            <w:lang w:val="en-US"/>
          </w:rPr>
          <w:t>Disability</w:t>
        </w:r>
      </w:ins>
      <w:ins w:id="40" w:author="J.J. van Busschbach" w:date="2020-05-26T09:57:00Z">
        <w:r w:rsidR="001E69DE">
          <w:rPr>
            <w:rFonts w:ascii="Calibri" w:eastAsia="Calibri" w:hAnsi="Calibri" w:cs="Calibri"/>
            <w:lang w:val="en-US"/>
          </w:rPr>
          <w:t xml:space="preserve"> Adjusted Life Years </w:t>
        </w:r>
      </w:ins>
      <w:ins w:id="41" w:author="J.J. van Busschbach" w:date="2020-05-26T09:58:00Z">
        <w:r w:rsidR="001E69DE">
          <w:rPr>
            <w:rFonts w:ascii="Calibri" w:eastAsia="Calibri" w:hAnsi="Calibri" w:cs="Calibri"/>
            <w:lang w:val="en-US"/>
          </w:rPr>
          <w:t xml:space="preserve">(DALYS) </w:t>
        </w:r>
      </w:ins>
      <w:ins w:id="42" w:author="J.J. van Busschbach" w:date="2020-05-26T09:57:00Z">
        <w:r w:rsidR="001E69DE">
          <w:rPr>
            <w:rFonts w:ascii="Calibri" w:eastAsia="Calibri" w:hAnsi="Calibri" w:cs="Calibri"/>
            <w:lang w:val="en-US"/>
          </w:rPr>
          <w:t>are the complement (</w:t>
        </w:r>
      </w:ins>
      <w:del w:id="43" w:author="J.J. van Busschbach" w:date="2020-05-26T09:57:00Z">
        <w:r w:rsidR="00C047C6" w:rsidDel="001E69DE">
          <w:rPr>
            <w:rFonts w:ascii="Calibri" w:eastAsia="Calibri" w:hAnsi="Calibri" w:cs="Calibri"/>
            <w:lang w:val="en-US"/>
          </w:rPr>
          <w:delText xml:space="preserve">This is </w:delText>
        </w:r>
      </w:del>
      <w:r w:rsidR="00C047C6">
        <w:rPr>
          <w:rFonts w:ascii="Calibri" w:eastAsia="Calibri" w:hAnsi="Calibri" w:cs="Calibri"/>
          <w:lang w:val="en-US"/>
        </w:rPr>
        <w:t>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w:t>
      </w:r>
      <w:ins w:id="44" w:author="J.J. van Busschbach" w:date="2020-05-26T09:57:00Z">
        <w:r w:rsidR="001E69DE">
          <w:rPr>
            <w:rFonts w:ascii="Calibri" w:eastAsia="Calibri" w:hAnsi="Calibri" w:cs="Calibri"/>
            <w:lang w:val="en-US"/>
          </w:rPr>
          <w:t>)</w:t>
        </w:r>
      </w:ins>
      <w:r w:rsidR="1670F19C" w:rsidRPr="636709EE">
        <w:rPr>
          <w:rFonts w:ascii="Calibri" w:eastAsia="Calibri" w:hAnsi="Calibri" w:cs="Calibri"/>
          <w:lang w:val="en-US"/>
        </w:rPr>
        <w:t xml:space="preserve"> of the </w:t>
      </w:r>
      <w:ins w:id="45" w:author="J.J. van Busschbach" w:date="2020-05-26T09:53:00Z">
        <w:r w:rsidR="001E69DE">
          <w:rPr>
            <w:rFonts w:ascii="Calibri" w:eastAsia="Calibri" w:hAnsi="Calibri" w:cs="Calibri"/>
            <w:lang w:val="en-US"/>
          </w:rPr>
          <w:t>Quality Adjusted Life Years (</w:t>
        </w:r>
      </w:ins>
      <w:r w:rsidR="1670F19C" w:rsidRPr="636709EE">
        <w:rPr>
          <w:rFonts w:ascii="Calibri" w:eastAsia="Calibri" w:hAnsi="Calibri" w:cs="Calibri"/>
          <w:lang w:val="en-US"/>
        </w:rPr>
        <w:t>QALY</w:t>
      </w:r>
      <w:ins w:id="46" w:author="J.J. van Busschbach" w:date="2020-05-26T09:53:00Z">
        <w:r w:rsidR="001E69DE">
          <w:rPr>
            <w:rFonts w:ascii="Calibri" w:eastAsia="Calibri" w:hAnsi="Calibri" w:cs="Calibri"/>
            <w:lang w:val="en-US"/>
          </w:rPr>
          <w:t>s)</w:t>
        </w:r>
      </w:ins>
      <w:r w:rsidR="00C047C6">
        <w:rPr>
          <w:rFonts w:ascii="Calibri" w:eastAsia="Calibri" w:hAnsi="Calibri" w:cs="Calibri"/>
          <w:lang w:val="en-US"/>
        </w:rPr>
        <w:t xml:space="preserve">, which represents </w:t>
      </w:r>
      <w:ins w:id="47" w:author="J.J. van Busschbach" w:date="2020-05-26T09:58:00Z">
        <w:r w:rsidR="009A4495">
          <w:rPr>
            <w:rFonts w:ascii="Calibri" w:eastAsia="Calibri" w:hAnsi="Calibri" w:cs="Calibri"/>
            <w:lang w:val="en-US"/>
          </w:rPr>
          <w:t xml:space="preserve">the value of </w:t>
        </w:r>
      </w:ins>
      <w:r w:rsidR="00C047C6">
        <w:rPr>
          <w:rFonts w:ascii="Calibri" w:eastAsia="Calibri" w:hAnsi="Calibri" w:cs="Calibri"/>
          <w:lang w:val="en-US"/>
        </w:rPr>
        <w:t>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 xml:space="preserve">For our study, we used the </w:t>
      </w:r>
      <w:del w:id="48" w:author="J.J. van Busschbach" w:date="2020-05-26T09:58:00Z">
        <w:r w:rsidR="653AAEA8" w:rsidRPr="636709EE" w:rsidDel="009A4495">
          <w:rPr>
            <w:rFonts w:ascii="Calibri" w:eastAsia="Calibri" w:hAnsi="Calibri" w:cs="Calibri"/>
            <w:lang w:val="en-US"/>
          </w:rPr>
          <w:delText>comp</w:delText>
        </w:r>
      </w:del>
      <w:ins w:id="49" w:author="J.J. van Busschbach" w:date="2020-05-26T09:58:00Z">
        <w:r w:rsidR="009A4495">
          <w:rPr>
            <w:rFonts w:ascii="Calibri" w:eastAsia="Calibri" w:hAnsi="Calibri" w:cs="Calibri"/>
            <w:lang w:val="en-US"/>
          </w:rPr>
          <w:t xml:space="preserve">complement (1-x) </w:t>
        </w:r>
      </w:ins>
      <w:del w:id="50" w:author="J.J. van Busschbach" w:date="2020-05-26T09:58:00Z">
        <w:r w:rsidR="653AAEA8" w:rsidRPr="636709EE" w:rsidDel="009A4495">
          <w:rPr>
            <w:rFonts w:ascii="Calibri" w:eastAsia="Calibri" w:hAnsi="Calibri" w:cs="Calibri"/>
            <w:lang w:val="en-US"/>
          </w:rPr>
          <w:delText xml:space="preserve">osite </w:delText>
        </w:r>
      </w:del>
      <w:r w:rsidR="653AAEA8" w:rsidRPr="636709EE">
        <w:rPr>
          <w:rFonts w:ascii="Calibri" w:eastAsia="Calibri" w:hAnsi="Calibri" w:cs="Calibri"/>
          <w:lang w:val="en-US"/>
        </w:rPr>
        <w:t>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7BCEBE00"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51"/>
      <w:commentRangeStart w:id="52"/>
      <w:r w:rsidRPr="5911DDBD">
        <w:rPr>
          <w:lang w:val="en-US"/>
        </w:rPr>
        <w:t xml:space="preserve">IHME_GBD_2016_DISABILITY_WEIGHTS_Y2017M09D14 (downloaded from </w:t>
      </w:r>
      <w:hyperlink r:id="rId14">
        <w:r w:rsidRPr="5911DDBD">
          <w:rPr>
            <w:rStyle w:val="Hyperlink"/>
            <w:lang w:val="en-US"/>
          </w:rPr>
          <w:t>http://ghdx.healthdata.org/gbd-2016</w:t>
        </w:r>
      </w:hyperlink>
      <w:r w:rsidR="1071F4AC" w:rsidRPr="5911DDBD">
        <w:rPr>
          <w:lang w:val="en-US"/>
        </w:rPr>
        <w:t xml:space="preserve">). </w:t>
      </w:r>
      <w:commentRangeEnd w:id="51"/>
      <w:r w:rsidR="0065107A">
        <w:rPr>
          <w:rStyle w:val="CommentReference"/>
        </w:rPr>
        <w:commentReference w:id="51"/>
      </w:r>
      <w:commentRangeEnd w:id="52"/>
      <w:r w:rsidR="00B6789B">
        <w:rPr>
          <w:rStyle w:val="CommentReference"/>
        </w:rPr>
        <w:commentReference w:id="52"/>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ins w:id="53" w:author="J.J. van Busschbach" w:date="2020-05-26T10:13:00Z">
        <w:r w:rsidR="00473490">
          <w:rPr>
            <w:lang w:val="en-US"/>
          </w:rPr>
          <w:t xml:space="preserve">estimated additional values </w:t>
        </w:r>
      </w:ins>
      <w:r w:rsidR="65FACCE4" w:rsidRPr="5911DDBD">
        <w:rPr>
          <w:lang w:val="en-US"/>
        </w:rPr>
        <w:t>follow</w:t>
      </w:r>
      <w:ins w:id="54" w:author="J.J. van Busschbach" w:date="2020-05-26T10:13:00Z">
        <w:r w:rsidR="00473490">
          <w:rPr>
            <w:lang w:val="en-US"/>
          </w:rPr>
          <w:t xml:space="preserve">ing </w:t>
        </w:r>
      </w:ins>
      <w:del w:id="55" w:author="J.J. van Busschbach" w:date="2020-05-26T10:13:00Z">
        <w:r w:rsidR="65FACCE4" w:rsidRPr="5911DDBD" w:rsidDel="00473490">
          <w:rPr>
            <w:lang w:val="en-US"/>
          </w:rPr>
          <w:delText xml:space="preserve">ed </w:delText>
        </w:r>
      </w:del>
      <w:r w:rsidR="65FACCE4" w:rsidRPr="5911DDBD">
        <w:rPr>
          <w:lang w:val="en-US"/>
        </w:rPr>
        <w:t xml:space="preserve">the </w:t>
      </w:r>
      <w:r w:rsidR="007D2DF4">
        <w:rPr>
          <w:lang w:val="en-US"/>
        </w:rPr>
        <w:t>method</w:t>
      </w:r>
      <w:ins w:id="56" w:author="J.J. van Busschbach" w:date="2020-05-26T10:14:00Z">
        <w:r w:rsidR="00473490">
          <w:rPr>
            <w:lang w:val="en-US"/>
          </w:rPr>
          <w:t xml:space="preserve"> </w:t>
        </w:r>
      </w:ins>
      <w:del w:id="57" w:author="J.J. van Busschbach" w:date="2020-05-26T10:13:00Z">
        <w:r w:rsidR="65FACCE4" w:rsidRPr="5911DDBD" w:rsidDel="00473490">
          <w:rPr>
            <w:lang w:val="en-US"/>
          </w:rPr>
          <w:delText xml:space="preserve"> of </w:delText>
        </w:r>
        <w:r w:rsidR="22F22B01" w:rsidRPr="5911DDBD" w:rsidDel="00473490">
          <w:rPr>
            <w:lang w:val="en-US"/>
          </w:rPr>
          <w:delText>a</w:delText>
        </w:r>
        <w:r w:rsidR="0B7F6B8A" w:rsidRPr="5911DDBD" w:rsidDel="00473490">
          <w:rPr>
            <w:lang w:val="en-US"/>
          </w:rPr>
          <w:delText xml:space="preserve"> calibrated </w:delText>
        </w:r>
      </w:del>
      <w:del w:id="58" w:author="J.J. van Busschbach" w:date="2020-05-26T10:12:00Z">
        <w:r w:rsidR="0B7F6B8A" w:rsidRPr="5911DDBD" w:rsidDel="00473490">
          <w:rPr>
            <w:lang w:val="en-US"/>
          </w:rPr>
          <w:delText xml:space="preserve">visual </w:delText>
        </w:r>
        <w:r w:rsidR="295B3CCB" w:rsidRPr="5911DDBD" w:rsidDel="00473490">
          <w:rPr>
            <w:lang w:val="en-US"/>
          </w:rPr>
          <w:delText>analogue</w:delText>
        </w:r>
        <w:r w:rsidR="0B7F6B8A" w:rsidRPr="5911DDBD" w:rsidDel="00473490">
          <w:rPr>
            <w:lang w:val="en-US"/>
          </w:rPr>
          <w:delText xml:space="preserve"> scale</w:delText>
        </w:r>
        <w:r w:rsidR="68A1D714" w:rsidRPr="5911DDBD" w:rsidDel="00473490">
          <w:rPr>
            <w:lang w:val="en-US"/>
          </w:rPr>
          <w:delText xml:space="preserve"> (VAS)</w:delText>
        </w:r>
        <w:r w:rsidR="0B7F6B8A" w:rsidRPr="5911DDBD" w:rsidDel="00473490">
          <w:rPr>
            <w:lang w:val="en-US"/>
          </w:rPr>
          <w:delText xml:space="preserve"> </w:delText>
        </w:r>
      </w:del>
      <w:del w:id="59" w:author="J.J. van Busschbach" w:date="2020-05-26T10:13:00Z">
        <w:r w:rsidR="007D2DF4" w:rsidDel="00473490">
          <w:rPr>
            <w:lang w:val="en-US"/>
          </w:rPr>
          <w:delText>as</w:delText>
        </w:r>
        <w:r w:rsidR="0B7F6B8A" w:rsidRPr="5911DDBD" w:rsidDel="00473490">
          <w:rPr>
            <w:lang w:val="en-US"/>
          </w:rPr>
          <w:delText xml:space="preserve"> </w:delText>
        </w:r>
      </w:del>
      <w:r w:rsidR="00100057">
        <w:rPr>
          <w:lang w:val="en-US"/>
        </w:rPr>
        <w:t>described by Stouthard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ins w:id="60" w:author="J.J. van Busschbach" w:date="2020-05-26T10:11:00Z">
        <w:r w:rsidR="00473490">
          <w:rPr>
            <w:lang w:val="en-US"/>
          </w:rPr>
          <w:t xml:space="preserve">who uses a </w:t>
        </w:r>
      </w:ins>
      <w:ins w:id="61" w:author="J.J. van Busschbach" w:date="2020-05-26T10:12:00Z">
        <w:r w:rsidR="00473490" w:rsidRPr="5911DDBD">
          <w:rPr>
            <w:lang w:val="en-US"/>
          </w:rPr>
          <w:t xml:space="preserve">visual analogue scale (VAS) </w:t>
        </w:r>
        <w:r w:rsidR="00473490">
          <w:rPr>
            <w:lang w:val="en-US"/>
          </w:rPr>
          <w:t xml:space="preserve">calibrated on the basis of the GBD 2016 </w:t>
        </w:r>
      </w:ins>
      <w:ins w:id="62" w:author="J.J. van Busschbach" w:date="2020-05-26T10:16:00Z">
        <w:r w:rsidR="00473490">
          <w:rPr>
            <w:lang w:val="en-US"/>
          </w:rPr>
          <w:t xml:space="preserve">QoL </w:t>
        </w:r>
      </w:ins>
      <w:ins w:id="63" w:author="J.J. van Busschbach" w:date="2020-05-26T10:12:00Z">
        <w:r w:rsidR="00473490">
          <w:rPr>
            <w:lang w:val="en-US"/>
          </w:rPr>
          <w:t xml:space="preserve">weights. </w:t>
        </w:r>
      </w:ins>
      <w:ins w:id="64" w:author="J.J. van Busschbach" w:date="2020-05-26T10:16:00Z">
        <w:r w:rsidR="00473490">
          <w:rPr>
            <w:lang w:val="en-US"/>
          </w:rPr>
          <w:t xml:space="preserve">Stouthard et al. </w:t>
        </w:r>
      </w:ins>
      <w:ins w:id="65" w:author="J.J. van Busschbach" w:date="2020-05-26T10:15:00Z">
        <w:r w:rsidR="00473490">
          <w:rPr>
            <w:lang w:val="en-US"/>
          </w:rPr>
          <w:t>describe</w:t>
        </w:r>
      </w:ins>
      <w:ins w:id="66" w:author="J.J. van Busschbach" w:date="2020-05-26T10:14:00Z">
        <w:r w:rsidR="00473490">
          <w:rPr>
            <w:lang w:val="en-US"/>
          </w:rPr>
          <w:t xml:space="preserve"> </w:t>
        </w:r>
      </w:ins>
      <w:ins w:id="67" w:author="J.J. van Busschbach" w:date="2020-05-26T10:15:00Z">
        <w:r w:rsidR="00473490">
          <w:rPr>
            <w:lang w:val="en-US"/>
          </w:rPr>
          <w:t xml:space="preserve">how experts can then place </w:t>
        </w:r>
      </w:ins>
      <w:ins w:id="68" w:author="J.J. van Busschbach" w:date="2020-05-26T10:16:00Z">
        <w:r w:rsidR="00473490">
          <w:rPr>
            <w:lang w:val="en-US"/>
          </w:rPr>
          <w:t xml:space="preserve">(map) the </w:t>
        </w:r>
      </w:ins>
      <w:ins w:id="69" w:author="J.J. van Busschbach" w:date="2020-05-26T10:15:00Z">
        <w:r w:rsidR="00473490">
          <w:rPr>
            <w:lang w:val="en-US"/>
          </w:rPr>
          <w:t xml:space="preserve">reaming health states on </w:t>
        </w:r>
      </w:ins>
      <w:ins w:id="70" w:author="J.J. van Busschbach" w:date="2020-05-26T10:16:00Z">
        <w:r w:rsidR="00473490">
          <w:rPr>
            <w:lang w:val="en-US"/>
          </w:rPr>
          <w:t xml:space="preserve">VAS scale with QoL weights. </w:t>
        </w:r>
      </w:ins>
      <w:del w:id="71" w:author="J.J. van Busschbach" w:date="2020-05-26T10:18:00Z">
        <w:r w:rsidR="007D2DF4" w:rsidDel="002A1915">
          <w:rPr>
            <w:lang w:val="en-US"/>
          </w:rPr>
          <w:delText xml:space="preserve">We made use of a calibrated VAS with WHO data and the missing </w:delText>
        </w:r>
        <w:r w:rsidR="007D2DF4" w:rsidDel="002A1915">
          <w:delText>data on pre- and postoperative QoL was mapped on the WHO data by an expert panel.</w:delText>
        </w:r>
        <w:r w:rsidR="007D2DF4" w:rsidDel="002A1915">
          <w:rPr>
            <w:lang w:val="en-US"/>
          </w:rPr>
          <w:delText xml:space="preserve"> </w:delText>
        </w:r>
      </w:del>
      <w:ins w:id="72" w:author="J.J. van Busschbach" w:date="2020-05-26T10:19:00Z">
        <w:r w:rsidR="002A1915">
          <w:rPr>
            <w:lang w:val="en-US"/>
          </w:rPr>
          <w:t xml:space="preserve">The only deviation from that protocol was </w:t>
        </w:r>
      </w:ins>
      <w:ins w:id="73" w:author="J.J. van Busschbach" w:date="2020-05-26T10:20:00Z">
        <w:r w:rsidR="002A1915">
          <w:rPr>
            <w:lang w:val="en-US"/>
          </w:rPr>
          <w:t xml:space="preserve">we did not first classify the health states on the EQ-5D. </w:t>
        </w:r>
      </w:ins>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r w:rsidR="006C5B68">
        <w:rPr>
          <w:lang w:val="en-US"/>
        </w:rPr>
        <w:t xml:space="preserve">surgeons </w:t>
      </w:r>
      <w:r w:rsidR="4557AA0F" w:rsidRPr="5911DDBD">
        <w:rPr>
          <w:lang w:val="en-US"/>
        </w:rPr>
        <w:t>(e.g. cardiothoracic surgeons</w:t>
      </w:r>
      <w:r w:rsidR="00B718C3">
        <w:rPr>
          <w:lang w:val="en-US"/>
        </w:rPr>
        <w:t>, neurosurgeons,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r w:rsidR="00657E5E">
        <w:rPr>
          <w:lang w:val="en-US"/>
        </w:rPr>
        <w:t>internists</w:t>
      </w:r>
      <w:r w:rsidR="006C5B68">
        <w:rPr>
          <w:lang w:val="en-US"/>
        </w:rPr>
        <w:t xml:space="preserve">, </w:t>
      </w:r>
      <w:r w:rsidR="4557AA0F" w:rsidRPr="5911DDBD">
        <w:rPr>
          <w:lang w:val="en-US"/>
        </w:rPr>
        <w:t>geriatr</w:t>
      </w:r>
      <w:r w:rsidR="00F323B8">
        <w:rPr>
          <w:lang w:val="en-US"/>
        </w:rPr>
        <w:t>icians</w:t>
      </w:r>
      <w:r w:rsidR="007D2DF4">
        <w:rPr>
          <w:lang w:val="en-US"/>
        </w:rPr>
        <w:t xml:space="preserve"> and GPs</w:t>
      </w:r>
      <w:r w:rsidR="4557AA0F" w:rsidRPr="5911DDBD">
        <w:rPr>
          <w:lang w:val="en-US"/>
        </w:rPr>
        <w:t>)</w:t>
      </w:r>
      <w:r w:rsidR="7B0641AA" w:rsidRPr="5911DDBD">
        <w:rPr>
          <w:lang w:val="en-US"/>
        </w:rPr>
        <w:t xml:space="preserve">. </w:t>
      </w:r>
      <w:ins w:id="74" w:author="J.J. van Busschbach" w:date="2020-05-26T10:23:00Z">
        <w:r w:rsidR="002A1915">
          <w:rPr>
            <w:lang w:val="en-US"/>
          </w:rPr>
          <w:t xml:space="preserve">The health states were </w:t>
        </w:r>
      </w:ins>
      <w:ins w:id="75" w:author="J.J. van Busschbach" w:date="2020-05-26T10:37:00Z">
        <w:r w:rsidR="006C17F7">
          <w:rPr>
            <w:lang w:val="en-US"/>
          </w:rPr>
          <w:t xml:space="preserve">valued </w:t>
        </w:r>
      </w:ins>
      <w:ins w:id="76" w:author="J.J. van Busschbach" w:date="2020-05-26T10:23:00Z">
        <w:r w:rsidR="002A1915">
          <w:rPr>
            <w:lang w:val="en-US"/>
          </w:rPr>
          <w:t xml:space="preserve">one by one. </w:t>
        </w:r>
      </w:ins>
      <w:ins w:id="77" w:author="J.J. van Busschbach" w:date="2020-05-26T10:24:00Z">
        <w:r w:rsidR="002A1915">
          <w:rPr>
            <w:lang w:val="en-US"/>
          </w:rPr>
          <w:t xml:space="preserve">First the health states was </w:t>
        </w:r>
      </w:ins>
      <w:ins w:id="78" w:author="J.J. van Busschbach" w:date="2020-05-26T10:23:00Z">
        <w:r w:rsidR="002A1915">
          <w:rPr>
            <w:lang w:val="en-US"/>
          </w:rPr>
          <w:t>shortly introduced by a</w:t>
        </w:r>
      </w:ins>
      <w:ins w:id="79" w:author="J.J. van Busschbach" w:date="2020-05-26T10:24:00Z">
        <w:r w:rsidR="002A1915">
          <w:rPr>
            <w:lang w:val="en-US"/>
          </w:rPr>
          <w:t>n</w:t>
        </w:r>
      </w:ins>
      <w:ins w:id="80" w:author="J.J. van Busschbach" w:date="2020-05-26T10:23:00Z">
        <w:r w:rsidR="002A1915">
          <w:rPr>
            <w:lang w:val="en-US"/>
          </w:rPr>
          <w:t xml:space="preserve"> expert with the most experience with that health state. </w:t>
        </w:r>
      </w:ins>
      <w:ins w:id="81" w:author="J.J. van Busschbach" w:date="2020-05-26T10:24:00Z">
        <w:r w:rsidR="002A1915">
          <w:rPr>
            <w:lang w:val="en-US"/>
          </w:rPr>
          <w:t xml:space="preserve">The expert were allowed to ask questions and discuss the QoL aspects of the health state. </w:t>
        </w:r>
      </w:ins>
      <w:ins w:id="82" w:author="J.J. van Busschbach" w:date="2020-05-26T10:25:00Z">
        <w:r w:rsidR="00790DBC">
          <w:rPr>
            <w:lang w:val="en-US"/>
          </w:rPr>
          <w:t>Two to</w:t>
        </w:r>
        <w:r w:rsidR="002A1915">
          <w:rPr>
            <w:lang w:val="en-US"/>
          </w:rPr>
          <w:t xml:space="preserve"> three </w:t>
        </w:r>
      </w:ins>
      <w:ins w:id="83" w:author="J.J. van Busschbach" w:date="2020-05-26T10:38:00Z">
        <w:r w:rsidR="006C17F7">
          <w:rPr>
            <w:lang w:val="en-US"/>
          </w:rPr>
          <w:t xml:space="preserve">other </w:t>
        </w:r>
      </w:ins>
      <w:ins w:id="84" w:author="J.J. van Busschbach" w:date="2020-05-26T10:25:00Z">
        <w:r w:rsidR="002A1915">
          <w:rPr>
            <w:lang w:val="en-US"/>
          </w:rPr>
          <w:t xml:space="preserve">expert were </w:t>
        </w:r>
      </w:ins>
      <w:ins w:id="85" w:author="J.J. van Busschbach" w:date="2020-05-26T10:26:00Z">
        <w:r w:rsidR="002A1915">
          <w:rPr>
            <w:lang w:val="en-US"/>
          </w:rPr>
          <w:t xml:space="preserve">then </w:t>
        </w:r>
      </w:ins>
      <w:ins w:id="86" w:author="J.J. van Busschbach" w:date="2020-05-26T10:25:00Z">
        <w:r w:rsidR="002A1915">
          <w:rPr>
            <w:lang w:val="en-US"/>
          </w:rPr>
          <w:t xml:space="preserve">invite to express their  estimated QoL value for the health state. </w:t>
        </w:r>
      </w:ins>
      <w:ins w:id="87" w:author="J.J. van Busschbach" w:date="2020-05-26T10:26:00Z">
        <w:r w:rsidR="002A1915">
          <w:rPr>
            <w:lang w:val="en-US"/>
          </w:rPr>
          <w:t xml:space="preserve">After some discussion, the experts wrote down their </w:t>
        </w:r>
      </w:ins>
      <w:ins w:id="88" w:author="J.J. van Busschbach" w:date="2020-05-26T10:27:00Z">
        <w:r w:rsidR="002A1915">
          <w:rPr>
            <w:lang w:val="en-US"/>
          </w:rPr>
          <w:t xml:space="preserve">own estimation of the QoL value. In this way, the expert could use a maximum </w:t>
        </w:r>
      </w:ins>
      <w:ins w:id="89" w:author="J.J. van Busschbach" w:date="2020-05-26T10:38:00Z">
        <w:r w:rsidR="006C17F7">
          <w:rPr>
            <w:lang w:val="en-US"/>
          </w:rPr>
          <w:t xml:space="preserve">of </w:t>
        </w:r>
      </w:ins>
      <w:bookmarkStart w:id="90" w:name="_GoBack"/>
      <w:bookmarkEnd w:id="90"/>
      <w:ins w:id="91" w:author="J.J. van Busschbach" w:date="2020-05-26T10:27:00Z">
        <w:r w:rsidR="002A1915">
          <w:rPr>
            <w:lang w:val="en-US"/>
          </w:rPr>
          <w:t>information and opinions, but still express their own estimation</w:t>
        </w:r>
        <w:r w:rsidR="00790DBC">
          <w:rPr>
            <w:lang w:val="en-US"/>
          </w:rPr>
          <w:t xml:space="preserve">, and we could also estimate the variance of the </w:t>
        </w:r>
      </w:ins>
      <w:ins w:id="92" w:author="J.J. van Busschbach" w:date="2020-05-26T10:31:00Z">
        <w:r w:rsidR="00790DBC">
          <w:rPr>
            <w:lang w:val="en-US"/>
          </w:rPr>
          <w:t>estimated values</w:t>
        </w:r>
      </w:ins>
      <w:ins w:id="93" w:author="J.J. van Busschbach" w:date="2020-05-26T10:27:00Z">
        <w:r w:rsidR="00790DBC">
          <w:rPr>
            <w:lang w:val="en-US"/>
          </w:rPr>
          <w:t>.</w:t>
        </w:r>
      </w:ins>
      <w:ins w:id="94" w:author="J.J. van Busschbach" w:date="2020-05-26T10:31:00Z">
        <w:r w:rsidR="00790DBC">
          <w:rPr>
            <w:lang w:val="en-US"/>
          </w:rPr>
          <w:t xml:space="preserve"> </w:t>
        </w:r>
      </w:ins>
      <w:ins w:id="95" w:author="J.J. van Busschbach" w:date="2020-05-26T10:27:00Z">
        <w:r w:rsidR="002A1915">
          <w:rPr>
            <w:lang w:val="en-US"/>
          </w:rPr>
          <w:t xml:space="preserve"> </w:t>
        </w:r>
      </w:ins>
      <w:moveToRangeStart w:id="96" w:author="J.J. van Busschbach" w:date="2020-05-26T10:28:00Z" w:name="move41381331"/>
      <w:moveTo w:id="97" w:author="J.J. van Busschbach" w:date="2020-05-26T10:28:00Z">
        <w:r w:rsidR="00790DBC" w:rsidRPr="5911DDBD">
          <w:rPr>
            <w:lang w:val="en-US"/>
          </w:rPr>
          <w:t>The mean and 95% confidence interval of the</w:t>
        </w:r>
        <w:r w:rsidR="00790DBC">
          <w:rPr>
            <w:lang w:val="en-US"/>
          </w:rPr>
          <w:t xml:space="preserve"> mapped</w:t>
        </w:r>
        <w:r w:rsidR="00790DBC" w:rsidRPr="5911DDBD">
          <w:rPr>
            <w:lang w:val="en-US"/>
          </w:rPr>
          <w:t xml:space="preserve"> </w:t>
        </w:r>
        <w:r w:rsidR="00790DBC">
          <w:rPr>
            <w:lang w:val="en-US"/>
          </w:rPr>
          <w:t>QoL scores were</w:t>
        </w:r>
        <w:r w:rsidR="00790DBC" w:rsidRPr="5911DDBD">
          <w:rPr>
            <w:lang w:val="en-US"/>
          </w:rPr>
          <w:t xml:space="preserve"> used in the model. </w:t>
        </w:r>
      </w:moveTo>
      <w:moveToRangeEnd w:id="96"/>
      <w:ins w:id="98" w:author="J.J. van Busschbach" w:date="2020-05-26T10:32:00Z">
        <w:r w:rsidR="00790DBC">
          <w:rPr>
            <w:lang w:val="en-US"/>
          </w:rPr>
          <w:t xml:space="preserve">We used two session of three hours to collect the QoL values from the experts. </w:t>
        </w:r>
      </w:ins>
      <w:ins w:id="99" w:author="J.J. van Busschbach" w:date="2020-05-26T10:33:00Z">
        <w:r w:rsidR="00790DBC">
          <w:rPr>
            <w:lang w:val="en-US"/>
          </w:rPr>
          <w:t xml:space="preserve">As we </w:t>
        </w:r>
        <w:r w:rsidR="00790DBC" w:rsidRPr="5911DDBD">
          <w:rPr>
            <w:lang w:val="en-US"/>
          </w:rPr>
          <w:t>estimated eight health states</w:t>
        </w:r>
        <w:r w:rsidR="00790DBC">
          <w:rPr>
            <w:lang w:val="en-US"/>
          </w:rPr>
          <w:t xml:space="preserve"> </w:t>
        </w:r>
        <w:r w:rsidR="00790DBC" w:rsidRPr="5911DDBD">
          <w:rPr>
            <w:lang w:val="en-US"/>
          </w:rPr>
          <w:t xml:space="preserve">in </w:t>
        </w:r>
        <w:r w:rsidR="00790DBC">
          <w:rPr>
            <w:lang w:val="en-US"/>
          </w:rPr>
          <w:t xml:space="preserve">both </w:t>
        </w:r>
        <w:r w:rsidR="00790DBC" w:rsidRPr="5911DDBD">
          <w:rPr>
            <w:lang w:val="en-US"/>
          </w:rPr>
          <w:t>sessions</w:t>
        </w:r>
        <w:r w:rsidR="00790DBC">
          <w:rPr>
            <w:lang w:val="en-US"/>
          </w:rPr>
          <w:t>, we could get a</w:t>
        </w:r>
      </w:ins>
      <w:ins w:id="100" w:author="J.J. van Busschbach" w:date="2020-05-26T10:34:00Z">
        <w:r w:rsidR="00790DBC">
          <w:rPr>
            <w:lang w:val="en-US"/>
          </w:rPr>
          <w:t>n</w:t>
        </w:r>
      </w:ins>
      <w:ins w:id="101" w:author="J.J. van Busschbach" w:date="2020-05-26T10:33:00Z">
        <w:r w:rsidR="00790DBC">
          <w:rPr>
            <w:lang w:val="en-US"/>
          </w:rPr>
          <w:t xml:space="preserve"> indication </w:t>
        </w:r>
        <w:r w:rsidR="00790DBC" w:rsidRPr="5911DDBD">
          <w:rPr>
            <w:lang w:val="en-US"/>
          </w:rPr>
          <w:t xml:space="preserve"> </w:t>
        </w:r>
        <w:r w:rsidR="00790DBC">
          <w:rPr>
            <w:lang w:val="en-US"/>
          </w:rPr>
          <w:t>of the reliability (test-retest</w:t>
        </w:r>
      </w:ins>
      <w:ins w:id="102" w:author="J.J. van Busschbach" w:date="2020-05-26T10:34:00Z">
        <w:r w:rsidR="00790DBC">
          <w:rPr>
            <w:lang w:val="en-US"/>
          </w:rPr>
          <w:t xml:space="preserve"> by means of a t-test</w:t>
        </w:r>
      </w:ins>
      <w:ins w:id="103" w:author="J.J. van Busschbach" w:date="2020-05-26T10:33:00Z">
        <w:r w:rsidR="00790DBC">
          <w:rPr>
            <w:lang w:val="en-US"/>
          </w:rPr>
          <w:t>)</w:t>
        </w:r>
      </w:ins>
      <w:ins w:id="104" w:author="J.J. van Busschbach" w:date="2020-05-26T10:34:00Z">
        <w:r w:rsidR="00790DBC">
          <w:rPr>
            <w:lang w:val="en-US"/>
          </w:rPr>
          <w:t xml:space="preserve"> of the valuations.</w:t>
        </w:r>
      </w:ins>
      <w:ins w:id="105" w:author="J.J. van Busschbach" w:date="2020-05-26T10:33:00Z">
        <w:r w:rsidR="00790DBC">
          <w:rPr>
            <w:lang w:val="en-US"/>
          </w:rPr>
          <w:t xml:space="preserve"> </w:t>
        </w:r>
      </w:ins>
      <w:ins w:id="106" w:author="J.J. van Busschbach" w:date="2020-05-26T10:35:00Z">
        <w:r w:rsidR="00790DBC">
          <w:rPr>
            <w:lang w:val="en-US"/>
          </w:rPr>
          <w:t xml:space="preserve">For the model, </w:t>
        </w:r>
      </w:ins>
      <w:moveToRangeStart w:id="107" w:author="J.J. van Busschbach" w:date="2020-05-26T10:35:00Z" w:name="move41381739"/>
      <w:moveTo w:id="108" w:author="J.J. van Busschbach" w:date="2020-05-26T10:35:00Z">
        <w:del w:id="109" w:author="J.J. van Busschbach" w:date="2020-05-26T10:35:00Z">
          <w:r w:rsidR="00790DBC" w:rsidRPr="5911DDBD" w:rsidDel="00790DBC">
            <w:rPr>
              <w:lang w:val="en-US"/>
            </w:rPr>
            <w:delText>T</w:delText>
          </w:r>
        </w:del>
      </w:moveTo>
      <w:ins w:id="110" w:author="J.J. van Busschbach" w:date="2020-05-26T10:35:00Z">
        <w:r w:rsidR="00790DBC">
          <w:rPr>
            <w:lang w:val="en-US"/>
          </w:rPr>
          <w:t>t</w:t>
        </w:r>
      </w:ins>
      <w:moveTo w:id="111" w:author="J.J. van Busschbach" w:date="2020-05-26T10:35:00Z">
        <w:r w:rsidR="00790DBC" w:rsidRPr="5911DDBD">
          <w:rPr>
            <w:lang w:val="en-US"/>
          </w:rPr>
          <w:t>he estimate</w:t>
        </w:r>
        <w:r w:rsidR="00790DBC">
          <w:rPr>
            <w:lang w:val="en-US"/>
          </w:rPr>
          <w:t>s</w:t>
        </w:r>
        <w:r w:rsidR="00790DBC" w:rsidRPr="5911DDBD">
          <w:rPr>
            <w:lang w:val="en-US"/>
          </w:rPr>
          <w:t xml:space="preserve"> of the first session </w:t>
        </w:r>
        <w:r w:rsidR="00790DBC">
          <w:rPr>
            <w:lang w:val="en-US"/>
          </w:rPr>
          <w:t>were</w:t>
        </w:r>
        <w:r w:rsidR="00790DBC" w:rsidRPr="5911DDBD">
          <w:rPr>
            <w:lang w:val="en-US"/>
          </w:rPr>
          <w:t xml:space="preserve"> used.</w:t>
        </w:r>
      </w:moveTo>
      <w:moveToRangeEnd w:id="107"/>
      <w:ins w:id="112" w:author="J.J. van Busschbach" w:date="2020-05-26T10:35:00Z">
        <w:r w:rsidR="00790DBC">
          <w:rPr>
            <w:lang w:val="en-US"/>
          </w:rPr>
          <w:t xml:space="preserve"> </w:t>
        </w:r>
      </w:ins>
      <w:r w:rsidR="7B0641AA" w:rsidRPr="5911DDBD">
        <w:rPr>
          <w:lang w:val="en-US"/>
        </w:rPr>
        <w:t xml:space="preserve">Appendix D </w:t>
      </w:r>
      <w:r w:rsidR="007D2DF4">
        <w:rPr>
          <w:lang w:val="en-US"/>
        </w:rPr>
        <w:t>provided</w:t>
      </w:r>
      <w:r w:rsidR="653FE071" w:rsidRPr="5911DDBD">
        <w:rPr>
          <w:lang w:val="en-US"/>
        </w:rPr>
        <w:t xml:space="preserve"> the calibrated VAS used in the exercise as well as </w:t>
      </w:r>
      <w:commentRangeStart w:id="113"/>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113"/>
      <w:r w:rsidR="00063929">
        <w:rPr>
          <w:rStyle w:val="CommentReference"/>
        </w:rPr>
        <w:commentReference w:id="113"/>
      </w:r>
      <w:r w:rsidR="7B0641AA" w:rsidRPr="5911DDBD">
        <w:rPr>
          <w:lang w:val="en-US"/>
        </w:rPr>
        <w:t xml:space="preserve">. </w:t>
      </w:r>
      <w:moveFromRangeStart w:id="114" w:author="J.J. van Busschbach" w:date="2020-05-26T10:28:00Z" w:name="move41381331"/>
      <w:moveFrom w:id="115" w:author="J.J. van Busschbach" w:date="2020-05-26T10:28:00Z">
        <w:r w:rsidR="56835970" w:rsidRPr="5911DDBD" w:rsidDel="00790DBC">
          <w:rPr>
            <w:lang w:val="en-US"/>
          </w:rPr>
          <w:t>The mean and 95% confidence interval of the</w:t>
        </w:r>
        <w:r w:rsidR="00270429" w:rsidDel="00790DBC">
          <w:rPr>
            <w:lang w:val="en-US"/>
          </w:rPr>
          <w:t xml:space="preserve"> ma</w:t>
        </w:r>
        <w:r w:rsidR="006C5B68" w:rsidDel="00790DBC">
          <w:rPr>
            <w:lang w:val="en-US"/>
          </w:rPr>
          <w:t>p</w:t>
        </w:r>
        <w:r w:rsidR="00270429" w:rsidDel="00790DBC">
          <w:rPr>
            <w:lang w:val="en-US"/>
          </w:rPr>
          <w:t>ped</w:t>
        </w:r>
        <w:r w:rsidR="56835970" w:rsidRPr="5911DDBD" w:rsidDel="00790DBC">
          <w:rPr>
            <w:lang w:val="en-US"/>
          </w:rPr>
          <w:t xml:space="preserve"> </w:t>
        </w:r>
        <w:r w:rsidR="007D2DF4" w:rsidDel="00790DBC">
          <w:rPr>
            <w:lang w:val="en-US"/>
          </w:rPr>
          <w:t>QoL scores w</w:t>
        </w:r>
        <w:r w:rsidR="00F323B8" w:rsidDel="00790DBC">
          <w:rPr>
            <w:lang w:val="en-US"/>
          </w:rPr>
          <w:t>ere</w:t>
        </w:r>
        <w:r w:rsidR="56835970" w:rsidRPr="5911DDBD" w:rsidDel="00790DBC">
          <w:rPr>
            <w:lang w:val="en-US"/>
          </w:rPr>
          <w:t xml:space="preserve"> used in the model.</w:t>
        </w:r>
        <w:r w:rsidR="72DF894A" w:rsidRPr="5911DDBD" w:rsidDel="00790DBC">
          <w:rPr>
            <w:lang w:val="en-US"/>
          </w:rPr>
          <w:t xml:space="preserve"> </w:t>
        </w:r>
      </w:moveFrom>
      <w:moveFromRangeEnd w:id="114"/>
    </w:p>
    <w:p w14:paraId="4D072140" w14:textId="749C5F63" w:rsidR="72DF894A" w:rsidRDefault="72DF894A" w:rsidP="5911DDBD">
      <w:pPr>
        <w:rPr>
          <w:lang w:val="en-US"/>
        </w:rPr>
      </w:pPr>
      <w:del w:id="116" w:author="J.J. van Busschbach" w:date="2020-05-26T10:35:00Z">
        <w:r w:rsidRPr="5911DDBD" w:rsidDel="00790DBC">
          <w:rPr>
            <w:lang w:val="en-US"/>
          </w:rPr>
          <w:delText>We</w:delText>
        </w:r>
      </w:del>
      <w:del w:id="117" w:author="J.J. van Busschbach" w:date="2020-05-26T10:33:00Z">
        <w:r w:rsidRPr="5911DDBD" w:rsidDel="00790DBC">
          <w:rPr>
            <w:lang w:val="en-US"/>
          </w:rPr>
          <w:delText xml:space="preserve"> estimated eight health states</w:delText>
        </w:r>
        <w:r w:rsidR="00100057" w:rsidDel="00790DBC">
          <w:rPr>
            <w:lang w:val="en-US"/>
          </w:rPr>
          <w:delText xml:space="preserve"> (three procedures)</w:delText>
        </w:r>
        <w:r w:rsidRPr="5911DDBD" w:rsidDel="00790DBC">
          <w:rPr>
            <w:lang w:val="en-US"/>
          </w:rPr>
          <w:delText xml:space="preserve"> twice in two separate sessions</w:delText>
        </w:r>
      </w:del>
      <w:del w:id="118" w:author="J.J. van Busschbach" w:date="2020-05-26T10:35:00Z">
        <w:r w:rsidRPr="5911DDBD" w:rsidDel="00790DBC">
          <w:rPr>
            <w:lang w:val="en-US"/>
          </w:rPr>
          <w:delText>. The results were compared using two-sided t-tests</w:delText>
        </w:r>
      </w:del>
      <w:r w:rsidRPr="5911DDBD">
        <w:rPr>
          <w:lang w:val="en-US"/>
        </w:rPr>
        <w:t>.</w:t>
      </w:r>
      <w:r w:rsidR="1BAABA34" w:rsidRPr="5911DDBD">
        <w:rPr>
          <w:lang w:val="en-US"/>
        </w:rPr>
        <w:t xml:space="preserve"> </w:t>
      </w:r>
      <w:moveFromRangeStart w:id="119" w:author="J.J. van Busschbach" w:date="2020-05-26T10:35:00Z" w:name="move41381739"/>
      <w:moveFrom w:id="120" w:author="J.J. van Busschbach" w:date="2020-05-26T10:35:00Z">
        <w:r w:rsidR="1BAABA34" w:rsidRPr="5911DDBD" w:rsidDel="00790DBC">
          <w:rPr>
            <w:lang w:val="en-US"/>
          </w:rPr>
          <w:t>The estimate</w:t>
        </w:r>
        <w:r w:rsidR="00100057" w:rsidDel="00790DBC">
          <w:rPr>
            <w:lang w:val="en-US"/>
          </w:rPr>
          <w:t>s</w:t>
        </w:r>
        <w:r w:rsidR="1BAABA34" w:rsidRPr="5911DDBD" w:rsidDel="00790DBC">
          <w:rPr>
            <w:lang w:val="en-US"/>
          </w:rPr>
          <w:t xml:space="preserve"> of the first session </w:t>
        </w:r>
        <w:r w:rsidR="00100057" w:rsidDel="00790DBC">
          <w:rPr>
            <w:lang w:val="en-US"/>
          </w:rPr>
          <w:t>were</w:t>
        </w:r>
        <w:r w:rsidR="1BAABA34" w:rsidRPr="5911DDBD" w:rsidDel="00790DBC">
          <w:rPr>
            <w:lang w:val="en-US"/>
          </w:rPr>
          <w:t xml:space="preserve"> used.</w:t>
        </w:r>
      </w:moveFrom>
      <w:moveFromRangeEnd w:id="119"/>
    </w:p>
    <w:p w14:paraId="6F4E0A1F" w14:textId="600A6724" w:rsidR="5E83DCF0" w:rsidRDefault="5E83DCF0" w:rsidP="04F59E2C">
      <w:pPr>
        <w:rPr>
          <w:rFonts w:ascii="Arial" w:eastAsia="Arial" w:hAnsi="Arial" w:cs="Arial"/>
          <w:color w:val="FF0000"/>
          <w:sz w:val="19"/>
          <w:szCs w:val="19"/>
          <w:lang w:val="en-US"/>
        </w:rPr>
      </w:pPr>
      <w:commentRangeStart w:id="121"/>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121"/>
      <w:r w:rsidR="006C5B68">
        <w:rPr>
          <w:rStyle w:val="CommentReference"/>
        </w:rPr>
        <w:commentReference w:id="121"/>
      </w:r>
      <w:r w:rsidR="533C0DBA" w:rsidRPr="04F59E2C">
        <w:rPr>
          <w:rFonts w:ascii="Arial" w:eastAsia="Arial" w:hAnsi="Arial" w:cs="Arial"/>
          <w:color w:val="FF0000"/>
          <w:sz w:val="19"/>
          <w:szCs w:val="19"/>
          <w:lang w:val="en-US"/>
        </w:rPr>
        <w:t xml:space="preserve">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lastRenderedPageBreak/>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Heading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Heading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r w:rsidR="006C5B68">
        <w:rPr>
          <w:lang w:val="en-US"/>
        </w:rPr>
        <w:t xml:space="preserve"> temporarily</w:t>
      </w:r>
      <w:r w:rsidR="7A75BA86" w:rsidRPr="04F59E2C">
        <w:rPr>
          <w:lang w:val="en-US"/>
        </w:rPr>
        <w:t xml:space="preserve">. </w:t>
      </w:r>
    </w:p>
    <w:p w14:paraId="394151F9" w14:textId="0119193B" w:rsidR="7A5A4521" w:rsidRDefault="69024569" w:rsidP="04F59E2C">
      <w:pPr>
        <w:pStyle w:val="ListParagraph"/>
        <w:numPr>
          <w:ilvl w:val="0"/>
          <w:numId w:val="3"/>
        </w:numPr>
        <w:rPr>
          <w:rFonts w:eastAsiaTheme="minorEastAsia"/>
        </w:rPr>
      </w:pPr>
      <w:r w:rsidRPr="04F59E2C">
        <w:rPr>
          <w:lang w:val="en-US"/>
        </w:rPr>
        <w:lastRenderedPageBreak/>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Heading2"/>
        <w:rPr>
          <w:lang w:val="en-US"/>
        </w:rPr>
      </w:pPr>
      <w:r w:rsidRPr="39A4890C">
        <w:rPr>
          <w:lang w:val="en-US"/>
        </w:rPr>
        <w:t>Results</w:t>
      </w:r>
    </w:p>
    <w:p w14:paraId="46292CAD" w14:textId="483ADFDE"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00B5450E">
        <w:rPr>
          <w:lang w:val="en-US"/>
        </w:rPr>
        <w:t xml:space="preserve"> (liver and living donor kidney)</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0BDD4BDF"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E94A800"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w:t>
      </w:r>
      <w:r w:rsidR="5DE9E4A8" w:rsidRPr="636709EE">
        <w:rPr>
          <w:lang w:val="en-US"/>
        </w:rPr>
        <w:lastRenderedPageBreak/>
        <w:t xml:space="preserve">based on QALYs gained by surgery </w:t>
      </w:r>
      <w:r w:rsidR="000A1DDC">
        <w:rPr>
          <w:lang w:val="en-US"/>
        </w:rPr>
        <w:t xml:space="preserve">was moderately correlated with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r w:rsidR="005574D3">
        <w:rPr>
          <w:lang w:val="en-US"/>
        </w:rPr>
        <w:t>P</w:t>
      </w:r>
      <w:r w:rsidR="1CDC6079" w:rsidRPr="5911DDBD">
        <w:rPr>
          <w:lang w:val="en-US"/>
        </w:rPr>
        <w:t xml:space="preserve">rocedures that were 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0EAD743" w14:textId="36884C75" w:rsidR="003D21E0" w:rsidRDefault="003D21E0" w:rsidP="003D21E0">
      <w:pPr>
        <w:rPr>
          <w:lang w:val="en-US"/>
        </w:rPr>
      </w:pPr>
      <w:r>
        <w:rPr>
          <w:lang w:val="en-US"/>
        </w:rPr>
        <w:t xml:space="preserve">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 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Default="39FC0BEE" w:rsidP="39A4890C">
      <w:pPr>
        <w:pStyle w:val="Heading2"/>
        <w:rPr>
          <w:lang w:val="en-US"/>
        </w:rPr>
      </w:pPr>
      <w:r w:rsidRPr="39A4890C">
        <w:rPr>
          <w:lang w:val="en-US"/>
        </w:rPr>
        <w:lastRenderedPageBreak/>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122"/>
      <w:commentRangeStart w:id="123"/>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122"/>
      <w:r w:rsidR="006C5B68">
        <w:rPr>
          <w:rStyle w:val="CommentReference"/>
        </w:rPr>
        <w:commentReference w:id="122"/>
      </w:r>
      <w:commentRangeEnd w:id="123"/>
      <w:r w:rsidR="007B7745">
        <w:rPr>
          <w:rStyle w:val="CommentReference"/>
        </w:rPr>
        <w:commentReference w:id="123"/>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cSTM.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45EA4A46" w:rsidR="11521D49" w:rsidRDefault="61411921" w:rsidP="636709EE">
      <w:pPr>
        <w:rPr>
          <w:rFonts w:ascii="Calibri" w:eastAsia="Calibri" w:hAnsi="Calibri" w:cs="Calibri"/>
          <w:lang w:val="en-US"/>
        </w:rPr>
      </w:pPr>
      <w:r w:rsidRPr="636709EE">
        <w:rPr>
          <w:rFonts w:ascii="Calibri" w:eastAsia="Calibri" w:hAnsi="Calibri" w:cs="Calibri"/>
          <w:lang w:val="en-US"/>
        </w:rPr>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DE14AF">
        <w:rPr>
          <w:rFonts w:ascii="Calibri" w:eastAsia="Calibri" w:hAnsi="Calibri" w:cs="Calibri"/>
          <w:lang w:val="en-US"/>
        </w:rPr>
        <w:t xml:space="preserve"> – in part due to the prospect of a potentially life-threatening rupture preoperatively, in part due to the increase in survival after surgery</w:t>
      </w:r>
      <w:r w:rsidR="009F13BC">
        <w:rPr>
          <w:rFonts w:ascii="Calibri" w:eastAsia="Calibri" w:hAnsi="Calibri" w:cs="Calibri"/>
          <w:lang w:val="en-US"/>
        </w:rPr>
        <w:t xml:space="preserve">. 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DE14AF" w:rsidRDefault="67F2E9A1" w:rsidP="636709EE">
      <w:pPr>
        <w:rPr>
          <w:rFonts w:ascii="Calibri" w:eastAsia="Calibri" w:hAnsi="Calibri" w:cs="Calibri"/>
          <w:lang w:val="nl-NL"/>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w:t>
      </w:r>
      <w:r w:rsidR="0BC20918" w:rsidRPr="636709EE">
        <w:rPr>
          <w:rFonts w:ascii="Calibri" w:eastAsia="Calibri" w:hAnsi="Calibri" w:cs="Calibri"/>
          <w:lang w:val="en-US"/>
        </w:rPr>
        <w:lastRenderedPageBreak/>
        <w:t>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DE14AF">
        <w:rPr>
          <w:rFonts w:ascii="Calibri" w:eastAsia="Calibri" w:hAnsi="Calibri" w:cs="Calibri"/>
          <w:noProof/>
          <w:vertAlign w:val="superscript"/>
          <w:lang w:val="nl-NL"/>
        </w:rPr>
        <w:t>81</w:t>
      </w:r>
      <w:r w:rsidR="00A00A32">
        <w:rPr>
          <w:rFonts w:ascii="Calibri" w:eastAsia="Calibri" w:hAnsi="Calibri" w:cs="Calibri"/>
          <w:lang w:val="en-US"/>
        </w:rPr>
        <w:fldChar w:fldCharType="end"/>
      </w:r>
      <w:r w:rsidR="58EAD521" w:rsidRPr="00DE14AF">
        <w:rPr>
          <w:rFonts w:ascii="Calibri" w:eastAsia="Calibri" w:hAnsi="Calibri" w:cs="Calibri"/>
          <w:lang w:val="nl-NL"/>
        </w:rPr>
        <w:t xml:space="preserve"> More implementation strategies should be explored and </w:t>
      </w:r>
      <w:r w:rsidR="2B85ED4F" w:rsidRPr="00DE14AF">
        <w:rPr>
          <w:rFonts w:ascii="Calibri" w:eastAsia="Calibri" w:hAnsi="Calibri" w:cs="Calibri"/>
          <w:lang w:val="nl-NL"/>
        </w:rPr>
        <w:t xml:space="preserve">ethically </w:t>
      </w:r>
      <w:r w:rsidR="58EAD521" w:rsidRPr="00DE14AF">
        <w:rPr>
          <w:rFonts w:ascii="Calibri" w:eastAsia="Calibri" w:hAnsi="Calibri" w:cs="Calibri"/>
          <w:lang w:val="nl-NL"/>
        </w:rPr>
        <w:t>evaluated.</w:t>
      </w:r>
    </w:p>
    <w:p w14:paraId="36F588C0" w14:textId="1ADE71C9" w:rsidR="00572679" w:rsidRDefault="00572679" w:rsidP="636709EE">
      <w:pPr>
        <w:rPr>
          <w:rFonts w:ascii="Calibri" w:eastAsia="Calibri" w:hAnsi="Calibri" w:cs="Calibri"/>
          <w:strike/>
          <w:lang w:val="nl-NL"/>
        </w:rPr>
      </w:pPr>
      <w:commentRangeStart w:id="124"/>
      <w:ins w:id="125" w:author="rob baatenburg de jong" w:date="2020-05-21T11:43:00Z">
        <w:r w:rsidRPr="00114092">
          <w:rPr>
            <w:rFonts w:ascii="Calibri" w:eastAsia="Calibri" w:hAnsi="Calibri" w:cs="Calibri"/>
            <w:strike/>
            <w:lang w:val="nl-NL"/>
          </w:rPr>
          <w:t xml:space="preserve">Hier moeten we ook nog iets zeggen over het feit dat we naar “gemiddelde” patienten kijken. Dat heeft het voordeel dat </w:t>
        </w:r>
      </w:ins>
      <w:ins w:id="126" w:author="rob baatenburg de jong" w:date="2020-05-21T11:44:00Z">
        <w:r w:rsidRPr="00114092">
          <w:rPr>
            <w:rFonts w:ascii="Calibri" w:eastAsia="Calibri" w:hAnsi="Calibri" w:cs="Calibri"/>
            <w:strike/>
            <w:lang w:val="nl-NL"/>
          </w:rPr>
          <w:t xml:space="preserve">er altijd nog een geïndividualiseerd besluit door arts en dokter genomen kan worden. </w:t>
        </w:r>
      </w:ins>
      <w:ins w:id="127" w:author="rob baatenburg de jong" w:date="2020-05-21T11:45:00Z">
        <w:r w:rsidRPr="00114092">
          <w:rPr>
            <w:rFonts w:ascii="Calibri" w:eastAsia="Calibri" w:hAnsi="Calibri" w:cs="Calibri"/>
            <w:strike/>
            <w:lang w:val="nl-NL"/>
          </w:rPr>
          <w:t>In dat</w:t>
        </w:r>
      </w:ins>
      <w:ins w:id="128" w:author="rob baatenburg de jong" w:date="2020-05-21T11:44:00Z">
        <w:r w:rsidRPr="00114092">
          <w:rPr>
            <w:rFonts w:ascii="Calibri" w:eastAsia="Calibri" w:hAnsi="Calibri" w:cs="Calibri"/>
            <w:strike/>
            <w:lang w:val="nl-NL"/>
          </w:rPr>
          <w:t xml:space="preserve"> besluit k</w:t>
        </w:r>
      </w:ins>
      <w:ins w:id="129" w:author="rob baatenburg de jong" w:date="2020-05-21T11:45:00Z">
        <w:r w:rsidRPr="00114092">
          <w:rPr>
            <w:rFonts w:ascii="Calibri" w:eastAsia="Calibri" w:hAnsi="Calibri" w:cs="Calibri"/>
            <w:strike/>
            <w:lang w:val="nl-NL"/>
          </w:rPr>
          <w:t>unnen overwegingen betreffende comorbiditeit, stadium</w:t>
        </w:r>
      </w:ins>
      <w:ins w:id="130" w:author="rob baatenburg de jong" w:date="2020-05-21T11:44:00Z">
        <w:r w:rsidRPr="00114092">
          <w:rPr>
            <w:rFonts w:ascii="Calibri" w:eastAsia="Calibri" w:hAnsi="Calibri" w:cs="Calibri"/>
            <w:strike/>
            <w:lang w:val="nl-NL"/>
          </w:rPr>
          <w:t xml:space="preserve"> </w:t>
        </w:r>
      </w:ins>
      <w:ins w:id="131" w:author="rob baatenburg de jong" w:date="2020-05-21T11:45:00Z">
        <w:r w:rsidRPr="00114092">
          <w:rPr>
            <w:rFonts w:ascii="Calibri" w:eastAsia="Calibri" w:hAnsi="Calibri" w:cs="Calibri"/>
            <w:strike/>
            <w:lang w:val="nl-NL"/>
          </w:rPr>
          <w:t>en histologisch subtype worden meegenomen.</w:t>
        </w:r>
      </w:ins>
      <w:commentRangeEnd w:id="124"/>
      <w:r w:rsidR="00114092" w:rsidRPr="00114092">
        <w:rPr>
          <w:rStyle w:val="CommentReference"/>
          <w:strike/>
        </w:rPr>
        <w:commentReference w:id="124"/>
      </w:r>
    </w:p>
    <w:p w14:paraId="4C37FD58" w14:textId="740DC901" w:rsidR="00EC198C" w:rsidRPr="00EC198C" w:rsidRDefault="00EC198C" w:rsidP="00EC198C">
      <w:pPr>
        <w:rPr>
          <w:rFonts w:ascii="Calibri" w:eastAsia="Calibri" w:hAnsi="Calibri" w:cs="Calibri"/>
          <w:i/>
          <w:lang w:val="nl-NL"/>
        </w:rPr>
      </w:pPr>
      <w:r w:rsidRPr="00EC198C">
        <w:rPr>
          <w:rFonts w:ascii="Calibri" w:eastAsia="Calibri" w:hAnsi="Calibri" w:cs="Calibri"/>
          <w:i/>
          <w:lang w:val="nl-NL"/>
        </w:rPr>
        <w:t xml:space="preserve">JvS Ook van belang of er alternatieven zijn. Zo vertelde Frank Leebeek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angineize klachten waardoor CBG zonder schade kan worden uit/afgesteld. </w:t>
      </w:r>
    </w:p>
    <w:p w14:paraId="6D6DDC31" w14:textId="74B2D41E" w:rsidR="602F10CA" w:rsidRDefault="00114092" w:rsidP="636709EE">
      <w:pPr>
        <w:rPr>
          <w:lang w:val="en-US"/>
        </w:rPr>
      </w:pPr>
      <w:r>
        <w:rPr>
          <w:lang w:val="en-US"/>
        </w:rPr>
        <w:t xml:space="preserve">There </w:t>
      </w:r>
      <w:r w:rsidR="004A341F">
        <w:rPr>
          <w:lang w:val="en-US"/>
        </w:rPr>
        <w:t xml:space="preserve">are </w:t>
      </w:r>
      <w:r>
        <w:rPr>
          <w:lang w:val="en-US"/>
        </w:rPr>
        <w:t xml:space="preserve">practical </w:t>
      </w:r>
      <w:r w:rsidR="00DE14AF">
        <w:rPr>
          <w:lang w:val="en-US"/>
        </w:rPr>
        <w:t>advantage</w:t>
      </w:r>
      <w:r w:rsidR="00163436">
        <w:rPr>
          <w:lang w:val="en-US"/>
        </w:rPr>
        <w:t>s</w:t>
      </w:r>
      <w:r w:rsidR="00DE14AF">
        <w:rPr>
          <w:lang w:val="en-US"/>
        </w:rPr>
        <w:t xml:space="preserve"> of comp</w:t>
      </w:r>
      <w:r>
        <w:rPr>
          <w:lang w:val="en-US"/>
        </w:rPr>
        <w:t>aring “average</w:t>
      </w:r>
      <w:r w:rsidR="00DE14AF">
        <w:rPr>
          <w:lang w:val="en-US"/>
        </w:rPr>
        <w:t xml:space="preserve"> patients</w:t>
      </w:r>
      <w:r>
        <w:rPr>
          <w:lang w:val="en-US"/>
        </w:rPr>
        <w:t>”</w:t>
      </w:r>
      <w:r w:rsidR="00DE14AF">
        <w:rPr>
          <w:lang w:val="en-US"/>
        </w:rPr>
        <w:t xml:space="preserve"> on urgency</w:t>
      </w:r>
      <w:r>
        <w:rPr>
          <w:lang w:val="en-US"/>
        </w:rPr>
        <w:t>, despite the fact that there is no such thing as an “average patient”</w:t>
      </w:r>
      <w:r w:rsidR="00163436">
        <w:rPr>
          <w:lang w:val="en-US"/>
        </w:rPr>
        <w:t xml:space="preserve">: </w:t>
      </w:r>
      <w:r>
        <w:rPr>
          <w:lang w:val="en-US"/>
        </w:rPr>
        <w:t>I</w:t>
      </w:r>
      <w:r w:rsidR="00DE14AF">
        <w:rPr>
          <w:lang w:val="en-US"/>
        </w:rPr>
        <w:t xml:space="preserve">t prevents </w:t>
      </w:r>
      <w:r w:rsidR="0E6C43DB" w:rsidRPr="636709EE">
        <w:rPr>
          <w:lang w:val="en-US"/>
        </w:rPr>
        <w:t xml:space="preserve">our approach </w:t>
      </w:r>
      <w:r w:rsidR="00DE14AF">
        <w:rPr>
          <w:lang w:val="en-US"/>
        </w:rPr>
        <w:t xml:space="preserve">from </w:t>
      </w:r>
      <w:r w:rsidR="0E6C43DB" w:rsidRPr="636709EE">
        <w:rPr>
          <w:lang w:val="en-US"/>
        </w:rPr>
        <w:t xml:space="preserve">systematically </w:t>
      </w:r>
      <w:r w:rsidR="00DE14AF">
        <w:rPr>
          <w:lang w:val="en-US"/>
        </w:rPr>
        <w:t>discriminating</w:t>
      </w:r>
      <w:r w:rsidR="48CD4D8A" w:rsidRPr="636709EE">
        <w:rPr>
          <w:lang w:val="en-US"/>
        </w:rPr>
        <w:t xml:space="preserve"> a</w:t>
      </w:r>
      <w:r w:rsidR="00935F63">
        <w:rPr>
          <w:lang w:val="en-US"/>
        </w:rPr>
        <w:t>gainst a</w:t>
      </w:r>
      <w:r w:rsidR="48CD4D8A" w:rsidRPr="636709EE">
        <w:rPr>
          <w:lang w:val="en-US"/>
        </w:rPr>
        <w:t xml:space="preserve"> specific group of patients. </w:t>
      </w:r>
      <w:r w:rsidR="00DE14AF">
        <w:rPr>
          <w:lang w:val="en-US"/>
        </w:rPr>
        <w:t xml:space="preserve">Our </w:t>
      </w:r>
      <w:r w:rsidR="29387619" w:rsidRPr="636709EE">
        <w:rPr>
          <w:lang w:val="en-US"/>
        </w:rPr>
        <w:t>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00DE14AF">
        <w:rPr>
          <w:lang w:val="en-US"/>
        </w:rPr>
        <w:t xml:space="preserve">would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Pr>
          <w:lang w:val="en-US"/>
        </w:rPr>
        <w:t xml:space="preserve"> </w:t>
      </w:r>
      <w:r w:rsidR="00163436">
        <w:rPr>
          <w:lang w:val="en-US"/>
        </w:rPr>
        <w:t>Moreoever</w:t>
      </w:r>
      <w:r>
        <w:rPr>
          <w:lang w:val="en-US"/>
        </w:rPr>
        <w:t>, by comparing the average patients across specialties on urgency, we give way to shared decision making: we feel that next to a quantitative estimation of urgency</w:t>
      </w:r>
      <w:r w:rsidR="00EB10CE">
        <w:rPr>
          <w:lang w:val="en-US"/>
        </w:rPr>
        <w:t xml:space="preserve"> from a utilitarian perspective</w:t>
      </w:r>
      <w:r>
        <w:rPr>
          <w:lang w:val="en-US"/>
        </w:rPr>
        <w:t>, individual patient’s preferences</w:t>
      </w:r>
      <w:r w:rsidR="00D60885">
        <w:rPr>
          <w:lang w:val="en-US"/>
        </w:rPr>
        <w:t>,</w:t>
      </w:r>
      <w:r>
        <w:rPr>
          <w:lang w:val="en-US"/>
        </w:rPr>
        <w:t xml:space="preserve"> </w:t>
      </w:r>
      <w:r w:rsidR="00D60885">
        <w:rPr>
          <w:lang w:val="en-US"/>
        </w:rPr>
        <w:t xml:space="preserve">social contexts, and </w:t>
      </w:r>
      <w:commentRangeStart w:id="132"/>
      <w:r w:rsidR="00D60885">
        <w:rPr>
          <w:lang w:val="en-US"/>
        </w:rPr>
        <w:t xml:space="preserve">comorbidity </w:t>
      </w:r>
      <w:commentRangeEnd w:id="132"/>
      <w:r w:rsidR="00985DBF">
        <w:rPr>
          <w:rStyle w:val="CommentReference"/>
        </w:rPr>
        <w:commentReference w:id="132"/>
      </w:r>
      <w:r>
        <w:rPr>
          <w:lang w:val="en-US"/>
        </w:rPr>
        <w:t>should also be included in decision making process of prioritization.</w:t>
      </w:r>
    </w:p>
    <w:p w14:paraId="0E8CB91A" w14:textId="21C11A0A" w:rsidR="006479D9" w:rsidRDefault="006479D9" w:rsidP="006479D9">
      <w:pPr>
        <w:rPr>
          <w:lang w:val="en-US"/>
        </w:rPr>
      </w:pPr>
      <w:r>
        <w:rPr>
          <w:lang w:val="en-US"/>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Pr>
          <w:lang w:val="en-US"/>
        </w:rPr>
        <w:t xml:space="preserve"> no</w:t>
      </w:r>
      <w:r>
        <w:rPr>
          <w:lang w:val="en-US"/>
        </w:rPr>
        <w:t xml:space="preserve">t incorporate the potential reduction of QoL due to these adverse events or QoL reduction of a temporary period of recovery after surgery. </w:t>
      </w:r>
      <w:r>
        <w:rPr>
          <w:lang w:val="en-US"/>
        </w:rPr>
        <w:lastRenderedPageBreak/>
        <w:t xml:space="preserve">Because of these assumptions, the overall QALYs associated with the surgery should 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6D27F5" w:rsidRDefault="37034C94" w:rsidP="636709EE">
      <w:pPr>
        <w:rPr>
          <w:rFonts w:eastAsiaTheme="minorEastAsia"/>
        </w:rPr>
      </w:pPr>
      <w:r w:rsidRPr="636709EE">
        <w:rPr>
          <w:lang w:val="en-US"/>
        </w:rPr>
        <w:t>Second, w</w:t>
      </w:r>
      <w:r w:rsidR="780220E6" w:rsidRPr="636709EE">
        <w:rPr>
          <w:lang w:val="en-US"/>
        </w:rPr>
        <w:t>e d</w:t>
      </w:r>
      <w:r w:rsidR="006479D9">
        <w:rPr>
          <w:lang w:val="en-US"/>
        </w:rPr>
        <w:t xml:space="preserve">id </w:t>
      </w:r>
      <w:r w:rsidR="780220E6" w:rsidRPr="636709EE">
        <w:rPr>
          <w:lang w:val="en-US"/>
        </w:rPr>
        <w:t xml:space="preserve">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133"/>
      <w:r w:rsidR="00654393">
        <w:rPr>
          <w:lang w:val="en-US"/>
        </w:rPr>
        <w:t>cite</w:t>
      </w:r>
      <w:commentRangeEnd w:id="133"/>
      <w:r w:rsidR="00654393">
        <w:rPr>
          <w:rStyle w:val="CommentReference"/>
        </w:rPr>
        <w:commentReference w:id="133"/>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r w:rsidR="006479D9">
        <w:rPr>
          <w:lang w:val="en-US"/>
        </w:rPr>
        <w:t xml:space="preserve"> during a pandemic.</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134"/>
      <w:r w:rsidR="41D95270" w:rsidRPr="636709EE">
        <w:rPr>
          <w:highlight w:val="yellow"/>
          <w:lang w:val="en-US"/>
        </w:rPr>
        <w:t>…</w:t>
      </w:r>
      <w:r w:rsidR="7E6DAD03" w:rsidRPr="636709EE">
        <w:rPr>
          <w:highlight w:val="yellow"/>
          <w:lang w:val="en-US"/>
        </w:rPr>
        <w:t xml:space="preserve"> </w:t>
      </w:r>
      <w:commentRangeEnd w:id="134"/>
      <w:r w:rsidR="00FE2640">
        <w:rPr>
          <w:rStyle w:val="CommentReference"/>
        </w:rPr>
        <w:commentReference w:id="134"/>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1C5A050C"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r w:rsidR="00572679">
        <w:rPr>
          <w:lang w:val="en-US"/>
        </w:rPr>
        <w:t>,</w:t>
      </w:r>
      <w:r w:rsidR="3A40F77C" w:rsidRPr="5911DDBD">
        <w:rPr>
          <w:lang w:val="en-US"/>
        </w:rPr>
        <w:t xml:space="preserve"> recovery period</w:t>
      </w:r>
      <w:r w:rsidR="4EC00C1D" w:rsidRPr="5911DDBD">
        <w:rPr>
          <w:lang w:val="en-US"/>
        </w:rPr>
        <w:t>s</w:t>
      </w:r>
      <w:r w:rsidR="00572679">
        <w:rPr>
          <w:lang w:val="en-US"/>
        </w:rPr>
        <w:t xml:space="preserve"> and </w:t>
      </w:r>
      <w:r w:rsidR="007E0637">
        <w:rPr>
          <w:lang w:val="en-US"/>
        </w:rPr>
        <w:t xml:space="preserve">the effect of </w:t>
      </w:r>
      <w:r w:rsidR="00572679">
        <w:rPr>
          <w:lang w:val="en-US"/>
        </w:rPr>
        <w:t>comorbidity</w:t>
      </w:r>
      <w:r w:rsidR="007E0637">
        <w:rPr>
          <w:lang w:val="en-US"/>
        </w:rPr>
        <w:t xml:space="preserve"> on survival</w:t>
      </w:r>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w:t>
      </w:r>
      <w:r w:rsidR="61C50CF9" w:rsidRPr="5911DDBD">
        <w:rPr>
          <w:lang w:val="en-US"/>
        </w:rPr>
        <w:lastRenderedPageBreak/>
        <w:t>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val="en-US"/>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val="en-US"/>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2972A774" w:rsidR="00B308D5" w:rsidRDefault="6B87BF13" w:rsidP="39A4890C">
      <w:pPr>
        <w:keepNext/>
      </w:pPr>
      <w:r>
        <w:rPr>
          <w:noProof/>
          <w:color w:val="2B579A"/>
          <w:shd w:val="clear" w:color="auto" w:fill="E6E6E6"/>
          <w:lang w:val="en-US"/>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hyperthermic intraperitoneal chemotherapy. </w:t>
      </w:r>
    </w:p>
    <w:p w14:paraId="7D678FA1" w14:textId="2A7DCF62" w:rsidR="00FE4DFF" w:rsidRDefault="0802C6A4" w:rsidP="39A4890C">
      <w:pPr>
        <w:keepNext/>
      </w:pPr>
      <w:r>
        <w:rPr>
          <w:noProof/>
          <w:color w:val="2B579A"/>
          <w:shd w:val="clear" w:color="auto" w:fill="E6E6E6"/>
          <w:lang w:val="en-US"/>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Caption"/>
      </w:pPr>
      <w:r>
        <w:rPr>
          <w:noProof/>
          <w:color w:val="2B579A"/>
          <w:shd w:val="clear" w:color="auto" w:fill="E6E6E6"/>
          <w:lang w:val="en-US"/>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100DC3C8"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135"/>
      <w:r w:rsidRPr="39A4890C">
        <w:rPr>
          <w:lang w:val="en-US"/>
        </w:rPr>
        <w:t>Foundation (GBMF7853).</w:t>
      </w:r>
      <w:commentRangeEnd w:id="135"/>
      <w:r w:rsidR="00DD396F">
        <w:rPr>
          <w:rStyle w:val="CommentReference"/>
        </w:rPr>
        <w:commentReference w:id="135"/>
      </w:r>
      <w:r w:rsidR="003E7E19">
        <w:rPr>
          <w:b/>
          <w:bCs/>
          <w:lang w:val="en-US"/>
        </w:rPr>
        <w:t>JVS no personal disclosures</w:t>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171FB35D" w:rsidR="524F02A2" w:rsidRPr="007E0637" w:rsidRDefault="007E0637" w:rsidP="39A4890C">
      <w:r>
        <w:rPr>
          <w:lang w:val="en-US"/>
        </w:rPr>
        <w:lastRenderedPageBreak/>
        <w:t>We are grateful for</w:t>
      </w:r>
      <w:r w:rsidR="524F02A2" w:rsidRPr="39A4890C">
        <w:rPr>
          <w:lang w:val="en-US"/>
        </w:rPr>
        <w:t xml:space="preserve"> H. Karreman and C. Van der Velden - van der Graaf for the work they have done for the quality of life data collection.</w:t>
      </w:r>
      <w:r>
        <w:rPr>
          <w:lang w:val="en-US"/>
        </w:rPr>
        <w:t xml:space="preserve"> </w:t>
      </w:r>
      <w:r w:rsidRPr="007E0637">
        <w:t xml:space="preserve">Moreoever, we want to thank </w:t>
      </w:r>
      <w:r w:rsidR="00572679" w:rsidRPr="007E0637">
        <w:t xml:space="preserve">Ruben Goedhart </w:t>
      </w:r>
      <w:r w:rsidRPr="007E0637">
        <w:t>for extracting the data from th</w:t>
      </w:r>
      <w:r>
        <w:t>e electronic patient registry.</w:t>
      </w:r>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136"/>
      <w:r w:rsidRPr="39A4890C">
        <w:rPr>
          <w:rFonts w:asciiTheme="majorHAnsi" w:eastAsiaTheme="majorEastAsia" w:hAnsiTheme="majorHAnsi" w:cstheme="majorBidi"/>
          <w:color w:val="2E74B5" w:themeColor="accent1" w:themeShade="BF"/>
          <w:sz w:val="26"/>
          <w:szCs w:val="26"/>
          <w:lang w:val="en-US"/>
        </w:rPr>
        <w:t>References</w:t>
      </w:r>
      <w:commentRangeEnd w:id="136"/>
      <w:r w:rsidR="009400C4">
        <w:rPr>
          <w:rStyle w:val="CommentReference"/>
        </w:rPr>
        <w:commentReference w:id="136"/>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 xml:space="preserve">Hunink M, Mc E, Glasziou P, Elstein A. Decision Making in Health and Medicine: Integrating Evidence and Values [Internet]. 2nd ed. Cambridge: Cambridge University Press; 2003 [cited 2020 May 19]. Available from: </w:t>
      </w:r>
      <w:r w:rsidRPr="00450D5F">
        <w:rPr>
          <w:rFonts w:ascii="Calibri" w:hAnsi="Calibri" w:cs="Calibri"/>
          <w:noProof/>
          <w:sz w:val="20"/>
          <w:szCs w:val="20"/>
        </w:rPr>
        <w:lastRenderedPageBreak/>
        <w:t>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w:t>
      </w:r>
      <w:r w:rsidRPr="00450D5F">
        <w:rPr>
          <w:rFonts w:ascii="Calibri" w:hAnsi="Calibri" w:cs="Calibri"/>
          <w:noProof/>
          <w:sz w:val="20"/>
          <w:szCs w:val="20"/>
        </w:rPr>
        <w:lastRenderedPageBreak/>
        <w:t xml:space="preserve">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7E0637">
        <w:rPr>
          <w:rFonts w:ascii="Calibri" w:hAnsi="Calibri" w:cs="Calibri"/>
          <w:noProof/>
          <w:sz w:val="20"/>
          <w:szCs w:val="20"/>
          <w:lang w:val="nl-NL"/>
        </w:rPr>
        <w:t xml:space="preserve">N Engl J Med 2001;345(20):1435–43. </w:t>
      </w:r>
    </w:p>
    <w:p w14:paraId="6A91D25F"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7E0637">
        <w:rPr>
          <w:rFonts w:ascii="Calibri" w:hAnsi="Calibri" w:cs="Calibri"/>
          <w:noProof/>
          <w:sz w:val="20"/>
          <w:szCs w:val="20"/>
          <w:lang w:val="nl-NL"/>
        </w:rPr>
        <w:t xml:space="preserve">46. </w:t>
      </w:r>
      <w:r w:rsidRPr="007E0637">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7E0637">
        <w:rPr>
          <w:rFonts w:ascii="Calibri" w:hAnsi="Calibri" w:cs="Calibri"/>
          <w:noProof/>
          <w:sz w:val="20"/>
          <w:szCs w:val="20"/>
          <w:lang w:val="nl-NL"/>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47. </w:t>
      </w:r>
      <w:r w:rsidRPr="007E0637">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w:t>
      </w:r>
      <w:r w:rsidRPr="00450D5F">
        <w:rPr>
          <w:rFonts w:ascii="Calibri" w:hAnsi="Calibri" w:cs="Calibri"/>
          <w:noProof/>
          <w:sz w:val="20"/>
          <w:szCs w:val="20"/>
        </w:rPr>
        <w:lastRenderedPageBreak/>
        <w:t xml:space="preserve">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7E0637">
        <w:rPr>
          <w:rFonts w:ascii="Calibri" w:hAnsi="Calibri" w:cs="Calibri"/>
          <w:noProof/>
          <w:sz w:val="20"/>
          <w:szCs w:val="20"/>
          <w:lang w:val="nl-NL"/>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65. </w:t>
      </w:r>
      <w:r w:rsidRPr="007E0637">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68. </w:t>
      </w:r>
      <w:r w:rsidRPr="007E0637">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82. </w:t>
      </w:r>
      <w:r w:rsidRPr="007E0637">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Heading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Heading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Heading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Heading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Heading2"/>
        <w:rPr>
          <w:lang w:val="en-US"/>
        </w:rPr>
      </w:pPr>
      <w:r w:rsidRPr="04F59E2C">
        <w:rPr>
          <w:lang w:val="en-US"/>
        </w:rPr>
        <w:lastRenderedPageBreak/>
        <w:t>Appendix D</w:t>
      </w:r>
    </w:p>
    <w:p w14:paraId="277B6576" w14:textId="77777777" w:rsidR="00F323B8" w:rsidRDefault="529039AE" w:rsidP="04F59E2C">
      <w:pPr>
        <w:spacing w:line="257" w:lineRule="auto"/>
        <w:rPr>
          <w:rFonts w:ascii="Calibri" w:eastAsia="Calibri" w:hAnsi="Calibri" w:cs="Calibri"/>
          <w:i/>
          <w:iCs/>
          <w:highlight w:val="yellow"/>
          <w:lang w:val="en-US"/>
        </w:rPr>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137"/>
      <w:r w:rsidR="00A841EB">
        <w:rPr>
          <w:rFonts w:ascii="Calibri" w:eastAsia="Calibri" w:hAnsi="Calibri" w:cs="Calibri"/>
          <w:i/>
          <w:iCs/>
          <w:highlight w:val="yellow"/>
          <w:lang w:val="en-US"/>
        </w:rPr>
        <w:t xml:space="preserve">the method? </w:t>
      </w:r>
      <w:commentRangeEnd w:id="137"/>
      <w:r w:rsidR="00A841EB">
        <w:rPr>
          <w:rStyle w:val="CommentReference"/>
        </w:rPr>
        <w:commentReference w:id="137"/>
      </w:r>
      <w:r w:rsidR="00F323B8">
        <w:rPr>
          <w:rFonts w:ascii="Calibri" w:eastAsia="Calibri" w:hAnsi="Calibri" w:cs="Calibri"/>
          <w:i/>
          <w:iCs/>
          <w:highlight w:val="yellow"/>
          <w:lang w:val="en-US"/>
        </w:rPr>
        <w:t xml:space="preserve"> </w:t>
      </w:r>
    </w:p>
    <w:p w14:paraId="71B4A87E" w14:textId="77777777" w:rsidR="00F323B8" w:rsidRDefault="00F323B8" w:rsidP="04F59E2C">
      <w:pPr>
        <w:spacing w:line="257" w:lineRule="auto"/>
        <w:rPr>
          <w:rFonts w:ascii="Calibri" w:eastAsia="Calibri" w:hAnsi="Calibri" w:cs="Calibri"/>
          <w:i/>
          <w:iCs/>
          <w:highlight w:val="yellow"/>
          <w:lang w:val="en-US"/>
        </w:rPr>
      </w:pPr>
    </w:p>
    <w:p w14:paraId="47950FE6" w14:textId="1313C905" w:rsidR="529039AE" w:rsidRDefault="00F323B8" w:rsidP="04F59E2C">
      <w:pPr>
        <w:spacing w:line="257" w:lineRule="auto"/>
      </w:pPr>
      <w:r>
        <w:rPr>
          <w:rFonts w:ascii="Calibri" w:eastAsia="Calibri" w:hAnsi="Calibri" w:cs="Calibri"/>
          <w:i/>
          <w:iCs/>
          <w:highlight w:val="yellow"/>
          <w:lang w:val="en-US"/>
        </w:rPr>
        <w:t>Alternative suggestion Jan van Saase: we can ask the editors of the joural or the reviewes what they like</w:t>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Y. Gravesteijn" w:date="2020-05-13T11:26:00Z" w:initials="BG">
    <w:p w14:paraId="34899B51" w14:textId="77777777" w:rsidR="006C17F7" w:rsidRDefault="006C17F7">
      <w:pPr>
        <w:rPr>
          <w:lang w:val="nl-NL"/>
        </w:rPr>
      </w:pPr>
      <w:r w:rsidRPr="00A841EB">
        <w:rPr>
          <w:lang w:val="nl-NL"/>
        </w:rPr>
        <w:t>Open voorstel, hier maken we graag samen een definitieve volgor</w:t>
      </w:r>
      <w:r>
        <w:rPr>
          <w:lang w:val="nl-NL"/>
        </w:rPr>
        <w:t xml:space="preserve">de in. </w:t>
      </w:r>
    </w:p>
    <w:p w14:paraId="251B9F69" w14:textId="77777777" w:rsidR="006C17F7" w:rsidRDefault="006C17F7">
      <w:pPr>
        <w:rPr>
          <w:lang w:val="nl-NL"/>
        </w:rPr>
      </w:pPr>
    </w:p>
    <w:p w14:paraId="6CE1627D" w14:textId="1656BBFC" w:rsidR="006C17F7" w:rsidRPr="00CA1D47" w:rsidRDefault="006C17F7">
      <w:pPr>
        <w:rPr>
          <w:lang w:val="nl-NL"/>
        </w:rPr>
      </w:pPr>
      <w:r w:rsidRPr="00CA1D47">
        <w:rPr>
          <w:lang w:val="nl-NL"/>
        </w:rPr>
        <w:t xml:space="preserve">+ Check of je eigen ORCID correct is.  </w:t>
      </w:r>
    </w:p>
  </w:comment>
  <w:comment w:id="1" w:author="J.J. van Busschbach" w:date="2020-05-26T09:27:00Z" w:initials="JvB">
    <w:p w14:paraId="4D100D3F" w14:textId="523617A1" w:rsidR="006C17F7" w:rsidRPr="0046269E" w:rsidRDefault="006C17F7">
      <w:pPr>
        <w:pStyle w:val="CommentText"/>
        <w:rPr>
          <w:lang w:val="nl-NL"/>
        </w:rPr>
      </w:pPr>
      <w:r>
        <w:rPr>
          <w:rStyle w:val="CommentReference"/>
        </w:rPr>
        <w:annotationRef/>
      </w:r>
      <w:r w:rsidRPr="0046269E">
        <w:rPr>
          <w:lang w:val="nl-NL"/>
        </w:rPr>
        <w:t xml:space="preserve">Ik laat de ‘van’ altijd weg. </w:t>
      </w:r>
    </w:p>
  </w:comment>
  <w:comment w:id="7" w:author="E.M. Krijkamp" w:date="2020-05-25T18:45:00Z" w:initials="EK">
    <w:p w14:paraId="7A4F3CFA" w14:textId="3E2FF8FC" w:rsidR="006C17F7" w:rsidRDefault="006C17F7">
      <w:pPr>
        <w:pStyle w:val="CommentText"/>
        <w:rPr>
          <w:lang w:val="nl-NL"/>
        </w:rPr>
      </w:pPr>
      <w:r>
        <w:rPr>
          <w:rStyle w:val="CommentReference"/>
        </w:rPr>
        <w:annotationRef/>
      </w:r>
      <w:r w:rsidRPr="00DD0AE3">
        <w:rPr>
          <w:lang w:val="nl-NL"/>
        </w:rPr>
        <w:t>Zoals we ze in de appendix h</w:t>
      </w:r>
      <w:r>
        <w:rPr>
          <w:lang w:val="nl-NL"/>
        </w:rPr>
        <w:t xml:space="preserve">ebben? Of met voornaam zoals de auteurs? </w:t>
      </w:r>
    </w:p>
    <w:p w14:paraId="2064BA09" w14:textId="77777777" w:rsidR="006C17F7" w:rsidRDefault="006C17F7">
      <w:pPr>
        <w:pStyle w:val="CommentText"/>
        <w:rPr>
          <w:rFonts w:ascii="Calibri" w:eastAsia="Calibri" w:hAnsi="Calibri" w:cs="Calibri"/>
          <w:lang w:val="nl-NL"/>
        </w:rPr>
      </w:pPr>
      <w:r w:rsidRPr="00E25C4D">
        <w:rPr>
          <w:rFonts w:ascii="Calibri" w:eastAsia="Calibri" w:hAnsi="Calibri" w:cs="Calibri"/>
          <w:lang w:val="nl-NL"/>
        </w:rPr>
        <w:t xml:space="preserve">Alexandra Brandt-Kerkhof, Chris Bangma, Patrick Bindels, </w:t>
      </w:r>
      <w:r>
        <w:rPr>
          <w:rFonts w:ascii="Calibri" w:eastAsia="Calibri" w:hAnsi="Calibri" w:cs="Calibri"/>
          <w:lang w:val="nl-NL"/>
        </w:rPr>
        <w:t xml:space="preserve">Jeanette </w:t>
      </w:r>
      <w:r w:rsidRPr="00730ADB">
        <w:rPr>
          <w:rFonts w:ascii="Calibri" w:eastAsia="Calibri" w:hAnsi="Calibri" w:cs="Calibri"/>
          <w:lang w:val="nl-NL"/>
        </w:rPr>
        <w:t>Goudzwaard</w:t>
      </w:r>
      <w:r w:rsidRPr="00E25C4D">
        <w:rPr>
          <w:rFonts w:ascii="Calibri" w:eastAsia="Calibri" w:hAnsi="Calibri" w:cs="Calibri"/>
          <w:lang w:val="nl-NL"/>
        </w:rPr>
        <w:t xml:space="preserve">, </w:t>
      </w:r>
      <w:r w:rsidRPr="00730ADB">
        <w:rPr>
          <w:rFonts w:ascii="Calibri" w:eastAsia="Calibri" w:hAnsi="Calibri" w:cs="Calibri"/>
          <w:lang w:val="nl-NL"/>
        </w:rPr>
        <w:t>Harmke Polinder-Bos</w:t>
      </w:r>
      <w:r w:rsidRPr="00E25C4D">
        <w:rPr>
          <w:rFonts w:ascii="Calibri" w:eastAsia="Calibri" w:hAnsi="Calibri" w:cs="Calibri"/>
          <w:lang w:val="nl-NL"/>
        </w:rPr>
        <w:t>, Mieke Hazes, Danielle van Diepen, Eva Maria Roes, Hanneke Takkenberg, Mark Vledder, Clemens Dirven, Ivo Beetz, Galema, Sjoerd Lagarde, Cees Verhoef</w:t>
      </w:r>
    </w:p>
    <w:p w14:paraId="32DD4259" w14:textId="6B2D6603" w:rsidR="006C17F7" w:rsidRPr="00DD0AE3" w:rsidRDefault="006C17F7">
      <w:pPr>
        <w:pStyle w:val="CommentText"/>
        <w:rPr>
          <w:lang w:val="nl-NL"/>
        </w:rPr>
      </w:pPr>
    </w:p>
  </w:comment>
  <w:comment w:id="8" w:author="Gebruiker" w:date="2020-05-24T14:42:00Z" w:initials="G">
    <w:p w14:paraId="3B8A2C87" w14:textId="1BC3EE55" w:rsidR="006C17F7" w:rsidRPr="00E25C4D" w:rsidRDefault="006C17F7" w:rsidP="00CD33A7">
      <w:pPr>
        <w:rPr>
          <w:lang w:val="nl-NL"/>
        </w:rPr>
      </w:pPr>
      <w:r>
        <w:rPr>
          <w:rStyle w:val="CommentReference"/>
        </w:rPr>
        <w:annotationRef/>
      </w:r>
      <w:r w:rsidRPr="00E25C4D">
        <w:rPr>
          <w:lang w:val="nl-NL"/>
        </w:rPr>
        <w:t>Was dit Cees Verhoef?</w:t>
      </w:r>
      <w:r>
        <w:rPr>
          <w:lang w:val="nl-NL"/>
        </w:rPr>
        <w:t xml:space="preserve"> Of </w:t>
      </w:r>
      <w:r w:rsidRPr="00CD33A7">
        <w:rPr>
          <w:lang w:val="nl-NL"/>
        </w:rPr>
        <w:t>S. Sleijfer, oncology</w:t>
      </w:r>
      <w:r>
        <w:rPr>
          <w:rStyle w:val="CommentReference"/>
        </w:rPr>
        <w:annotationRef/>
      </w:r>
    </w:p>
  </w:comment>
  <w:comment w:id="9" w:author="E.M. Krijkamp" w:date="2020-05-19T16:42:00Z" w:initials="EK">
    <w:p w14:paraId="110841EA" w14:textId="37FCA43E" w:rsidR="006C17F7" w:rsidRDefault="006C17F7">
      <w:pPr>
        <w:pStyle w:val="CommentText"/>
      </w:pPr>
      <w:r>
        <w:rPr>
          <w:rStyle w:val="CommentReference"/>
        </w:rPr>
        <w:annotationRef/>
      </w:r>
      <w:r>
        <w:t xml:space="preserve">405 words </w:t>
      </w:r>
    </w:p>
    <w:p w14:paraId="7235A939" w14:textId="0FA9F396" w:rsidR="006C17F7" w:rsidRDefault="006C17F7">
      <w:pPr>
        <w:pStyle w:val="CommentText"/>
      </w:pPr>
    </w:p>
    <w:p w14:paraId="05F268FC" w14:textId="593934EF" w:rsidR="006C17F7" w:rsidRDefault="006C17F7">
      <w:pPr>
        <w:pStyle w:val="CommentText"/>
      </w:pPr>
      <w:r>
        <w:t xml:space="preserve">FOR SMDM </w:t>
      </w:r>
    </w:p>
    <w:p w14:paraId="02B0909E" w14:textId="36F31132" w:rsidR="006C17F7" w:rsidRDefault="006C17F7">
      <w:pPr>
        <w:pStyle w:val="CommentText"/>
        <w:rPr>
          <w:rFonts w:ascii="Arial" w:eastAsia="Times New Roman" w:hAnsi="Arial" w:cs="Arial"/>
          <w:color w:val="000000"/>
          <w:lang w:val="en-US"/>
        </w:rPr>
      </w:pPr>
      <w:r w:rsidRPr="00A6511C">
        <w:rPr>
          <w:rFonts w:ascii="Arial" w:eastAsia="Times New Roman" w:hAnsi="Arial" w:cs="Arial"/>
          <w:color w:val="000000"/>
          <w:lang w:val="en-US"/>
        </w:rPr>
        <w:t xml:space="preserve">Each abstract, excluding title and author information, may be no longer than </w:t>
      </w:r>
      <w:r w:rsidRPr="00A6511C">
        <w:rPr>
          <w:rFonts w:ascii="Arial" w:eastAsia="Times New Roman" w:hAnsi="Arial" w:cs="Arial"/>
          <w:b/>
          <w:color w:val="000000"/>
          <w:lang w:val="en-US"/>
        </w:rPr>
        <w:t>375 words</w:t>
      </w:r>
      <w:r w:rsidRPr="00A6511C">
        <w:rPr>
          <w:rFonts w:ascii="Arial" w:eastAsia="Times New Roman" w:hAnsi="Arial" w:cs="Arial"/>
          <w:color w:val="000000"/>
          <w:lang w:val="en-US"/>
        </w:rPr>
        <w:t>.</w:t>
      </w:r>
    </w:p>
    <w:p w14:paraId="25E78561" w14:textId="3DF4A864" w:rsidR="006C17F7" w:rsidRDefault="006C17F7">
      <w:pPr>
        <w:pStyle w:val="CommentText"/>
      </w:pPr>
    </w:p>
    <w:p w14:paraId="3DCED267" w14:textId="77777777" w:rsidR="006C17F7" w:rsidRDefault="006C17F7">
      <w:pPr>
        <w:pStyle w:val="CommentText"/>
        <w:rPr>
          <w:b/>
        </w:rPr>
      </w:pPr>
      <w:r w:rsidRPr="00613DD2">
        <w:rPr>
          <w:b/>
        </w:rPr>
        <w:t xml:space="preserve">Could you please help us </w:t>
      </w:r>
      <w:r>
        <w:rPr>
          <w:b/>
        </w:rPr>
        <w:t>delete</w:t>
      </w:r>
      <w:r w:rsidRPr="00613DD2">
        <w:rPr>
          <w:b/>
        </w:rPr>
        <w:t xml:space="preserve"> words? </w:t>
      </w:r>
      <w:r>
        <w:rPr>
          <w:b/>
        </w:rPr>
        <w:t xml:space="preserve">To 375-350 for now. </w:t>
      </w:r>
    </w:p>
    <w:p w14:paraId="0C136E80" w14:textId="77777777" w:rsidR="006C17F7" w:rsidRDefault="006C17F7">
      <w:pPr>
        <w:pStyle w:val="CommentText"/>
        <w:rPr>
          <w:b/>
        </w:rPr>
      </w:pPr>
    </w:p>
    <w:p w14:paraId="6DECC91C" w14:textId="426A88EB" w:rsidR="006C17F7" w:rsidRPr="00613DD2" w:rsidRDefault="006C17F7">
      <w:pPr>
        <w:pStyle w:val="CommentText"/>
        <w:rPr>
          <w:b/>
        </w:rPr>
      </w:pPr>
      <w:r>
        <w:rPr>
          <w:b/>
        </w:rPr>
        <w:t xml:space="preserve">For NEJM we can take a next step. </w:t>
      </w:r>
    </w:p>
    <w:p w14:paraId="32934D16" w14:textId="58012400" w:rsidR="006C17F7" w:rsidRDefault="006C17F7">
      <w:pPr>
        <w:pStyle w:val="CommentText"/>
      </w:pPr>
    </w:p>
    <w:p w14:paraId="3ECEFA21" w14:textId="77777777" w:rsidR="006C17F7" w:rsidRDefault="006C17F7">
      <w:pPr>
        <w:pStyle w:val="CommentText"/>
      </w:pPr>
    </w:p>
    <w:p w14:paraId="14913C65" w14:textId="3CAF219C" w:rsidR="006C17F7" w:rsidRDefault="006C17F7">
      <w:pPr>
        <w:pStyle w:val="CommentText"/>
      </w:pPr>
      <w:r w:rsidRPr="00B12A7F">
        <w:t>https://www.nejm.org/author-center/new-manuscripts</w:t>
      </w:r>
    </w:p>
    <w:p w14:paraId="08490C63" w14:textId="77777777" w:rsidR="006C17F7" w:rsidRDefault="006C17F7">
      <w:pPr>
        <w:pStyle w:val="CommentText"/>
      </w:pPr>
    </w:p>
    <w:p w14:paraId="4BD98347" w14:textId="77777777" w:rsidR="006C17F7" w:rsidRDefault="006C17F7" w:rsidP="00234D3C">
      <w:pPr>
        <w:pStyle w:val="Heading3"/>
        <w:spacing w:before="0" w:line="420" w:lineRule="atLeast"/>
        <w:textAlignment w:val="baseline"/>
        <w:rPr>
          <w:color w:val="1A1A1A"/>
        </w:rPr>
      </w:pPr>
      <w:r>
        <w:rPr>
          <w:b/>
          <w:bCs/>
          <w:color w:val="1A1A1A"/>
        </w:rPr>
        <w:t>Provide an abstract of not more than 250 words with four labeled paragraphs containing the following:</w:t>
      </w:r>
    </w:p>
    <w:p w14:paraId="728E1A66"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6C17F7" w:rsidRPr="008902F1" w:rsidRDefault="006C17F7"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39FE7D9" w:rsidR="006C17F7" w:rsidRDefault="006C17F7" w:rsidP="00A6511C">
      <w:pPr>
        <w:pStyle w:val="f-body"/>
        <w:spacing w:before="0" w:beforeAutospacing="0" w:after="0" w:afterAutospacing="0" w:line="420" w:lineRule="atLeast"/>
        <w:textAlignment w:val="baseline"/>
        <w:rPr>
          <w:color w:val="4D4D4D"/>
        </w:rPr>
      </w:pPr>
    </w:p>
    <w:p w14:paraId="33DD9364" w14:textId="04D55C78" w:rsidR="006C17F7" w:rsidRPr="00234D3C" w:rsidRDefault="006C17F7">
      <w:pPr>
        <w:pStyle w:val="CommentText"/>
        <w:rPr>
          <w:lang w:val="en-US"/>
        </w:rPr>
      </w:pPr>
    </w:p>
  </w:comment>
  <w:comment w:id="11" w:author="E.M. Krijkamp" w:date="2020-05-25T17:26:00Z" w:initials="EK">
    <w:p w14:paraId="1F6717A1" w14:textId="1635A6F3" w:rsidR="006C17F7" w:rsidRPr="009262F5" w:rsidRDefault="006C17F7">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r>
        <w:rPr>
          <w:lang w:val="nl-NL"/>
        </w:rPr>
        <w:t xml:space="preserve">Hix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p>
  </w:comment>
  <w:comment w:id="12" w:author="rob baatenburg de jong" w:date="2020-05-21T11:01:00Z" w:initials="rbdj">
    <w:p w14:paraId="36CD46A8" w14:textId="6D58D1E3" w:rsidR="006C17F7" w:rsidRPr="000016BF" w:rsidRDefault="006C17F7">
      <w:pPr>
        <w:pStyle w:val="CommentText"/>
        <w:rPr>
          <w:lang w:val="nl-NL"/>
        </w:rPr>
      </w:pPr>
      <w:r>
        <w:rPr>
          <w:rStyle w:val="CommentReference"/>
        </w:rPr>
        <w:annotationRef/>
      </w:r>
      <w:r w:rsidRPr="000016BF">
        <w:rPr>
          <w:lang w:val="nl-NL"/>
        </w:rPr>
        <w:t>Naast data van individuele aa</w:t>
      </w:r>
      <w:r>
        <w:rPr>
          <w:lang w:val="nl-NL"/>
        </w:rPr>
        <w:t>ndoeningen is het nuttig om aan te geven dat we streven naar indeling in 3 groepen: 1 no brainer: moet sowieso gezien gezondheidswinst; 2 redelijke verwachting van nut; 3 veel minder kansrijk, zonder schaarste zou je misschien een poging wagen, maar met schaarste eerder zoeken naar niet-chirurgische alternatieven.</w:t>
      </w:r>
    </w:p>
  </w:comment>
  <w:comment w:id="13" w:author="Gebruiker" w:date="2020-05-24T15:16:00Z" w:initials="G">
    <w:p w14:paraId="4BA600DA" w14:textId="778DE4A3" w:rsidR="006C17F7" w:rsidRPr="0046269E" w:rsidRDefault="006C17F7">
      <w:pPr>
        <w:pStyle w:val="CommentText"/>
        <w:rPr>
          <w:lang w:val="nl-NL"/>
        </w:rPr>
      </w:pPr>
      <w:r>
        <w:rPr>
          <w:rStyle w:val="CommentReference"/>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inefficiënt: dan neem je aan dat een ziekte net onder of boven een cut-off compleet anders is. Het aantrekkelijke van onze maat is dat het een continue spectrum is – net zoals het hele leven. </w:t>
      </w:r>
      <w:r w:rsidRPr="0046269E">
        <w:rPr>
          <w:lang w:val="nl-NL"/>
        </w:rPr>
        <w:t xml:space="preserve">Maar ik snap de wens voor interpretatie/implementatie. </w:t>
      </w:r>
    </w:p>
  </w:comment>
  <w:comment w:id="14" w:author="E.M. Krijkamp" w:date="2020-05-25T18:02:00Z" w:initials="EK">
    <w:p w14:paraId="67FFCDAD" w14:textId="0ED8BEE3" w:rsidR="006C17F7" w:rsidRPr="0046269E" w:rsidRDefault="006C17F7">
      <w:pPr>
        <w:pStyle w:val="CommentText"/>
        <w:rPr>
          <w:lang w:val="nl-NL"/>
        </w:rPr>
      </w:pPr>
      <w:r>
        <w:rPr>
          <w:rStyle w:val="CommentReference"/>
        </w:rPr>
        <w:annotationRef/>
      </w:r>
      <w:r w:rsidRPr="0046269E">
        <w:rPr>
          <w:lang w:val="nl-NL"/>
        </w:rPr>
        <w:t>Onduidelijke zin</w:t>
      </w:r>
    </w:p>
  </w:comment>
  <w:comment w:id="15" w:author="E.M. Krijkamp" w:date="2020-05-15T11:32:00Z" w:initials="EK">
    <w:p w14:paraId="66896093" w14:textId="4A18917F" w:rsidR="006C17F7" w:rsidRPr="0046269E" w:rsidRDefault="006C17F7">
      <w:pPr>
        <w:rPr>
          <w:lang w:val="nl-NL"/>
        </w:rPr>
      </w:pPr>
      <w:r w:rsidRPr="0046269E">
        <w:rPr>
          <w:lang w:val="nl-NL"/>
        </w:rPr>
        <w:t>Check with the journal if they are ok with this.</w:t>
      </w:r>
      <w:r>
        <w:annotationRef/>
      </w:r>
      <w:r>
        <w:annotationRef/>
      </w:r>
      <w:r>
        <w:annotationRef/>
      </w:r>
    </w:p>
  </w:comment>
  <w:comment w:id="16" w:author="E.M. Krijkamp" w:date="2020-05-25T18:05:00Z" w:initials="EK">
    <w:p w14:paraId="338CEE6D" w14:textId="77777777" w:rsidR="006C17F7" w:rsidRPr="005B429A" w:rsidRDefault="006C17F7" w:rsidP="005966E7">
      <w:pPr>
        <w:rPr>
          <w:lang w:val="nl-NL"/>
        </w:rPr>
      </w:pPr>
      <w:r>
        <w:rPr>
          <w:rStyle w:val="CommentReference"/>
        </w:rPr>
        <w:annotationRef/>
      </w:r>
      <w:r w:rsidRPr="005966E7">
        <w:rPr>
          <w:lang w:val="nl-NL"/>
        </w:rPr>
        <w:t xml:space="preserve">Comment Jan van Saase: </w:t>
      </w:r>
      <w:r w:rsidRPr="005B429A">
        <w:rPr>
          <w:lang w:val="nl-NL"/>
        </w:rPr>
        <w:t>Moet je nog iets zeggen over het feit dat we indien van toepassing</w:t>
      </w:r>
      <w:r>
        <w:rPr>
          <w:lang w:val="nl-NL"/>
        </w:rPr>
        <w:t xml:space="preserve"> gekeken hebben naar een mild vs vergevorderd stadium?</w:t>
      </w:r>
    </w:p>
    <w:p w14:paraId="7A24B8E5" w14:textId="4524E5B3" w:rsidR="006C17F7" w:rsidRPr="005966E7" w:rsidRDefault="006C17F7">
      <w:pPr>
        <w:pStyle w:val="CommentText"/>
        <w:rPr>
          <w:lang w:val="nl-NL"/>
        </w:rPr>
      </w:pPr>
    </w:p>
  </w:comment>
  <w:comment w:id="17" w:author="E.M. Krijkamp" w:date="2020-05-25T18:04:00Z" w:initials="EK">
    <w:p w14:paraId="60C92056" w14:textId="089A1755" w:rsidR="006C17F7" w:rsidRPr="005966E7" w:rsidRDefault="006C17F7">
      <w:pPr>
        <w:pStyle w:val="CommentText"/>
        <w:rPr>
          <w:lang w:val="nl-NL"/>
        </w:rPr>
      </w:pPr>
      <w:r>
        <w:rPr>
          <w:rStyle w:val="CommentReference"/>
        </w:rPr>
        <w:annotationRef/>
      </w:r>
      <w:r w:rsidRPr="005966E7">
        <w:rPr>
          <w:lang w:val="nl-NL"/>
        </w:rPr>
        <w:t>In h</w:t>
      </w:r>
      <w:r>
        <w:rPr>
          <w:lang w:val="nl-NL"/>
        </w:rPr>
        <w:t xml:space="preserve">et abstract hebben we het over 34. Vershcil is dat we het voor 61 proberen te doen, maar voor slechts 34 de gegevens hebben gevonden. De vraag is of we dit moeten beschrijven. OF dat we gewoon allen op deze 34 de focus houden. </w:t>
      </w:r>
    </w:p>
  </w:comment>
  <w:comment w:id="18" w:author="E.M. Krijkamp" w:date="2020-05-25T18:03:00Z" w:initials="EK">
    <w:p w14:paraId="2C1FB46D" w14:textId="441D7C0F" w:rsidR="006C17F7" w:rsidRPr="005966E7" w:rsidRDefault="006C17F7">
      <w:pPr>
        <w:pStyle w:val="CommentText"/>
        <w:rPr>
          <w:lang w:val="nl-NL"/>
        </w:rPr>
      </w:pPr>
      <w:r>
        <w:rPr>
          <w:rStyle w:val="CommentReference"/>
        </w:rPr>
        <w:annotationRef/>
      </w:r>
      <w:r w:rsidRPr="005966E7">
        <w:rPr>
          <w:lang w:val="nl-NL"/>
        </w:rPr>
        <w:t>Vergt meer uitleg</w:t>
      </w:r>
      <w:r>
        <w:rPr>
          <w:lang w:val="nl-NL"/>
        </w:rPr>
        <w:t xml:space="preserve"> hier over de discount rate</w:t>
      </w:r>
    </w:p>
  </w:comment>
  <w:comment w:id="19" w:author="E.M. Krijkamp" w:date="2020-05-19T21:33:00Z" w:initials="EK">
    <w:p w14:paraId="5E87E7BB" w14:textId="1DFB8DA1" w:rsidR="006C17F7" w:rsidRPr="00270429" w:rsidRDefault="006C17F7">
      <w:pPr>
        <w:pStyle w:val="CommentText"/>
        <w:rPr>
          <w:lang w:val="nl-NL"/>
        </w:rPr>
      </w:pPr>
      <w:r>
        <w:rPr>
          <w:rStyle w:val="CommentReference"/>
        </w:rPr>
        <w:annotationRef/>
      </w:r>
      <w:r w:rsidRPr="00270429">
        <w:rPr>
          <w:lang w:val="nl-NL"/>
        </w:rPr>
        <w:t xml:space="preserve">Jan van Busschbach, raad je ons aan om het </w:t>
      </w:r>
      <w:r>
        <w:rPr>
          <w:lang w:val="nl-NL"/>
        </w:rPr>
        <w:t xml:space="preserve">utilities te noemen? Of QoL waardes? </w:t>
      </w:r>
    </w:p>
  </w:comment>
  <w:comment w:id="20" w:author="J.J. van Busschbach" w:date="2020-05-26T09:35:00Z" w:initials="JvB">
    <w:p w14:paraId="7901F020" w14:textId="2391E01B" w:rsidR="006C17F7" w:rsidRPr="0046269E" w:rsidRDefault="006C17F7">
      <w:pPr>
        <w:pStyle w:val="CommentText"/>
        <w:rPr>
          <w:lang w:val="nl-NL"/>
        </w:rPr>
      </w:pPr>
      <w:r>
        <w:rPr>
          <w:rStyle w:val="CommentReference"/>
        </w:rPr>
        <w:annotationRef/>
      </w:r>
      <w:r w:rsidRPr="00BC7381">
        <w:rPr>
          <w:b/>
          <w:lang w:val="nl-NL"/>
        </w:rPr>
        <w:t>Ik zou het QoL warden noemen.</w:t>
      </w:r>
      <w:r w:rsidRPr="0046269E">
        <w:rPr>
          <w:lang w:val="nl-NL"/>
        </w:rPr>
        <w:t xml:space="preserve"> </w:t>
      </w:r>
      <w:r>
        <w:rPr>
          <w:lang w:val="nl-NL"/>
        </w:rPr>
        <w:t xml:space="preserve">Die QoL waarden kunnen geen ‘utiliteiten’ zijn (al worden ze wel vaak zo gemoed, en ik doe dat dus ook soms….) omdat er geen tijdelement aan zit: 0 seconden in een slechte gezondheidstoestand is niet erg. Een QALY kan je wel een utiliteit noemen, ook al is het een ‘speciale’, dwz beperkte utiliteit, omdat het alleen gezondheid betreft. </w:t>
      </w:r>
    </w:p>
  </w:comment>
  <w:comment w:id="51" w:author="Gebruiker" w:date="2020-05-19T10:29:00Z" w:initials="G">
    <w:p w14:paraId="36565F2D" w14:textId="28B8B1FB" w:rsidR="006C17F7" w:rsidRPr="0065107A" w:rsidRDefault="006C17F7">
      <w:pPr>
        <w:pStyle w:val="CommentText"/>
        <w:rPr>
          <w:lang w:val="nl-NL"/>
        </w:rPr>
      </w:pPr>
      <w:r>
        <w:rPr>
          <w:rStyle w:val="CommentReference"/>
        </w:rPr>
        <w:annotationRef/>
      </w:r>
      <w:r w:rsidRPr="0065107A">
        <w:rPr>
          <w:lang w:val="nl-NL"/>
        </w:rPr>
        <w:t>@Eline: dit kan ook in Appendix D, denk ik?</w:t>
      </w:r>
    </w:p>
  </w:comment>
  <w:comment w:id="52" w:author="E.M. Krijkamp" w:date="2020-05-19T21:17:00Z" w:initials="EK">
    <w:p w14:paraId="652AE79D" w14:textId="346C4A80" w:rsidR="006C17F7" w:rsidRPr="00B6789B" w:rsidRDefault="006C17F7">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113" w:author="E.M. Krijkamp" w:date="2020-05-19T21:32:00Z" w:initials="EK">
    <w:p w14:paraId="7FA9C826" w14:textId="060F1974" w:rsidR="006C17F7" w:rsidRPr="00063929" w:rsidRDefault="006C17F7">
      <w:pPr>
        <w:pStyle w:val="CommentText"/>
        <w:rPr>
          <w:lang w:val="nl-NL"/>
        </w:rPr>
      </w:pPr>
      <w:r>
        <w:rPr>
          <w:rStyle w:val="CommentReference"/>
        </w:rPr>
        <w:annotationRef/>
      </w:r>
      <w:r>
        <w:rPr>
          <w:lang w:val="nl-NL"/>
        </w:rPr>
        <w:t xml:space="preserve">Als we besluiten dat we dit willen en nodig is. @Rob kan jij dan aub helpen met het toevoegen van de specialisten bij de verschillende namen? </w:t>
      </w:r>
    </w:p>
  </w:comment>
  <w:comment w:id="121" w:author="rob baatenburg de jong" w:date="2020-05-21T11:32:00Z" w:initials="rbdj">
    <w:p w14:paraId="394231F6" w14:textId="3916C115" w:rsidR="006C17F7" w:rsidRPr="006C5B68" w:rsidRDefault="006C17F7">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22" w:author="rob baatenburg de jong" w:date="2020-05-21T11:38:00Z" w:initials="rbdj">
    <w:p w14:paraId="7377179B" w14:textId="31436A1F" w:rsidR="006C17F7" w:rsidRPr="006C5B68" w:rsidRDefault="006C17F7">
      <w:pPr>
        <w:pStyle w:val="CommentText"/>
        <w:rPr>
          <w:lang w:val="nl-NL"/>
        </w:rPr>
      </w:pPr>
      <w:r>
        <w:rPr>
          <w:rStyle w:val="CommentReference"/>
        </w:rPr>
        <w:annotationRef/>
      </w:r>
      <w:r w:rsidRPr="006C5B68">
        <w:rPr>
          <w:lang w:val="nl-NL"/>
        </w:rPr>
        <w:t>Ik zou liever zeggen: op</w:t>
      </w:r>
      <w:r>
        <w:rPr>
          <w:lang w:val="nl-NL"/>
        </w:rPr>
        <w:t>delen in 3 groepen (zoals eerder genoemd).</w:t>
      </w:r>
    </w:p>
  </w:comment>
  <w:comment w:id="123" w:author="E.M. Krijkamp" w:date="2020-05-25T18:47:00Z" w:initials="EK">
    <w:p w14:paraId="57364E8D" w14:textId="39A726CF" w:rsidR="006C17F7" w:rsidRPr="007B7745" w:rsidRDefault="006C17F7">
      <w:pPr>
        <w:pStyle w:val="CommentText"/>
        <w:rPr>
          <w:lang w:val="nl-NL"/>
        </w:rPr>
      </w:pPr>
      <w:r>
        <w:rPr>
          <w:rStyle w:val="CommentReference"/>
        </w:rPr>
        <w:annotationRef/>
      </w:r>
      <w:r w:rsidRPr="007B7745">
        <w:rPr>
          <w:lang w:val="nl-NL"/>
        </w:rPr>
        <w:t>Wellicht een goed idee. Voo</w:t>
      </w:r>
      <w:r>
        <w:rPr>
          <w:lang w:val="nl-NL"/>
        </w:rPr>
        <w:t xml:space="preserve">r het SMDM abstract denk ik dat we het even zo moeten laten. Maar kunnen we daarna mee verder. </w:t>
      </w:r>
    </w:p>
  </w:comment>
  <w:comment w:id="124" w:author="Gebruiker" w:date="2020-05-24T15:12:00Z" w:initials="G">
    <w:p w14:paraId="62BFDA2C" w14:textId="19BFB617" w:rsidR="006C17F7" w:rsidRPr="00114092" w:rsidRDefault="006C17F7">
      <w:pPr>
        <w:pStyle w:val="CommentText"/>
        <w:rPr>
          <w:lang w:val="nl-NL"/>
        </w:rPr>
      </w:pPr>
      <w:r>
        <w:rPr>
          <w:rStyle w:val="CommentReference"/>
        </w:rPr>
        <w:annotationRef/>
      </w:r>
      <w:r w:rsidRPr="00114092">
        <w:rPr>
          <w:lang w:val="nl-NL"/>
        </w:rPr>
        <w:t>Ik wilde niet een nieuwe paragraaf maken</w:t>
      </w:r>
      <w:r>
        <w:rPr>
          <w:lang w:val="nl-NL"/>
        </w:rPr>
        <w:t xml:space="preserve"> die dit idee uitlegt (bleef heel abstract)</w:t>
      </w:r>
      <w:r w:rsidRPr="00114092">
        <w:rPr>
          <w:lang w:val="nl-NL"/>
        </w:rPr>
        <w:t>, maar</w:t>
      </w:r>
      <w:r>
        <w:rPr>
          <w:lang w:val="nl-NL"/>
        </w:rPr>
        <w:t xml:space="preserve"> ik heb dit toegevoegd aan de onderstaande paragraaf!</w:t>
      </w:r>
    </w:p>
  </w:comment>
  <w:comment w:id="132" w:author="Gebruiker" w:date="2020-05-24T15:14:00Z" w:initials="G">
    <w:p w14:paraId="30BF82FF" w14:textId="081ED81F" w:rsidR="006C17F7" w:rsidRDefault="006C17F7">
      <w:pPr>
        <w:pStyle w:val="CommentText"/>
      </w:pPr>
      <w:r>
        <w:rPr>
          <w:rStyle w:val="CommentReference"/>
        </w:rPr>
        <w:annotationRef/>
      </w:r>
      <w:r>
        <w:t>Of misschien “operability”?</w:t>
      </w:r>
    </w:p>
  </w:comment>
  <w:comment w:id="133" w:author="E.M. Krijkamp" w:date="2020-05-19T22:39:00Z" w:initials="EK">
    <w:p w14:paraId="085C9C16" w14:textId="504DA9B0" w:rsidR="006C17F7" w:rsidRPr="00654393" w:rsidRDefault="006C17F7">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34" w:author="E.M. Krijkamp" w:date="2020-05-19T22:22:00Z" w:initials="EK">
    <w:p w14:paraId="08EEC46E" w14:textId="39D75491" w:rsidR="006C17F7" w:rsidRPr="00FE2640" w:rsidRDefault="006C17F7">
      <w:pPr>
        <w:pStyle w:val="CommentText"/>
        <w:rPr>
          <w:lang w:val="nl-NL"/>
        </w:rPr>
      </w:pPr>
      <w:r>
        <w:rPr>
          <w:rStyle w:val="CommentReference"/>
        </w:rPr>
        <w:annotationRef/>
      </w:r>
      <w:r w:rsidRPr="00FE2640">
        <w:rPr>
          <w:lang w:val="nl-NL"/>
        </w:rPr>
        <w:t>Jan van Busschbach,</w:t>
      </w:r>
      <w:r>
        <w:rPr>
          <w:lang w:val="nl-NL"/>
        </w:rPr>
        <w:t xml:space="preserve"> zou u ons aub kunnen helpen bij het reflecteren op de gebruikte methode?</w:t>
      </w:r>
    </w:p>
  </w:comment>
  <w:comment w:id="135" w:author="E.M. Krijkamp" w:date="2020-05-19T22:48:00Z" w:initials="EK">
    <w:p w14:paraId="17A8C49D" w14:textId="60F8AF7B" w:rsidR="006C17F7" w:rsidRPr="00DD396F" w:rsidRDefault="006C17F7">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 w:id="136" w:author="E.M. Krijkamp" w:date="2020-05-19T16:54:00Z" w:initials="EK">
    <w:p w14:paraId="08B4F758" w14:textId="40D56AE9" w:rsidR="006C17F7" w:rsidRPr="009400C4" w:rsidRDefault="006C17F7">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in onze gezamenlijk Medendely controleren. </w:t>
      </w:r>
    </w:p>
  </w:comment>
  <w:comment w:id="137" w:author="E.M. Krijkamp" w:date="2020-05-19T16:34:00Z" w:initials="EK">
    <w:p w14:paraId="57780BA1" w14:textId="48A6034B" w:rsidR="006C17F7" w:rsidRPr="00A841EB" w:rsidRDefault="006C17F7">
      <w:pPr>
        <w:pStyle w:val="CommentText"/>
        <w:rPr>
          <w:lang w:val="nl-NL"/>
        </w:rPr>
      </w:pPr>
      <w:r>
        <w:rPr>
          <w:rStyle w:val="CommentReference"/>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E1627D" w15:done="0"/>
  <w15:commentEx w15:paraId="4D100D3F" w15:done="0"/>
  <w15:commentEx w15:paraId="32DD4259" w15:done="0"/>
  <w15:commentEx w15:paraId="3B8A2C87" w15:done="0"/>
  <w15:commentEx w15:paraId="33DD9364" w15:done="0"/>
  <w15:commentEx w15:paraId="1F6717A1" w15:done="0"/>
  <w15:commentEx w15:paraId="36CD46A8" w15:done="0"/>
  <w15:commentEx w15:paraId="4BA600DA" w15:paraIdParent="36CD46A8" w15:done="0"/>
  <w15:commentEx w15:paraId="67FFCDAD" w15:done="0"/>
  <w15:commentEx w15:paraId="66896093" w15:done="0"/>
  <w15:commentEx w15:paraId="7A24B8E5" w15:done="0"/>
  <w15:commentEx w15:paraId="60C92056" w15:done="0"/>
  <w15:commentEx w15:paraId="2C1FB46D" w15:done="0"/>
  <w15:commentEx w15:paraId="5E87E7BB" w15:done="0"/>
  <w15:commentEx w15:paraId="7901F020" w15:paraIdParent="5E87E7BB" w15:done="0"/>
  <w15:commentEx w15:paraId="36565F2D" w15:done="0"/>
  <w15:commentEx w15:paraId="652AE79D" w15:paraIdParent="36565F2D" w15:done="0"/>
  <w15:commentEx w15:paraId="7FA9C826" w15:done="0"/>
  <w15:commentEx w15:paraId="394231F6" w15:done="0"/>
  <w15:commentEx w15:paraId="7377179B" w15:done="0"/>
  <w15:commentEx w15:paraId="57364E8D" w15:paraIdParent="7377179B" w15:done="0"/>
  <w15:commentEx w15:paraId="62BFDA2C" w15:done="0"/>
  <w15:commentEx w15:paraId="30BF82FF"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1627D" w16cid:durableId="45223D5C"/>
  <w16cid:commentId w16cid:paraId="32DD4259" w16cid:durableId="227690CB"/>
  <w16cid:commentId w16cid:paraId="3B8A2C87" w16cid:durableId="22766185"/>
  <w16cid:commentId w16cid:paraId="33DD9364" w16cid:durableId="226E8AFE"/>
  <w16cid:commentId w16cid:paraId="1F6717A1" w16cid:durableId="22767E63"/>
  <w16cid:commentId w16cid:paraId="36CD46A8" w16cid:durableId="2270DDF6"/>
  <w16cid:commentId w16cid:paraId="4BA600DA" w16cid:durableId="2276618B"/>
  <w16cid:commentId w16cid:paraId="67FFCDAD" w16cid:durableId="227686B1"/>
  <w16cid:commentId w16cid:paraId="66896093" w16cid:durableId="750E21B7"/>
  <w16cid:commentId w16cid:paraId="7A24B8E5" w16cid:durableId="22768770"/>
  <w16cid:commentId w16cid:paraId="60C92056" w16cid:durableId="22768737"/>
  <w16cid:commentId w16cid:paraId="2C1FB46D" w16cid:durableId="227686F1"/>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7377179B" w16cid:durableId="2270E6A0"/>
  <w16cid:commentId w16cid:paraId="57364E8D" w16cid:durableId="22769157"/>
  <w16cid:commentId w16cid:paraId="62BFDA2C" w16cid:durableId="22766193"/>
  <w16cid:commentId w16cid:paraId="30BF82FF" w16cid:durableId="22766194"/>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1BBF1" w14:textId="77777777" w:rsidR="006C17F7" w:rsidRDefault="006C17F7" w:rsidP="00FE7393">
      <w:pPr>
        <w:spacing w:after="0" w:line="240" w:lineRule="auto"/>
      </w:pPr>
      <w:r>
        <w:separator/>
      </w:r>
    </w:p>
  </w:endnote>
  <w:endnote w:type="continuationSeparator" w:id="0">
    <w:p w14:paraId="06420D43" w14:textId="77777777" w:rsidR="006C17F7" w:rsidRDefault="006C17F7"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98430" w14:textId="77777777" w:rsidR="006C17F7" w:rsidRDefault="006C17F7" w:rsidP="00FE7393">
      <w:pPr>
        <w:spacing w:after="0" w:line="240" w:lineRule="auto"/>
      </w:pPr>
      <w:r>
        <w:separator/>
      </w:r>
    </w:p>
  </w:footnote>
  <w:footnote w:type="continuationSeparator" w:id="0">
    <w:p w14:paraId="64B102D0" w14:textId="77777777" w:rsidR="006C17F7" w:rsidRDefault="006C17F7"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0"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Y. Gravesteijn">
    <w15:presenceInfo w15:providerId="AD" w15:userId="S::b.gravesteijn@erasmusmc.nl::67e68e62-6f07-429b-97f8-b99260b90b51"/>
  </w15:person>
  <w15:person w15:author="J.J. van Busschbach">
    <w15:presenceInfo w15:providerId="AD" w15:userId="S-1-5-21-932686498-1610486119-1155464205-8623"/>
  </w15:person>
  <w15:person w15:author="E.M. Krijkamp">
    <w15:presenceInfo w15:providerId="AD" w15:userId="S::e.krijkamp@erasmusmc.nl::6b549f4a-e21e-4342-9116-7452856f1b15"/>
  </w15:person>
  <w15:person w15:author="Gebruiker">
    <w15:presenceInfo w15:providerId="None" w15:userId="Gebruiker"/>
  </w15:person>
  <w15:person w15:author="rob baatenburg de jong">
    <w15:presenceInfo w15:providerId="Windows Live" w15:userId="4f5f346fb9569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540A2"/>
    <w:rsid w:val="00055008"/>
    <w:rsid w:val="000611E7"/>
    <w:rsid w:val="00063929"/>
    <w:rsid w:val="0008B50C"/>
    <w:rsid w:val="000A1DDC"/>
    <w:rsid w:val="000B024F"/>
    <w:rsid w:val="000C32EF"/>
    <w:rsid w:val="000C7112"/>
    <w:rsid w:val="000D187D"/>
    <w:rsid w:val="000E4643"/>
    <w:rsid w:val="000EA3A3"/>
    <w:rsid w:val="000F1AFD"/>
    <w:rsid w:val="000F21BC"/>
    <w:rsid w:val="00100057"/>
    <w:rsid w:val="00110D40"/>
    <w:rsid w:val="00114092"/>
    <w:rsid w:val="0011909D"/>
    <w:rsid w:val="00121FE0"/>
    <w:rsid w:val="00132981"/>
    <w:rsid w:val="00135BA6"/>
    <w:rsid w:val="00141C7D"/>
    <w:rsid w:val="00145258"/>
    <w:rsid w:val="00150F00"/>
    <w:rsid w:val="00163436"/>
    <w:rsid w:val="00163AE5"/>
    <w:rsid w:val="0017F927"/>
    <w:rsid w:val="00182E81"/>
    <w:rsid w:val="00194496"/>
    <w:rsid w:val="001B3615"/>
    <w:rsid w:val="001C7EE9"/>
    <w:rsid w:val="001C7EFB"/>
    <w:rsid w:val="001E1B6B"/>
    <w:rsid w:val="001E1D2F"/>
    <w:rsid w:val="001E60E4"/>
    <w:rsid w:val="001E69DE"/>
    <w:rsid w:val="001F3FAE"/>
    <w:rsid w:val="001F69FD"/>
    <w:rsid w:val="00200F83"/>
    <w:rsid w:val="0020337C"/>
    <w:rsid w:val="002048D1"/>
    <w:rsid w:val="00204EDB"/>
    <w:rsid w:val="002208A9"/>
    <w:rsid w:val="00234D3C"/>
    <w:rsid w:val="002616F5"/>
    <w:rsid w:val="00264033"/>
    <w:rsid w:val="00270429"/>
    <w:rsid w:val="00270992"/>
    <w:rsid w:val="002A1915"/>
    <w:rsid w:val="002A1A07"/>
    <w:rsid w:val="002BFCA2"/>
    <w:rsid w:val="002D33ED"/>
    <w:rsid w:val="002E445A"/>
    <w:rsid w:val="002F129C"/>
    <w:rsid w:val="002F3C82"/>
    <w:rsid w:val="002FF898"/>
    <w:rsid w:val="0030D55C"/>
    <w:rsid w:val="00320D1E"/>
    <w:rsid w:val="00325509"/>
    <w:rsid w:val="00349842"/>
    <w:rsid w:val="00354D49"/>
    <w:rsid w:val="003655B2"/>
    <w:rsid w:val="00387662"/>
    <w:rsid w:val="003A3C68"/>
    <w:rsid w:val="003B0009"/>
    <w:rsid w:val="003B106D"/>
    <w:rsid w:val="003BDB2E"/>
    <w:rsid w:val="003D1200"/>
    <w:rsid w:val="003D21E0"/>
    <w:rsid w:val="003E5752"/>
    <w:rsid w:val="003E7E19"/>
    <w:rsid w:val="003F358C"/>
    <w:rsid w:val="00407C57"/>
    <w:rsid w:val="00424F66"/>
    <w:rsid w:val="004257EC"/>
    <w:rsid w:val="00436E4B"/>
    <w:rsid w:val="004417D8"/>
    <w:rsid w:val="0044C3EB"/>
    <w:rsid w:val="00450D5F"/>
    <w:rsid w:val="00453CF4"/>
    <w:rsid w:val="004602FE"/>
    <w:rsid w:val="0046269E"/>
    <w:rsid w:val="0046477A"/>
    <w:rsid w:val="00466DB7"/>
    <w:rsid w:val="00473490"/>
    <w:rsid w:val="004927B3"/>
    <w:rsid w:val="004A341F"/>
    <w:rsid w:val="004A503D"/>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91667"/>
    <w:rsid w:val="005966E7"/>
    <w:rsid w:val="005C6DC4"/>
    <w:rsid w:val="005D3ED7"/>
    <w:rsid w:val="005D4DFA"/>
    <w:rsid w:val="005D65F7"/>
    <w:rsid w:val="005E6CB9"/>
    <w:rsid w:val="006044A7"/>
    <w:rsid w:val="00613DD2"/>
    <w:rsid w:val="00621B9E"/>
    <w:rsid w:val="00621EAC"/>
    <w:rsid w:val="006479D9"/>
    <w:rsid w:val="0065107A"/>
    <w:rsid w:val="00654393"/>
    <w:rsid w:val="0065685F"/>
    <w:rsid w:val="00657E5E"/>
    <w:rsid w:val="00674DF9"/>
    <w:rsid w:val="006B6D0B"/>
    <w:rsid w:val="006C1239"/>
    <w:rsid w:val="006C17F7"/>
    <w:rsid w:val="006C5B68"/>
    <w:rsid w:val="006D27F5"/>
    <w:rsid w:val="006D76AB"/>
    <w:rsid w:val="006E045E"/>
    <w:rsid w:val="006E1AF4"/>
    <w:rsid w:val="006E5AC7"/>
    <w:rsid w:val="006F2F1B"/>
    <w:rsid w:val="00700C21"/>
    <w:rsid w:val="00714DA1"/>
    <w:rsid w:val="0072588B"/>
    <w:rsid w:val="00730ADB"/>
    <w:rsid w:val="00737CE6"/>
    <w:rsid w:val="00740C80"/>
    <w:rsid w:val="0074641A"/>
    <w:rsid w:val="007711B2"/>
    <w:rsid w:val="00784C81"/>
    <w:rsid w:val="00790DBC"/>
    <w:rsid w:val="0079D49A"/>
    <w:rsid w:val="007B7745"/>
    <w:rsid w:val="007C1053"/>
    <w:rsid w:val="007C1283"/>
    <w:rsid w:val="007D2DF4"/>
    <w:rsid w:val="007D3DF9"/>
    <w:rsid w:val="007E0637"/>
    <w:rsid w:val="007E396A"/>
    <w:rsid w:val="007E49B4"/>
    <w:rsid w:val="007E5AE1"/>
    <w:rsid w:val="00825CE2"/>
    <w:rsid w:val="0084022E"/>
    <w:rsid w:val="008668E7"/>
    <w:rsid w:val="008902F1"/>
    <w:rsid w:val="008B1B38"/>
    <w:rsid w:val="008B1D07"/>
    <w:rsid w:val="008C4069"/>
    <w:rsid w:val="008C69CA"/>
    <w:rsid w:val="008D25CB"/>
    <w:rsid w:val="00900DFE"/>
    <w:rsid w:val="0091097D"/>
    <w:rsid w:val="00921E11"/>
    <w:rsid w:val="0092623E"/>
    <w:rsid w:val="009262F5"/>
    <w:rsid w:val="00935F63"/>
    <w:rsid w:val="009400C4"/>
    <w:rsid w:val="0094384D"/>
    <w:rsid w:val="00947740"/>
    <w:rsid w:val="00970A14"/>
    <w:rsid w:val="0097278A"/>
    <w:rsid w:val="00985DBF"/>
    <w:rsid w:val="0099203E"/>
    <w:rsid w:val="00993323"/>
    <w:rsid w:val="00995228"/>
    <w:rsid w:val="00995896"/>
    <w:rsid w:val="009A4495"/>
    <w:rsid w:val="009E62A4"/>
    <w:rsid w:val="009F13BC"/>
    <w:rsid w:val="009F62A4"/>
    <w:rsid w:val="00A00A32"/>
    <w:rsid w:val="00A20331"/>
    <w:rsid w:val="00A25DF7"/>
    <w:rsid w:val="00A27255"/>
    <w:rsid w:val="00A505EA"/>
    <w:rsid w:val="00A51144"/>
    <w:rsid w:val="00A6511C"/>
    <w:rsid w:val="00A841EB"/>
    <w:rsid w:val="00AA5D26"/>
    <w:rsid w:val="00AC2803"/>
    <w:rsid w:val="00AC2F29"/>
    <w:rsid w:val="00AC6F5A"/>
    <w:rsid w:val="00AD37E0"/>
    <w:rsid w:val="00AE7483"/>
    <w:rsid w:val="00AF6E67"/>
    <w:rsid w:val="00B0055D"/>
    <w:rsid w:val="00B05DB4"/>
    <w:rsid w:val="00B10237"/>
    <w:rsid w:val="00B12A7F"/>
    <w:rsid w:val="00B243F4"/>
    <w:rsid w:val="00B308D5"/>
    <w:rsid w:val="00B36A8C"/>
    <w:rsid w:val="00B478AE"/>
    <w:rsid w:val="00B51005"/>
    <w:rsid w:val="00B53AF3"/>
    <w:rsid w:val="00B5450E"/>
    <w:rsid w:val="00B6789B"/>
    <w:rsid w:val="00B718C3"/>
    <w:rsid w:val="00B80DE7"/>
    <w:rsid w:val="00B92D2F"/>
    <w:rsid w:val="00BA1945"/>
    <w:rsid w:val="00BC7381"/>
    <w:rsid w:val="00BD50BF"/>
    <w:rsid w:val="00BE6480"/>
    <w:rsid w:val="00BED763"/>
    <w:rsid w:val="00C0418C"/>
    <w:rsid w:val="00C047C6"/>
    <w:rsid w:val="00C24ED4"/>
    <w:rsid w:val="00C34858"/>
    <w:rsid w:val="00CA1D47"/>
    <w:rsid w:val="00CA5F8E"/>
    <w:rsid w:val="00CB2328"/>
    <w:rsid w:val="00CB2BA0"/>
    <w:rsid w:val="00CB5091"/>
    <w:rsid w:val="00CB723E"/>
    <w:rsid w:val="00CC041C"/>
    <w:rsid w:val="00CD22EF"/>
    <w:rsid w:val="00CD33A7"/>
    <w:rsid w:val="00CE22D4"/>
    <w:rsid w:val="00CF102E"/>
    <w:rsid w:val="00CF728A"/>
    <w:rsid w:val="00D0423A"/>
    <w:rsid w:val="00D13540"/>
    <w:rsid w:val="00D369EC"/>
    <w:rsid w:val="00D516BF"/>
    <w:rsid w:val="00D60885"/>
    <w:rsid w:val="00D64054"/>
    <w:rsid w:val="00D723B7"/>
    <w:rsid w:val="00D73F13"/>
    <w:rsid w:val="00D84645"/>
    <w:rsid w:val="00D87AD4"/>
    <w:rsid w:val="00D9064D"/>
    <w:rsid w:val="00DA712E"/>
    <w:rsid w:val="00DB1A5E"/>
    <w:rsid w:val="00DC4B44"/>
    <w:rsid w:val="00DD0AE3"/>
    <w:rsid w:val="00DD3325"/>
    <w:rsid w:val="00DD396F"/>
    <w:rsid w:val="00DD4B8A"/>
    <w:rsid w:val="00DE14AF"/>
    <w:rsid w:val="00DE2A7F"/>
    <w:rsid w:val="00DE3710"/>
    <w:rsid w:val="00DF2531"/>
    <w:rsid w:val="00DF79C4"/>
    <w:rsid w:val="00E1769B"/>
    <w:rsid w:val="00E20269"/>
    <w:rsid w:val="00E25C4D"/>
    <w:rsid w:val="00E3229F"/>
    <w:rsid w:val="00E4132A"/>
    <w:rsid w:val="00E65A86"/>
    <w:rsid w:val="00E678CD"/>
    <w:rsid w:val="00E70F2E"/>
    <w:rsid w:val="00E90A34"/>
    <w:rsid w:val="00E9EE46"/>
    <w:rsid w:val="00EA5F14"/>
    <w:rsid w:val="00EB10CE"/>
    <w:rsid w:val="00EC12A5"/>
    <w:rsid w:val="00EC198C"/>
    <w:rsid w:val="00ED3925"/>
    <w:rsid w:val="00EF2FED"/>
    <w:rsid w:val="00EF4A02"/>
    <w:rsid w:val="00EF5030"/>
    <w:rsid w:val="00F17231"/>
    <w:rsid w:val="00F265AD"/>
    <w:rsid w:val="00F323B8"/>
    <w:rsid w:val="00F3380A"/>
    <w:rsid w:val="00F34F0F"/>
    <w:rsid w:val="00F5422B"/>
    <w:rsid w:val="00F57734"/>
    <w:rsid w:val="00F6246C"/>
    <w:rsid w:val="00F80713"/>
    <w:rsid w:val="00F81350"/>
    <w:rsid w:val="00F93C68"/>
    <w:rsid w:val="00FB709A"/>
    <w:rsid w:val="00FC2F85"/>
    <w:rsid w:val="00FD0B84"/>
    <w:rsid w:val="00FD2D3A"/>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semiHidden/>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semiHidden/>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rasmusmc-mgz/VB_OR_triage"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ghdx.healthdata.org/gbd-2016"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FB08A8-7135-4522-A2DE-A0C137BBF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19</Pages>
  <Words>42188</Words>
  <Characters>240473</Characters>
  <Application>Microsoft Office Word</Application>
  <DocSecurity>0</DocSecurity>
  <Lines>2003</Lines>
  <Paragraphs>564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J.J. van Busschbach</cp:lastModifiedBy>
  <cp:revision>4</cp:revision>
  <dcterms:created xsi:type="dcterms:W3CDTF">2020-05-26T07:59:00Z</dcterms:created>
  <dcterms:modified xsi:type="dcterms:W3CDTF">2020-05-26T08:38:00Z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