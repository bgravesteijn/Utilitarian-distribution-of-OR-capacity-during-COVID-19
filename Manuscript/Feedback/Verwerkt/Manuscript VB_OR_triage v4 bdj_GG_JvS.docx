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3BD14" w14:textId="57560576" w:rsidR="00DA712E" w:rsidRDefault="00E9EE46" w:rsidP="39A4890C">
      <w:pPr>
        <w:pStyle w:val="Titel"/>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xml:space="preserve">: a comparative </w:t>
      </w:r>
      <w:proofErr w:type="spellStart"/>
      <w:r w:rsidR="637421DD" w:rsidRPr="39A4890C">
        <w:rPr>
          <w:lang w:val="en-US"/>
        </w:rPr>
        <w:t>modelling</w:t>
      </w:r>
      <w:proofErr w:type="spellEnd"/>
      <w:r w:rsidR="637421DD" w:rsidRPr="39A4890C">
        <w:rPr>
          <w:lang w:val="en-US"/>
        </w:rPr>
        <w:t xml:space="preserve"> study</w:t>
      </w:r>
    </w:p>
    <w:p w14:paraId="061EEB96" w14:textId="77777777" w:rsidR="00163AE5" w:rsidRDefault="00163AE5" w:rsidP="39A4890C">
      <w:pPr>
        <w:spacing w:line="257" w:lineRule="auto"/>
        <w:rPr>
          <w:i/>
          <w:iCs/>
          <w:lang w:val="en-US"/>
        </w:rPr>
      </w:pPr>
    </w:p>
    <w:p w14:paraId="4DB354C9" w14:textId="38FE7B39" w:rsidR="34696E4A" w:rsidRPr="00CA1D47" w:rsidRDefault="2C3E4E29" w:rsidP="39A4890C">
      <w:pPr>
        <w:spacing w:line="257" w:lineRule="auto"/>
        <w:rPr>
          <w:rFonts w:ascii="Calibri" w:eastAsia="Calibri" w:hAnsi="Calibri" w:cs="Calibri"/>
          <w:vertAlign w:val="superscript"/>
          <w:lang w:val="nl-NL"/>
        </w:rPr>
      </w:pPr>
      <w:commentRangeStart w:id="0"/>
      <w:r w:rsidRPr="00CA1D47">
        <w:rPr>
          <w:rFonts w:ascii="Calibri" w:eastAsia="Calibri" w:hAnsi="Calibri" w:cs="Calibri"/>
          <w:lang w:val="nl-NL"/>
        </w:rPr>
        <w:t xml:space="preserve">Benjamin </w:t>
      </w:r>
      <w:proofErr w:type="spellStart"/>
      <w:r w:rsidRPr="00CA1D47">
        <w:rPr>
          <w:rFonts w:ascii="Calibri" w:eastAsia="Calibri" w:hAnsi="Calibri" w:cs="Calibri"/>
          <w:lang w:val="nl-NL"/>
        </w:rPr>
        <w:t>Gravesteijn</w:t>
      </w:r>
      <w:proofErr w:type="spellEnd"/>
      <w:r w:rsidR="3C023D5A" w:rsidRPr="00CA1D47">
        <w:rPr>
          <w:rFonts w:ascii="Calibri" w:eastAsia="Calibri" w:hAnsi="Calibri" w:cs="Calibri"/>
          <w:lang w:val="nl-NL"/>
        </w:rPr>
        <w:t>* (</w:t>
      </w:r>
      <w:hyperlink r:id="rId12">
        <w:r w:rsidR="3C023D5A" w:rsidRPr="00CA1D47">
          <w:rPr>
            <w:rStyle w:val="Hyperlink"/>
            <w:rFonts w:ascii="Calibri" w:eastAsia="Calibri" w:hAnsi="Calibri" w:cs="Calibri"/>
            <w:color w:val="2E7F9F"/>
            <w:lang w:val="nl-NL"/>
          </w:rPr>
          <w:t>0000-0001-8096-5803</w:t>
        </w:r>
      </w:hyperlink>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xml:space="preserve">, Eline </w:t>
      </w:r>
      <w:proofErr w:type="spellStart"/>
      <w:r w:rsidRPr="00CA1D47">
        <w:rPr>
          <w:rFonts w:ascii="Calibri" w:eastAsia="Calibri" w:hAnsi="Calibri" w:cs="Calibri"/>
          <w:lang w:val="nl-NL"/>
        </w:rPr>
        <w:t>Krijkamp</w:t>
      </w:r>
      <w:proofErr w:type="spellEnd"/>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1"/>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1"/>
      <w:r w:rsidR="34696E4A">
        <w:commentReference w:id="1"/>
      </w:r>
      <w:r w:rsidRPr="00CA1D47">
        <w:rPr>
          <w:rFonts w:ascii="Calibri" w:eastAsia="Calibri" w:hAnsi="Calibri" w:cs="Calibri"/>
          <w:lang w:val="nl-NL"/>
        </w:rPr>
        <w:t xml:space="preserve">, Jan van </w:t>
      </w:r>
      <w:proofErr w:type="spellStart"/>
      <w:r w:rsidRPr="00CA1D47">
        <w:rPr>
          <w:rFonts w:ascii="Calibri" w:eastAsia="Calibri" w:hAnsi="Calibri" w:cs="Calibri"/>
          <w:lang w:val="nl-NL"/>
        </w:rPr>
        <w:t>Busschbach</w:t>
      </w:r>
      <w:proofErr w:type="spellEnd"/>
      <w:r w:rsidR="272C95F8" w:rsidRPr="00CA1D47">
        <w:rPr>
          <w:rFonts w:ascii="Calibri" w:eastAsia="Calibri" w:hAnsi="Calibri" w:cs="Calibri"/>
          <w:lang w:val="nl-NL"/>
        </w:rPr>
        <w:t xml:space="preserve"> (</w:t>
      </w:r>
      <w:hyperlink r:id="rId14">
        <w:r w:rsidR="272C95F8" w:rsidRPr="00CA1D47">
          <w:rPr>
            <w:rStyle w:val="Hyperlink"/>
            <w:rFonts w:ascii="Calibri" w:eastAsia="Calibri" w:hAnsi="Calibri" w:cs="Calibri"/>
            <w:color w:val="2E7F9F"/>
            <w:lang w:val="nl-NL"/>
          </w:rPr>
          <w:t>0000-0002-8602-0381</w:t>
        </w:r>
      </w:hyperlink>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 xml:space="preserve">Geert </w:t>
      </w:r>
      <w:proofErr w:type="spellStart"/>
      <w:r w:rsidR="3B874E9B" w:rsidRPr="00CA1D47">
        <w:rPr>
          <w:rFonts w:ascii="Calibri" w:eastAsia="Calibri" w:hAnsi="Calibri" w:cs="Calibri"/>
          <w:lang w:val="nl-NL"/>
        </w:rPr>
        <w:t>Geleijnse</w:t>
      </w:r>
      <w:proofErr w:type="spellEnd"/>
      <w:r w:rsidR="3E25E866" w:rsidRPr="00CA1D47">
        <w:rPr>
          <w:rFonts w:ascii="Calibri" w:eastAsia="Calibri" w:hAnsi="Calibri" w:cs="Calibri"/>
          <w:lang w:val="nl-NL"/>
        </w:rPr>
        <w:t xml:space="preserve"> (</w:t>
      </w:r>
      <w:r w:rsidR="00CA1D47" w:rsidRPr="00CA1D47">
        <w:rPr>
          <w:rFonts w:ascii="Arial" w:hAnsi="Arial" w:cs="Arial"/>
          <w:color w:val="494A4C"/>
          <w:sz w:val="18"/>
          <w:szCs w:val="18"/>
          <w:lang w:val="nl-NL"/>
        </w:rPr>
        <w:t>0000-0002-4718-0032</w:t>
      </w:r>
      <w:del w:id="2" w:author="G. Geleijnse" w:date="2020-05-22T08:32:00Z">
        <w:r w:rsidR="3E25E866" w:rsidRPr="00CA1D47" w:rsidDel="00CA1D47">
          <w:rPr>
            <w:rFonts w:ascii="Calibri" w:eastAsia="Calibri" w:hAnsi="Calibri" w:cs="Calibri"/>
            <w:lang w:val="nl-NL"/>
          </w:rPr>
          <w:delText>...</w:delText>
        </w:r>
      </w:del>
      <w:r w:rsidR="3E25E866" w:rsidRPr="00CA1D47">
        <w:rPr>
          <w:rFonts w:ascii="Calibri" w:eastAsia="Calibri" w:hAnsi="Calibri" w:cs="Calibri"/>
          <w:lang w:val="nl-NL"/>
        </w:rPr>
        <w:t>)</w:t>
      </w:r>
      <w:r w:rsidR="3E25E866" w:rsidRPr="00CA1D47">
        <w:rPr>
          <w:rFonts w:ascii="Calibri" w:eastAsia="Calibri" w:hAnsi="Calibri" w:cs="Calibri"/>
          <w:vertAlign w:val="superscript"/>
          <w:lang w:val="nl-NL"/>
        </w:rPr>
        <w:t xml:space="preserve"> </w:t>
      </w:r>
      <w:del w:id="3" w:author="G. Geleijnse" w:date="2020-05-22T08:34:00Z">
        <w:r w:rsidR="3E25E866" w:rsidRPr="00CA1D47" w:rsidDel="00CA1D47">
          <w:rPr>
            <w:rFonts w:ascii="Calibri" w:eastAsia="Calibri" w:hAnsi="Calibri" w:cs="Calibri"/>
            <w:vertAlign w:val="superscript"/>
            <w:lang w:val="nl-NL"/>
          </w:rPr>
          <w:delText>x</w:delText>
        </w:r>
      </w:del>
      <w:ins w:id="4" w:author="G. Geleijnse" w:date="2020-05-22T08:34:00Z">
        <w:r w:rsidR="00CA1D47">
          <w:rPr>
            <w:rFonts w:ascii="Calibri" w:eastAsia="Calibri" w:hAnsi="Calibri" w:cs="Calibri"/>
            <w:vertAlign w:val="superscript"/>
            <w:lang w:val="nl-NL"/>
          </w:rPr>
          <w:t>1</w:t>
        </w:r>
      </w:ins>
      <w:r w:rsidR="3B874E9B" w:rsidRPr="00CA1D47">
        <w:rPr>
          <w:rFonts w:ascii="Calibri" w:eastAsia="Calibri" w:hAnsi="Calibri" w:cs="Calibri"/>
          <w:lang w:val="nl-NL"/>
        </w:rPr>
        <w:t xml:space="preserve">, </w:t>
      </w:r>
      <w:r w:rsidRPr="00CA1D47">
        <w:rPr>
          <w:rFonts w:ascii="Calibri" w:eastAsia="Calibri" w:hAnsi="Calibri" w:cs="Calibri"/>
          <w:lang w:val="nl-NL"/>
        </w:rPr>
        <w:t>Sophie Bruinsma</w:t>
      </w:r>
      <w:r w:rsidR="535E2883" w:rsidRPr="00CA1D47">
        <w:rPr>
          <w:rFonts w:ascii="Calibri" w:eastAsia="Calibri" w:hAnsi="Calibri" w:cs="Calibri"/>
          <w:lang w:val="nl-NL"/>
        </w:rPr>
        <w:t xml:space="preserve"> (</w:t>
      </w:r>
      <w:hyperlink r:id="rId15">
        <w:r w:rsidR="535E2883" w:rsidRPr="00CA1D47">
          <w:rPr>
            <w:rStyle w:val="Hyperlink"/>
            <w:rFonts w:ascii="Calibri" w:eastAsia="Calibri" w:hAnsi="Calibri" w:cs="Calibri"/>
            <w:color w:val="2E7F9F"/>
            <w:lang w:val="nl-NL"/>
          </w:rPr>
          <w:t>0000-0003-3634-9899</w:t>
        </w:r>
      </w:hyperlink>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r w:rsidR="00921E11">
        <w:fldChar w:fldCharType="begin"/>
      </w:r>
      <w:r w:rsidR="00921E11" w:rsidRPr="00CA1D47">
        <w:rPr>
          <w:lang w:val="nl-NL"/>
          <w:rPrChange w:id="5" w:author="G. Geleijnse" w:date="2020-05-22T08:32:00Z">
            <w:rPr/>
          </w:rPrChange>
        </w:rPr>
        <w:instrText xml:space="preserve"> HYPERLINK "https://orcid.org/0000-0002-7929-7622" \h </w:instrText>
      </w:r>
      <w:r w:rsidR="00921E11">
        <w:fldChar w:fldCharType="separate"/>
      </w:r>
      <w:r w:rsidR="48BA09C9" w:rsidRPr="00CA1D47">
        <w:rPr>
          <w:rStyle w:val="Hyperlink"/>
          <w:rFonts w:ascii="Calibri" w:eastAsia="Calibri" w:hAnsi="Calibri" w:cs="Calibri"/>
          <w:color w:val="2E7F9F"/>
          <w:lang w:val="nl-NL"/>
        </w:rPr>
        <w:t>0000-0002-7929-7622</w:t>
      </w:r>
      <w:r w:rsidR="00921E11">
        <w:rPr>
          <w:rStyle w:val="Hyperlink"/>
          <w:rFonts w:ascii="Calibri" w:eastAsia="Calibri" w:hAnsi="Calibri" w:cs="Calibri"/>
          <w:color w:val="2E7F9F"/>
          <w:lang w:val="en-US"/>
        </w:rPr>
        <w:fldChar w:fldCharType="end"/>
      </w:r>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 Ernest van Veen</w:t>
      </w:r>
      <w:r w:rsidR="73B75D7C" w:rsidRPr="00CA1D47">
        <w:rPr>
          <w:rFonts w:ascii="Calibri" w:eastAsia="Calibri" w:hAnsi="Calibri" w:cs="Calibri"/>
          <w:lang w:val="nl-NL"/>
        </w:rPr>
        <w:t xml:space="preserve"> (</w:t>
      </w:r>
      <w:r w:rsidR="00921E11">
        <w:fldChar w:fldCharType="begin"/>
      </w:r>
      <w:r w:rsidR="00921E11" w:rsidRPr="00CA1D47">
        <w:rPr>
          <w:lang w:val="nl-NL"/>
          <w:rPrChange w:id="6" w:author="G. Geleijnse" w:date="2020-05-22T08:32:00Z">
            <w:rPr/>
          </w:rPrChange>
        </w:rPr>
        <w:instrText xml:space="preserve"> HYPERLINK "https://orcid.org/0000-0002-5495-3996" \h </w:instrText>
      </w:r>
      <w:r w:rsidR="00921E11">
        <w:fldChar w:fldCharType="separate"/>
      </w:r>
      <w:r w:rsidR="73B75D7C" w:rsidRPr="00CA1D47">
        <w:rPr>
          <w:rStyle w:val="Hyperlink"/>
          <w:rFonts w:ascii="Calibri" w:eastAsia="Calibri" w:hAnsi="Calibri" w:cs="Calibri"/>
          <w:color w:val="2E7F9F"/>
          <w:lang w:val="nl-NL"/>
        </w:rPr>
        <w:t>0000-0002-5495-3996</w:t>
      </w:r>
      <w:r w:rsidR="00921E11">
        <w:rPr>
          <w:rStyle w:val="Hyperlink"/>
          <w:rFonts w:ascii="Calibri" w:eastAsia="Calibri" w:hAnsi="Calibri" w:cs="Calibri"/>
          <w:color w:val="2E7F9F"/>
          <w:lang w:val="en-US"/>
        </w:rPr>
        <w:fldChar w:fldCharType="end"/>
      </w:r>
      <w:r w:rsidR="73B75D7C" w:rsidRPr="00CA1D47">
        <w:rPr>
          <w:rFonts w:ascii="Calibri" w:eastAsia="Calibri" w:hAnsi="Calibri" w:cs="Calibri"/>
          <w:lang w:val="nl-NL"/>
        </w:rPr>
        <w:t>)</w:t>
      </w:r>
      <w:r w:rsidR="716E72D2" w:rsidRPr="00CA1D47">
        <w:rPr>
          <w:rFonts w:ascii="Calibri" w:eastAsia="Calibri" w:hAnsi="Calibri" w:cs="Calibri"/>
          <w:vertAlign w:val="superscript"/>
          <w:lang w:val="nl-NL"/>
        </w:rPr>
        <w:t>2</w:t>
      </w:r>
      <w:r w:rsidRPr="00CA1D47">
        <w:rPr>
          <w:rFonts w:ascii="Calibri" w:eastAsia="Calibri" w:hAnsi="Calibri" w:cs="Calibri"/>
          <w:lang w:val="nl-NL"/>
        </w:rPr>
        <w:t xml:space="preserve">, Isabel </w:t>
      </w:r>
      <w:proofErr w:type="spellStart"/>
      <w:r w:rsidRPr="00CA1D47">
        <w:rPr>
          <w:rFonts w:ascii="Calibri" w:eastAsia="Calibri" w:hAnsi="Calibri" w:cs="Calibri"/>
          <w:lang w:val="nl-NL"/>
        </w:rPr>
        <w:t>Retel-Helmrich</w:t>
      </w:r>
      <w:proofErr w:type="spellEnd"/>
      <w:r w:rsidR="7DE3688C" w:rsidRPr="00CA1D47">
        <w:rPr>
          <w:rFonts w:ascii="Calibri" w:eastAsia="Calibri" w:hAnsi="Calibri" w:cs="Calibri"/>
          <w:lang w:val="nl-NL"/>
        </w:rPr>
        <w:t xml:space="preserve"> (</w:t>
      </w:r>
      <w:r w:rsidR="00921E11">
        <w:fldChar w:fldCharType="begin"/>
      </w:r>
      <w:r w:rsidR="00921E11" w:rsidRPr="00CA1D47">
        <w:rPr>
          <w:lang w:val="nl-NL"/>
          <w:rPrChange w:id="7" w:author="G. Geleijnse" w:date="2020-05-22T08:32:00Z">
            <w:rPr/>
          </w:rPrChange>
        </w:rPr>
        <w:instrText xml:space="preserve"> HYPERLINK "https://orcid.org/0000-0001-5257-395X" \h </w:instrText>
      </w:r>
      <w:r w:rsidR="00921E11">
        <w:fldChar w:fldCharType="separate"/>
      </w:r>
      <w:r w:rsidR="7DE3688C" w:rsidRPr="00CA1D47">
        <w:rPr>
          <w:rStyle w:val="Hyperlink"/>
          <w:rFonts w:ascii="Calibri" w:eastAsia="Calibri" w:hAnsi="Calibri" w:cs="Calibri"/>
          <w:color w:val="2E7F9F"/>
          <w:lang w:val="nl-NL"/>
        </w:rPr>
        <w:t>0000-0001-5257-395X</w:t>
      </w:r>
      <w:r w:rsidR="00921E11">
        <w:rPr>
          <w:rStyle w:val="Hyperlink"/>
          <w:rFonts w:ascii="Calibri" w:eastAsia="Calibri" w:hAnsi="Calibri" w:cs="Calibri"/>
          <w:color w:val="2E7F9F"/>
          <w:lang w:val="en-US"/>
        </w:rPr>
        <w:fldChar w:fldCharType="end"/>
      </w:r>
      <w:r w:rsidR="7DE3688C" w:rsidRPr="00CA1D47">
        <w:rPr>
          <w:rFonts w:ascii="Calibri" w:eastAsia="Calibri" w:hAnsi="Calibri" w:cs="Calibri"/>
          <w:lang w:val="nl-NL"/>
        </w:rPr>
        <w:t>)</w:t>
      </w:r>
      <w:r w:rsidR="36077676" w:rsidRPr="00CA1D47">
        <w:rPr>
          <w:rFonts w:ascii="Calibri" w:eastAsia="Calibri" w:hAnsi="Calibri" w:cs="Calibri"/>
          <w:vertAlign w:val="superscript"/>
          <w:lang w:val="nl-NL"/>
        </w:rPr>
        <w:t>2</w:t>
      </w:r>
      <w:r w:rsidRPr="00CA1D47">
        <w:rPr>
          <w:rFonts w:ascii="Calibri" w:eastAsia="Calibri" w:hAnsi="Calibri" w:cs="Calibri"/>
          <w:lang w:val="nl-NL"/>
        </w:rPr>
        <w:t>, Jan van Saase</w:t>
      </w:r>
      <w:r w:rsidR="129707C2" w:rsidRPr="00CA1D47">
        <w:rPr>
          <w:rFonts w:ascii="Calibri" w:eastAsia="Calibri" w:hAnsi="Calibri" w:cs="Calibri"/>
          <w:lang w:val="nl-NL"/>
        </w:rPr>
        <w:t xml:space="preserve"> (</w:t>
      </w:r>
      <w:r w:rsidR="00921E11">
        <w:fldChar w:fldCharType="begin"/>
      </w:r>
      <w:r w:rsidR="00921E11" w:rsidRPr="00CA1D47">
        <w:rPr>
          <w:lang w:val="nl-NL"/>
          <w:rPrChange w:id="8" w:author="G. Geleijnse" w:date="2020-05-22T08:32:00Z">
            <w:rPr/>
          </w:rPrChange>
        </w:rPr>
        <w:instrText xml:space="preserve"> HYPERLINK "https://orcid.org/0000-0003-2874-6667" \h </w:instrText>
      </w:r>
      <w:r w:rsidR="00921E11">
        <w:fldChar w:fldCharType="separate"/>
      </w:r>
      <w:r w:rsidR="129707C2" w:rsidRPr="00CA1D47">
        <w:rPr>
          <w:rStyle w:val="Hyperlink"/>
          <w:rFonts w:ascii="Calibri" w:eastAsia="Calibri" w:hAnsi="Calibri" w:cs="Calibri"/>
          <w:color w:val="2E7F9F"/>
          <w:lang w:val="nl-NL"/>
          <w:rPrChange w:id="9" w:author="G. Geleijnse" w:date="2020-05-22T08:32:00Z">
            <w:rPr>
              <w:rStyle w:val="Hyperlink"/>
              <w:rFonts w:ascii="Calibri" w:eastAsia="Calibri" w:hAnsi="Calibri" w:cs="Calibri"/>
              <w:color w:val="2E7F9F"/>
              <w:lang w:val="en-US"/>
            </w:rPr>
          </w:rPrChange>
        </w:rPr>
        <w:t>0000-0003-2874-6667</w:t>
      </w:r>
      <w:r w:rsidR="00921E11">
        <w:rPr>
          <w:rStyle w:val="Hyperlink"/>
          <w:rFonts w:ascii="Calibri" w:eastAsia="Calibri" w:hAnsi="Calibri" w:cs="Calibri"/>
          <w:color w:val="2E7F9F"/>
          <w:lang w:val="en-US"/>
        </w:rPr>
        <w:fldChar w:fldCharType="end"/>
      </w:r>
      <w:r w:rsidR="129707C2" w:rsidRPr="00CA1D47">
        <w:rPr>
          <w:rFonts w:ascii="Calibri" w:eastAsia="Calibri" w:hAnsi="Calibri" w:cs="Calibri"/>
          <w:lang w:val="nl-NL"/>
          <w:rPrChange w:id="10" w:author="G. Geleijnse" w:date="2020-05-22T08:32:00Z">
            <w:rPr>
              <w:rFonts w:ascii="Calibri" w:eastAsia="Calibri" w:hAnsi="Calibri" w:cs="Calibri"/>
              <w:lang w:val="en-US"/>
            </w:rPr>
          </w:rPrChange>
        </w:rPr>
        <w:t>)</w:t>
      </w:r>
      <w:ins w:id="11" w:author="van Saase" w:date="2020-05-24T18:24:00Z">
        <w:r w:rsidR="00A77F7A" w:rsidRPr="00A77F7A">
          <w:rPr>
            <w:rFonts w:ascii="Calibri" w:eastAsia="Calibri" w:hAnsi="Calibri" w:cs="Calibri"/>
            <w:vertAlign w:val="superscript"/>
            <w:lang w:val="nl-NL"/>
            <w:rPrChange w:id="12" w:author="van Saase" w:date="2020-05-24T18:29:00Z">
              <w:rPr>
                <w:rFonts w:ascii="Calibri" w:eastAsia="Calibri" w:hAnsi="Calibri" w:cs="Calibri"/>
                <w:lang w:val="nl-NL"/>
              </w:rPr>
            </w:rPrChange>
          </w:rPr>
          <w:t>6</w:t>
        </w:r>
      </w:ins>
      <w:r w:rsidRPr="00CA1D47">
        <w:rPr>
          <w:rFonts w:ascii="Calibri" w:eastAsia="Calibri" w:hAnsi="Calibri" w:cs="Calibri"/>
          <w:lang w:val="nl-NL"/>
          <w:rPrChange w:id="13" w:author="G. Geleijnse" w:date="2020-05-22T08:32:00Z">
            <w:rPr>
              <w:rFonts w:ascii="Calibri" w:eastAsia="Calibri" w:hAnsi="Calibri" w:cs="Calibri"/>
              <w:lang w:val="en-US"/>
            </w:rPr>
          </w:rPrChange>
        </w:rPr>
        <w:t xml:space="preserve">, Hester </w:t>
      </w:r>
      <w:proofErr w:type="spellStart"/>
      <w:r w:rsidRPr="00CA1D47">
        <w:rPr>
          <w:rFonts w:ascii="Calibri" w:eastAsia="Calibri" w:hAnsi="Calibri" w:cs="Calibri"/>
          <w:lang w:val="nl-NL"/>
          <w:rPrChange w:id="14" w:author="G. Geleijnse" w:date="2020-05-22T08:32:00Z">
            <w:rPr>
              <w:rFonts w:ascii="Calibri" w:eastAsia="Calibri" w:hAnsi="Calibri" w:cs="Calibri"/>
              <w:lang w:val="en-US"/>
            </w:rPr>
          </w:rPrChange>
        </w:rPr>
        <w:t>Lingsma</w:t>
      </w:r>
      <w:proofErr w:type="spellEnd"/>
      <w:r w:rsidR="33CEC508" w:rsidRPr="00CA1D47">
        <w:rPr>
          <w:rFonts w:ascii="Calibri" w:eastAsia="Calibri" w:hAnsi="Calibri" w:cs="Calibri"/>
          <w:lang w:val="nl-NL"/>
          <w:rPrChange w:id="15" w:author="G. Geleijnse" w:date="2020-05-22T08:32:00Z">
            <w:rPr>
              <w:rFonts w:ascii="Calibri" w:eastAsia="Calibri" w:hAnsi="Calibri" w:cs="Calibri"/>
              <w:lang w:val="en-US"/>
            </w:rPr>
          </w:rPrChange>
        </w:rPr>
        <w:t xml:space="preserve"> (</w:t>
      </w:r>
      <w:r w:rsidR="00921E11">
        <w:fldChar w:fldCharType="begin"/>
      </w:r>
      <w:r w:rsidR="00921E11" w:rsidRPr="00CA1D47">
        <w:rPr>
          <w:lang w:val="nl-NL"/>
          <w:rPrChange w:id="16" w:author="G. Geleijnse" w:date="2020-05-22T08:32:00Z">
            <w:rPr/>
          </w:rPrChange>
        </w:rPr>
        <w:instrText xml:space="preserve"> HYPERLINK "https://orcid.org/0000-0003-2063-9533" \h </w:instrText>
      </w:r>
      <w:r w:rsidR="00921E11">
        <w:fldChar w:fldCharType="separate"/>
      </w:r>
      <w:r w:rsidR="33CEC508" w:rsidRPr="00CA1D47">
        <w:rPr>
          <w:rStyle w:val="Hyperlink"/>
          <w:rFonts w:ascii="Calibri" w:eastAsia="Calibri" w:hAnsi="Calibri" w:cs="Calibri"/>
          <w:color w:val="2E7F9F"/>
          <w:lang w:val="nl-NL"/>
        </w:rPr>
        <w:t>0000-0003-2063-9533</w:t>
      </w:r>
      <w:r w:rsidR="00921E11">
        <w:rPr>
          <w:rStyle w:val="Hyperlink"/>
          <w:rFonts w:ascii="Calibri" w:eastAsia="Calibri" w:hAnsi="Calibri" w:cs="Calibri"/>
          <w:color w:val="2E7F9F"/>
          <w:lang w:val="en-US"/>
        </w:rPr>
        <w:fldChar w:fldCharType="end"/>
      </w:r>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xml:space="preserve">, Rob </w:t>
      </w:r>
      <w:proofErr w:type="spellStart"/>
      <w:r w:rsidRPr="00CA1D47">
        <w:rPr>
          <w:rFonts w:ascii="Calibri" w:eastAsia="Calibri" w:hAnsi="Calibri" w:cs="Calibri"/>
          <w:lang w:val="nl-NL"/>
        </w:rPr>
        <w:t>Baatenburg</w:t>
      </w:r>
      <w:proofErr w:type="spellEnd"/>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r w:rsidR="00921E11">
        <w:fldChar w:fldCharType="begin"/>
      </w:r>
      <w:r w:rsidR="00921E11" w:rsidRPr="00CA1D47">
        <w:rPr>
          <w:lang w:val="nl-NL"/>
          <w:rPrChange w:id="17" w:author="G. Geleijnse" w:date="2020-05-22T08:32:00Z">
            <w:rPr/>
          </w:rPrChange>
        </w:rPr>
        <w:instrText xml:space="preserve"> HYPERLINK "https://orcid.org/0000-0001-7236-264X" \h </w:instrText>
      </w:r>
      <w:r w:rsidR="00921E11">
        <w:fldChar w:fldCharType="separate"/>
      </w:r>
      <w:r w:rsidR="245D201B" w:rsidRPr="00CA1D47">
        <w:rPr>
          <w:rStyle w:val="Hyperlink"/>
          <w:rFonts w:ascii="Calibri" w:eastAsia="Calibri" w:hAnsi="Calibri" w:cs="Calibri"/>
          <w:color w:val="2E7F9F"/>
          <w:lang w:val="nl-NL"/>
        </w:rPr>
        <w:t>0000-0001-7236-264X</w:t>
      </w:r>
      <w:r w:rsidR="00921E11">
        <w:rPr>
          <w:rStyle w:val="Hyperlink"/>
          <w:rFonts w:ascii="Calibri" w:eastAsia="Calibri" w:hAnsi="Calibri" w:cs="Calibri"/>
          <w:color w:val="2E7F9F"/>
          <w:lang w:val="en-US"/>
        </w:rPr>
        <w:fldChar w:fldCharType="end"/>
      </w:r>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and</w:t>
      </w:r>
      <w:proofErr w:type="spellEnd"/>
      <w:r w:rsidR="04214332" w:rsidRPr="00CA1D47">
        <w:rPr>
          <w:rFonts w:ascii="Calibri" w:eastAsia="Calibri" w:hAnsi="Calibri" w:cs="Calibri"/>
          <w:lang w:val="nl-NL"/>
        </w:rPr>
        <w:t xml:space="preserve"> the Value Based OR team collaborators**</w:t>
      </w:r>
      <w:commentRangeEnd w:id="0"/>
      <w:r w:rsidR="00E678CD">
        <w:rPr>
          <w:rStyle w:val="Verwijzingopmerking"/>
        </w:rPr>
        <w:commentReference w:id="0"/>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14:paraId="72AF37EE" w14:textId="665A8E43" w:rsidR="248171BE" w:rsidRDefault="248171BE" w:rsidP="39A4890C">
      <w:pPr>
        <w:pStyle w:val="Kop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ins w:id="18" w:author="van Saase" w:date="2020-05-24T18:25:00Z">
        <w:r w:rsidR="00A77F7A">
          <w:rPr>
            <w:rFonts w:ascii="Calibri" w:eastAsia="Calibri" w:hAnsi="Calibri" w:cs="Calibri"/>
            <w:color w:val="auto"/>
            <w:sz w:val="22"/>
            <w:szCs w:val="22"/>
            <w:lang w:val="en-US"/>
          </w:rPr>
          <w:t>6</w:t>
        </w:r>
      </w:ins>
      <w:del w:id="19" w:author="van Saase" w:date="2020-05-24T18:25:00Z">
        <w:r w:rsidR="410D34E2" w:rsidRPr="39A4890C" w:rsidDel="00A77F7A">
          <w:rPr>
            <w:rFonts w:ascii="Calibri" w:eastAsia="Calibri" w:hAnsi="Calibri" w:cs="Calibri"/>
            <w:color w:val="auto"/>
            <w:sz w:val="22"/>
            <w:szCs w:val="22"/>
            <w:lang w:val="en-US"/>
          </w:rPr>
          <w:delText>x</w:delText>
        </w:r>
      </w:del>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5A231BA8" w:rsidRPr="39A4890C">
        <w:rPr>
          <w:rFonts w:ascii="Calibri" w:eastAsia="Calibri" w:hAnsi="Calibri" w:cs="Calibri"/>
          <w:color w:val="auto"/>
          <w:sz w:val="22"/>
          <w:szCs w:val="22"/>
          <w:lang w:val="en-US"/>
        </w:rPr>
        <w:t xml:space="preserve"> </w:t>
      </w:r>
      <w:del w:id="20" w:author="van Saase" w:date="2020-05-24T18:25:00Z">
        <w:r w:rsidR="5A231BA8" w:rsidRPr="39A4890C" w:rsidDel="00A77F7A">
          <w:rPr>
            <w:rFonts w:ascii="Calibri" w:eastAsia="Calibri" w:hAnsi="Calibri" w:cs="Calibri"/>
            <w:color w:val="auto"/>
            <w:sz w:val="22"/>
            <w:szCs w:val="22"/>
            <w:lang w:val="en-US"/>
          </w:rPr>
          <w:delText>XXX</w:delText>
        </w:r>
      </w:del>
      <w:ins w:id="21" w:author="van Saase" w:date="2020-05-24T18:25:00Z">
        <w:r w:rsidR="00A77F7A">
          <w:rPr>
            <w:rFonts w:ascii="Calibri" w:eastAsia="Calibri" w:hAnsi="Calibri" w:cs="Calibri"/>
            <w:color w:val="auto"/>
            <w:sz w:val="22"/>
            <w:szCs w:val="22"/>
            <w:lang w:val="en-US"/>
          </w:rPr>
          <w:t>of Internal Medicine</w:t>
        </w:r>
      </w:ins>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26B17796" w14:textId="2321C70C" w:rsidR="34696E4A" w:rsidRDefault="65EB3385" w:rsidP="39A4890C">
      <w:pPr>
        <w:spacing w:line="257" w:lineRule="auto"/>
        <w:rPr>
          <w:rFonts w:ascii="Calibri" w:eastAsia="Calibri" w:hAnsi="Calibri" w:cs="Calibri"/>
          <w:highlight w:val="yellow"/>
          <w:lang w:val="en-US"/>
        </w:rPr>
      </w:pPr>
      <w:commentRangeStart w:id="22"/>
      <w:r w:rsidRPr="39A4890C">
        <w:rPr>
          <w:rFonts w:ascii="Calibri" w:eastAsia="Calibri" w:hAnsi="Calibri" w:cs="Calibri"/>
          <w:highlight w:val="yellow"/>
          <w:lang w:val="en-US"/>
        </w:rPr>
        <w:t>**=</w:t>
      </w:r>
      <w:r w:rsidR="2C3E4E29" w:rsidRPr="39A4890C">
        <w:rPr>
          <w:rFonts w:ascii="Calibri" w:eastAsia="Calibri" w:hAnsi="Calibri" w:cs="Calibri"/>
          <w:highlight w:val="yellow"/>
          <w:lang w:val="en-US"/>
        </w:rPr>
        <w:t>Expert panel as collaborators?</w:t>
      </w:r>
      <w:commentRangeEnd w:id="22"/>
      <w:r w:rsidR="00FE4F62">
        <w:rPr>
          <w:rStyle w:val="Verwijzingopmerking"/>
        </w:rPr>
        <w:commentReference w:id="22"/>
      </w:r>
    </w:p>
    <w:p w14:paraId="037F937F" w14:textId="53937364" w:rsidR="00EC12A5" w:rsidRPr="0084022E" w:rsidRDefault="00EC12A5" w:rsidP="0084022E">
      <w:pPr>
        <w:rPr>
          <w:lang w:val="en-US"/>
        </w:rPr>
      </w:pPr>
      <w:r w:rsidRPr="5911DDBD">
        <w:rPr>
          <w:lang w:val="en-US"/>
        </w:rPr>
        <w:t>Intention to be submitted to</w:t>
      </w:r>
      <w:commentRangeStart w:id="23"/>
      <w:r w:rsidRPr="5911DDBD">
        <w:rPr>
          <w:lang w:val="en-US"/>
        </w:rPr>
        <w:t xml:space="preserve">: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commentRangeEnd w:id="23"/>
      <w:r w:rsidRPr="0084022E">
        <w:rPr>
          <w:lang w:val="en-US"/>
        </w:rPr>
        <w:commentReference w:id="23"/>
      </w:r>
      <w:r w:rsidR="392990EE" w:rsidRPr="0084022E">
        <w:rPr>
          <w:lang w:val="en-US"/>
        </w:rPr>
        <w:t xml:space="preserve">1. </w:t>
      </w:r>
      <w:proofErr w:type="gramStart"/>
      <w:r w:rsidR="392990EE" w:rsidRPr="0084022E">
        <w:rPr>
          <w:lang w:val="en-US"/>
        </w:rPr>
        <w:t xml:space="preserve">Emanuel EJ, </w:t>
      </w:r>
      <w:proofErr w:type="spellStart"/>
      <w:r w:rsidR="392990EE" w:rsidRPr="0084022E">
        <w:rPr>
          <w:lang w:val="en-US"/>
        </w:rPr>
        <w:t>Persad</w:t>
      </w:r>
      <w:proofErr w:type="spellEnd"/>
      <w:r w:rsidR="392990EE" w:rsidRPr="0084022E">
        <w:rPr>
          <w:lang w:val="en-US"/>
        </w:rPr>
        <w:t xml:space="preserve"> G, Upshur R, et al. Fair Allocation of Scarce Medical Resources in the Time of Covid-19.</w:t>
      </w:r>
      <w:proofErr w:type="gramEnd"/>
      <w:r w:rsidR="392990EE" w:rsidRPr="0084022E">
        <w:rPr>
          <w:lang w:val="en-US"/>
        </w:rPr>
        <w:t xml:space="preserve"> N </w:t>
      </w:r>
      <w:proofErr w:type="spellStart"/>
      <w:r w:rsidR="392990EE" w:rsidRPr="0084022E">
        <w:rPr>
          <w:lang w:val="en-US"/>
        </w:rPr>
        <w:t>Engl</w:t>
      </w:r>
      <w:proofErr w:type="spellEnd"/>
      <w:r w:rsidR="392990EE" w:rsidRPr="0084022E">
        <w:rPr>
          <w:lang w:val="en-US"/>
        </w:rPr>
        <w:t xml:space="preserve"> J Med 2020</w:t>
      </w:r>
      <w:proofErr w:type="gramStart"/>
      <w:r w:rsidR="392990EE" w:rsidRPr="0084022E">
        <w:rPr>
          <w:lang w:val="en-US"/>
        </w:rPr>
        <w:t>;1</w:t>
      </w:r>
      <w:proofErr w:type="gramEnd"/>
      <w:r w:rsidR="392990EE" w:rsidRPr="0084022E">
        <w:rPr>
          <w:lang w:val="en-US"/>
        </w:rPr>
        <w:t>–7.” in the cover letter</w:t>
      </w:r>
    </w:p>
    <w:p w14:paraId="3DFAE6AA" w14:textId="6698AC7D" w:rsidR="5B042D37" w:rsidRPr="00CB5091" w:rsidRDefault="5B042D37" w:rsidP="00CB5091">
      <w:pPr>
        <w:rPr>
          <w:lang w:val="en-US"/>
        </w:rPr>
      </w:pPr>
      <w:r w:rsidRPr="00CB5091">
        <w:rPr>
          <w:lang w:val="en-US"/>
        </w:rPr>
        <w:t xml:space="preserve">“To ensure the fastest possible review process, we are asking authors not to submit </w:t>
      </w:r>
      <w:proofErr w:type="spellStart"/>
      <w:r w:rsidRPr="00CB5091">
        <w:rPr>
          <w:lang w:val="en-US"/>
        </w:rPr>
        <w:t>presubmission</w:t>
      </w:r>
      <w:proofErr w:type="spellEnd"/>
      <w:r w:rsidRPr="00CB5091">
        <w:rPr>
          <w:lang w:val="en-US"/>
        </w:rPr>
        <w:t xml:space="preserve"> inquiries related to Covid-19.” - NEJM site</w:t>
      </w:r>
    </w:p>
    <w:p w14:paraId="54FA27CC" w14:textId="7DE3ACCA" w:rsidR="7C939DBC" w:rsidRDefault="7C939DBC" w:rsidP="39A4890C">
      <w:pPr>
        <w:rPr>
          <w:lang w:val="en-US"/>
        </w:rPr>
      </w:pPr>
      <w:r w:rsidRPr="5911DDBD">
        <w:rPr>
          <w:lang w:val="en-US"/>
        </w:rPr>
        <w:t xml:space="preserve">--&gt; We write with Lancet </w:t>
      </w:r>
      <w:proofErr w:type="spellStart"/>
      <w:r w:rsidRPr="5911DDBD">
        <w:rPr>
          <w:lang w:val="en-US"/>
        </w:rPr>
        <w:t>modelling</w:t>
      </w:r>
      <w:proofErr w:type="spellEnd"/>
      <w:r w:rsidRPr="5911DDBD">
        <w:rPr>
          <w:lang w:val="en-US"/>
        </w:rPr>
        <w:t xml:space="preserve"> studies as an example, perhaps second choice?</w:t>
      </w:r>
      <w:r w:rsidR="4C410FBD" w:rsidRPr="5911DDBD">
        <w:rPr>
          <w:lang w:val="en-US"/>
        </w:rPr>
        <w:t xml:space="preserve"> (Lancet/Lancet Public Health/Lancet </w:t>
      </w:r>
      <w:proofErr w:type="spellStart"/>
      <w:r w:rsidR="4C410FBD" w:rsidRPr="5911DDBD">
        <w:rPr>
          <w:lang w:val="en-US"/>
        </w:rPr>
        <w:t>EClinical</w:t>
      </w:r>
      <w:proofErr w:type="spellEnd"/>
      <w:r w:rsidR="4C410FBD" w:rsidRPr="5911DDBD">
        <w:rPr>
          <w:lang w:val="en-US"/>
        </w:rPr>
        <w:t xml:space="preserve"> Medicine)</w:t>
      </w:r>
    </w:p>
    <w:p w14:paraId="16063E4C" w14:textId="2F5150FE"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14:paraId="4D59845A" w14:textId="5CA7376D" w:rsidR="00737CE6" w:rsidRDefault="00737CE6" w:rsidP="39A4890C">
      <w:pPr>
        <w:pStyle w:val="Kop1"/>
        <w:rPr>
          <w:lang w:val="en-US"/>
        </w:rPr>
      </w:pPr>
      <w:commentRangeStart w:id="24"/>
      <w:r w:rsidRPr="39A4890C">
        <w:rPr>
          <w:lang w:val="en-US"/>
        </w:rPr>
        <w:lastRenderedPageBreak/>
        <w:t>Abstract</w:t>
      </w:r>
      <w:commentRangeEnd w:id="24"/>
      <w:r w:rsidR="00234D3C">
        <w:rPr>
          <w:rStyle w:val="Verwijzingopmerking"/>
          <w:rFonts w:asciiTheme="minorHAnsi" w:eastAsiaTheme="minorHAnsi" w:hAnsiTheme="minorHAnsi" w:cstheme="minorBidi"/>
          <w:color w:val="auto"/>
        </w:rPr>
        <w:commentReference w:id="24"/>
      </w:r>
    </w:p>
    <w:p w14:paraId="7E375399" w14:textId="28A51911" w:rsidR="00737CE6" w:rsidRDefault="00737CE6" w:rsidP="39A4890C">
      <w:pPr>
        <w:pStyle w:val="Kop2"/>
        <w:rPr>
          <w:lang w:val="en-US"/>
        </w:rPr>
      </w:pPr>
      <w:r w:rsidRPr="39A4890C">
        <w:rPr>
          <w:lang w:val="en-US"/>
        </w:rPr>
        <w:t>Background</w:t>
      </w:r>
      <w:r w:rsidR="575ACEF7" w:rsidRPr="39A4890C">
        <w:rPr>
          <w:lang w:val="en-US"/>
        </w:rPr>
        <w:t xml:space="preserve"> </w:t>
      </w:r>
    </w:p>
    <w:p w14:paraId="756024EB" w14:textId="5101653D"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w:t>
      </w:r>
      <w:commentRangeStart w:id="25"/>
      <w:r w:rsidRPr="5911DDBD">
        <w:rPr>
          <w:rFonts w:ascii="Calibri" w:eastAsia="Calibri" w:hAnsi="Calibri" w:cs="Calibri"/>
          <w:lang w:val="en-US"/>
        </w:rPr>
        <w:t>usual</w:t>
      </w:r>
      <w:commentRangeEnd w:id="25"/>
      <w:r w:rsidR="00CA1D47">
        <w:rPr>
          <w:rStyle w:val="Verwijzingopmerking"/>
        </w:rPr>
        <w:commentReference w:id="25"/>
      </w:r>
      <w:r w:rsidRPr="5911DDBD">
        <w:rPr>
          <w:rFonts w:ascii="Calibri" w:eastAsia="Calibri" w:hAnsi="Calibri" w:cs="Calibri"/>
          <w:lang w:val="en-US"/>
        </w:rPr>
        <w:t xml:space="preserve">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 our</w:t>
      </w:r>
      <w:r w:rsidRPr="5911DDBD">
        <w:rPr>
          <w:rFonts w:ascii="Calibri" w:eastAsia="Calibri" w:hAnsi="Calibri" w:cs="Calibri"/>
          <w:lang w:val="en-US"/>
        </w:rPr>
        <w:t xml:space="preserve"> society</w:t>
      </w:r>
      <w:r w:rsidR="12A7DD86" w:rsidRPr="5911DDBD">
        <w:rPr>
          <w:rFonts w:ascii="Calibri" w:eastAsia="Calibri" w:hAnsi="Calibri" w:cs="Calibri"/>
          <w:lang w:val="en-US"/>
        </w:rPr>
        <w:t xml:space="preserve"> is</w:t>
      </w:r>
      <w:r w:rsidRPr="5911DDBD">
        <w:rPr>
          <w:rFonts w:ascii="Calibri" w:eastAsia="Calibri" w:hAnsi="Calibri" w:cs="Calibri"/>
          <w:lang w:val="en-US"/>
        </w:rPr>
        <w:t xml:space="preserve"> </w:t>
      </w:r>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 xml:space="preserve">Therefore, </w:t>
      </w:r>
      <w:commentRangeStart w:id="26"/>
      <w:r w:rsidR="77CE9379" w:rsidRPr="5911DDBD">
        <w:rPr>
          <w:rFonts w:ascii="Calibri" w:eastAsia="Calibri" w:hAnsi="Calibri" w:cs="Calibri"/>
          <w:lang w:val="en-US"/>
        </w:rPr>
        <w:t xml:space="preserve">we aim </w:t>
      </w:r>
      <w:commentRangeEnd w:id="26"/>
      <w:r w:rsidR="00674DF9">
        <w:rPr>
          <w:rStyle w:val="Verwijzingopmerking"/>
        </w:rPr>
        <w:commentReference w:id="26"/>
      </w:r>
      <w:r w:rsidR="77CE9379" w:rsidRPr="5911DDBD">
        <w:rPr>
          <w:rFonts w:ascii="Calibri" w:eastAsia="Calibri" w:hAnsi="Calibri" w:cs="Calibri"/>
          <w:lang w:val="en-US"/>
        </w:rPr>
        <w:t>to develop a decision model to estimate the effects of delay of surgical interventio</w:t>
      </w:r>
      <w:r w:rsidR="00CD22EF">
        <w:rPr>
          <w:rFonts w:ascii="Calibri" w:eastAsia="Calibri" w:hAnsi="Calibri" w:cs="Calibri"/>
          <w:lang w:val="en-US"/>
        </w:rPr>
        <w:t xml:space="preserve">n on health that can be used </w:t>
      </w:r>
      <w:r w:rsidR="77CE9379" w:rsidRPr="5911DDBD">
        <w:rPr>
          <w:rFonts w:ascii="Calibri" w:eastAsia="Calibri" w:hAnsi="Calibri" w:cs="Calibri"/>
          <w:lang w:val="en-US"/>
        </w:rPr>
        <w:t>to guide prioritization of surgical intervention f</w:t>
      </w:r>
      <w:ins w:id="27" w:author="G. Geleijnse" w:date="2020-05-22T08:38:00Z">
        <w:r w:rsidR="00674DF9">
          <w:rPr>
            <w:rFonts w:ascii="Calibri" w:eastAsia="Calibri" w:hAnsi="Calibri" w:cs="Calibri"/>
            <w:lang w:val="en-US"/>
          </w:rPr>
          <w:t>r</w:t>
        </w:r>
      </w:ins>
      <w:r w:rsidR="77CE9379" w:rsidRPr="5911DDBD">
        <w:rPr>
          <w:rFonts w:ascii="Calibri" w:eastAsia="Calibri" w:hAnsi="Calibri" w:cs="Calibri"/>
          <w:lang w:val="en-US"/>
        </w:rPr>
        <w:t>o</w:t>
      </w:r>
      <w:del w:id="28" w:author="G. Geleijnse" w:date="2020-05-22T08:38:00Z">
        <w:r w:rsidR="77CE9379" w:rsidRPr="5911DDBD" w:rsidDel="00674DF9">
          <w:rPr>
            <w:rFonts w:ascii="Calibri" w:eastAsia="Calibri" w:hAnsi="Calibri" w:cs="Calibri"/>
            <w:lang w:val="en-US"/>
          </w:rPr>
          <w:delText>r</w:delText>
        </w:r>
      </w:del>
      <w:r w:rsidR="77CE9379" w:rsidRPr="5911DDBD">
        <w:rPr>
          <w:rFonts w:ascii="Calibri" w:eastAsia="Calibri" w:hAnsi="Calibri" w:cs="Calibri"/>
          <w:lang w:val="en-US"/>
        </w:rPr>
        <w:t>m a utilitarian perspective.</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14:paraId="05AD1657" w14:textId="2E8B965C"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 xml:space="preserve">of delaying surgery from two weeks up to a year (with </w:t>
      </w:r>
      <w:commentRangeStart w:id="29"/>
      <w:r w:rsidR="3CFE8599" w:rsidRPr="636709EE">
        <w:rPr>
          <w:rFonts w:ascii="Calibri" w:eastAsia="Calibri" w:hAnsi="Calibri" w:cs="Calibri"/>
          <w:lang w:val="en-US"/>
        </w:rPr>
        <w:t>intervals</w:t>
      </w:r>
      <w:commentRangeEnd w:id="29"/>
      <w:r w:rsidR="00DB1A5E">
        <w:rPr>
          <w:rStyle w:val="Verwijzingopmerking"/>
        </w:rPr>
        <w:commentReference w:id="29"/>
      </w:r>
      <w:r w:rsidR="3CFE8599" w:rsidRPr="636709EE">
        <w:rPr>
          <w:rFonts w:ascii="Calibri" w:eastAsia="Calibri" w:hAnsi="Calibri" w:cs="Calibri"/>
          <w:lang w:val="en-US"/>
        </w:rPr>
        <w:t xml:space="preserve"> of 10 weeks) </w:t>
      </w:r>
      <w:commentRangeStart w:id="30"/>
      <w:r w:rsidR="3CFE8599" w:rsidRPr="636709EE">
        <w:rPr>
          <w:rFonts w:ascii="Calibri" w:eastAsia="Calibri" w:hAnsi="Calibri" w:cs="Calibri"/>
          <w:lang w:val="en-US"/>
        </w:rPr>
        <w:t>and</w:t>
      </w:r>
      <w:commentRangeEnd w:id="30"/>
      <w:r w:rsidR="00DB1A5E">
        <w:rPr>
          <w:rStyle w:val="Verwijzingopmerking"/>
        </w:rPr>
        <w:commentReference w:id="30"/>
      </w:r>
      <w:r w:rsidR="3CFE8599" w:rsidRPr="636709EE">
        <w:rPr>
          <w:rFonts w:ascii="Calibri" w:eastAsia="Calibri" w:hAnsi="Calibri" w:cs="Calibri"/>
          <w:lang w:val="en-US"/>
        </w:rPr>
        <w:t xml:space="preserve"> no surgery at all</w:t>
      </w:r>
      <w:r w:rsidR="64035672" w:rsidRPr="636709EE">
        <w:rPr>
          <w:rFonts w:ascii="Calibri" w:eastAsia="Calibri" w:hAnsi="Calibri" w:cs="Calibri"/>
          <w:lang w:val="en-US"/>
        </w:rPr>
        <w:t xml:space="preserve">. </w:t>
      </w:r>
      <w:proofErr w:type="gramStart"/>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w:t>
      </w:r>
      <w:proofErr w:type="gramEnd"/>
      <w:r w:rsidR="763CBB0C" w:rsidRPr="636709EE">
        <w:rPr>
          <w:rFonts w:ascii="Calibri" w:eastAsia="Calibri" w:hAnsi="Calibri" w:cs="Calibri"/>
          <w:lang w:val="en-US"/>
        </w:rPr>
        <w:t xml:space="preserve">.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ins w:id="31" w:author="G. Geleijnse" w:date="2020-05-22T16:00:00Z">
        <w:r w:rsidR="00DB1A5E">
          <w:rPr>
            <w:rFonts w:ascii="Calibri" w:eastAsia="Calibri" w:hAnsi="Calibri" w:cs="Calibri"/>
            <w:lang w:val="en-US"/>
          </w:rPr>
          <w:t>d</w:t>
        </w:r>
      </w:ins>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commentRangeStart w:id="32"/>
      <w:r w:rsidR="75E1E7AF" w:rsidRPr="636709EE">
        <w:rPr>
          <w:rFonts w:ascii="Calibri" w:eastAsia="Calibri" w:hAnsi="Calibri" w:cs="Calibri"/>
          <w:lang w:val="en-US"/>
        </w:rPr>
        <w:t>under</w:t>
      </w:r>
      <w:commentRangeEnd w:id="32"/>
      <w:r w:rsidR="00DB1A5E">
        <w:rPr>
          <w:rStyle w:val="Verwijzingopmerking"/>
        </w:rPr>
        <w:commentReference w:id="32"/>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commentRangeStart w:id="33"/>
      <w:r w:rsidR="4CABA2DF" w:rsidRPr="636709EE">
        <w:rPr>
          <w:rFonts w:ascii="Calibri" w:eastAsia="Calibri" w:hAnsi="Calibri" w:cs="Calibri"/>
          <w:lang w:val="en-US"/>
        </w:rPr>
        <w:t xml:space="preserve">surgery </w:t>
      </w:r>
      <w:r w:rsidR="31F51105" w:rsidRPr="636709EE">
        <w:rPr>
          <w:rFonts w:ascii="Calibri" w:eastAsia="Calibri" w:hAnsi="Calibri" w:cs="Calibri"/>
          <w:lang w:val="en-US"/>
        </w:rPr>
        <w:t>delay</w:t>
      </w:r>
      <w:commentRangeEnd w:id="33"/>
      <w:r w:rsidR="00DB1A5E">
        <w:rPr>
          <w:rStyle w:val="Verwijzingopmerking"/>
        </w:rPr>
        <w:commentReference w:id="33"/>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r w:rsidR="0FE9F3B2" w:rsidRPr="636709EE">
        <w:rPr>
          <w:rFonts w:ascii="Calibri" w:eastAsia="Calibri" w:hAnsi="Calibri" w:cs="Calibri"/>
          <w:lang w:val="en-US"/>
        </w:rPr>
        <w:t xml:space="preserve">This model was applied to semi-elective surgery </w:t>
      </w:r>
      <w:ins w:id="34" w:author="G. Geleijnse" w:date="2020-05-22T16:08:00Z">
        <w:r w:rsidR="00DB1A5E">
          <w:rPr>
            <w:rFonts w:ascii="Calibri" w:eastAsia="Calibri" w:hAnsi="Calibri" w:cs="Calibri"/>
            <w:lang w:val="en-US"/>
          </w:rPr>
          <w:t xml:space="preserve">on adults </w:t>
        </w:r>
      </w:ins>
      <w:r w:rsidR="0FE9F3B2" w:rsidRPr="636709EE">
        <w:rPr>
          <w:rFonts w:ascii="Calibri" w:eastAsia="Calibri" w:hAnsi="Calibri" w:cs="Calibri"/>
          <w:lang w:val="en-US"/>
        </w:rPr>
        <w:t xml:space="preserve">(non-urgent, </w:t>
      </w:r>
      <w:ins w:id="35" w:author="G. Geleijnse" w:date="2020-05-22T16:05:00Z">
        <w:r w:rsidR="00DB1A5E">
          <w:rPr>
            <w:rFonts w:ascii="Calibri" w:eastAsia="Calibri" w:hAnsi="Calibri" w:cs="Calibri"/>
            <w:lang w:val="en-US"/>
          </w:rPr>
          <w:t xml:space="preserve">not necessary within 3 days and </w:t>
        </w:r>
      </w:ins>
      <w:r w:rsidR="0FE9F3B2" w:rsidRPr="636709EE">
        <w:rPr>
          <w:rFonts w:ascii="Calibri" w:eastAsia="Calibri" w:hAnsi="Calibri" w:cs="Calibri"/>
          <w:lang w:val="en-US"/>
        </w:rPr>
        <w:t>ideally performed within 3 weeks)</w:t>
      </w:r>
      <w:r w:rsidR="48CF2D9A" w:rsidRPr="636709EE">
        <w:rPr>
          <w:rFonts w:ascii="Calibri" w:eastAsia="Calibri" w:hAnsi="Calibri" w:cs="Calibri"/>
          <w:lang w:val="en-US"/>
        </w:rPr>
        <w:t xml:space="preserve"> commonly performed in a Dutch academic hospital</w:t>
      </w:r>
      <w:r w:rsidR="0FE9F3B2" w:rsidRPr="636709EE">
        <w:rPr>
          <w:rFonts w:ascii="Calibri" w:eastAsia="Calibri" w:hAnsi="Calibri" w:cs="Calibri"/>
          <w:lang w:val="en-US"/>
        </w:rPr>
        <w:t xml:space="preserve"> </w:t>
      </w:r>
      <w:r w:rsidR="3E2C90BC" w:rsidRPr="636709EE">
        <w:rPr>
          <w:rFonts w:ascii="Calibri" w:eastAsia="Calibri" w:hAnsi="Calibri" w:cs="Calibri"/>
          <w:lang w:val="en-US"/>
        </w:rPr>
        <w:t>(</w:t>
      </w:r>
      <w:r w:rsidR="0FE9F3B2" w:rsidRPr="636709EE">
        <w:rPr>
          <w:rFonts w:ascii="Calibri" w:eastAsia="Calibri" w:hAnsi="Calibri" w:cs="Calibri"/>
          <w:lang w:val="en-US"/>
        </w:rPr>
        <w:t xml:space="preserve">34 </w:t>
      </w:r>
      <w:r w:rsidR="4B283EBA" w:rsidRPr="636709EE">
        <w:rPr>
          <w:rFonts w:ascii="Calibri" w:eastAsia="Calibri" w:hAnsi="Calibri" w:cs="Calibri"/>
          <w:lang w:val="en-US"/>
        </w:rPr>
        <w:t xml:space="preserve">procedures, </w:t>
      </w:r>
      <w:commentRangeStart w:id="36"/>
      <w:r w:rsidR="4B283EBA" w:rsidRPr="636709EE">
        <w:rPr>
          <w:rFonts w:ascii="Calibri" w:eastAsia="Calibri" w:hAnsi="Calibri" w:cs="Calibri"/>
          <w:lang w:val="en-US"/>
        </w:rPr>
        <w:t>47</w:t>
      </w:r>
      <w:commentRangeEnd w:id="36"/>
      <w:r w:rsidR="00F3380A">
        <w:rPr>
          <w:rStyle w:val="Verwijzingopmerking"/>
        </w:rPr>
        <w:commentReference w:id="36"/>
      </w:r>
      <w:r w:rsidR="4B283EBA" w:rsidRPr="636709EE">
        <w:rPr>
          <w:rFonts w:ascii="Calibri" w:eastAsia="Calibri" w:hAnsi="Calibri" w:cs="Calibri"/>
          <w:lang w:val="en-US"/>
        </w:rPr>
        <w:t xml:space="preserve">% </w:t>
      </w:r>
      <w:r w:rsidR="0FE9F3B2" w:rsidRPr="636709EE">
        <w:rPr>
          <w:rFonts w:ascii="Calibri" w:eastAsia="Calibri" w:hAnsi="Calibri" w:cs="Calibri"/>
          <w:lang w:val="en-US"/>
        </w:rPr>
        <w:t xml:space="preserve">of the total semi-elective </w:t>
      </w:r>
      <w:r w:rsidR="067CEF32" w:rsidRPr="636709EE">
        <w:rPr>
          <w:rFonts w:ascii="Calibri" w:eastAsia="Calibri" w:hAnsi="Calibri" w:cs="Calibri"/>
          <w:lang w:val="en-US"/>
        </w:rPr>
        <w:t>program</w:t>
      </w:r>
      <w:r w:rsidR="0FE9F3B2" w:rsidRPr="636709EE">
        <w:rPr>
          <w:rFonts w:ascii="Calibri" w:eastAsia="Calibri" w:hAnsi="Calibri" w:cs="Calibri"/>
          <w:lang w:val="en-US"/>
        </w:rPr>
        <w:t>)</w:t>
      </w:r>
      <w:r w:rsidR="67A0A524" w:rsidRPr="636709EE">
        <w:rPr>
          <w:rFonts w:ascii="Calibri" w:eastAsia="Calibri" w:hAnsi="Calibri" w:cs="Calibri"/>
          <w:lang w:val="en-US"/>
        </w:rPr>
        <w:t>.</w:t>
      </w:r>
    </w:p>
    <w:p w14:paraId="68617D15" w14:textId="7552060A" w:rsidR="006D27F5" w:rsidRDefault="006D27F5" w:rsidP="39A4890C">
      <w:pPr>
        <w:pStyle w:val="Kop2"/>
        <w:spacing w:before="0" w:after="160" w:line="257" w:lineRule="auto"/>
        <w:rPr>
          <w:rFonts w:ascii="Calibri" w:eastAsia="Calibri" w:hAnsi="Calibri" w:cs="Calibri"/>
          <w:sz w:val="22"/>
          <w:szCs w:val="22"/>
          <w:lang w:val="en-US"/>
        </w:rPr>
      </w:pPr>
      <w:r w:rsidRPr="39A4890C">
        <w:rPr>
          <w:lang w:val="en-US"/>
        </w:rPr>
        <w:t>Results</w:t>
      </w:r>
    </w:p>
    <w:p w14:paraId="4EB4D464" w14:textId="4D84D60B" w:rsidR="00354D49" w:rsidRDefault="00354D49" w:rsidP="636709EE">
      <w:pPr>
        <w:rPr>
          <w:lang w:val="en-US"/>
        </w:rPr>
      </w:pPr>
      <w:commentRangeStart w:id="37"/>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w:t>
      </w:r>
      <w:proofErr w:type="spellStart"/>
      <w:r w:rsidR="6316F09E" w:rsidRPr="5911DDBD">
        <w:rPr>
          <w:lang w:val="en-US"/>
        </w:rPr>
        <w:t>glioma</w:t>
      </w:r>
      <w:proofErr w:type="spellEnd"/>
      <w:r w:rsidR="6316F09E" w:rsidRPr="5911DDBD">
        <w:rPr>
          <w:lang w:val="en-US"/>
        </w:rPr>
        <w:t xml:space="preserve">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 xml:space="preserve">and the resection of </w:t>
      </w:r>
      <w:proofErr w:type="spellStart"/>
      <w:r w:rsidR="26865917" w:rsidRPr="5911DDBD">
        <w:rPr>
          <w:lang w:val="en-US"/>
        </w:rPr>
        <w:t>cholang</w:t>
      </w:r>
      <w:r w:rsidR="33579CA6" w:rsidRPr="5911DDBD">
        <w:rPr>
          <w:lang w:val="en-US"/>
        </w:rPr>
        <w:t>i</w:t>
      </w:r>
      <w:r w:rsidR="26865917" w:rsidRPr="5911DDBD">
        <w:rPr>
          <w:lang w:val="en-US"/>
        </w:rPr>
        <w:t>ocarcinoma</w:t>
      </w:r>
      <w:proofErr w:type="spellEnd"/>
      <w:r w:rsidR="26865917" w:rsidRPr="5911DDBD">
        <w:rPr>
          <w:lang w:val="en-US"/>
        </w:rPr>
        <w:t xml:space="preserve">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commentRangeEnd w:id="37"/>
      <w:r w:rsidR="000016BF">
        <w:rPr>
          <w:rStyle w:val="Verwijzingopmerking"/>
        </w:rPr>
        <w:commentReference w:id="37"/>
      </w:r>
    </w:p>
    <w:p w14:paraId="046549B0" w14:textId="12FAA4E3" w:rsidR="006D27F5" w:rsidRDefault="006D27F5" w:rsidP="39A4890C">
      <w:pPr>
        <w:pStyle w:val="Kop2"/>
        <w:rPr>
          <w:lang w:val="en-US"/>
        </w:rPr>
      </w:pPr>
      <w:r w:rsidRPr="39A4890C">
        <w:rPr>
          <w:lang w:val="en-US"/>
        </w:rPr>
        <w:t>Conclusion</w:t>
      </w:r>
    </w:p>
    <w:p w14:paraId="33023EA8" w14:textId="7E0D2408" w:rsidR="739D3A68" w:rsidRDefault="4FF3CD6C" w:rsidP="5911DDBD">
      <w:pPr>
        <w:spacing w:line="257" w:lineRule="auto"/>
        <w:rPr>
          <w:rFonts w:ascii="Calibri" w:eastAsia="Calibri" w:hAnsi="Calibri" w:cs="Calibri"/>
          <w:lang w:val="en-US"/>
        </w:rPr>
      </w:pPr>
      <w:r w:rsidRPr="5911DDBD">
        <w:rPr>
          <w:rFonts w:ascii="Calibri" w:eastAsia="Calibri" w:hAnsi="Calibri" w:cs="Calibri"/>
          <w:lang w:val="en-US"/>
        </w:rPr>
        <w:t xml:space="preserve">Our </w:t>
      </w:r>
      <w:r w:rsidR="14F7921D" w:rsidRPr="5911DDBD">
        <w:rPr>
          <w:rFonts w:ascii="Calibri" w:eastAsia="Calibri" w:hAnsi="Calibri" w:cs="Calibri"/>
          <w:lang w:val="en-US"/>
        </w:rPr>
        <w:t>d</w:t>
      </w:r>
      <w:r w:rsidR="137C71CC" w:rsidRPr="5911DDBD">
        <w:rPr>
          <w:rFonts w:ascii="Calibri" w:eastAsia="Calibri" w:hAnsi="Calibri" w:cs="Calibri"/>
          <w:lang w:val="en-US"/>
        </w:rPr>
        <w:t xml:space="preserve">ecision model </w:t>
      </w:r>
      <w:r w:rsidR="2C528E6D" w:rsidRPr="5911DDBD">
        <w:rPr>
          <w:rFonts w:ascii="Calibri" w:eastAsia="Calibri" w:hAnsi="Calibri" w:cs="Calibri"/>
          <w:lang w:val="en-US"/>
        </w:rPr>
        <w:t xml:space="preserve">guides </w:t>
      </w:r>
      <w:r w:rsidR="00CD22EF">
        <w:rPr>
          <w:rFonts w:ascii="Calibri" w:eastAsia="Calibri" w:hAnsi="Calibri" w:cs="Calibri"/>
          <w:lang w:val="en-US"/>
        </w:rPr>
        <w:t xml:space="preserve">prioritization </w:t>
      </w:r>
      <w:r w:rsidR="75804B53" w:rsidRPr="5911DDBD">
        <w:rPr>
          <w:rFonts w:ascii="Calibri" w:eastAsia="Calibri" w:hAnsi="Calibri" w:cs="Calibri"/>
          <w:lang w:val="en-US"/>
        </w:rPr>
        <w:t xml:space="preserve">of </w:t>
      </w:r>
      <w:r w:rsidR="39961F4B" w:rsidRPr="5911DDBD">
        <w:rPr>
          <w:rFonts w:ascii="Calibri" w:eastAsia="Calibri" w:hAnsi="Calibri" w:cs="Calibri"/>
          <w:lang w:val="en-US"/>
        </w:rPr>
        <w:t xml:space="preserve">surgical care </w:t>
      </w:r>
      <w:commentRangeStart w:id="38"/>
      <w:del w:id="39" w:author="G. Geleijnse" w:date="2020-05-22T16:46:00Z">
        <w:r w:rsidR="137C71CC" w:rsidRPr="5911DDBD" w:rsidDel="008668E7">
          <w:rPr>
            <w:rFonts w:ascii="Calibri" w:eastAsia="Calibri" w:hAnsi="Calibri" w:cs="Calibri"/>
            <w:lang w:val="en-US"/>
          </w:rPr>
          <w:delText xml:space="preserve">in times of scarcity </w:delText>
        </w:r>
        <w:r w:rsidR="00CD22EF" w:rsidRPr="5911DDBD" w:rsidDel="008668E7">
          <w:rPr>
            <w:rFonts w:ascii="Calibri" w:eastAsia="Calibri" w:hAnsi="Calibri" w:cs="Calibri"/>
            <w:lang w:val="en-US"/>
          </w:rPr>
          <w:delText>(due to COVID-19)</w:delText>
        </w:r>
        <w:commentRangeEnd w:id="38"/>
        <w:r w:rsidR="008668E7" w:rsidDel="008668E7">
          <w:rPr>
            <w:rStyle w:val="Verwijzingopmerking"/>
          </w:rPr>
          <w:commentReference w:id="38"/>
        </w:r>
        <w:r w:rsidR="00CD22EF" w:rsidDel="008668E7">
          <w:rPr>
            <w:rFonts w:ascii="Calibri" w:eastAsia="Calibri" w:hAnsi="Calibri" w:cs="Calibri"/>
            <w:lang w:val="en-US"/>
          </w:rPr>
          <w:delText xml:space="preserve"> </w:delText>
        </w:r>
      </w:del>
      <w:del w:id="40" w:author="G. Geleijnse" w:date="2020-05-22T16:48:00Z">
        <w:r w:rsidR="137C71CC" w:rsidRPr="5911DDBD" w:rsidDel="008668E7">
          <w:rPr>
            <w:rFonts w:ascii="Calibri" w:eastAsia="Calibri" w:hAnsi="Calibri" w:cs="Calibri"/>
            <w:lang w:val="en-US"/>
          </w:rPr>
          <w:delText xml:space="preserve">in </w:delText>
        </w:r>
        <w:r w:rsidR="78540F73" w:rsidRPr="5911DDBD" w:rsidDel="008668E7">
          <w:rPr>
            <w:rFonts w:ascii="Calibri" w:eastAsia="Calibri" w:hAnsi="Calibri" w:cs="Calibri"/>
            <w:lang w:val="en-US"/>
          </w:rPr>
          <w:delText xml:space="preserve">surgical </w:delText>
        </w:r>
        <w:r w:rsidR="137C71CC" w:rsidRPr="5911DDBD" w:rsidDel="008668E7">
          <w:rPr>
            <w:rFonts w:ascii="Calibri" w:eastAsia="Calibri" w:hAnsi="Calibri" w:cs="Calibri"/>
            <w:lang w:val="en-US"/>
          </w:rPr>
          <w:delText>capacity</w:delText>
        </w:r>
        <w:r w:rsidR="4E8E4831" w:rsidRPr="5911DDBD" w:rsidDel="008668E7">
          <w:rPr>
            <w:rFonts w:ascii="Calibri" w:eastAsia="Calibri" w:hAnsi="Calibri" w:cs="Calibri"/>
            <w:lang w:val="en-US"/>
          </w:rPr>
          <w:delText xml:space="preserve"> </w:delText>
        </w:r>
      </w:del>
      <w:r w:rsidR="00CD22EF">
        <w:rPr>
          <w:rFonts w:ascii="Calibri" w:eastAsia="Calibri" w:hAnsi="Calibri" w:cs="Calibri"/>
          <w:lang w:val="en-US"/>
        </w:rPr>
        <w:t>from</w:t>
      </w:r>
      <w:r w:rsidR="00CD22EF" w:rsidRPr="5911DDBD">
        <w:rPr>
          <w:rFonts w:ascii="Calibri" w:eastAsia="Calibri" w:hAnsi="Calibri" w:cs="Calibri"/>
          <w:lang w:val="en-US"/>
        </w:rPr>
        <w:t xml:space="preserve"> a utilitarian </w:t>
      </w:r>
      <w:r w:rsidR="00CD22EF">
        <w:rPr>
          <w:rFonts w:ascii="Calibri" w:eastAsia="Calibri" w:hAnsi="Calibri" w:cs="Calibri"/>
          <w:lang w:val="en-US"/>
        </w:rPr>
        <w:t>perspective</w:t>
      </w:r>
      <w:ins w:id="41" w:author="G. Geleijnse" w:date="2020-05-22T16:46:00Z">
        <w:r w:rsidR="008668E7" w:rsidRPr="008668E7">
          <w:rPr>
            <w:rFonts w:ascii="Calibri" w:eastAsia="Calibri" w:hAnsi="Calibri" w:cs="Calibri"/>
            <w:lang w:val="en-US"/>
          </w:rPr>
          <w:t xml:space="preserve"> </w:t>
        </w:r>
        <w:commentRangeStart w:id="42"/>
        <w:r w:rsidR="008668E7" w:rsidRPr="5911DDBD">
          <w:rPr>
            <w:rFonts w:ascii="Calibri" w:eastAsia="Calibri" w:hAnsi="Calibri" w:cs="Calibri"/>
            <w:lang w:val="en-US"/>
          </w:rPr>
          <w:t>in times of scarcity (due to COVID-19)</w:t>
        </w:r>
        <w:commentRangeEnd w:id="42"/>
        <w:r w:rsidR="008668E7">
          <w:rPr>
            <w:rStyle w:val="Verwijzingopmerking"/>
          </w:rPr>
          <w:commentReference w:id="42"/>
        </w:r>
      </w:ins>
      <w:r w:rsidR="2630EDA3" w:rsidRPr="5911DDBD">
        <w:rPr>
          <w:rFonts w:ascii="Calibri" w:eastAsia="Calibri" w:hAnsi="Calibri" w:cs="Calibri"/>
          <w:lang w:val="en-US"/>
        </w:rPr>
        <w:t>.</w:t>
      </w:r>
      <w:r w:rsidR="137C71CC" w:rsidRPr="5911DDBD">
        <w:rPr>
          <w:rFonts w:ascii="Calibri" w:eastAsia="Calibri" w:hAnsi="Calibri" w:cs="Calibri"/>
          <w:lang w:val="en-US"/>
        </w:rPr>
        <w:t xml:space="preserve"> </w:t>
      </w:r>
      <w:r w:rsidR="4C38BF8A" w:rsidRPr="5911DDBD">
        <w:rPr>
          <w:rFonts w:ascii="Calibri" w:eastAsia="Calibri" w:hAnsi="Calibri" w:cs="Calibri"/>
          <w:lang w:val="en-US"/>
        </w:rPr>
        <w:t>T</w:t>
      </w:r>
      <w:r w:rsidR="459AB448" w:rsidRPr="5911DDBD">
        <w:rPr>
          <w:rFonts w:ascii="Calibri" w:eastAsia="Calibri" w:hAnsi="Calibri" w:cs="Calibri"/>
          <w:lang w:val="en-US"/>
        </w:rPr>
        <w:t xml:space="preserve">he </w:t>
      </w:r>
      <w:r w:rsidR="137C71CC" w:rsidRPr="5911DDBD">
        <w:rPr>
          <w:rFonts w:ascii="Calibri" w:eastAsia="Calibri" w:hAnsi="Calibri" w:cs="Calibri"/>
          <w:lang w:val="en-US"/>
        </w:rPr>
        <w:t xml:space="preserve">expected health </w:t>
      </w:r>
      <w:r w:rsidR="6CE0A19A" w:rsidRPr="5911DDBD">
        <w:rPr>
          <w:rFonts w:ascii="Calibri" w:eastAsia="Calibri" w:hAnsi="Calibri" w:cs="Calibri"/>
          <w:lang w:val="en-US"/>
        </w:rPr>
        <w:t>loss due to delay</w:t>
      </w:r>
      <w:r w:rsidR="1934C159" w:rsidRPr="5911DDBD">
        <w:rPr>
          <w:rFonts w:ascii="Calibri" w:eastAsia="Calibri" w:hAnsi="Calibri" w:cs="Calibri"/>
          <w:lang w:val="en-US"/>
        </w:rPr>
        <w:t xml:space="preserve"> </w:t>
      </w:r>
      <w:ins w:id="43" w:author="G. Geleijnse" w:date="2020-05-22T16:49:00Z">
        <w:r w:rsidR="008668E7">
          <w:rPr>
            <w:rFonts w:ascii="Calibri" w:eastAsia="Calibri" w:hAnsi="Calibri" w:cs="Calibri"/>
            <w:lang w:val="en-US"/>
          </w:rPr>
          <w:t xml:space="preserve">of surgery </w:t>
        </w:r>
      </w:ins>
      <w:r w:rsidR="1934C159" w:rsidRPr="5911DDBD">
        <w:rPr>
          <w:rFonts w:ascii="Calibri" w:eastAsia="Calibri" w:hAnsi="Calibri" w:cs="Calibri"/>
          <w:lang w:val="en-US"/>
        </w:rPr>
        <w:t xml:space="preserve">could </w:t>
      </w:r>
      <w:del w:id="44" w:author="G. Geleijnse" w:date="2020-05-22T16:49:00Z">
        <w:r w:rsidR="1934C159" w:rsidRPr="5911DDBD" w:rsidDel="008668E7">
          <w:rPr>
            <w:rFonts w:ascii="Calibri" w:eastAsia="Calibri" w:hAnsi="Calibri" w:cs="Calibri"/>
            <w:lang w:val="en-US"/>
          </w:rPr>
          <w:delText xml:space="preserve">be </w:delText>
        </w:r>
      </w:del>
      <w:r w:rsidR="1934C159" w:rsidRPr="5911DDBD">
        <w:rPr>
          <w:rFonts w:ascii="Calibri" w:eastAsia="Calibri" w:hAnsi="Calibri" w:cs="Calibri"/>
          <w:i/>
          <w:iCs/>
          <w:lang w:val="en-US"/>
        </w:rPr>
        <w:t>reliably</w:t>
      </w:r>
      <w:r w:rsidR="1934C159" w:rsidRPr="5911DDBD">
        <w:rPr>
          <w:rFonts w:ascii="Calibri" w:eastAsia="Calibri" w:hAnsi="Calibri" w:cs="Calibri"/>
          <w:lang w:val="en-US"/>
        </w:rPr>
        <w:t xml:space="preserve"> </w:t>
      </w:r>
      <w:ins w:id="45" w:author="G. Geleijnse" w:date="2020-05-22T16:49:00Z">
        <w:r w:rsidR="008668E7">
          <w:rPr>
            <w:rFonts w:ascii="Calibri" w:eastAsia="Calibri" w:hAnsi="Calibri" w:cs="Calibri"/>
            <w:lang w:val="en-US"/>
          </w:rPr>
          <w:t xml:space="preserve">be </w:t>
        </w:r>
      </w:ins>
      <w:r w:rsidR="1D71B9EE" w:rsidRPr="5911DDBD">
        <w:rPr>
          <w:rFonts w:ascii="Calibri" w:eastAsia="Calibri" w:hAnsi="Calibri" w:cs="Calibri"/>
          <w:lang w:val="en-US"/>
        </w:rPr>
        <w:t>quantified</w:t>
      </w:r>
      <w:r w:rsidR="1934C159" w:rsidRPr="5911DDBD">
        <w:rPr>
          <w:rFonts w:ascii="Calibri" w:eastAsia="Calibri" w:hAnsi="Calibri" w:cs="Calibri"/>
          <w:lang w:val="en-US"/>
        </w:rPr>
        <w:t>. This observation</w:t>
      </w:r>
      <w:r w:rsidR="29A46A9B" w:rsidRPr="5911DDBD">
        <w:rPr>
          <w:rFonts w:ascii="Calibri" w:eastAsia="Calibri" w:hAnsi="Calibri" w:cs="Calibri"/>
          <w:lang w:val="en-US"/>
        </w:rPr>
        <w:t xml:space="preserve"> can help to minimize health losses when trying to overcome </w:t>
      </w:r>
      <w:ins w:id="46" w:author="G. Geleijnse" w:date="2020-05-22T16:50:00Z">
        <w:r w:rsidR="008668E7">
          <w:rPr>
            <w:rFonts w:ascii="Calibri" w:eastAsia="Calibri" w:hAnsi="Calibri" w:cs="Calibri"/>
            <w:lang w:val="en-US"/>
          </w:rPr>
          <w:t xml:space="preserve">the </w:t>
        </w:r>
      </w:ins>
      <w:r w:rsidR="29A46A9B" w:rsidRPr="5911DDBD">
        <w:rPr>
          <w:rFonts w:ascii="Calibri" w:eastAsia="Calibri" w:hAnsi="Calibri" w:cs="Calibri"/>
          <w:lang w:val="en-US"/>
        </w:rPr>
        <w:t>delay in semi-elective surgical procedures.</w:t>
      </w:r>
      <w:r w:rsidR="44CA49E7" w:rsidRPr="5911DDBD">
        <w:rPr>
          <w:rFonts w:ascii="Calibri" w:eastAsia="Calibri" w:hAnsi="Calibri" w:cs="Calibri"/>
          <w:lang w:val="en-US"/>
        </w:rPr>
        <w:t xml:space="preserve"> </w:t>
      </w:r>
      <w:commentRangeStart w:id="47"/>
      <w:r w:rsidR="44CA49E7" w:rsidRPr="5911DDBD">
        <w:rPr>
          <w:rFonts w:ascii="Calibri" w:eastAsia="Calibri" w:hAnsi="Calibri" w:cs="Calibri"/>
          <w:lang w:val="en-US"/>
        </w:rPr>
        <w:t>Placing this tool in the context of different ethical perspectives and combining it with capacity management tools is key to achieve large-scale implementation.</w:t>
      </w:r>
      <w:commentRangeEnd w:id="47"/>
      <w:r w:rsidR="002D33ED">
        <w:rPr>
          <w:rStyle w:val="Verwijzingopmerking"/>
        </w:rPr>
        <w:commentReference w:id="47"/>
      </w:r>
    </w:p>
    <w:p w14:paraId="12EF2A1D" w14:textId="0C23A848" w:rsidR="739D3A68" w:rsidRDefault="739D3A68" w:rsidP="39A4890C">
      <w:pPr>
        <w:rPr>
          <w:lang w:val="en-US"/>
        </w:rPr>
      </w:pPr>
      <w:r w:rsidRPr="39A4890C">
        <w:rPr>
          <w:lang w:val="en-US"/>
        </w:rPr>
        <w:br w:type="page"/>
      </w:r>
    </w:p>
    <w:p w14:paraId="0DBBF11F" w14:textId="39F2336E" w:rsidR="438F5BE1" w:rsidRDefault="438F5BE1" w:rsidP="04F59E2C">
      <w:pPr>
        <w:pStyle w:val="Kop2"/>
        <w:rPr>
          <w:lang w:val="en-US"/>
        </w:rPr>
      </w:pPr>
      <w:r w:rsidRPr="04F59E2C">
        <w:rPr>
          <w:lang w:val="en-US"/>
        </w:rPr>
        <w:lastRenderedPageBreak/>
        <w:t>Background</w:t>
      </w:r>
    </w:p>
    <w:p w14:paraId="1BBCC7EC" w14:textId="551AF1A1"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14:paraId="0A5E86E6" w14:textId="64F9C039"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14:paraId="3F8864FC" w14:textId="709CBEED"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83658F7" w:rsidRPr="5911DDBD">
        <w:rPr>
          <w:rFonts w:eastAsiaTheme="minorEastAsia"/>
          <w:sz w:val="23"/>
          <w:szCs w:val="23"/>
          <w:lang w:val="en-US"/>
        </w:rPr>
        <w:t>surg</w:t>
      </w:r>
      <w:ins w:id="48" w:author="van Saase" w:date="2020-05-24T18:41:00Z">
        <w:r w:rsidR="00B9401D">
          <w:rPr>
            <w:rFonts w:eastAsiaTheme="minorEastAsia"/>
            <w:sz w:val="23"/>
            <w:szCs w:val="23"/>
            <w:lang w:val="en-US"/>
          </w:rPr>
          <w:t xml:space="preserve">ical procedures </w:t>
        </w:r>
      </w:ins>
      <w:del w:id="49" w:author="van Saase" w:date="2020-05-24T18:41:00Z">
        <w:r w:rsidR="083658F7" w:rsidRPr="5911DDBD" w:rsidDel="00B9401D">
          <w:rPr>
            <w:rFonts w:eastAsiaTheme="minorEastAsia"/>
            <w:sz w:val="23"/>
            <w:szCs w:val="23"/>
            <w:lang w:val="en-US"/>
          </w:rPr>
          <w:delText xml:space="preserve">eries </w:delText>
        </w:r>
      </w:del>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83658F7" w:rsidRPr="5911DDBD">
        <w:rPr>
          <w:rFonts w:eastAsiaTheme="minorEastAsia"/>
          <w:sz w:val="23"/>
          <w:szCs w:val="23"/>
          <w:lang w:val="en-US"/>
        </w:rPr>
        <w:t xml:space="preserve"> </w:t>
      </w:r>
      <w:r w:rsidR="51EB5119" w:rsidRPr="5911DDBD">
        <w:rPr>
          <w:rFonts w:eastAsiaTheme="minorEastAsia"/>
          <w:sz w:val="23"/>
          <w:szCs w:val="23"/>
          <w:lang w:val="en-US"/>
        </w:rPr>
        <w:t xml:space="preserve">A </w:t>
      </w:r>
      <w:del w:id="50" w:author="van Saase" w:date="2020-05-24T18:49:00Z">
        <w:r w:rsidR="51EB5119" w:rsidRPr="5911DDBD" w:rsidDel="00B9401D">
          <w:rPr>
            <w:rFonts w:eastAsiaTheme="minorEastAsia"/>
            <w:sz w:val="23"/>
            <w:szCs w:val="23"/>
            <w:lang w:val="en-US"/>
          </w:rPr>
          <w:delText>modelling</w:delText>
        </w:r>
      </w:del>
      <w:ins w:id="51" w:author="van Saase" w:date="2020-05-24T18:49:00Z">
        <w:r w:rsidR="00B9401D" w:rsidRPr="5911DDBD">
          <w:rPr>
            <w:rFonts w:eastAsiaTheme="minorEastAsia"/>
            <w:sz w:val="23"/>
            <w:szCs w:val="23"/>
            <w:lang w:val="en-US"/>
          </w:rPr>
          <w:t>modeling</w:t>
        </w:r>
      </w:ins>
      <w:r w:rsidR="51EB5119" w:rsidRPr="5911DDBD">
        <w:rPr>
          <w:rFonts w:eastAsiaTheme="minorEastAsia"/>
          <w:sz w:val="23"/>
          <w:szCs w:val="23"/>
          <w:lang w:val="en-US"/>
        </w:rPr>
        <w:t xml:space="preserve"> study for orthopedic surgery showed that if elective orthopedic surgery would have resumed in June 2020 in the USA, it would have taken 7-16 months until the health-care system performed at 90% of the expected pre-pandemic forecasted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r w:rsidR="3C4577D6" w:rsidRPr="5911DDBD">
        <w:rPr>
          <w:rFonts w:eastAsiaTheme="minorEastAsia"/>
          <w:sz w:val="23"/>
          <w:szCs w:val="23"/>
          <w:lang w:val="en-US"/>
        </w:rPr>
        <w:t xml:space="preserve"> </w:t>
      </w:r>
      <w:ins w:id="52" w:author="van Saase" w:date="2020-05-24T18:43:00Z">
        <w:r w:rsidR="00B9401D">
          <w:rPr>
            <w:rFonts w:eastAsiaTheme="minorEastAsia"/>
            <w:sz w:val="23"/>
            <w:szCs w:val="23"/>
            <w:lang w:val="en-US"/>
          </w:rPr>
          <w:t>[</w:t>
        </w:r>
        <w:proofErr w:type="spellStart"/>
        <w:r w:rsidR="00B9401D">
          <w:rPr>
            <w:rFonts w:eastAsiaTheme="minorEastAsia"/>
            <w:sz w:val="23"/>
            <w:szCs w:val="23"/>
            <w:lang w:val="en-US"/>
          </w:rPr>
          <w:t>klopt</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deze</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zin</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Ik</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begrijp</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niet</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goed</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wat</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er</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staat</w:t>
        </w:r>
        <w:proofErr w:type="spellEnd"/>
        <w:r w:rsidR="00B9401D">
          <w:rPr>
            <w:rFonts w:eastAsiaTheme="minorEastAsia"/>
            <w:sz w:val="23"/>
            <w:szCs w:val="23"/>
            <w:lang w:val="en-US"/>
          </w:rPr>
          <w:t xml:space="preserve">] </w:t>
        </w:r>
      </w:ins>
      <w:proofErr w:type="gramStart"/>
      <w:r w:rsidR="0EA74164" w:rsidRPr="5911DDBD">
        <w:rPr>
          <w:rFonts w:eastAsiaTheme="minorEastAsia"/>
          <w:sz w:val="23"/>
          <w:szCs w:val="23"/>
          <w:lang w:val="en-US"/>
        </w:rPr>
        <w:t>Because</w:t>
      </w:r>
      <w:proofErr w:type="gramEnd"/>
      <w:r w:rsidR="0EA74164" w:rsidRPr="5911DDBD">
        <w:rPr>
          <w:rFonts w:eastAsiaTheme="minorEastAsia"/>
          <w:sz w:val="23"/>
          <w:szCs w:val="23"/>
          <w:lang w:val="en-US"/>
        </w:rPr>
        <w:t xml:space="preserv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14:paraId="4961370D" w14:textId="3C2B0C87"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14:paraId="23A17867" w14:textId="60F7E6E3" w:rsidR="256137A7" w:rsidRDefault="008C69CA" w:rsidP="636709EE">
      <w:pPr>
        <w:rPr>
          <w:rFonts w:eastAsiaTheme="minorEastAsia"/>
          <w:sz w:val="23"/>
          <w:szCs w:val="23"/>
          <w:lang w:val="en-US"/>
        </w:rPr>
      </w:pPr>
      <w:r w:rsidRPr="5911DDBD">
        <w:rPr>
          <w:rFonts w:eastAsiaTheme="minorEastAsia"/>
          <w:sz w:val="23"/>
          <w:szCs w:val="23"/>
          <w:lang w:val="en-US"/>
        </w:rPr>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w:t>
      </w:r>
      <w:commentRangeStart w:id="53"/>
      <w:r>
        <w:rPr>
          <w:lang w:val="en-US"/>
        </w:rPr>
        <w:t xml:space="preserve">by individual institutions’ </w:t>
      </w:r>
      <w:r w:rsidRPr="636709EE">
        <w:rPr>
          <w:lang w:val="en-US"/>
        </w:rPr>
        <w:t>team</w:t>
      </w:r>
      <w:r>
        <w:rPr>
          <w:lang w:val="en-US"/>
        </w:rPr>
        <w:t>s of experts</w:t>
      </w:r>
      <w:commentRangeEnd w:id="53"/>
      <w:r w:rsidR="000016BF">
        <w:rPr>
          <w:rStyle w:val="Verwijzingopmerking"/>
        </w:rPr>
        <w:commentReference w:id="53"/>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commentRangeStart w:id="54"/>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commentRangeEnd w:id="54"/>
      <w:r w:rsidR="00FC2F85">
        <w:rPr>
          <w:rStyle w:val="Verwijzingopmerking"/>
        </w:rPr>
        <w:commentReference w:id="54"/>
      </w:r>
    </w:p>
    <w:p w14:paraId="40C85AE4" w14:textId="7619CDD1"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w:t>
      </w:r>
      <w:del w:id="55" w:author="rob baatenburg de jong" w:date="2020-05-21T11:08:00Z">
        <w:r w:rsidR="008C69CA" w:rsidDel="000016BF">
          <w:rPr>
            <w:rFonts w:ascii="Calibri" w:eastAsia="Calibri" w:hAnsi="Calibri" w:cs="Calibri"/>
            <w:lang w:val="en-US"/>
          </w:rPr>
          <w:delText xml:space="preserve">on health </w:delText>
        </w:r>
      </w:del>
      <w:r w:rsidR="008C69CA">
        <w:rPr>
          <w:rFonts w:ascii="Calibri" w:eastAsia="Calibri" w:hAnsi="Calibri" w:cs="Calibri"/>
          <w:lang w:val="en-US"/>
        </w:rPr>
        <w:t xml:space="preserve">of postponing </w:t>
      </w:r>
      <w:r w:rsidR="319EC840" w:rsidRPr="5911DDBD">
        <w:rPr>
          <w:rFonts w:ascii="Calibri" w:eastAsia="Calibri" w:hAnsi="Calibri" w:cs="Calibri"/>
          <w:lang w:val="en-US"/>
        </w:rPr>
        <w:t>surgical intervention</w:t>
      </w:r>
      <w:ins w:id="56" w:author="rob baatenburg de jong" w:date="2020-05-21T11:08:00Z">
        <w:r w:rsidR="000016BF" w:rsidRPr="000016BF">
          <w:rPr>
            <w:rFonts w:ascii="Calibri" w:eastAsia="Calibri" w:hAnsi="Calibri" w:cs="Calibri"/>
            <w:lang w:val="en-US"/>
          </w:rPr>
          <w:t xml:space="preserve"> </w:t>
        </w:r>
        <w:r w:rsidR="000016BF">
          <w:rPr>
            <w:rFonts w:ascii="Calibri" w:eastAsia="Calibri" w:hAnsi="Calibri" w:cs="Calibri"/>
            <w:lang w:val="en-US"/>
          </w:rPr>
          <w:t>on health</w:t>
        </w:r>
      </w:ins>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14:paraId="23D5DC6B" w14:textId="77777777" w:rsidR="438F5BE1" w:rsidRDefault="438F5BE1" w:rsidP="39A4890C">
      <w:pPr>
        <w:pStyle w:val="Kop2"/>
        <w:rPr>
          <w:lang w:val="en-US"/>
        </w:rPr>
      </w:pPr>
      <w:r w:rsidRPr="39A4890C">
        <w:rPr>
          <w:lang w:val="en-US"/>
        </w:rPr>
        <w:t>Methods</w:t>
      </w:r>
    </w:p>
    <w:p w14:paraId="4D3739C7" w14:textId="48CA26F8"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ins w:id="57" w:author="rob baatenburg de jong" w:date="2020-05-21T11:08:00Z">
        <w:r w:rsidR="000016BF">
          <w:rPr>
            <w:lang w:val="en-US"/>
          </w:rPr>
          <w:t xml:space="preserve">was </w:t>
        </w:r>
      </w:ins>
      <w:del w:id="58" w:author="rob baatenburg de jong" w:date="2020-05-21T11:08:00Z">
        <w:r w:rsidR="5D00BC3F" w:rsidRPr="5911DDBD" w:rsidDel="000016BF">
          <w:rPr>
            <w:lang w:val="en-US"/>
          </w:rPr>
          <w:delText xml:space="preserve">in </w:delText>
        </w:r>
      </w:del>
      <w:r w:rsidR="5D00BC3F" w:rsidRPr="5911DDBD">
        <w:rPr>
          <w:lang w:val="en-US"/>
        </w:rPr>
        <w:t>buil</w:t>
      </w:r>
      <w:ins w:id="59" w:author="rob baatenburg de jong" w:date="2020-05-21T11:08:00Z">
        <w:r w:rsidR="000016BF">
          <w:rPr>
            <w:lang w:val="en-US"/>
          </w:rPr>
          <w:t>t</w:t>
        </w:r>
      </w:ins>
      <w:del w:id="60" w:author="rob baatenburg de jong" w:date="2020-05-21T11:08:00Z">
        <w:r w:rsidR="5D00BC3F" w:rsidRPr="5911DDBD" w:rsidDel="000016BF">
          <w:rPr>
            <w:lang w:val="en-US"/>
          </w:rPr>
          <w:delText>d</w:delText>
        </w:r>
      </w:del>
      <w:r w:rsidR="5D00BC3F" w:rsidRPr="5911DDBD">
        <w:rPr>
          <w:lang w:val="en-US"/>
        </w:rPr>
        <w:t xml:space="preserve">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w:t>
      </w:r>
      <w:proofErr w:type="gramStart"/>
      <w:r w:rsidR="3E927376" w:rsidRPr="5911DDBD">
        <w:rPr>
          <w:lang w:val="en-US"/>
        </w:rPr>
        <w:t>and</w:t>
      </w:r>
      <w:proofErr w:type="gramEnd"/>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w:t>
      </w:r>
      <w:proofErr w:type="spellStart"/>
      <w:r w:rsidR="0C86CA25" w:rsidRPr="5911DDBD">
        <w:rPr>
          <w:lang w:val="en-US"/>
        </w:rPr>
        <w:t>GitHub</w:t>
      </w:r>
      <w:proofErr w:type="spellEnd"/>
      <w:r w:rsidR="0C86CA25" w:rsidRPr="5911DDBD">
        <w:rPr>
          <w:lang w:val="en-US"/>
        </w:rPr>
        <w:t xml:space="preserve"> repository</w:t>
      </w:r>
      <w:r w:rsidR="6A168F23" w:rsidRPr="5911DDBD">
        <w:rPr>
          <w:lang w:val="en-US"/>
        </w:rPr>
        <w:t xml:space="preserve">: </w:t>
      </w:r>
      <w:hyperlink r:id="rId16">
        <w:r w:rsidR="18A35708" w:rsidRPr="5911DDBD">
          <w:rPr>
            <w:rStyle w:val="Hyperlink"/>
            <w:rFonts w:ascii="Calibri" w:eastAsia="Calibri" w:hAnsi="Calibri" w:cs="Calibri"/>
            <w:lang w:val="en-US"/>
          </w:rPr>
          <w:t>https://github.com/erasmusmc-mgz/VB_OR_t</w:t>
        </w:r>
      </w:hyperlink>
      <w:commentRangeStart w:id="61"/>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61"/>
      <w:r w:rsidR="438F5BE1">
        <w:commentReference w:id="61"/>
      </w:r>
    </w:p>
    <w:p w14:paraId="19049486" w14:textId="3EC0EBB9" w:rsidR="438F5BE1" w:rsidRDefault="2E6165B6" w:rsidP="39A4890C">
      <w:pPr>
        <w:pStyle w:val="Kop3"/>
        <w:rPr>
          <w:lang w:val="en-US"/>
        </w:rPr>
      </w:pPr>
      <w:commentRangeStart w:id="62"/>
      <w:r w:rsidRPr="39A4890C">
        <w:rPr>
          <w:lang w:val="en-US"/>
        </w:rPr>
        <w:lastRenderedPageBreak/>
        <w:t xml:space="preserve">Patients </w:t>
      </w:r>
      <w:commentRangeEnd w:id="62"/>
      <w:r w:rsidR="000016BF">
        <w:rPr>
          <w:rStyle w:val="Verwijzingopmerking"/>
          <w:rFonts w:asciiTheme="minorHAnsi" w:eastAsiaTheme="minorHAnsi" w:hAnsiTheme="minorHAnsi" w:cstheme="minorBidi"/>
          <w:color w:val="auto"/>
        </w:rPr>
        <w:commentReference w:id="62"/>
      </w:r>
      <w:r w:rsidRPr="39A4890C">
        <w:rPr>
          <w:lang w:val="en-US"/>
        </w:rPr>
        <w:t xml:space="preserve">and setting </w:t>
      </w:r>
    </w:p>
    <w:p w14:paraId="232F8109" w14:textId="4DA1FAF6" w:rsidR="00516760" w:rsidRDefault="00516760" w:rsidP="00516760">
      <w:pPr>
        <w:spacing w:after="0" w:line="276" w:lineRule="auto"/>
        <w:rPr>
          <w:lang w:val="en-US"/>
        </w:rPr>
      </w:pPr>
      <w:r w:rsidRPr="5911DDBD">
        <w:rPr>
          <w:lang w:val="en-US"/>
        </w:rPr>
        <w:t>The procedures evaluated in this study comprised of non-pediatric, semi-elective surgeries</w:t>
      </w:r>
      <w:ins w:id="63" w:author="van Saase" w:date="2020-05-24T18:48:00Z">
        <w:r w:rsidR="00B9401D">
          <w:rPr>
            <w:lang w:val="en-US"/>
          </w:rPr>
          <w:t xml:space="preserve"> in an academic </w:t>
        </w:r>
      </w:ins>
      <w:ins w:id="64" w:author="van Saase" w:date="2020-05-24T18:49:00Z">
        <w:r w:rsidR="00B9401D">
          <w:rPr>
            <w:lang w:val="en-US"/>
          </w:rPr>
          <w:t>tertiary</w:t>
        </w:r>
      </w:ins>
      <w:ins w:id="65" w:author="van Saase" w:date="2020-05-24T18:48:00Z">
        <w:r w:rsidR="00B9401D">
          <w:rPr>
            <w:lang w:val="en-US"/>
          </w:rPr>
          <w:t xml:space="preserve"> referring hospital</w:t>
        </w:r>
      </w:ins>
      <w:r w:rsidRPr="5911DDBD">
        <w:rPr>
          <w:lang w:val="en-US"/>
        </w:rPr>
        <w:t>. A semi-elective procedure was defined as a procedure that is non-urgent</w:t>
      </w:r>
      <w:r w:rsidR="00BE6480">
        <w:rPr>
          <w:lang w:val="en-US"/>
        </w:rPr>
        <w:t>,</w:t>
      </w:r>
      <w:r w:rsidRPr="5911DDBD">
        <w:rPr>
          <w:lang w:val="en-US"/>
        </w:rPr>
        <w:t xml:space="preserve"> but ideally performed within three</w:t>
      </w:r>
      <w:ins w:id="66" w:author="van Saase" w:date="2020-05-24T18:49:00Z">
        <w:r w:rsidR="00B9401D">
          <w:rPr>
            <w:lang w:val="en-US"/>
          </w:rPr>
          <w:t xml:space="preserve"> to six</w:t>
        </w:r>
      </w:ins>
      <w:r w:rsidRPr="5911DDBD">
        <w:rPr>
          <w:lang w:val="en-US"/>
        </w:rPr>
        <w:t xml:space="preserve"> weeks. A selection of semi-elective procedures for this </w:t>
      </w:r>
      <w:del w:id="67" w:author="van Saase" w:date="2020-05-24T18:49:00Z">
        <w:r w:rsidRPr="5911DDBD" w:rsidDel="00B9401D">
          <w:rPr>
            <w:lang w:val="en-US"/>
          </w:rPr>
          <w:delText>modelling</w:delText>
        </w:r>
      </w:del>
      <w:ins w:id="68" w:author="van Saase" w:date="2020-05-24T18:49:00Z">
        <w:r w:rsidR="00B9401D" w:rsidRPr="5911DDBD">
          <w:rPr>
            <w:lang w:val="en-US"/>
          </w:rPr>
          <w:t>modeling</w:t>
        </w:r>
      </w:ins>
      <w:r w:rsidRPr="5911DDBD">
        <w:rPr>
          <w:lang w:val="en-US"/>
        </w:rPr>
        <w:t xml:space="preserve">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least 80 times were selected. </w:t>
      </w:r>
      <w:proofErr w:type="gramStart"/>
      <w:r w:rsidRPr="5911DDBD">
        <w:rPr>
          <w:lang w:val="en-US"/>
        </w:rPr>
        <w:t xml:space="preserve">These selected procedures were </w:t>
      </w:r>
      <w:r w:rsidR="00621EAC">
        <w:rPr>
          <w:lang w:val="en-US"/>
        </w:rPr>
        <w:t xml:space="preserve">consecutively </w:t>
      </w:r>
      <w:r w:rsidRPr="5911DDBD">
        <w:rPr>
          <w:lang w:val="en-US"/>
        </w:rPr>
        <w:t xml:space="preserve">classified by two </w:t>
      </w:r>
      <w:ins w:id="69" w:author="rob baatenburg de jong" w:date="2020-05-21T11:10:00Z">
        <w:r w:rsidR="00E678CD">
          <w:rPr>
            <w:lang w:val="en-US"/>
          </w:rPr>
          <w:t>sen</w:t>
        </w:r>
      </w:ins>
      <w:ins w:id="70" w:author="rob baatenburg de jong" w:date="2020-05-21T11:11:00Z">
        <w:r w:rsidR="00E678CD">
          <w:rPr>
            <w:lang w:val="en-US"/>
          </w:rPr>
          <w:t>ior clinicians</w:t>
        </w:r>
        <w:proofErr w:type="gramEnd"/>
        <w:r w:rsidR="00E678CD">
          <w:rPr>
            <w:lang w:val="en-US"/>
          </w:rPr>
          <w:t xml:space="preserve"> </w:t>
        </w:r>
      </w:ins>
      <w:del w:id="71" w:author="rob baatenburg de jong" w:date="2020-05-21T11:10:00Z">
        <w:r w:rsidRPr="5911DDBD" w:rsidDel="00E678CD">
          <w:rPr>
            <w:lang w:val="en-US"/>
          </w:rPr>
          <w:delText xml:space="preserve">surgeons </w:delText>
        </w:r>
      </w:del>
      <w:r w:rsidRPr="5911DDBD">
        <w:rPr>
          <w:lang w:val="en-US"/>
        </w:rPr>
        <w:t>(</w:t>
      </w:r>
      <w:commentRangeStart w:id="72"/>
      <w:proofErr w:type="spellStart"/>
      <w:r w:rsidRPr="5911DDBD">
        <w:rPr>
          <w:lang w:val="en-US"/>
        </w:rPr>
        <w:t>JvS</w:t>
      </w:r>
      <w:commentRangeEnd w:id="72"/>
      <w:proofErr w:type="spellEnd"/>
      <w:r w:rsidR="00E678CD">
        <w:rPr>
          <w:rStyle w:val="Verwijzingopmerking"/>
        </w:rPr>
        <w:commentReference w:id="72"/>
      </w:r>
      <w:r w:rsidRPr="5911DDBD">
        <w:rPr>
          <w:lang w:val="en-US"/>
        </w:rPr>
        <w:t xml:space="preserve">, </w:t>
      </w:r>
      <w:commentRangeStart w:id="73"/>
      <w:proofErr w:type="spellStart"/>
      <w:r w:rsidRPr="5911DDBD">
        <w:rPr>
          <w:lang w:val="en-US"/>
        </w:rPr>
        <w:t>RBdJ</w:t>
      </w:r>
      <w:commentRangeEnd w:id="73"/>
      <w:proofErr w:type="spellEnd"/>
      <w:r w:rsidR="00E678CD">
        <w:rPr>
          <w:rStyle w:val="Verwijzingopmerking"/>
        </w:rPr>
        <w:commentReference w:id="73"/>
      </w:r>
      <w:r w:rsidRPr="5911DDBD">
        <w:rPr>
          <w:lang w:val="en-US"/>
        </w:rPr>
        <w:t xml:space="preserve">)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p>
    <w:p w14:paraId="7075F20F" w14:textId="77777777" w:rsidR="00516760" w:rsidRDefault="00516760" w:rsidP="00516760">
      <w:pPr>
        <w:spacing w:after="0" w:line="276" w:lineRule="auto"/>
        <w:rPr>
          <w:lang w:val="en-US"/>
        </w:rPr>
      </w:pPr>
    </w:p>
    <w:p w14:paraId="28167D6C" w14:textId="6CA7C502" w:rsidR="438F5BE1" w:rsidRPr="00CA1D47" w:rsidRDefault="00516760" w:rsidP="00516760">
      <w:pPr>
        <w:rPr>
          <w:ins w:id="74" w:author="rob baatenburg de jong" w:date="2020-05-21T11:46:00Z"/>
          <w:lang w:val="nl-NL"/>
          <w:rPrChange w:id="75" w:author="G. Geleijnse" w:date="2020-05-22T08:32:00Z">
            <w:rPr>
              <w:ins w:id="76" w:author="rob baatenburg de jong" w:date="2020-05-21T11:46:00Z"/>
              <w:lang w:val="en-US"/>
            </w:rPr>
          </w:rPrChange>
        </w:rPr>
      </w:pPr>
      <w:r w:rsidRPr="5911DDBD">
        <w:rPr>
          <w:lang w:val="en-US"/>
        </w:rPr>
        <w:t>The patient population</w:t>
      </w:r>
      <w:ins w:id="77" w:author="van Saase" w:date="2020-05-24T18:58:00Z">
        <w:r w:rsidR="00CB6B85">
          <w:rPr>
            <w:lang w:val="en-US"/>
          </w:rPr>
          <w:t xml:space="preserve"> consists of </w:t>
        </w:r>
      </w:ins>
      <w:del w:id="78" w:author="van Saase" w:date="2020-05-24T18:58:00Z">
        <w:r w:rsidRPr="5911DDBD" w:rsidDel="00CB6B85">
          <w:rPr>
            <w:lang w:val="en-US"/>
          </w:rPr>
          <w:delText xml:space="preserve">s in this study are </w:delText>
        </w:r>
      </w:del>
      <w:del w:id="79" w:author="van Saase" w:date="2020-05-24T18:52:00Z">
        <w:r w:rsidRPr="5911DDBD" w:rsidDel="00CB6B85">
          <w:rPr>
            <w:lang w:val="en-US"/>
          </w:rPr>
          <w:delText xml:space="preserve">average </w:delText>
        </w:r>
      </w:del>
      <w:r w:rsidRPr="5911DDBD">
        <w:rPr>
          <w:lang w:val="en-US"/>
        </w:rPr>
        <w:t>patients with an indication of one of the selected 61 non-pediatric semi-elective procedures</w:t>
      </w:r>
      <w:ins w:id="80" w:author="van Saase" w:date="2020-05-24T18:59:00Z">
        <w:r w:rsidR="00CB6B85">
          <w:rPr>
            <w:lang w:val="en-US"/>
          </w:rPr>
          <w:t xml:space="preserve"> [in het abstract </w:t>
        </w:r>
        <w:proofErr w:type="spellStart"/>
        <w:r w:rsidR="00CB6B85">
          <w:rPr>
            <w:lang w:val="en-US"/>
          </w:rPr>
          <w:t>staat</w:t>
        </w:r>
        <w:proofErr w:type="spellEnd"/>
        <w:r w:rsidR="00CB6B85">
          <w:rPr>
            <w:lang w:val="en-US"/>
          </w:rPr>
          <w:t xml:space="preserve"> 34 procedures]</w:t>
        </w:r>
      </w:ins>
      <w:r w:rsidRPr="5911DDBD">
        <w:rPr>
          <w:lang w:val="en-US"/>
        </w:rPr>
        <w:t xml:space="preserve">. The average age of the patients was used as the initial age of the simulated cohort in the model. Where possible, </w:t>
      </w:r>
      <w:ins w:id="81" w:author="rob baatenburg de jong" w:date="2020-05-21T11:25:00Z">
        <w:r w:rsidR="00FC2F85">
          <w:rPr>
            <w:lang w:val="en-US"/>
          </w:rPr>
          <w:t xml:space="preserve">survival </w:t>
        </w:r>
      </w:ins>
      <w:r w:rsidRPr="5911DDBD">
        <w:rPr>
          <w:lang w:val="en-US"/>
        </w:rPr>
        <w:t xml:space="preserve">data from Dutch registries was used. In this study, we only focus on health benefits. </w:t>
      </w:r>
      <w:commentRangeStart w:id="82"/>
      <w:r w:rsidRPr="5911DDBD">
        <w:rPr>
          <w:lang w:val="en-US"/>
        </w:rPr>
        <w:t xml:space="preserve">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sidR="00200F83">
        <w:rPr>
          <w:lang w:val="en-US"/>
        </w:rPr>
        <w:t>.</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CA1D47">
        <w:rPr>
          <w:noProof/>
          <w:vertAlign w:val="superscript"/>
          <w:lang w:val="nl-NL"/>
          <w:rPrChange w:id="83" w:author="G. Geleijnse" w:date="2020-05-22T08:32:00Z">
            <w:rPr>
              <w:noProof/>
              <w:vertAlign w:val="superscript"/>
              <w:lang w:val="en-US"/>
            </w:rPr>
          </w:rPrChange>
        </w:rPr>
        <w:t>20</w:t>
      </w:r>
      <w:r>
        <w:rPr>
          <w:lang w:val="en-US"/>
        </w:rPr>
        <w:fldChar w:fldCharType="end"/>
      </w:r>
      <w:commentRangeEnd w:id="82"/>
      <w:r w:rsidR="00FC2F85">
        <w:rPr>
          <w:rStyle w:val="Verwijzingopmerking"/>
        </w:rPr>
        <w:commentReference w:id="82"/>
      </w:r>
      <w:ins w:id="84" w:author="van Saase" w:date="2020-05-24T19:01:00Z">
        <w:r w:rsidR="00C34D6B">
          <w:rPr>
            <w:lang w:val="en-US"/>
          </w:rPr>
          <w:t xml:space="preserve"> [het </w:t>
        </w:r>
        <w:proofErr w:type="spellStart"/>
        <w:r w:rsidR="00C34D6B">
          <w:rPr>
            <w:lang w:val="en-US"/>
          </w:rPr>
          <w:t>begrip</w:t>
        </w:r>
        <w:proofErr w:type="spellEnd"/>
        <w:r w:rsidR="00C34D6B">
          <w:rPr>
            <w:lang w:val="en-US"/>
          </w:rPr>
          <w:t xml:space="preserve"> discount rate </w:t>
        </w:r>
      </w:ins>
      <w:proofErr w:type="spellStart"/>
      <w:ins w:id="85" w:author="van Saase" w:date="2020-05-24T19:02:00Z">
        <w:r w:rsidR="00C34D6B">
          <w:rPr>
            <w:lang w:val="en-US"/>
          </w:rPr>
          <w:t>zoals</w:t>
        </w:r>
        <w:proofErr w:type="spellEnd"/>
        <w:r w:rsidR="00C34D6B">
          <w:rPr>
            <w:lang w:val="en-US"/>
          </w:rPr>
          <w:t xml:space="preserve"> je het </w:t>
        </w:r>
        <w:proofErr w:type="spellStart"/>
        <w:r w:rsidR="00C34D6B">
          <w:rPr>
            <w:lang w:val="en-US"/>
          </w:rPr>
          <w:t>hier</w:t>
        </w:r>
        <w:proofErr w:type="spellEnd"/>
        <w:r w:rsidR="00C34D6B">
          <w:rPr>
            <w:lang w:val="en-US"/>
          </w:rPr>
          <w:t xml:space="preserve"> </w:t>
        </w:r>
        <w:proofErr w:type="spellStart"/>
        <w:r w:rsidR="00C34D6B">
          <w:rPr>
            <w:lang w:val="en-US"/>
          </w:rPr>
          <w:t>gebruikt</w:t>
        </w:r>
      </w:ins>
      <w:proofErr w:type="spellEnd"/>
      <w:ins w:id="86" w:author="van Saase" w:date="2020-05-24T19:01:00Z">
        <w:r w:rsidR="00C34D6B">
          <w:rPr>
            <w:lang w:val="en-US"/>
          </w:rPr>
          <w:t xml:space="preserve"> </w:t>
        </w:r>
        <w:proofErr w:type="spellStart"/>
        <w:r w:rsidR="00C34D6B">
          <w:rPr>
            <w:lang w:val="en-US"/>
          </w:rPr>
          <w:t>vraagt</w:t>
        </w:r>
        <w:proofErr w:type="spellEnd"/>
        <w:r w:rsidR="00C34D6B">
          <w:rPr>
            <w:lang w:val="en-US"/>
          </w:rPr>
          <w:t xml:space="preserve"> </w:t>
        </w:r>
        <w:proofErr w:type="spellStart"/>
        <w:r w:rsidR="00C34D6B">
          <w:rPr>
            <w:lang w:val="en-US"/>
          </w:rPr>
          <w:t>nadere</w:t>
        </w:r>
        <w:proofErr w:type="spellEnd"/>
        <w:r w:rsidR="00C34D6B">
          <w:rPr>
            <w:lang w:val="en-US"/>
          </w:rPr>
          <w:t xml:space="preserve"> </w:t>
        </w:r>
        <w:proofErr w:type="spellStart"/>
        <w:r w:rsidR="00C34D6B">
          <w:rPr>
            <w:lang w:val="en-US"/>
          </w:rPr>
          <w:t>uitleg</w:t>
        </w:r>
        <w:proofErr w:type="spellEnd"/>
        <w:r w:rsidR="00C34D6B">
          <w:rPr>
            <w:lang w:val="en-US"/>
          </w:rPr>
          <w:t>]</w:t>
        </w:r>
      </w:ins>
    </w:p>
    <w:p w14:paraId="569A589D" w14:textId="7A467545" w:rsidR="00572679" w:rsidRPr="00CA1D47" w:rsidRDefault="00572679" w:rsidP="00516760">
      <w:pPr>
        <w:rPr>
          <w:ins w:id="87" w:author="rob baatenburg de jong" w:date="2020-05-21T11:46:00Z"/>
          <w:lang w:val="nl-NL"/>
          <w:rPrChange w:id="88" w:author="G. Geleijnse" w:date="2020-05-22T08:32:00Z">
            <w:rPr>
              <w:ins w:id="89" w:author="rob baatenburg de jong" w:date="2020-05-21T11:46:00Z"/>
              <w:lang w:val="en-US"/>
            </w:rPr>
          </w:rPrChange>
        </w:rPr>
      </w:pPr>
    </w:p>
    <w:p w14:paraId="7C0DCA07" w14:textId="4E844365" w:rsidR="00572679" w:rsidRPr="00572679" w:rsidRDefault="00572679" w:rsidP="00516760">
      <w:pPr>
        <w:rPr>
          <w:lang w:val="nl-NL"/>
          <w:rPrChange w:id="90" w:author="rob baatenburg de jong" w:date="2020-05-21T11:46:00Z">
            <w:rPr>
              <w:lang w:val="en-US"/>
            </w:rPr>
          </w:rPrChange>
        </w:rPr>
      </w:pPr>
      <w:ins w:id="91" w:author="rob baatenburg de jong" w:date="2020-05-21T11:46:00Z">
        <w:r w:rsidRPr="00572679">
          <w:rPr>
            <w:lang w:val="nl-NL"/>
            <w:rPrChange w:id="92" w:author="rob baatenburg de jong" w:date="2020-05-21T11:46:00Z">
              <w:rPr>
                <w:lang w:val="en-US"/>
              </w:rPr>
            </w:rPrChange>
          </w:rPr>
          <w:t>Moet je nog iets zeggen over het feit dat we indien van toepassing</w:t>
        </w:r>
        <w:r>
          <w:rPr>
            <w:lang w:val="nl-NL"/>
          </w:rPr>
          <w:t xml:space="preserve"> gekeken hebben naar een mild </w:t>
        </w:r>
        <w:proofErr w:type="spellStart"/>
        <w:r>
          <w:rPr>
            <w:lang w:val="nl-NL"/>
          </w:rPr>
          <w:t>vs</w:t>
        </w:r>
        <w:proofErr w:type="spellEnd"/>
        <w:r>
          <w:rPr>
            <w:lang w:val="nl-NL"/>
          </w:rPr>
          <w:t xml:space="preserve"> vergevorderd stadium</w:t>
        </w:r>
      </w:ins>
      <w:ins w:id="93" w:author="rob baatenburg de jong" w:date="2020-05-21T11:47:00Z">
        <w:r>
          <w:rPr>
            <w:lang w:val="nl-NL"/>
          </w:rPr>
          <w:t>?</w:t>
        </w:r>
      </w:ins>
    </w:p>
    <w:p w14:paraId="6AAE4EFE" w14:textId="632769B1" w:rsidR="438F5BE1" w:rsidRDefault="17703BBA" w:rsidP="39A4890C">
      <w:pPr>
        <w:pStyle w:val="Kop3"/>
        <w:rPr>
          <w:lang w:val="en-US"/>
        </w:rPr>
      </w:pPr>
      <w:r w:rsidRPr="39A4890C">
        <w:rPr>
          <w:lang w:val="en-US"/>
        </w:rPr>
        <w:t>Markov model</w:t>
      </w:r>
    </w:p>
    <w:p w14:paraId="02B91D1C" w14:textId="415984AA"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w:t>
      </w:r>
      <w:proofErr w:type="spellStart"/>
      <w:r w:rsidR="7020F6C5" w:rsidRPr="5911DDBD">
        <w:rPr>
          <w:lang w:val="en-US"/>
        </w:rPr>
        <w:t>cSTM</w:t>
      </w:r>
      <w:proofErr w:type="spellEnd"/>
      <w:r w:rsidR="7020F6C5" w:rsidRPr="5911DDBD">
        <w:rPr>
          <w:lang w:val="en-US"/>
        </w:rPr>
        <w:t>)</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 xml:space="preserve">A </w:t>
      </w:r>
      <w:proofErr w:type="spellStart"/>
      <w:r w:rsidR="60C4AE84" w:rsidRPr="5911DDBD">
        <w:rPr>
          <w:lang w:val="en-US"/>
        </w:rPr>
        <w:t>cSTM</w:t>
      </w:r>
      <w:proofErr w:type="spellEnd"/>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14:paraId="11E200AD" w14:textId="5C6BDE45"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proofErr w:type="spellStart"/>
      <w:r w:rsidR="18E53183" w:rsidRPr="5911DDBD">
        <w:rPr>
          <w:rFonts w:ascii="Calibri" w:eastAsia="Calibri" w:hAnsi="Calibri" w:cs="Calibri"/>
          <w:lang w:val="en-US"/>
        </w:rPr>
        <w:t>cSTM</w:t>
      </w:r>
      <w:proofErr w:type="spellEnd"/>
      <w:r w:rsidR="18E53183" w:rsidRPr="5911DDBD">
        <w:rPr>
          <w:rFonts w:ascii="Calibri" w:eastAsia="Calibri" w:hAnsi="Calibri" w:cs="Calibri"/>
          <w:lang w:val="en-US"/>
        </w:rPr>
        <w:t xml:space="preserve">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w:t>
      </w:r>
      <w:proofErr w:type="gramStart"/>
      <w:r w:rsidR="00DC4B44" w:rsidRPr="5911DDBD">
        <w:rPr>
          <w:lang w:val="en-US"/>
        </w:rPr>
        <w:t>their</w:t>
      </w:r>
      <w:proofErr w:type="gramEnd"/>
      <w:r w:rsidR="00DC4B44" w:rsidRPr="5911DDBD">
        <w:rPr>
          <w:lang w:val="en-US"/>
        </w:rPr>
        <w:t xml:space="preserve">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14:paraId="6CB8CEB9" w14:textId="4DAAAC06" w:rsidR="438F5BE1" w:rsidRDefault="0838F516" w:rsidP="39A4890C">
      <w:pPr>
        <w:pStyle w:val="Kop3"/>
        <w:rPr>
          <w:lang w:val="en-US"/>
        </w:rPr>
      </w:pPr>
      <w:r w:rsidRPr="39A4890C">
        <w:rPr>
          <w:lang w:val="en-US"/>
        </w:rPr>
        <w:t xml:space="preserve">Survival </w:t>
      </w:r>
    </w:p>
    <w:p w14:paraId="0BECA14F" w14:textId="12D490C2"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w:t>
      </w:r>
      <w:r w:rsidR="6626517E" w:rsidRPr="04F59E2C">
        <w:rPr>
          <w:lang w:val="en-US"/>
        </w:rPr>
        <w:lastRenderedPageBreak/>
        <w:t>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treatment effect (preferably evaluated in a randomized controlled trial) was used to calculate the 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14:paraId="7FC2265C" w14:textId="77777777" w:rsidR="00CF728A" w:rsidRDefault="00CF728A" w:rsidP="39A4890C">
      <w:pPr>
        <w:rPr>
          <w:lang w:val="en-US"/>
        </w:rPr>
      </w:pPr>
    </w:p>
    <w:p w14:paraId="2ECEC6E2" w14:textId="0A3A2B3D" w:rsidR="438F5BE1" w:rsidRDefault="0989586B" w:rsidP="39A4890C">
      <w:pPr>
        <w:rPr>
          <w:lang w:val="en-US"/>
        </w:rPr>
      </w:pPr>
      <w:r w:rsidRPr="04F59E2C">
        <w:rPr>
          <w:lang w:val="en-US"/>
        </w:rPr>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14:paraId="2E33CB8A" w14:textId="3BFF3806"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14:paraId="25E3A1A8" w14:textId="71BE2BA1" w:rsidR="438F5BE1" w:rsidRDefault="4A65F273" w:rsidP="39A4890C">
      <w:pPr>
        <w:pStyle w:val="Kop3"/>
        <w:rPr>
          <w:lang w:val="en-US"/>
        </w:rPr>
      </w:pPr>
      <w:r w:rsidRPr="39A4890C">
        <w:rPr>
          <w:lang w:val="en-US"/>
        </w:rPr>
        <w:t>Quality of life</w:t>
      </w:r>
    </w:p>
    <w:p w14:paraId="4BD2DA6F" w14:textId="10F82351" w:rsidR="0BA7C532" w:rsidRDefault="0BA7C532" w:rsidP="04F59E2C">
      <w:pPr>
        <w:rPr>
          <w:lang w:val="en-US"/>
        </w:rPr>
      </w:pPr>
      <w:r w:rsidRPr="636709EE">
        <w:rPr>
          <w:lang w:val="en-US"/>
        </w:rPr>
        <w:t>The</w:t>
      </w:r>
      <w:r w:rsidR="49FCFF8F" w:rsidRPr="636709EE">
        <w:rPr>
          <w:lang w:val="en-US"/>
        </w:rPr>
        <w:t xml:space="preserve"> </w:t>
      </w:r>
      <w:commentRangeStart w:id="94"/>
      <w:r w:rsidR="49FCFF8F" w:rsidRPr="636709EE">
        <w:rPr>
          <w:lang w:val="en-US"/>
        </w:rPr>
        <w:t>quality of life</w:t>
      </w:r>
      <w:r w:rsidR="24FCE049" w:rsidRPr="636709EE">
        <w:rPr>
          <w:lang w:val="en-US"/>
        </w:rPr>
        <w:t xml:space="preserve"> (</w:t>
      </w:r>
      <w:proofErr w:type="spellStart"/>
      <w:r w:rsidR="24FCE049" w:rsidRPr="636709EE">
        <w:rPr>
          <w:lang w:val="en-US"/>
        </w:rPr>
        <w:t>QoL</w:t>
      </w:r>
      <w:proofErr w:type="spellEnd"/>
      <w:r w:rsidR="24FCE049" w:rsidRPr="636709EE">
        <w:rPr>
          <w:lang w:val="en-US"/>
        </w:rPr>
        <w:t>)</w:t>
      </w:r>
      <w:r w:rsidR="49FCFF8F" w:rsidRPr="636709EE">
        <w:rPr>
          <w:lang w:val="en-US"/>
        </w:rPr>
        <w:t xml:space="preserve"> </w:t>
      </w:r>
      <w:commentRangeEnd w:id="94"/>
      <w:r w:rsidR="00270429">
        <w:rPr>
          <w:rStyle w:val="Verwijzingopmerking"/>
        </w:rPr>
        <w:commentReference w:id="94"/>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disutility weights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Disability weights represent the magnitude of health loss associated with specific health outcomes</w:t>
      </w:r>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a state 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r w:rsidR="00C047C6">
        <w:rPr>
          <w:rFonts w:ascii="Calibri" w:eastAsia="Calibri" w:hAnsi="Calibri" w:cs="Calibri"/>
          <w:lang w:val="en-US"/>
        </w:rPr>
        <w:t xml:space="preserve">represents </w:t>
      </w:r>
      <w:r w:rsidR="7BFF59B9" w:rsidRPr="636709EE">
        <w:rPr>
          <w:rFonts w:ascii="Calibri" w:eastAsia="Calibri" w:hAnsi="Calibri" w:cs="Calibri"/>
          <w:lang w:val="en-US"/>
        </w:rPr>
        <w:t xml:space="preserve">death. </w:t>
      </w:r>
      <w:r w:rsidR="43E29A2E" w:rsidRPr="636709EE">
        <w:rPr>
          <w:rFonts w:ascii="Calibri" w:eastAsia="Calibri" w:hAnsi="Calibri" w:cs="Calibri"/>
          <w:lang w:val="en-US"/>
        </w:rPr>
        <w:t>These weights</w:t>
      </w:r>
      <w:r w:rsidR="6F6552DF" w:rsidRPr="636709EE">
        <w:rPr>
          <w:rFonts w:ascii="Calibri" w:eastAsia="Calibri" w:hAnsi="Calibri" w:cs="Calibri"/>
          <w:lang w:val="en-US"/>
        </w:rPr>
        <w:t xml:space="preserve"> can be used to calculate years lived with disability</w:t>
      </w:r>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The YLD summed with the years of life lost (YLLs)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surrogate measure </w:t>
      </w:r>
      <w:r w:rsidR="19C3BE31" w:rsidRPr="636709EE">
        <w:rPr>
          <w:rFonts w:ascii="Calibri" w:eastAsia="Calibri" w:hAnsi="Calibri" w:cs="Calibri"/>
          <w:lang w:val="en-US"/>
        </w:rPr>
        <w:t xml:space="preserve">where one DALY represents </w:t>
      </w:r>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This is 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 of the QALY</w:t>
      </w:r>
      <w:r w:rsidR="00C047C6">
        <w:rPr>
          <w:rFonts w:ascii="Calibri" w:eastAsia="Calibri" w:hAnsi="Calibri" w:cs="Calibri"/>
          <w:lang w:val="en-US"/>
        </w:rPr>
        <w:t>, which represents 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 xml:space="preserve">For our study, we used the composite of the disability weight as </w:t>
      </w:r>
      <w:proofErr w:type="spellStart"/>
      <w:r w:rsidR="653AAEA8" w:rsidRPr="636709EE">
        <w:rPr>
          <w:rFonts w:ascii="Calibri" w:eastAsia="Calibri" w:hAnsi="Calibri" w:cs="Calibri"/>
          <w:lang w:val="en-US"/>
        </w:rPr>
        <w:t>QoL</w:t>
      </w:r>
      <w:proofErr w:type="spellEnd"/>
      <w:r w:rsidR="653AAEA8" w:rsidRPr="636709EE">
        <w:rPr>
          <w:rFonts w:ascii="Calibri" w:eastAsia="Calibri" w:hAnsi="Calibri" w:cs="Calibri"/>
          <w:lang w:val="en-US"/>
        </w:rPr>
        <w:t xml:space="preserve">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14:paraId="16B690A3" w14:textId="13725B51"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95"/>
      <w:commentRangeStart w:id="96"/>
      <w:r w:rsidRPr="5911DDBD">
        <w:rPr>
          <w:lang w:val="en-US"/>
        </w:rPr>
        <w:t xml:space="preserve">IHME_GBD_2016_DISABILITY_WEIGHTS_Y2017M09D14 (downloaded from </w:t>
      </w:r>
      <w:hyperlink r:id="rId17">
        <w:r w:rsidRPr="5911DDBD">
          <w:rPr>
            <w:rStyle w:val="Hyperlink"/>
            <w:lang w:val="en-US"/>
          </w:rPr>
          <w:t>http://ghdx.healthdata.org/gbd-2016</w:t>
        </w:r>
      </w:hyperlink>
      <w:r w:rsidR="1071F4AC" w:rsidRPr="5911DDBD">
        <w:rPr>
          <w:lang w:val="en-US"/>
        </w:rPr>
        <w:t xml:space="preserve">). </w:t>
      </w:r>
      <w:commentRangeEnd w:id="95"/>
      <w:r w:rsidR="0065107A">
        <w:rPr>
          <w:rStyle w:val="Verwijzingopmerking"/>
        </w:rPr>
        <w:commentReference w:id="95"/>
      </w:r>
      <w:commentRangeEnd w:id="96"/>
      <w:r w:rsidR="00B6789B">
        <w:rPr>
          <w:rStyle w:val="Verwijzingopmerking"/>
        </w:rPr>
        <w:commentReference w:id="96"/>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r w:rsidR="65FACCE4" w:rsidRPr="5911DDBD">
        <w:rPr>
          <w:lang w:val="en-US"/>
        </w:rPr>
        <w:t xml:space="preserve">followed the </w:t>
      </w:r>
      <w:r w:rsidR="007D2DF4">
        <w:rPr>
          <w:lang w:val="en-US"/>
        </w:rPr>
        <w:t>method</w:t>
      </w:r>
      <w:r w:rsidR="65FACCE4" w:rsidRPr="5911DDBD">
        <w:rPr>
          <w:lang w:val="en-US"/>
        </w:rPr>
        <w:t xml:space="preserve"> of </w:t>
      </w:r>
      <w:r w:rsidR="22F22B01" w:rsidRPr="5911DDBD">
        <w:rPr>
          <w:lang w:val="en-US"/>
        </w:rPr>
        <w:t>a</w:t>
      </w:r>
      <w:r w:rsidR="0B7F6B8A" w:rsidRPr="5911DDBD">
        <w:rPr>
          <w:lang w:val="en-US"/>
        </w:rPr>
        <w:t xml:space="preserve"> calibrated visual </w:t>
      </w:r>
      <w:r w:rsidR="295B3CCB" w:rsidRPr="5911DDBD">
        <w:rPr>
          <w:lang w:val="en-US"/>
        </w:rPr>
        <w:t>analogue</w:t>
      </w:r>
      <w:r w:rsidR="0B7F6B8A" w:rsidRPr="5911DDBD">
        <w:rPr>
          <w:lang w:val="en-US"/>
        </w:rPr>
        <w:t xml:space="preserve"> scale</w:t>
      </w:r>
      <w:r w:rsidR="68A1D714" w:rsidRPr="5911DDBD">
        <w:rPr>
          <w:lang w:val="en-US"/>
        </w:rPr>
        <w:t xml:space="preserve"> (VAS)</w:t>
      </w:r>
      <w:r w:rsidR="0B7F6B8A" w:rsidRPr="5911DDBD">
        <w:rPr>
          <w:lang w:val="en-US"/>
        </w:rPr>
        <w:t xml:space="preserve"> </w:t>
      </w:r>
      <w:r w:rsidR="007D2DF4">
        <w:rPr>
          <w:lang w:val="en-US"/>
        </w:rPr>
        <w:t>as</w:t>
      </w:r>
      <w:r w:rsidR="0B7F6B8A" w:rsidRPr="5911DDBD">
        <w:rPr>
          <w:lang w:val="en-US"/>
        </w:rPr>
        <w:t xml:space="preserve"> </w:t>
      </w:r>
      <w:r w:rsidR="00100057">
        <w:rPr>
          <w:lang w:val="en-US"/>
        </w:rPr>
        <w:t xml:space="preserve">described by </w:t>
      </w:r>
      <w:proofErr w:type="spellStart"/>
      <w:r w:rsidR="00100057">
        <w:rPr>
          <w:lang w:val="en-US"/>
        </w:rPr>
        <w:t>Stouthard</w:t>
      </w:r>
      <w:proofErr w:type="spellEnd"/>
      <w:r w:rsidR="00100057">
        <w:rPr>
          <w:lang w:val="en-US"/>
        </w:rPr>
        <w:t xml:space="preserve">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r w:rsidR="007D2DF4">
        <w:rPr>
          <w:lang w:val="en-US"/>
        </w:rPr>
        <w:t xml:space="preserve">We made use of a calibrated VAS with WHO data and the missing </w:t>
      </w:r>
      <w:r w:rsidR="007D2DF4">
        <w:t xml:space="preserve">data on pre- and postoperative </w:t>
      </w:r>
      <w:proofErr w:type="spellStart"/>
      <w:r w:rsidR="007D2DF4">
        <w:t>QoL</w:t>
      </w:r>
      <w:proofErr w:type="spellEnd"/>
      <w:r w:rsidR="007D2DF4">
        <w:t xml:space="preserve"> was mapped on the WHO data by an expert panel.</w:t>
      </w:r>
      <w:r w:rsidR="007D2DF4">
        <w:rPr>
          <w:lang w:val="en-US"/>
        </w:rPr>
        <w:t xml:space="preserve"> </w:t>
      </w:r>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xml:space="preserve">, both </w:t>
      </w:r>
      <w:ins w:id="97" w:author="rob baatenburg de jong" w:date="2020-05-21T11:31:00Z">
        <w:r w:rsidR="006C5B68">
          <w:rPr>
            <w:lang w:val="en-US"/>
          </w:rPr>
          <w:t xml:space="preserve">surgeons </w:t>
        </w:r>
      </w:ins>
      <w:del w:id="98" w:author="rob baatenburg de jong" w:date="2020-05-21T11:31:00Z">
        <w:r w:rsidR="4557AA0F" w:rsidRPr="5911DDBD" w:rsidDel="006C5B68">
          <w:rPr>
            <w:lang w:val="en-US"/>
          </w:rPr>
          <w:delText xml:space="preserve">specialists </w:delText>
        </w:r>
      </w:del>
      <w:r w:rsidR="4557AA0F" w:rsidRPr="5911DDBD">
        <w:rPr>
          <w:lang w:val="en-US"/>
        </w:rPr>
        <w:t>(e.g. cardiothoracic surgeons</w:t>
      </w:r>
      <w:ins w:id="99" w:author="van Saase" w:date="2020-05-24T19:12:00Z">
        <w:r w:rsidR="003C0E97">
          <w:rPr>
            <w:lang w:val="en-US"/>
          </w:rPr>
          <w:t>, neurosurgeons</w:t>
        </w:r>
      </w:ins>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ins w:id="100" w:author="rob baatenburg de jong" w:date="2020-05-21T11:31:00Z">
        <w:r w:rsidR="006C5B68">
          <w:rPr>
            <w:lang w:val="en-US"/>
          </w:rPr>
          <w:t xml:space="preserve">doctors of internal medicine, </w:t>
        </w:r>
      </w:ins>
      <w:r w:rsidR="4557AA0F" w:rsidRPr="5911DDBD">
        <w:rPr>
          <w:lang w:val="en-US"/>
        </w:rPr>
        <w:t>geriatri</w:t>
      </w:r>
      <w:ins w:id="101" w:author="van Saase" w:date="2020-05-24T19:12:00Z">
        <w:r w:rsidR="003C0E97">
          <w:rPr>
            <w:lang w:val="en-US"/>
          </w:rPr>
          <w:t>cians</w:t>
        </w:r>
      </w:ins>
      <w:del w:id="102" w:author="van Saase" w:date="2020-05-24T19:12:00Z">
        <w:r w:rsidR="4557AA0F" w:rsidRPr="5911DDBD" w:rsidDel="003C0E97">
          <w:rPr>
            <w:lang w:val="en-US"/>
          </w:rPr>
          <w:delText>sts</w:delText>
        </w:r>
      </w:del>
      <w:r w:rsidR="007D2DF4">
        <w:rPr>
          <w:lang w:val="en-US"/>
        </w:rPr>
        <w:t xml:space="preserve"> and GPs</w:t>
      </w:r>
      <w:r w:rsidR="4557AA0F" w:rsidRPr="5911DDBD">
        <w:rPr>
          <w:lang w:val="en-US"/>
        </w:rPr>
        <w:t>)</w:t>
      </w:r>
      <w:r w:rsidR="7B0641AA" w:rsidRPr="5911DDBD">
        <w:rPr>
          <w:lang w:val="en-US"/>
        </w:rPr>
        <w:t xml:space="preserve">. Appendix D </w:t>
      </w:r>
      <w:r w:rsidR="007D2DF4">
        <w:rPr>
          <w:lang w:val="en-US"/>
        </w:rPr>
        <w:t>provided</w:t>
      </w:r>
      <w:r w:rsidR="653FE071" w:rsidRPr="5911DDBD">
        <w:rPr>
          <w:lang w:val="en-US"/>
        </w:rPr>
        <w:t xml:space="preserve"> the calibrated VAS used in the exercise as well as </w:t>
      </w:r>
      <w:commentRangeStart w:id="103"/>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103"/>
      <w:r w:rsidR="00063929">
        <w:rPr>
          <w:rStyle w:val="Verwijzingopmerking"/>
        </w:rPr>
        <w:commentReference w:id="103"/>
      </w:r>
      <w:r w:rsidR="7B0641AA" w:rsidRPr="5911DDBD">
        <w:rPr>
          <w:lang w:val="en-US"/>
        </w:rPr>
        <w:t xml:space="preserve">. </w:t>
      </w:r>
      <w:r w:rsidR="56835970" w:rsidRPr="5911DDBD">
        <w:rPr>
          <w:lang w:val="en-US"/>
        </w:rPr>
        <w:t>The mean and 95% confidence interval of the</w:t>
      </w:r>
      <w:r w:rsidR="00270429">
        <w:rPr>
          <w:lang w:val="en-US"/>
        </w:rPr>
        <w:t xml:space="preserve"> ma</w:t>
      </w:r>
      <w:ins w:id="104" w:author="rob baatenburg de jong" w:date="2020-05-21T11:31:00Z">
        <w:r w:rsidR="006C5B68">
          <w:rPr>
            <w:lang w:val="en-US"/>
          </w:rPr>
          <w:t>p</w:t>
        </w:r>
      </w:ins>
      <w:r w:rsidR="00270429">
        <w:rPr>
          <w:lang w:val="en-US"/>
        </w:rPr>
        <w:t>ped</w:t>
      </w:r>
      <w:r w:rsidR="56835970" w:rsidRPr="5911DDBD">
        <w:rPr>
          <w:lang w:val="en-US"/>
        </w:rPr>
        <w:t xml:space="preserve"> </w:t>
      </w:r>
      <w:proofErr w:type="spellStart"/>
      <w:r w:rsidR="007D2DF4">
        <w:rPr>
          <w:lang w:val="en-US"/>
        </w:rPr>
        <w:t>QoL</w:t>
      </w:r>
      <w:proofErr w:type="spellEnd"/>
      <w:r w:rsidR="007D2DF4">
        <w:rPr>
          <w:lang w:val="en-US"/>
        </w:rPr>
        <w:t xml:space="preserve"> scores w</w:t>
      </w:r>
      <w:ins w:id="105" w:author="van Saase" w:date="2020-05-24T19:13:00Z">
        <w:r w:rsidR="003C0E97">
          <w:rPr>
            <w:lang w:val="en-US"/>
          </w:rPr>
          <w:t>ere</w:t>
        </w:r>
      </w:ins>
      <w:del w:id="106" w:author="van Saase" w:date="2020-05-24T19:13:00Z">
        <w:r w:rsidR="007D2DF4" w:rsidDel="003C0E97">
          <w:rPr>
            <w:lang w:val="en-US"/>
          </w:rPr>
          <w:delText>as</w:delText>
        </w:r>
      </w:del>
      <w:r w:rsidR="56835970" w:rsidRPr="5911DDBD">
        <w:rPr>
          <w:lang w:val="en-US"/>
        </w:rPr>
        <w:t xml:space="preserve"> used in the model.</w:t>
      </w:r>
      <w:r w:rsidR="72DF894A" w:rsidRPr="5911DDBD">
        <w:rPr>
          <w:lang w:val="en-US"/>
        </w:rPr>
        <w:t xml:space="preserve"> </w:t>
      </w:r>
    </w:p>
    <w:p w14:paraId="4D072140" w14:textId="75133C69" w:rsidR="72DF894A" w:rsidRDefault="72DF894A" w:rsidP="5911DDBD">
      <w:pPr>
        <w:rPr>
          <w:lang w:val="en-US"/>
        </w:rPr>
      </w:pPr>
      <w:r w:rsidRPr="5911DDBD">
        <w:rPr>
          <w:lang w:val="en-US"/>
        </w:rPr>
        <w:t>We estimated eight health states</w:t>
      </w:r>
      <w:r w:rsidR="00100057">
        <w:rPr>
          <w:lang w:val="en-US"/>
        </w:rPr>
        <w:t xml:space="preserve"> (three procedures)</w:t>
      </w:r>
      <w:r w:rsidRPr="5911DDBD">
        <w:rPr>
          <w:lang w:val="en-US"/>
        </w:rPr>
        <w:t xml:space="preserve"> twice in two separate sessions. The results were compared using two-sided t-tests.</w:t>
      </w:r>
      <w:r w:rsidR="1BAABA34" w:rsidRPr="5911DDBD">
        <w:rPr>
          <w:lang w:val="en-US"/>
        </w:rPr>
        <w:t xml:space="preserve"> The estimate</w:t>
      </w:r>
      <w:r w:rsidR="00100057">
        <w:rPr>
          <w:lang w:val="en-US"/>
        </w:rPr>
        <w:t>s</w:t>
      </w:r>
      <w:r w:rsidR="1BAABA34" w:rsidRPr="5911DDBD">
        <w:rPr>
          <w:lang w:val="en-US"/>
        </w:rPr>
        <w:t xml:space="preserve"> of the first session </w:t>
      </w:r>
      <w:r w:rsidR="00100057">
        <w:rPr>
          <w:lang w:val="en-US"/>
        </w:rPr>
        <w:t>were</w:t>
      </w:r>
      <w:r w:rsidR="1BAABA34" w:rsidRPr="5911DDBD">
        <w:rPr>
          <w:lang w:val="en-US"/>
        </w:rPr>
        <w:t xml:space="preserve"> used.</w:t>
      </w:r>
    </w:p>
    <w:p w14:paraId="6F4E0A1F" w14:textId="600A6724" w:rsidR="5E83DCF0" w:rsidRDefault="5E83DCF0" w:rsidP="04F59E2C">
      <w:pPr>
        <w:rPr>
          <w:rFonts w:ascii="Arial" w:eastAsia="Arial" w:hAnsi="Arial" w:cs="Arial"/>
          <w:color w:val="FF0000"/>
          <w:sz w:val="19"/>
          <w:szCs w:val="19"/>
          <w:lang w:val="en-US"/>
        </w:rPr>
      </w:pPr>
      <w:commentRangeStart w:id="107"/>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w:t>
      </w:r>
      <w:commentRangeEnd w:id="107"/>
      <w:r w:rsidR="006C5B68">
        <w:rPr>
          <w:rStyle w:val="Verwijzingopmerking"/>
        </w:rPr>
        <w:commentReference w:id="107"/>
      </w:r>
      <w:proofErr w:type="gramStart"/>
      <w:r w:rsidR="533C0DBA" w:rsidRPr="04F59E2C">
        <w:rPr>
          <w:rFonts w:ascii="Arial" w:eastAsia="Arial" w:hAnsi="Arial" w:cs="Arial"/>
          <w:color w:val="FF0000"/>
          <w:sz w:val="19"/>
          <w:szCs w:val="19"/>
          <w:lang w:val="en-US"/>
        </w:rPr>
        <w:t>And data handling of the results?</w:t>
      </w:r>
      <w:proofErr w:type="gramEnd"/>
      <w:r w:rsidR="533C0DBA" w:rsidRPr="04F59E2C">
        <w:rPr>
          <w:rFonts w:ascii="Arial" w:eastAsia="Arial" w:hAnsi="Arial" w:cs="Arial"/>
          <w:color w:val="FF0000"/>
          <w:sz w:val="19"/>
          <w:szCs w:val="19"/>
          <w:lang w:val="en-US"/>
        </w:rPr>
        <w:t xml:space="preserve"> </w:t>
      </w:r>
    </w:p>
    <w:p w14:paraId="3D058850" w14:textId="6B4D4DF4" w:rsidR="0E032422" w:rsidRDefault="0E032422" w:rsidP="04F59E2C">
      <w:pPr>
        <w:rPr>
          <w:rFonts w:ascii="Arial" w:eastAsia="Arial" w:hAnsi="Arial" w:cs="Arial"/>
          <w:sz w:val="19"/>
          <w:szCs w:val="19"/>
          <w:highlight w:val="yellow"/>
          <w:lang w:val="en-US"/>
        </w:rPr>
      </w:pPr>
      <w:proofErr w:type="gramStart"/>
      <w:r w:rsidRPr="04F59E2C">
        <w:rPr>
          <w:rFonts w:ascii="Arial" w:eastAsia="Arial" w:hAnsi="Arial" w:cs="Arial"/>
          <w:sz w:val="19"/>
          <w:szCs w:val="19"/>
          <w:highlight w:val="yellow"/>
          <w:lang w:val="en-US"/>
        </w:rPr>
        <w:lastRenderedPageBreak/>
        <w:t>@Jan v B?</w:t>
      </w:r>
      <w:proofErr w:type="gramEnd"/>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14:paraId="638EF59B" w14:textId="052A4330" w:rsidR="363711B5" w:rsidRDefault="363711B5" w:rsidP="04F59E2C">
      <w:pPr>
        <w:rPr>
          <w:lang w:val="en-US"/>
        </w:rPr>
      </w:pPr>
      <w:r w:rsidRPr="04F59E2C">
        <w:rPr>
          <w:lang w:val="en-US"/>
        </w:rPr>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proofErr w:type="spellStart"/>
      <w:r w:rsidR="5122E78B" w:rsidRPr="04F59E2C">
        <w:rPr>
          <w:lang w:val="en-US"/>
        </w:rPr>
        <w:t>QoL</w:t>
      </w:r>
      <w:proofErr w:type="spellEnd"/>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14:paraId="2DACA0A9" w14:textId="2D0D5DD5" w:rsidR="7F807001" w:rsidRDefault="7F807001" w:rsidP="39A4890C">
      <w:pPr>
        <w:pStyle w:val="Kop3"/>
        <w:rPr>
          <w:lang w:val="en-US"/>
        </w:rPr>
      </w:pPr>
      <w:r w:rsidRPr="04F59E2C">
        <w:rPr>
          <w:lang w:val="en-US"/>
        </w:rPr>
        <w:t>A</w:t>
      </w:r>
      <w:r w:rsidR="438F5BE1" w:rsidRPr="04F59E2C">
        <w:rPr>
          <w:lang w:val="en-US"/>
        </w:rPr>
        <w:t>nalysis</w:t>
      </w:r>
    </w:p>
    <w:p w14:paraId="1B1CCF99" w14:textId="1724F3CD"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proofErr w:type="spellStart"/>
      <w:r w:rsidR="343D67DD" w:rsidRPr="636709EE">
        <w:rPr>
          <w:lang w:val="en-US"/>
        </w:rPr>
        <w:t>QoL</w:t>
      </w:r>
      <w:proofErr w:type="spellEnd"/>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14:paraId="516CEBF8" w14:textId="77777777"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14:paraId="49F2B852" w14:textId="0A82A7D2"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14:paraId="2FD80C2A" w14:textId="5D4572B6" w:rsidR="6C6FBC03" w:rsidRDefault="6C6FBC03" w:rsidP="39A4890C">
      <w:pPr>
        <w:pStyle w:val="Kop3"/>
        <w:rPr>
          <w:lang w:val="en-US"/>
        </w:rPr>
      </w:pPr>
      <w:r w:rsidRPr="39A4890C">
        <w:rPr>
          <w:lang w:val="en-US"/>
        </w:rPr>
        <w:t>Assumptions</w:t>
      </w:r>
    </w:p>
    <w:p w14:paraId="5FB30131" w14:textId="2BEEFA82"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14:paraId="61185D19" w14:textId="252E9CEC" w:rsidR="7A5A4521" w:rsidRDefault="7A5A4521" w:rsidP="256137A7">
      <w:pPr>
        <w:pStyle w:val="Lijstalinea"/>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62B8C183" w:rsidR="7A5A4521" w:rsidRDefault="5B07AD0F" w:rsidP="04F59E2C">
      <w:pPr>
        <w:pStyle w:val="Lijstalinea"/>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w:t>
      </w:r>
      <w:proofErr w:type="spellStart"/>
      <w:r w:rsidR="7A75BA86" w:rsidRPr="04F59E2C">
        <w:rPr>
          <w:lang w:val="en-US"/>
        </w:rPr>
        <w:t>QoL</w:t>
      </w:r>
      <w:proofErr w:type="spellEnd"/>
      <w:ins w:id="108" w:author="rob baatenburg de jong" w:date="2020-05-21T11:34:00Z">
        <w:r w:rsidR="006C5B68">
          <w:rPr>
            <w:lang w:val="en-US"/>
          </w:rPr>
          <w:t xml:space="preserve"> temporarily</w:t>
        </w:r>
      </w:ins>
      <w:r w:rsidR="7A75BA86" w:rsidRPr="04F59E2C">
        <w:rPr>
          <w:lang w:val="en-US"/>
        </w:rPr>
        <w:t xml:space="preserve">. </w:t>
      </w:r>
    </w:p>
    <w:p w14:paraId="394151F9" w14:textId="0119193B" w:rsidR="7A5A4521" w:rsidRDefault="69024569" w:rsidP="04F59E2C">
      <w:pPr>
        <w:pStyle w:val="Lijstalinea"/>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jstalinea"/>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14:paraId="7B577325" w14:textId="77777777" w:rsidR="438F5BE1" w:rsidRDefault="438F5BE1" w:rsidP="39A4890C">
      <w:pPr>
        <w:pStyle w:val="Kop2"/>
        <w:rPr>
          <w:lang w:val="en-US"/>
        </w:rPr>
      </w:pPr>
      <w:r w:rsidRPr="39A4890C">
        <w:rPr>
          <w:lang w:val="en-US"/>
        </w:rPr>
        <w:t>Results</w:t>
      </w:r>
    </w:p>
    <w:p w14:paraId="46292CAD" w14:textId="3C89A2B7"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ins w:id="109" w:author="van Saase" w:date="2020-05-24T19:16:00Z">
        <w:r w:rsidR="003C0E97">
          <w:rPr>
            <w:lang w:val="en-US"/>
          </w:rPr>
          <w:t xml:space="preserve"> (liver and living donor kidney</w:t>
        </w:r>
      </w:ins>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14:paraId="74F0FDD3" w14:textId="139E9750" w:rsidR="2FD08920" w:rsidRDefault="2FD08920" w:rsidP="39A4890C">
      <w:pPr>
        <w:spacing w:before="40" w:after="0"/>
        <w:rPr>
          <w:lang w:val="en-US"/>
        </w:rPr>
      </w:pPr>
    </w:p>
    <w:p w14:paraId="1468E243" w14:textId="765C637B"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proofErr w:type="gramStart"/>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proofErr w:type="gramEnd"/>
      <w:r w:rsidR="1509B580" w:rsidRPr="5911DDBD">
        <w:rPr>
          <w:lang w:val="en-US"/>
        </w:rPr>
        <w:t>.</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w:t>
      </w:r>
      <w:r w:rsidR="509F9ABE" w:rsidRPr="5911DDBD">
        <w:rPr>
          <w:lang w:val="en-US"/>
        </w:rPr>
        <w:lastRenderedPageBreak/>
        <w:t>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w:t>
      </w:r>
      <w:proofErr w:type="spellStart"/>
      <w:r w:rsidR="004B240F">
        <w:rPr>
          <w:lang w:val="en-US"/>
        </w:rPr>
        <w:t>QoL</w:t>
      </w:r>
      <w:proofErr w:type="spellEnd"/>
      <w:r w:rsidR="004B240F">
        <w:rPr>
          <w:lang w:val="en-US"/>
        </w:rPr>
        <w:t>”</w:t>
      </w:r>
      <w:r w:rsidR="0768857D" w:rsidRPr="5911DDBD">
        <w:rPr>
          <w:lang w:val="en-US"/>
        </w:rPr>
        <w:t xml:space="preserve"> was assumed was the </w:t>
      </w:r>
      <w:proofErr w:type="spellStart"/>
      <w:r w:rsidR="53CA5DF3" w:rsidRPr="5911DDBD">
        <w:rPr>
          <w:lang w:val="en-US"/>
        </w:rPr>
        <w:t>endarterectomy</w:t>
      </w:r>
      <w:proofErr w:type="spellEnd"/>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14:paraId="4CDC8569" w14:textId="49CC54CF" w:rsidR="0A1EFA4D" w:rsidRDefault="0A1EFA4D" w:rsidP="39A4890C">
      <w:pPr>
        <w:rPr>
          <w:lang w:val="en-US"/>
        </w:rPr>
      </w:pPr>
      <w:r w:rsidRPr="04F59E2C">
        <w:rPr>
          <w:lang w:val="en-US"/>
        </w:rPr>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14:paraId="6B28A3D8" w14:textId="5D512B2B" w:rsidR="7D823098" w:rsidRDefault="7D823098" w:rsidP="636709EE">
      <w:pPr>
        <w:rPr>
          <w:lang w:val="en-US"/>
        </w:rPr>
      </w:pPr>
      <w:r w:rsidRPr="636709EE">
        <w:rPr>
          <w:lang w:val="en-US"/>
        </w:rPr>
        <w:t>The maximum benefit expected from the evaluated procedures ranged from 0.</w:t>
      </w:r>
      <w:r w:rsidR="4BF56EBF" w:rsidRPr="636709EE">
        <w:rPr>
          <w:lang w:val="en-US"/>
        </w:rPr>
        <w:t xml:space="preserve">54 QALYs (95% CI: 0.48 - 0.61) for resection of high-grade </w:t>
      </w:r>
      <w:proofErr w:type="spellStart"/>
      <w:r w:rsidR="4BF56EBF" w:rsidRPr="636709EE">
        <w:rPr>
          <w:lang w:val="en-US"/>
        </w:rPr>
        <w:t>glioma</w:t>
      </w:r>
      <w:proofErr w:type="spellEnd"/>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based on QALYs gained by surgery was </w:t>
      </w:r>
      <w:commentRangeStart w:id="110"/>
      <w:r w:rsidR="1C0BE235" w:rsidRPr="636709EE">
        <w:rPr>
          <w:lang w:val="en-US"/>
        </w:rPr>
        <w:t>similar t</w:t>
      </w:r>
      <w:commentRangeEnd w:id="110"/>
      <w:r w:rsidR="006C5B68">
        <w:rPr>
          <w:rStyle w:val="Verwijzingopmerking"/>
        </w:rPr>
        <w:commentReference w:id="110"/>
      </w:r>
      <w:r w:rsidR="1C0BE235" w:rsidRPr="636709EE">
        <w:rPr>
          <w:lang w:val="en-US"/>
        </w:rPr>
        <w:t xml:space="preserve">o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r w:rsidR="5DE9E4A8" w:rsidRPr="636709EE">
        <w:rPr>
          <w:lang w:val="en-US"/>
        </w:rPr>
        <w:t xml:space="preserve">the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14:paraId="47E809C4" w14:textId="4D88BC11"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commentRangeStart w:id="111"/>
      <w:r w:rsidR="005574D3">
        <w:rPr>
          <w:lang w:val="en-US"/>
        </w:rPr>
        <w:t>P</w:t>
      </w:r>
      <w:r w:rsidR="1CDC6079" w:rsidRPr="5911DDBD">
        <w:rPr>
          <w:lang w:val="en-US"/>
        </w:rPr>
        <w:t xml:space="preserve">rocedures that were </w:t>
      </w:r>
      <w:commentRangeEnd w:id="111"/>
      <w:r w:rsidR="005574D3">
        <w:rPr>
          <w:rStyle w:val="Verwijzingopmerking"/>
        </w:rPr>
        <w:commentReference w:id="111"/>
      </w:r>
      <w:r w:rsidR="1CDC6079" w:rsidRPr="5911DDBD">
        <w:rPr>
          <w:lang w:val="en-US"/>
        </w:rPr>
        <w:t xml:space="preserve">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w:t>
      </w:r>
      <w:proofErr w:type="spellStart"/>
      <w:r w:rsidR="5E902CBB" w:rsidRPr="5911DDBD">
        <w:rPr>
          <w:lang w:val="en-US"/>
        </w:rPr>
        <w:t>cholangiocarcinoma</w:t>
      </w:r>
      <w:proofErr w:type="spellEnd"/>
      <w:r w:rsidR="5E902CBB" w:rsidRPr="5911DDBD">
        <w:rPr>
          <w:lang w:val="en-US"/>
        </w:rPr>
        <w:t xml:space="preserve">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14:paraId="65E051A8" w14:textId="6E8393B9" w:rsidR="438F5BE1" w:rsidRDefault="552BA658" w:rsidP="39A4890C">
      <w:pPr>
        <w:rPr>
          <w:lang w:val="en-US"/>
        </w:rPr>
      </w:pPr>
      <w:r w:rsidRPr="5911DDBD">
        <w:rPr>
          <w:lang w:val="en-US"/>
        </w:rPr>
        <w:t xml:space="preserve">Procedures that are ranked high in terms of urgency </w:t>
      </w:r>
      <w:r w:rsidR="66D82891" w:rsidRPr="5911DDBD">
        <w:rPr>
          <w:lang w:val="en-US"/>
        </w:rPr>
        <w:t>and</w:t>
      </w:r>
      <w:r w:rsidRPr="5911DDBD">
        <w:rPr>
          <w:lang w:val="en-US"/>
        </w:rPr>
        <w:t xml:space="preserve"> </w:t>
      </w:r>
      <w:r w:rsidR="00FD0B84">
        <w:rPr>
          <w:lang w:val="en-US"/>
        </w:rPr>
        <w:t xml:space="preserve">had relative short surgery time and length of stay </w:t>
      </w:r>
      <w:r w:rsidR="157AC179" w:rsidRPr="5911DDBD">
        <w:rPr>
          <w:lang w:val="en-US"/>
        </w:rPr>
        <w:t>include repair</w:t>
      </w:r>
      <w:r w:rsidR="724D5FA9" w:rsidRPr="5911DDBD">
        <w:rPr>
          <w:lang w:val="en-US"/>
        </w:rPr>
        <w:t xml:space="preserve"> </w:t>
      </w:r>
      <w:r w:rsidR="597F1EA0" w:rsidRPr="5911DDBD">
        <w:rPr>
          <w:lang w:val="en-US"/>
        </w:rPr>
        <w:t xml:space="preserve">of atrial septum defects </w:t>
      </w:r>
      <w:r w:rsidR="724D5FA9" w:rsidRPr="5911DDBD">
        <w:rPr>
          <w:lang w:val="en-US"/>
        </w:rPr>
        <w:t xml:space="preserve">(surgery time: 74 min [IQR: </w:t>
      </w:r>
      <w:r w:rsidR="317A0D24" w:rsidRPr="5911DDBD">
        <w:rPr>
          <w:lang w:val="en-US"/>
        </w:rPr>
        <w:t>56-131]; length of non-ICU stay: 1.3 days [IQR: 0.6-1.95])</w:t>
      </w:r>
      <w:r w:rsidR="157AC179" w:rsidRPr="5911DDBD">
        <w:rPr>
          <w:lang w:val="en-US"/>
        </w:rPr>
        <w:t xml:space="preserve">, </w:t>
      </w:r>
      <w:r w:rsidR="433B3468" w:rsidRPr="5911DDBD">
        <w:rPr>
          <w:lang w:val="en-US"/>
        </w:rPr>
        <w:t>p</w:t>
      </w:r>
      <w:r w:rsidR="157AC179" w:rsidRPr="5911DDBD">
        <w:rPr>
          <w:lang w:val="en-US"/>
        </w:rPr>
        <w:t>acemaker implantation</w:t>
      </w:r>
      <w:r w:rsidR="433B3468" w:rsidRPr="5911DDBD">
        <w:rPr>
          <w:lang w:val="en-US"/>
        </w:rPr>
        <w:t>s (surgery time: 115 min [82-154]; length of non-ICU stay: 1.4</w:t>
      </w:r>
      <w:r w:rsidR="68F32649" w:rsidRPr="5911DDBD">
        <w:rPr>
          <w:lang w:val="en-US"/>
        </w:rPr>
        <w:t xml:space="preserve"> days </w:t>
      </w:r>
      <w:r w:rsidR="433B3468" w:rsidRPr="5911DDBD">
        <w:rPr>
          <w:lang w:val="en-US"/>
        </w:rPr>
        <w:t>[1.1-2.1])</w:t>
      </w:r>
      <w:r w:rsidR="157AC179" w:rsidRPr="5911DDBD">
        <w:rPr>
          <w:lang w:val="en-US"/>
        </w:rPr>
        <w:t xml:space="preserve">, and </w:t>
      </w:r>
      <w:ins w:id="112" w:author="van Saase" w:date="2020-05-24T19:22:00Z">
        <w:r w:rsidR="006021B6">
          <w:rPr>
            <w:lang w:val="en-US"/>
          </w:rPr>
          <w:t xml:space="preserve">[open???] </w:t>
        </w:r>
      </w:ins>
      <w:r w:rsidR="157AC179" w:rsidRPr="5911DDBD">
        <w:rPr>
          <w:lang w:val="en-US"/>
        </w:rPr>
        <w:t xml:space="preserve">surgical repair of </w:t>
      </w:r>
      <w:r w:rsidR="303C560B" w:rsidRPr="5911DDBD">
        <w:rPr>
          <w:lang w:val="en-US"/>
        </w:rPr>
        <w:t>an abdominal aneurysm of the aorta (surgery time: 246</w:t>
      </w:r>
      <w:r w:rsidR="61F89DA4" w:rsidRPr="5911DDBD">
        <w:rPr>
          <w:lang w:val="en-US"/>
        </w:rPr>
        <w:t xml:space="preserve"> </w:t>
      </w:r>
      <w:r w:rsidR="303C560B" w:rsidRPr="5911DDBD">
        <w:rPr>
          <w:lang w:val="en-US"/>
        </w:rPr>
        <w:t xml:space="preserve">min [166 - 305]; length of non-ICU stay: </w:t>
      </w:r>
      <w:r w:rsidR="0B4DBF5E" w:rsidRPr="5911DDBD">
        <w:rPr>
          <w:lang w:val="en-US"/>
        </w:rPr>
        <w:t>3.8 days [2.2 - 7.1]</w:t>
      </w:r>
      <w:r w:rsidR="303C560B" w:rsidRPr="5911DDBD">
        <w:rPr>
          <w:lang w:val="en-US"/>
        </w:rPr>
        <w:t>)</w:t>
      </w:r>
      <w:r w:rsidR="35465805" w:rsidRPr="5911DDBD">
        <w:rPr>
          <w:lang w:val="en-US"/>
        </w:rPr>
        <w:t xml:space="preserve"> (</w:t>
      </w:r>
      <w:r w:rsidR="005D65F7">
        <w:rPr>
          <w:lang w:val="en-US"/>
        </w:rPr>
        <w:t>F</w:t>
      </w:r>
      <w:r w:rsidR="35465805" w:rsidRPr="5911DDBD">
        <w:rPr>
          <w:lang w:val="en-US"/>
        </w:rPr>
        <w:t>igure 5)</w:t>
      </w:r>
      <w:r w:rsidR="157AC179" w:rsidRPr="5911DDBD">
        <w:rPr>
          <w:lang w:val="en-US"/>
        </w:rPr>
        <w:t xml:space="preserve">. Kidney transplant </w:t>
      </w:r>
      <w:r w:rsidR="344BA262" w:rsidRPr="5911DDBD">
        <w:rPr>
          <w:lang w:val="en-US"/>
        </w:rPr>
        <w:t>is a</w:t>
      </w:r>
      <w:del w:id="113" w:author="van Saase" w:date="2020-05-24T19:22:00Z">
        <w:r w:rsidR="4B2F7F6B" w:rsidRPr="5911DDBD" w:rsidDel="006021B6">
          <w:rPr>
            <w:lang w:val="en-US"/>
          </w:rPr>
          <w:delText>n urgent</w:delText>
        </w:r>
      </w:del>
      <w:r w:rsidR="344BA262" w:rsidRPr="5911DDBD">
        <w:rPr>
          <w:lang w:val="en-US"/>
        </w:rPr>
        <w:t xml:space="preserve"> procedure</w:t>
      </w:r>
      <w:r w:rsidR="1F564093" w:rsidRPr="5911DDBD">
        <w:rPr>
          <w:lang w:val="en-US"/>
        </w:rPr>
        <w:t xml:space="preserve"> </w:t>
      </w:r>
      <w:del w:id="114" w:author="van Saase" w:date="2020-05-24T19:22:00Z">
        <w:r w:rsidR="344BA262" w:rsidRPr="5911DDBD" w:rsidDel="006021B6">
          <w:rPr>
            <w:lang w:val="en-US"/>
          </w:rPr>
          <w:delText>bu</w:delText>
        </w:r>
      </w:del>
      <w:ins w:id="115" w:author="van Saase" w:date="2020-05-24T19:22:00Z">
        <w:r w:rsidR="006021B6">
          <w:rPr>
            <w:lang w:val="en-US"/>
          </w:rPr>
          <w:t>that</w:t>
        </w:r>
      </w:ins>
      <w:del w:id="116" w:author="van Saase" w:date="2020-05-24T19:22:00Z">
        <w:r w:rsidR="344BA262" w:rsidRPr="5911DDBD" w:rsidDel="006021B6">
          <w:rPr>
            <w:lang w:val="en-US"/>
          </w:rPr>
          <w:delText>t</w:delText>
        </w:r>
      </w:del>
      <w:r w:rsidR="344BA262" w:rsidRPr="5911DDBD">
        <w:rPr>
          <w:lang w:val="en-US"/>
        </w:rPr>
        <w:t xml:space="preserve"> requires </w:t>
      </w:r>
      <w:r w:rsidR="3D04DBF0" w:rsidRPr="5911DDBD">
        <w:rPr>
          <w:lang w:val="en-US"/>
        </w:rPr>
        <w:t xml:space="preserve">substantial amounts of </w:t>
      </w:r>
      <w:r w:rsidR="344BA262" w:rsidRPr="5911DDBD">
        <w:rPr>
          <w:lang w:val="en-US"/>
        </w:rPr>
        <w:t xml:space="preserve">capacity </w:t>
      </w:r>
      <w:r w:rsidR="129D7A2F" w:rsidRPr="5911DDBD">
        <w:rPr>
          <w:lang w:val="en-US"/>
        </w:rPr>
        <w:t>(surgery time: 291 min [244 - 341]; length of non-ICU stay: 11 days [7.5 - 12.3])</w:t>
      </w:r>
      <w:r w:rsidR="344BA262" w:rsidRPr="5911DDBD">
        <w:rPr>
          <w:lang w:val="en-US"/>
        </w:rPr>
        <w:t xml:space="preserve">. Liver transplant </w:t>
      </w:r>
      <w:r w:rsidR="5554C243" w:rsidRPr="5911DDBD">
        <w:rPr>
          <w:lang w:val="en-US"/>
        </w:rPr>
        <w:t xml:space="preserve">is similarly urgent </w:t>
      </w:r>
      <w:del w:id="117" w:author="van Saase" w:date="2020-05-24T19:23:00Z">
        <w:r w:rsidR="5554C243" w:rsidRPr="5911DDBD" w:rsidDel="006021B6">
          <w:rPr>
            <w:lang w:val="en-US"/>
          </w:rPr>
          <w:delText xml:space="preserve">but </w:delText>
        </w:r>
      </w:del>
      <w:ins w:id="118" w:author="van Saase" w:date="2020-05-24T19:23:00Z">
        <w:r w:rsidR="006021B6">
          <w:rPr>
            <w:lang w:val="en-US"/>
          </w:rPr>
          <w:t>and also</w:t>
        </w:r>
        <w:r w:rsidR="006021B6" w:rsidRPr="5911DDBD">
          <w:rPr>
            <w:lang w:val="en-US"/>
          </w:rPr>
          <w:t xml:space="preserve"> </w:t>
        </w:r>
      </w:ins>
      <w:r w:rsidR="344BA262" w:rsidRPr="5911DDBD">
        <w:rPr>
          <w:lang w:val="en-US"/>
        </w:rPr>
        <w:t xml:space="preserve">requires a lot of capacity </w:t>
      </w:r>
      <w:r w:rsidR="25EB433A" w:rsidRPr="5911DDBD">
        <w:rPr>
          <w:lang w:val="en-US"/>
        </w:rPr>
        <w:t xml:space="preserve">(surgery time: </w:t>
      </w:r>
      <w:r w:rsidR="0FDD859E" w:rsidRPr="5911DDBD">
        <w:rPr>
          <w:lang w:val="en-US"/>
        </w:rPr>
        <w:t xml:space="preserve">875 </w:t>
      </w:r>
      <w:r w:rsidR="13916B41" w:rsidRPr="5911DDBD">
        <w:rPr>
          <w:lang w:val="en-US"/>
        </w:rPr>
        <w:t>min [</w:t>
      </w:r>
      <w:r w:rsidR="0FDD859E" w:rsidRPr="5911DDBD">
        <w:rPr>
          <w:lang w:val="en-US"/>
        </w:rPr>
        <w:t>797 - 957</w:t>
      </w:r>
      <w:r w:rsidR="25EB433A" w:rsidRPr="5911DDBD">
        <w:rPr>
          <w:lang w:val="en-US"/>
        </w:rPr>
        <w:t xml:space="preserve">]; length of non-ICU stay: </w:t>
      </w:r>
      <w:r w:rsidR="105A4F0A" w:rsidRPr="5911DDBD">
        <w:rPr>
          <w:lang w:val="en-US"/>
        </w:rPr>
        <w:t xml:space="preserve">9.5 </w:t>
      </w:r>
      <w:r w:rsidR="70EF4D30" w:rsidRPr="5911DDBD">
        <w:rPr>
          <w:lang w:val="en-US"/>
        </w:rPr>
        <w:t>days [</w:t>
      </w:r>
      <w:r w:rsidR="105A4F0A" w:rsidRPr="5911DDBD">
        <w:rPr>
          <w:lang w:val="en-US"/>
        </w:rPr>
        <w:t>2 - 18.7</w:t>
      </w:r>
      <w:r w:rsidR="25EB433A" w:rsidRPr="5911DDBD">
        <w:rPr>
          <w:lang w:val="en-US"/>
        </w:rPr>
        <w:t>])</w:t>
      </w:r>
      <w:r w:rsidR="5751B6AD" w:rsidRPr="5911DDBD">
        <w:rPr>
          <w:lang w:val="en-US"/>
        </w:rPr>
        <w:t xml:space="preserve"> </w:t>
      </w:r>
      <w:r w:rsidR="24A3BFBB" w:rsidRPr="5911DDBD">
        <w:rPr>
          <w:lang w:val="en-US"/>
        </w:rPr>
        <w:t>(</w:t>
      </w:r>
      <w:r w:rsidR="6C9F17BA" w:rsidRPr="5911DDBD">
        <w:rPr>
          <w:lang w:val="en-US"/>
        </w:rPr>
        <w:t xml:space="preserve">table 2 </w:t>
      </w:r>
      <w:r w:rsidR="24A3BFBB" w:rsidRPr="5911DDBD">
        <w:rPr>
          <w:lang w:val="en-US"/>
        </w:rPr>
        <w:t>Appendix B).</w:t>
      </w:r>
      <w:ins w:id="119" w:author="van Saase" w:date="2020-05-24T19:23:00Z">
        <w:r w:rsidR="006021B6">
          <w:rPr>
            <w:lang w:val="en-US"/>
          </w:rPr>
          <w:t xml:space="preserve"> Re-operations (e.g. due to complications) </w:t>
        </w:r>
      </w:ins>
      <w:ins w:id="120" w:author="van Saase" w:date="2020-05-24T19:24:00Z">
        <w:r w:rsidR="006021B6">
          <w:rPr>
            <w:lang w:val="en-US"/>
          </w:rPr>
          <w:t xml:space="preserve">are part of the average surgery time per </w:t>
        </w:r>
      </w:ins>
      <w:ins w:id="121" w:author="van Saase" w:date="2020-05-24T19:25:00Z">
        <w:r w:rsidR="006021B6">
          <w:rPr>
            <w:lang w:val="en-US"/>
          </w:rPr>
          <w:t>diagnosis</w:t>
        </w:r>
      </w:ins>
      <w:ins w:id="122" w:author="van Saase" w:date="2020-05-24T19:24:00Z">
        <w:r w:rsidR="006021B6">
          <w:rPr>
            <w:lang w:val="en-US"/>
          </w:rPr>
          <w:t xml:space="preserve">. </w:t>
        </w:r>
      </w:ins>
      <w:ins w:id="123" w:author="van Saase" w:date="2020-05-24T19:23:00Z">
        <w:r w:rsidR="006021B6">
          <w:rPr>
            <w:lang w:val="en-US"/>
          </w:rPr>
          <w:t xml:space="preserve"> </w:t>
        </w:r>
      </w:ins>
    </w:p>
    <w:p w14:paraId="0CC90D9C" w14:textId="78002D8C" w:rsidR="39FC0BEE" w:rsidRDefault="39FC0BEE" w:rsidP="39A4890C">
      <w:pPr>
        <w:pStyle w:val="Kop2"/>
        <w:rPr>
          <w:lang w:val="en-US"/>
        </w:rPr>
      </w:pPr>
      <w:r w:rsidRPr="39A4890C">
        <w:rPr>
          <w:lang w:val="en-US"/>
        </w:rPr>
        <w:t xml:space="preserve">Discussion </w:t>
      </w:r>
    </w:p>
    <w:p w14:paraId="6E4C708D" w14:textId="589594D7"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commentRangeStart w:id="124"/>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commentRangeEnd w:id="124"/>
      <w:r w:rsidR="006C5B68">
        <w:rPr>
          <w:rStyle w:val="Verwijzingopmerking"/>
        </w:rPr>
        <w:commentReference w:id="124"/>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w:t>
      </w:r>
      <w:proofErr w:type="spellStart"/>
      <w:r w:rsidR="391B16D9" w:rsidRPr="636709EE">
        <w:rPr>
          <w:rFonts w:ascii="Calibri" w:eastAsia="Calibri" w:hAnsi="Calibri" w:cs="Calibri"/>
          <w:lang w:val="en-US"/>
        </w:rPr>
        <w:t>cSTM</w:t>
      </w:r>
      <w:proofErr w:type="spellEnd"/>
      <w:r w:rsidR="391B16D9" w:rsidRPr="636709EE">
        <w:rPr>
          <w:rFonts w:ascii="Calibri" w:eastAsia="Calibri" w:hAnsi="Calibri" w:cs="Calibri"/>
          <w:lang w:val="en-US"/>
        </w:rPr>
        <w:t xml:space="preserve">.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xml:space="preserve">, and the resection of </w:t>
      </w:r>
      <w:proofErr w:type="spellStart"/>
      <w:r w:rsidR="002208A9" w:rsidRPr="5911DDBD">
        <w:rPr>
          <w:lang w:val="en-US"/>
        </w:rPr>
        <w:t>cholangiocarcinoma</w:t>
      </w:r>
      <w:proofErr w:type="spellEnd"/>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 xml:space="preserve">placing of a shunt for dialysis, resection of thyroid cancer, and the resection of mild </w:t>
      </w:r>
      <w:r w:rsidR="002208A9" w:rsidRPr="5911DDBD">
        <w:rPr>
          <w:lang w:val="en-US"/>
        </w:rPr>
        <w:lastRenderedPageBreak/>
        <w:t>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14:paraId="0C704B3B" w14:textId="22D8C9FE" w:rsidR="11521D49" w:rsidRDefault="61411921" w:rsidP="636709EE">
      <w:pPr>
        <w:rPr>
          <w:rFonts w:ascii="Calibri" w:eastAsia="Calibri" w:hAnsi="Calibri" w:cs="Calibri"/>
          <w:lang w:val="en-US"/>
        </w:rPr>
      </w:pPr>
      <w:r w:rsidRPr="636709EE">
        <w:rPr>
          <w:rFonts w:ascii="Calibri" w:eastAsia="Calibri" w:hAnsi="Calibri" w:cs="Calibri"/>
          <w:lang w:val="en-US"/>
        </w:rPr>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commentRangeStart w:id="125"/>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9F13BC">
        <w:rPr>
          <w:rFonts w:ascii="Calibri" w:eastAsia="Calibri" w:hAnsi="Calibri" w:cs="Calibri"/>
          <w:lang w:val="en-US"/>
        </w:rPr>
        <w:t xml:space="preserve">. </w:t>
      </w:r>
      <w:commentRangeEnd w:id="125"/>
      <w:r w:rsidR="006C5B68">
        <w:rPr>
          <w:rStyle w:val="Verwijzingopmerking"/>
        </w:rPr>
        <w:commentReference w:id="125"/>
      </w:r>
      <w:r w:rsidR="009F13BC">
        <w:rPr>
          <w:rFonts w:ascii="Calibri" w:eastAsia="Calibri" w:hAnsi="Calibri" w:cs="Calibri"/>
          <w:lang w:val="en-US"/>
        </w:rPr>
        <w:t xml:space="preserve">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different for 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14:paraId="3F17461E" w14:textId="42544C07" w:rsidR="11521D49" w:rsidRPr="00CA1D47" w:rsidRDefault="67F2E9A1" w:rsidP="636709EE">
      <w:pPr>
        <w:rPr>
          <w:ins w:id="126" w:author="rob baatenburg de jong" w:date="2020-05-21T11:43:00Z"/>
          <w:rFonts w:ascii="Calibri" w:eastAsia="Calibri" w:hAnsi="Calibri" w:cs="Calibri"/>
          <w:lang w:val="nl-NL"/>
          <w:rPrChange w:id="127" w:author="G. Geleijnse" w:date="2020-05-22T08:32:00Z">
            <w:rPr>
              <w:ins w:id="128" w:author="rob baatenburg de jong" w:date="2020-05-21T11:43:00Z"/>
              <w:rFonts w:ascii="Calibri" w:eastAsia="Calibri" w:hAnsi="Calibri" w:cs="Calibri"/>
              <w:lang w:val="en-US"/>
            </w:rPr>
          </w:rPrChange>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CA1D47">
        <w:rPr>
          <w:rFonts w:ascii="Calibri" w:eastAsia="Calibri" w:hAnsi="Calibri" w:cs="Calibri"/>
          <w:noProof/>
          <w:vertAlign w:val="superscript"/>
          <w:lang w:val="nl-NL"/>
          <w:rPrChange w:id="129" w:author="G. Geleijnse" w:date="2020-05-22T08:32:00Z">
            <w:rPr>
              <w:rFonts w:ascii="Calibri" w:eastAsia="Calibri" w:hAnsi="Calibri" w:cs="Calibri"/>
              <w:noProof/>
              <w:vertAlign w:val="superscript"/>
              <w:lang w:val="en-US"/>
            </w:rPr>
          </w:rPrChange>
        </w:rPr>
        <w:t>81</w:t>
      </w:r>
      <w:r w:rsidR="00A00A32">
        <w:rPr>
          <w:rFonts w:ascii="Calibri" w:eastAsia="Calibri" w:hAnsi="Calibri" w:cs="Calibri"/>
          <w:lang w:val="en-US"/>
        </w:rPr>
        <w:fldChar w:fldCharType="end"/>
      </w:r>
      <w:r w:rsidR="58EAD521" w:rsidRPr="00CA1D47">
        <w:rPr>
          <w:rFonts w:ascii="Calibri" w:eastAsia="Calibri" w:hAnsi="Calibri" w:cs="Calibri"/>
          <w:lang w:val="nl-NL"/>
          <w:rPrChange w:id="130" w:author="G. Geleijnse" w:date="2020-05-22T08:32:00Z">
            <w:rPr>
              <w:rFonts w:ascii="Calibri" w:eastAsia="Calibri" w:hAnsi="Calibri" w:cs="Calibri"/>
              <w:lang w:val="en-US"/>
            </w:rPr>
          </w:rPrChange>
        </w:rPr>
        <w:t xml:space="preserve"> More </w:t>
      </w:r>
      <w:proofErr w:type="spellStart"/>
      <w:r w:rsidR="58EAD521" w:rsidRPr="00CA1D47">
        <w:rPr>
          <w:rFonts w:ascii="Calibri" w:eastAsia="Calibri" w:hAnsi="Calibri" w:cs="Calibri"/>
          <w:lang w:val="nl-NL"/>
          <w:rPrChange w:id="131" w:author="G. Geleijnse" w:date="2020-05-22T08:32:00Z">
            <w:rPr>
              <w:rFonts w:ascii="Calibri" w:eastAsia="Calibri" w:hAnsi="Calibri" w:cs="Calibri"/>
              <w:lang w:val="en-US"/>
            </w:rPr>
          </w:rPrChange>
        </w:rPr>
        <w:t>implementation</w:t>
      </w:r>
      <w:proofErr w:type="spellEnd"/>
      <w:r w:rsidR="58EAD521" w:rsidRPr="00CA1D47">
        <w:rPr>
          <w:rFonts w:ascii="Calibri" w:eastAsia="Calibri" w:hAnsi="Calibri" w:cs="Calibri"/>
          <w:lang w:val="nl-NL"/>
          <w:rPrChange w:id="132"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33" w:author="G. Geleijnse" w:date="2020-05-22T08:32:00Z">
            <w:rPr>
              <w:rFonts w:ascii="Calibri" w:eastAsia="Calibri" w:hAnsi="Calibri" w:cs="Calibri"/>
              <w:lang w:val="en-US"/>
            </w:rPr>
          </w:rPrChange>
        </w:rPr>
        <w:t>strategies</w:t>
      </w:r>
      <w:proofErr w:type="spellEnd"/>
      <w:r w:rsidR="58EAD521" w:rsidRPr="00CA1D47">
        <w:rPr>
          <w:rFonts w:ascii="Calibri" w:eastAsia="Calibri" w:hAnsi="Calibri" w:cs="Calibri"/>
          <w:lang w:val="nl-NL"/>
          <w:rPrChange w:id="134"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35" w:author="G. Geleijnse" w:date="2020-05-22T08:32:00Z">
            <w:rPr>
              <w:rFonts w:ascii="Calibri" w:eastAsia="Calibri" w:hAnsi="Calibri" w:cs="Calibri"/>
              <w:lang w:val="en-US"/>
            </w:rPr>
          </w:rPrChange>
        </w:rPr>
        <w:t>should</w:t>
      </w:r>
      <w:proofErr w:type="spellEnd"/>
      <w:r w:rsidR="58EAD521" w:rsidRPr="00CA1D47">
        <w:rPr>
          <w:rFonts w:ascii="Calibri" w:eastAsia="Calibri" w:hAnsi="Calibri" w:cs="Calibri"/>
          <w:lang w:val="nl-NL"/>
          <w:rPrChange w:id="136"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37" w:author="G. Geleijnse" w:date="2020-05-22T08:32:00Z">
            <w:rPr>
              <w:rFonts w:ascii="Calibri" w:eastAsia="Calibri" w:hAnsi="Calibri" w:cs="Calibri"/>
              <w:lang w:val="en-US"/>
            </w:rPr>
          </w:rPrChange>
        </w:rPr>
        <w:t>be</w:t>
      </w:r>
      <w:proofErr w:type="spellEnd"/>
      <w:r w:rsidR="58EAD521" w:rsidRPr="00CA1D47">
        <w:rPr>
          <w:rFonts w:ascii="Calibri" w:eastAsia="Calibri" w:hAnsi="Calibri" w:cs="Calibri"/>
          <w:lang w:val="nl-NL"/>
          <w:rPrChange w:id="138"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39" w:author="G. Geleijnse" w:date="2020-05-22T08:32:00Z">
            <w:rPr>
              <w:rFonts w:ascii="Calibri" w:eastAsia="Calibri" w:hAnsi="Calibri" w:cs="Calibri"/>
              <w:lang w:val="en-US"/>
            </w:rPr>
          </w:rPrChange>
        </w:rPr>
        <w:t>explored</w:t>
      </w:r>
      <w:proofErr w:type="spellEnd"/>
      <w:r w:rsidR="58EAD521" w:rsidRPr="00CA1D47">
        <w:rPr>
          <w:rFonts w:ascii="Calibri" w:eastAsia="Calibri" w:hAnsi="Calibri" w:cs="Calibri"/>
          <w:lang w:val="nl-NL"/>
          <w:rPrChange w:id="140"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41" w:author="G. Geleijnse" w:date="2020-05-22T08:32:00Z">
            <w:rPr>
              <w:rFonts w:ascii="Calibri" w:eastAsia="Calibri" w:hAnsi="Calibri" w:cs="Calibri"/>
              <w:lang w:val="en-US"/>
            </w:rPr>
          </w:rPrChange>
        </w:rPr>
        <w:t>and</w:t>
      </w:r>
      <w:proofErr w:type="spellEnd"/>
      <w:r w:rsidR="58EAD521" w:rsidRPr="00CA1D47">
        <w:rPr>
          <w:rFonts w:ascii="Calibri" w:eastAsia="Calibri" w:hAnsi="Calibri" w:cs="Calibri"/>
          <w:lang w:val="nl-NL"/>
          <w:rPrChange w:id="142" w:author="G. Geleijnse" w:date="2020-05-22T08:32:00Z">
            <w:rPr>
              <w:rFonts w:ascii="Calibri" w:eastAsia="Calibri" w:hAnsi="Calibri" w:cs="Calibri"/>
              <w:lang w:val="en-US"/>
            </w:rPr>
          </w:rPrChange>
        </w:rPr>
        <w:t xml:space="preserve"> </w:t>
      </w:r>
      <w:proofErr w:type="spellStart"/>
      <w:r w:rsidR="2B85ED4F" w:rsidRPr="00CA1D47">
        <w:rPr>
          <w:rFonts w:ascii="Calibri" w:eastAsia="Calibri" w:hAnsi="Calibri" w:cs="Calibri"/>
          <w:lang w:val="nl-NL"/>
          <w:rPrChange w:id="143" w:author="G. Geleijnse" w:date="2020-05-22T08:32:00Z">
            <w:rPr>
              <w:rFonts w:ascii="Calibri" w:eastAsia="Calibri" w:hAnsi="Calibri" w:cs="Calibri"/>
              <w:lang w:val="en-US"/>
            </w:rPr>
          </w:rPrChange>
        </w:rPr>
        <w:t>ethically</w:t>
      </w:r>
      <w:proofErr w:type="spellEnd"/>
      <w:r w:rsidR="2B85ED4F" w:rsidRPr="00CA1D47">
        <w:rPr>
          <w:rFonts w:ascii="Calibri" w:eastAsia="Calibri" w:hAnsi="Calibri" w:cs="Calibri"/>
          <w:lang w:val="nl-NL"/>
          <w:rPrChange w:id="144"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45" w:author="G. Geleijnse" w:date="2020-05-22T08:32:00Z">
            <w:rPr>
              <w:rFonts w:ascii="Calibri" w:eastAsia="Calibri" w:hAnsi="Calibri" w:cs="Calibri"/>
              <w:lang w:val="en-US"/>
            </w:rPr>
          </w:rPrChange>
        </w:rPr>
        <w:t>evaluated</w:t>
      </w:r>
      <w:proofErr w:type="spellEnd"/>
      <w:r w:rsidR="58EAD521" w:rsidRPr="00CA1D47">
        <w:rPr>
          <w:rFonts w:ascii="Calibri" w:eastAsia="Calibri" w:hAnsi="Calibri" w:cs="Calibri"/>
          <w:lang w:val="nl-NL"/>
          <w:rPrChange w:id="146" w:author="G. Geleijnse" w:date="2020-05-22T08:32:00Z">
            <w:rPr>
              <w:rFonts w:ascii="Calibri" w:eastAsia="Calibri" w:hAnsi="Calibri" w:cs="Calibri"/>
              <w:lang w:val="en-US"/>
            </w:rPr>
          </w:rPrChange>
        </w:rPr>
        <w:t>.</w:t>
      </w:r>
    </w:p>
    <w:p w14:paraId="36F588C0" w14:textId="5B7171D5" w:rsidR="00572679" w:rsidRPr="00572679" w:rsidRDefault="00572679" w:rsidP="636709EE">
      <w:pPr>
        <w:rPr>
          <w:rFonts w:ascii="Calibri" w:eastAsia="Calibri" w:hAnsi="Calibri" w:cs="Calibri"/>
          <w:lang w:val="nl-NL"/>
          <w:rPrChange w:id="147" w:author="rob baatenburg de jong" w:date="2020-05-21T11:43:00Z">
            <w:rPr>
              <w:rFonts w:ascii="Calibri" w:eastAsia="Calibri" w:hAnsi="Calibri" w:cs="Calibri"/>
              <w:lang w:val="en-US"/>
            </w:rPr>
          </w:rPrChange>
        </w:rPr>
      </w:pPr>
      <w:ins w:id="148" w:author="rob baatenburg de jong" w:date="2020-05-21T11:43:00Z">
        <w:r w:rsidRPr="00572679">
          <w:rPr>
            <w:rFonts w:ascii="Calibri" w:eastAsia="Calibri" w:hAnsi="Calibri" w:cs="Calibri"/>
            <w:lang w:val="nl-NL"/>
            <w:rPrChange w:id="149" w:author="rob baatenburg de jong" w:date="2020-05-21T11:43:00Z">
              <w:rPr>
                <w:rFonts w:ascii="Calibri" w:eastAsia="Calibri" w:hAnsi="Calibri" w:cs="Calibri"/>
                <w:lang w:val="en-US"/>
              </w:rPr>
            </w:rPrChange>
          </w:rPr>
          <w:t>Hier moeten we ook n</w:t>
        </w:r>
        <w:r>
          <w:rPr>
            <w:rFonts w:ascii="Calibri" w:eastAsia="Calibri" w:hAnsi="Calibri" w:cs="Calibri"/>
            <w:lang w:val="nl-NL"/>
          </w:rPr>
          <w:t xml:space="preserve">og iets zeggen over het feit dat we naar “gemiddelde” </w:t>
        </w:r>
        <w:proofErr w:type="spellStart"/>
        <w:r>
          <w:rPr>
            <w:rFonts w:ascii="Calibri" w:eastAsia="Calibri" w:hAnsi="Calibri" w:cs="Calibri"/>
            <w:lang w:val="nl-NL"/>
          </w:rPr>
          <w:t>patienten</w:t>
        </w:r>
        <w:proofErr w:type="spellEnd"/>
        <w:r>
          <w:rPr>
            <w:rFonts w:ascii="Calibri" w:eastAsia="Calibri" w:hAnsi="Calibri" w:cs="Calibri"/>
            <w:lang w:val="nl-NL"/>
          </w:rPr>
          <w:t xml:space="preserve"> kijken. Dat heeft het voordeel dat </w:t>
        </w:r>
      </w:ins>
      <w:ins w:id="150" w:author="rob baatenburg de jong" w:date="2020-05-21T11:44:00Z">
        <w:r>
          <w:rPr>
            <w:rFonts w:ascii="Calibri" w:eastAsia="Calibri" w:hAnsi="Calibri" w:cs="Calibri"/>
            <w:lang w:val="nl-NL"/>
          </w:rPr>
          <w:t xml:space="preserve">er altijd nog een geïndividualiseerd besluit door arts en dokter genomen kan worden. </w:t>
        </w:r>
      </w:ins>
      <w:ins w:id="151" w:author="rob baatenburg de jong" w:date="2020-05-21T11:45:00Z">
        <w:r>
          <w:rPr>
            <w:rFonts w:ascii="Calibri" w:eastAsia="Calibri" w:hAnsi="Calibri" w:cs="Calibri"/>
            <w:lang w:val="nl-NL"/>
          </w:rPr>
          <w:t>In dat</w:t>
        </w:r>
      </w:ins>
      <w:ins w:id="152" w:author="rob baatenburg de jong" w:date="2020-05-21T11:44:00Z">
        <w:r>
          <w:rPr>
            <w:rFonts w:ascii="Calibri" w:eastAsia="Calibri" w:hAnsi="Calibri" w:cs="Calibri"/>
            <w:lang w:val="nl-NL"/>
          </w:rPr>
          <w:t xml:space="preserve"> besluit k</w:t>
        </w:r>
      </w:ins>
      <w:ins w:id="153" w:author="rob baatenburg de jong" w:date="2020-05-21T11:45:00Z">
        <w:r>
          <w:rPr>
            <w:rFonts w:ascii="Calibri" w:eastAsia="Calibri" w:hAnsi="Calibri" w:cs="Calibri"/>
            <w:lang w:val="nl-NL"/>
          </w:rPr>
          <w:t xml:space="preserve">unnen overwegingen betreffende </w:t>
        </w:r>
        <w:proofErr w:type="spellStart"/>
        <w:r>
          <w:rPr>
            <w:rFonts w:ascii="Calibri" w:eastAsia="Calibri" w:hAnsi="Calibri" w:cs="Calibri"/>
            <w:lang w:val="nl-NL"/>
          </w:rPr>
          <w:t>comorbiditeit</w:t>
        </w:r>
        <w:proofErr w:type="spellEnd"/>
        <w:r>
          <w:rPr>
            <w:rFonts w:ascii="Calibri" w:eastAsia="Calibri" w:hAnsi="Calibri" w:cs="Calibri"/>
            <w:lang w:val="nl-NL"/>
          </w:rPr>
          <w:t>, stadium</w:t>
        </w:r>
      </w:ins>
      <w:ins w:id="154" w:author="rob baatenburg de jong" w:date="2020-05-21T11:44:00Z">
        <w:r>
          <w:rPr>
            <w:rFonts w:ascii="Calibri" w:eastAsia="Calibri" w:hAnsi="Calibri" w:cs="Calibri"/>
            <w:lang w:val="nl-NL"/>
          </w:rPr>
          <w:t xml:space="preserve"> </w:t>
        </w:r>
      </w:ins>
      <w:ins w:id="155" w:author="rob baatenburg de jong" w:date="2020-05-21T11:45:00Z">
        <w:r>
          <w:rPr>
            <w:rFonts w:ascii="Calibri" w:eastAsia="Calibri" w:hAnsi="Calibri" w:cs="Calibri"/>
            <w:lang w:val="nl-NL"/>
          </w:rPr>
          <w:t>en histologisch subtype worden meegenomen.</w:t>
        </w:r>
      </w:ins>
      <w:ins w:id="156" w:author="van Saase" w:date="2020-05-24T19:28:00Z">
        <w:r w:rsidR="00725C5A">
          <w:rPr>
            <w:rFonts w:ascii="Calibri" w:eastAsia="Calibri" w:hAnsi="Calibri" w:cs="Calibri"/>
            <w:lang w:val="nl-NL"/>
          </w:rPr>
          <w:t xml:space="preserve"> Ook van belang of er alternatieven zijn. Zo vertelde Frank </w:t>
        </w:r>
        <w:proofErr w:type="spellStart"/>
        <w:r w:rsidR="00725C5A">
          <w:rPr>
            <w:rFonts w:ascii="Calibri" w:eastAsia="Calibri" w:hAnsi="Calibri" w:cs="Calibri"/>
            <w:lang w:val="nl-NL"/>
          </w:rPr>
          <w:t>Leebeek</w:t>
        </w:r>
        <w:proofErr w:type="spellEnd"/>
        <w:r w:rsidR="00725C5A">
          <w:rPr>
            <w:rFonts w:ascii="Calibri" w:eastAsia="Calibri" w:hAnsi="Calibri" w:cs="Calibri"/>
            <w:lang w:val="nl-NL"/>
          </w:rPr>
          <w:t xml:space="preserve"> dat ze al enige tijd geen beenmergtransplantaties meer doen door COVID en dit opvangen door verlenging van chemokuren. Zo zijn er ook wel onc</w:t>
        </w:r>
      </w:ins>
      <w:ins w:id="157" w:author="van Saase" w:date="2020-05-24T19:30:00Z">
        <w:r w:rsidR="00266A86">
          <w:rPr>
            <w:rFonts w:ascii="Calibri" w:eastAsia="Calibri" w:hAnsi="Calibri" w:cs="Calibri"/>
            <w:lang w:val="nl-NL"/>
          </w:rPr>
          <w:t>o</w:t>
        </w:r>
      </w:ins>
      <w:ins w:id="158" w:author="van Saase" w:date="2020-05-24T19:28:00Z">
        <w:r w:rsidR="00725C5A">
          <w:rPr>
            <w:rFonts w:ascii="Calibri" w:eastAsia="Calibri" w:hAnsi="Calibri" w:cs="Calibri"/>
            <w:lang w:val="nl-NL"/>
          </w:rPr>
          <w:t>logische procedures waar alternatieven voor zijn zoals hormonale behandeling van een mammacarcinoom op latere leeftijd</w:t>
        </w:r>
      </w:ins>
      <w:ins w:id="159" w:author="van Saase" w:date="2020-05-24T19:30:00Z">
        <w:r w:rsidR="00266A86">
          <w:rPr>
            <w:rFonts w:ascii="Calibri" w:eastAsia="Calibri" w:hAnsi="Calibri" w:cs="Calibri"/>
            <w:lang w:val="nl-NL"/>
          </w:rPr>
          <w:t xml:space="preserve"> en medicamenteuze behandeling bij </w:t>
        </w:r>
        <w:proofErr w:type="spellStart"/>
        <w:r w:rsidR="00266A86">
          <w:rPr>
            <w:rFonts w:ascii="Calibri" w:eastAsia="Calibri" w:hAnsi="Calibri" w:cs="Calibri"/>
            <w:lang w:val="nl-NL"/>
          </w:rPr>
          <w:t>angineize</w:t>
        </w:r>
        <w:proofErr w:type="spellEnd"/>
        <w:r w:rsidR="00266A86">
          <w:rPr>
            <w:rFonts w:ascii="Calibri" w:eastAsia="Calibri" w:hAnsi="Calibri" w:cs="Calibri"/>
            <w:lang w:val="nl-NL"/>
          </w:rPr>
          <w:t xml:space="preserve"> klachten waardoor CBG </w:t>
        </w:r>
      </w:ins>
      <w:ins w:id="160" w:author="van Saase" w:date="2020-05-24T19:31:00Z">
        <w:r w:rsidR="00266A86">
          <w:rPr>
            <w:rFonts w:ascii="Calibri" w:eastAsia="Calibri" w:hAnsi="Calibri" w:cs="Calibri"/>
            <w:lang w:val="nl-NL"/>
          </w:rPr>
          <w:t xml:space="preserve">zonder schade </w:t>
        </w:r>
      </w:ins>
      <w:ins w:id="161" w:author="van Saase" w:date="2020-05-24T19:30:00Z">
        <w:r w:rsidR="00266A86">
          <w:rPr>
            <w:rFonts w:ascii="Calibri" w:eastAsia="Calibri" w:hAnsi="Calibri" w:cs="Calibri"/>
            <w:lang w:val="nl-NL"/>
          </w:rPr>
          <w:t>kan worden uit</w:t>
        </w:r>
      </w:ins>
      <w:ins w:id="162" w:author="van Saase" w:date="2020-05-24T19:31:00Z">
        <w:r w:rsidR="00266A86">
          <w:rPr>
            <w:rFonts w:ascii="Calibri" w:eastAsia="Calibri" w:hAnsi="Calibri" w:cs="Calibri"/>
            <w:lang w:val="nl-NL"/>
          </w:rPr>
          <w:t>/af</w:t>
        </w:r>
      </w:ins>
      <w:ins w:id="163" w:author="van Saase" w:date="2020-05-24T19:30:00Z">
        <w:r w:rsidR="00266A86">
          <w:rPr>
            <w:rFonts w:ascii="Calibri" w:eastAsia="Calibri" w:hAnsi="Calibri" w:cs="Calibri"/>
            <w:lang w:val="nl-NL"/>
          </w:rPr>
          <w:t>gesteld</w:t>
        </w:r>
      </w:ins>
      <w:ins w:id="164" w:author="van Saase" w:date="2020-05-24T19:28:00Z">
        <w:r w:rsidR="00725C5A">
          <w:rPr>
            <w:rFonts w:ascii="Calibri" w:eastAsia="Calibri" w:hAnsi="Calibri" w:cs="Calibri"/>
            <w:lang w:val="nl-NL"/>
          </w:rPr>
          <w:t xml:space="preserve">. </w:t>
        </w:r>
      </w:ins>
    </w:p>
    <w:p w14:paraId="6D6DDC31" w14:textId="2A28D0B9" w:rsidR="602F10CA" w:rsidRDefault="0E6C43DB" w:rsidP="636709EE">
      <w:pPr>
        <w:rPr>
          <w:lang w:val="en-US"/>
        </w:rPr>
      </w:pPr>
      <w:r w:rsidRPr="636709EE">
        <w:rPr>
          <w:lang w:val="en-US"/>
        </w:rPr>
        <w:t xml:space="preserve">A concern about our approach </w:t>
      </w:r>
      <w:r w:rsidR="00FE2640">
        <w:rPr>
          <w:lang w:val="en-US"/>
        </w:rPr>
        <w:t>could</w:t>
      </w:r>
      <w:r w:rsidR="2CE150D6" w:rsidRPr="636709EE">
        <w:rPr>
          <w:lang w:val="en-US"/>
        </w:rPr>
        <w:t xml:space="preserve"> </w:t>
      </w:r>
      <w:r w:rsidRPr="636709EE">
        <w:rPr>
          <w:lang w:val="en-US"/>
        </w:rPr>
        <w:t xml:space="preserve">be that our approach systematically </w:t>
      </w:r>
      <w:r w:rsidR="7EC23CB4" w:rsidRPr="636709EE">
        <w:rPr>
          <w:lang w:val="en-US"/>
        </w:rPr>
        <w:t>discriminate</w:t>
      </w:r>
      <w:r w:rsidR="6DAB0E75" w:rsidRPr="636709EE">
        <w:rPr>
          <w:lang w:val="en-US"/>
        </w:rPr>
        <w:t>s</w:t>
      </w:r>
      <w:r w:rsidR="48CD4D8A" w:rsidRPr="636709EE">
        <w:rPr>
          <w:lang w:val="en-US"/>
        </w:rPr>
        <w:t xml:space="preserve"> a specific group of patients. </w:t>
      </w:r>
      <w:ins w:id="165" w:author="van Saase" w:date="2020-05-24T19:32:00Z">
        <w:r w:rsidR="00266A86">
          <w:rPr>
            <w:lang w:val="en-US"/>
          </w:rPr>
          <w:t>However, o</w:t>
        </w:r>
      </w:ins>
      <w:del w:id="166" w:author="van Saase" w:date="2020-05-24T19:32:00Z">
        <w:r w:rsidR="63E1FB20" w:rsidRPr="636709EE" w:rsidDel="00266A86">
          <w:rPr>
            <w:lang w:val="en-US"/>
          </w:rPr>
          <w:delText>O</w:delText>
        </w:r>
      </w:del>
      <w:proofErr w:type="gramStart"/>
      <w:r w:rsidR="48CD4D8A" w:rsidRPr="636709EE">
        <w:rPr>
          <w:lang w:val="en-US"/>
        </w:rPr>
        <w:t>ur</w:t>
      </w:r>
      <w:proofErr w:type="gramEnd"/>
      <w:r w:rsidR="48CD4D8A" w:rsidRPr="636709EE">
        <w:rPr>
          <w:lang w:val="en-US"/>
        </w:rPr>
        <w:t xml:space="preserve"> strategy </w:t>
      </w:r>
      <w:r w:rsidR="63E1FB20" w:rsidRPr="636709EE">
        <w:rPr>
          <w:lang w:val="en-US"/>
        </w:rPr>
        <w:t>overcomes this concern by</w:t>
      </w:r>
      <w:r w:rsidR="48CD4D8A" w:rsidRPr="636709EE">
        <w:rPr>
          <w:lang w:val="en-US"/>
        </w:rPr>
        <w:t xml:space="preserve"> </w:t>
      </w:r>
      <w:r w:rsidR="79261758" w:rsidRPr="636709EE">
        <w:rPr>
          <w:lang w:val="en-US"/>
        </w:rPr>
        <w:t xml:space="preserve">only </w:t>
      </w:r>
      <w:r w:rsidR="3A1FC578" w:rsidRPr="636709EE">
        <w:rPr>
          <w:lang w:val="en-US"/>
        </w:rPr>
        <w:t xml:space="preserve">comparing </w:t>
      </w:r>
      <w:r w:rsidR="48CD4D8A" w:rsidRPr="636709EE">
        <w:rPr>
          <w:lang w:val="en-US"/>
        </w:rPr>
        <w:t>average patient</w:t>
      </w:r>
      <w:r w:rsidR="7A95FD11" w:rsidRPr="636709EE">
        <w:rPr>
          <w:lang w:val="en-US"/>
        </w:rPr>
        <w:t>s</w:t>
      </w:r>
      <w:r w:rsidR="48CD4D8A" w:rsidRPr="636709EE">
        <w:rPr>
          <w:lang w:val="en-US"/>
        </w:rPr>
        <w:t>.</w:t>
      </w:r>
      <w:r w:rsidR="102ADD2D" w:rsidRPr="636709EE">
        <w:rPr>
          <w:lang w:val="en-US"/>
        </w:rPr>
        <w:t xml:space="preserve"> </w:t>
      </w:r>
      <w:r w:rsidR="5D91A60C" w:rsidRPr="636709EE">
        <w:rPr>
          <w:lang w:val="en-US"/>
        </w:rPr>
        <w:t xml:space="preserve">Therefore, </w:t>
      </w:r>
      <w:r w:rsidR="29387619" w:rsidRPr="636709EE">
        <w:rPr>
          <w:lang w:val="en-US"/>
        </w:rPr>
        <w:t>this 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w:t>
      </w:r>
      <w:proofErr w:type="spellStart"/>
      <w:r w:rsidR="5368A29C" w:rsidRPr="636709EE">
        <w:rPr>
          <w:lang w:val="en-US"/>
        </w:rPr>
        <w:t>glioma</w:t>
      </w:r>
      <w:proofErr w:type="spellEnd"/>
      <w:r w:rsidR="5368A29C" w:rsidRPr="636709EE">
        <w:rPr>
          <w:lang w:val="en-US"/>
        </w:rPr>
        <w:t xml:space="preserve">,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sidR="00141C7D">
        <w:rPr>
          <w:lang w:val="en-US"/>
        </w:rPr>
        <w:t xml:space="preserve"> </w:t>
      </w:r>
      <w:r w:rsidR="4DC9117E" w:rsidRPr="636709EE">
        <w:rPr>
          <w:lang w:val="en-US"/>
        </w:rPr>
        <w:t xml:space="preserve"> </w:t>
      </w:r>
    </w:p>
    <w:p w14:paraId="21FB52B2" w14:textId="14181234" w:rsidR="602F10CA" w:rsidRDefault="602F10CA" w:rsidP="636709EE">
      <w:pPr>
        <w:rPr>
          <w:lang w:val="en-US"/>
        </w:rPr>
      </w:pPr>
      <w:r w:rsidRPr="636709EE">
        <w:rPr>
          <w:lang w:val="en-US"/>
        </w:rPr>
        <w:t xml:space="preserve">Since all </w:t>
      </w:r>
      <w:r w:rsidR="24882BF2" w:rsidRPr="636709EE">
        <w:rPr>
          <w:lang w:val="en-US"/>
        </w:rPr>
        <w:t xml:space="preserve">models are, by definition, a simplification of reality, our model </w:t>
      </w:r>
      <w:r w:rsidR="00C24ED4" w:rsidRPr="636709EE">
        <w:rPr>
          <w:lang w:val="en-US"/>
        </w:rPr>
        <w:t>h</w:t>
      </w:r>
      <w:r w:rsidR="24882BF2" w:rsidRPr="636709EE">
        <w:rPr>
          <w:lang w:val="en-US"/>
        </w:rPr>
        <w:t xml:space="preserve">as several limitations. </w:t>
      </w:r>
      <w:r w:rsidR="541C7232" w:rsidRPr="636709EE">
        <w:rPr>
          <w:lang w:val="en-US"/>
        </w:rPr>
        <w:t>First, w</w:t>
      </w:r>
      <w:r w:rsidR="24882BF2" w:rsidRPr="636709EE">
        <w:rPr>
          <w:lang w:val="en-US"/>
        </w:rPr>
        <w:t>e assume that all surgeries are successful.</w:t>
      </w:r>
      <w:r w:rsidR="64D15496" w:rsidRPr="636709EE">
        <w:rPr>
          <w:lang w:val="en-US"/>
        </w:rPr>
        <w:t xml:space="preserve"> We do not simulate adverse events, like major bleedings or dea</w:t>
      </w:r>
      <w:ins w:id="167" w:author="rob baatenburg de jong" w:date="2020-05-21T11:42:00Z">
        <w:r w:rsidR="00572679">
          <w:rPr>
            <w:lang w:val="en-US"/>
          </w:rPr>
          <w:t>th</w:t>
        </w:r>
      </w:ins>
      <w:del w:id="168" w:author="rob baatenburg de jong" w:date="2020-05-21T11:42:00Z">
        <w:r w:rsidR="64D15496" w:rsidRPr="636709EE" w:rsidDel="00572679">
          <w:rPr>
            <w:lang w:val="en-US"/>
          </w:rPr>
          <w:delText>d</w:delText>
        </w:r>
      </w:del>
      <w:r w:rsidR="64D15496" w:rsidRPr="636709EE">
        <w:rPr>
          <w:lang w:val="en-US"/>
        </w:rPr>
        <w:t xml:space="preserve"> due to surgery</w:t>
      </w:r>
      <w:ins w:id="169" w:author="van Saase" w:date="2020-05-24T19:33:00Z">
        <w:r w:rsidR="00266A86">
          <w:rPr>
            <w:lang w:val="en-US"/>
          </w:rPr>
          <w:t xml:space="preserve"> (although we included extra surgery time </w:t>
        </w:r>
      </w:ins>
      <w:ins w:id="170" w:author="van Saase" w:date="2020-05-24T19:34:00Z">
        <w:r w:rsidR="00266A86">
          <w:rPr>
            <w:lang w:val="en-US"/>
          </w:rPr>
          <w:t>due to complications</w:t>
        </w:r>
      </w:ins>
      <w:ins w:id="171" w:author="van Saase" w:date="2020-05-24T19:33:00Z">
        <w:r w:rsidR="00266A86">
          <w:rPr>
            <w:lang w:val="en-US"/>
          </w:rPr>
          <w:t xml:space="preserve"> of </w:t>
        </w:r>
      </w:ins>
      <w:ins w:id="172" w:author="van Saase" w:date="2020-05-24T19:34:00Z">
        <w:r w:rsidR="00266A86">
          <w:rPr>
            <w:lang w:val="en-US"/>
          </w:rPr>
          <w:t>earlier surgery</w:t>
        </w:r>
      </w:ins>
      <w:ins w:id="173" w:author="van Saase" w:date="2020-05-24T19:33:00Z">
        <w:r w:rsidR="00266A86">
          <w:rPr>
            <w:lang w:val="en-US"/>
          </w:rPr>
          <w:t>)</w:t>
        </w:r>
      </w:ins>
      <w:r w:rsidR="64D15496" w:rsidRPr="636709EE">
        <w:rPr>
          <w:lang w:val="en-US"/>
        </w:rPr>
        <w:t xml:space="preserve">. We also </w:t>
      </w:r>
      <w:proofErr w:type="spellStart"/>
      <w:r w:rsidR="64D15496" w:rsidRPr="636709EE">
        <w:rPr>
          <w:lang w:val="en-US"/>
        </w:rPr>
        <w:t>d</w:t>
      </w:r>
      <w:ins w:id="174" w:author="van Saase" w:date="2020-05-24T19:36:00Z">
        <w:r w:rsidR="00DC4B3C">
          <w:rPr>
            <w:lang w:val="en-US"/>
          </w:rPr>
          <w:t>id’t</w:t>
        </w:r>
      </w:ins>
      <w:proofErr w:type="spellEnd"/>
      <w:del w:id="175" w:author="van Saase" w:date="2020-05-24T19:36:00Z">
        <w:r w:rsidR="64D15496" w:rsidRPr="636709EE" w:rsidDel="00DC4B3C">
          <w:rPr>
            <w:lang w:val="en-US"/>
          </w:rPr>
          <w:delText>o not</w:delText>
        </w:r>
      </w:del>
      <w:r w:rsidR="64D15496" w:rsidRPr="636709EE">
        <w:rPr>
          <w:lang w:val="en-US"/>
        </w:rPr>
        <w:t xml:space="preserve"> incorporate the potential reduction of </w:t>
      </w:r>
      <w:proofErr w:type="spellStart"/>
      <w:r w:rsidR="64D15496" w:rsidRPr="636709EE">
        <w:rPr>
          <w:lang w:val="en-US"/>
        </w:rPr>
        <w:t>QoL</w:t>
      </w:r>
      <w:proofErr w:type="spellEnd"/>
      <w:r w:rsidR="64D15496" w:rsidRPr="636709EE">
        <w:rPr>
          <w:lang w:val="en-US"/>
        </w:rPr>
        <w:t xml:space="preserve"> due to these adverse events or </w:t>
      </w:r>
      <w:proofErr w:type="spellStart"/>
      <w:r w:rsidR="64D15496" w:rsidRPr="636709EE">
        <w:rPr>
          <w:lang w:val="en-US"/>
        </w:rPr>
        <w:t>QoL</w:t>
      </w:r>
      <w:proofErr w:type="spellEnd"/>
      <w:r w:rsidR="64D15496" w:rsidRPr="636709EE">
        <w:rPr>
          <w:lang w:val="en-US"/>
        </w:rPr>
        <w:t xml:space="preserve"> reduction of a temporary period of recovery after surgery. </w:t>
      </w:r>
      <w:r w:rsidR="0A790473" w:rsidRPr="636709EE">
        <w:rPr>
          <w:lang w:val="en-US"/>
        </w:rPr>
        <w:t xml:space="preserve">Because of </w:t>
      </w:r>
      <w:r w:rsidR="3D4B370D" w:rsidRPr="636709EE">
        <w:rPr>
          <w:lang w:val="en-US"/>
        </w:rPr>
        <w:t>these assumptions</w:t>
      </w:r>
      <w:r w:rsidR="0A790473" w:rsidRPr="636709EE">
        <w:rPr>
          <w:lang w:val="en-US"/>
        </w:rPr>
        <w:t xml:space="preserve">, the overall QALYs associated with the surgery should not be interpreted as </w:t>
      </w:r>
      <w:r w:rsidR="004E1046">
        <w:rPr>
          <w:lang w:val="en-US"/>
        </w:rPr>
        <w:t>absolute</w:t>
      </w:r>
      <w:r w:rsidR="0A790473" w:rsidRPr="636709EE">
        <w:rPr>
          <w:lang w:val="en-US"/>
        </w:rPr>
        <w:t xml:space="preserve"> </w:t>
      </w:r>
      <w:r w:rsidR="004E1046">
        <w:rPr>
          <w:lang w:val="en-US"/>
        </w:rPr>
        <w:t>estimate</w:t>
      </w:r>
      <w:r w:rsidR="5C413D7D" w:rsidRPr="636709EE">
        <w:rPr>
          <w:lang w:val="en-US"/>
        </w:rPr>
        <w:t xml:space="preserve"> but</w:t>
      </w:r>
      <w:r w:rsidR="0A790473" w:rsidRPr="636709EE">
        <w:rPr>
          <w:lang w:val="en-US"/>
        </w:rPr>
        <w:t xml:space="preserve"> can be considered </w:t>
      </w:r>
      <w:r w:rsidR="3C3F3BD5" w:rsidRPr="636709EE">
        <w:rPr>
          <w:lang w:val="en-US"/>
        </w:rPr>
        <w:t>the maximum</w:t>
      </w:r>
      <w:r w:rsidR="0A790473" w:rsidRPr="636709EE">
        <w:rPr>
          <w:lang w:val="en-US"/>
        </w:rPr>
        <w:t xml:space="preserve"> possible QALYs that can be </w:t>
      </w:r>
      <w:r w:rsidR="0020337C">
        <w:rPr>
          <w:lang w:val="en-US"/>
        </w:rPr>
        <w:t>ac</w:t>
      </w:r>
      <w:r w:rsidR="0A790473" w:rsidRPr="636709EE">
        <w:rPr>
          <w:lang w:val="en-US"/>
        </w:rPr>
        <w:t xml:space="preserve">quired. </w:t>
      </w:r>
      <w:r w:rsidR="72463FD2" w:rsidRPr="636709EE">
        <w:rPr>
          <w:lang w:val="en-US"/>
        </w:rPr>
        <w:t>However,</w:t>
      </w:r>
      <w:r w:rsidR="68E88094" w:rsidRPr="636709EE">
        <w:rPr>
          <w:lang w:val="en-US"/>
        </w:rPr>
        <w:t xml:space="preserve"> these assumptions were considered reasonable to achieve </w:t>
      </w:r>
      <w:r w:rsidR="0A790473" w:rsidRPr="636709EE">
        <w:rPr>
          <w:lang w:val="en-US"/>
        </w:rPr>
        <w:t>the main go</w:t>
      </w:r>
      <w:r w:rsidR="741BB6B9" w:rsidRPr="636709EE">
        <w:rPr>
          <w:lang w:val="en-US"/>
        </w:rPr>
        <w:t xml:space="preserve">al of this </w:t>
      </w:r>
      <w:r w:rsidR="2CE6040F" w:rsidRPr="636709EE">
        <w:rPr>
          <w:lang w:val="en-US"/>
        </w:rPr>
        <w:t xml:space="preserve">study: </w:t>
      </w:r>
      <w:r w:rsidR="587F2EF0" w:rsidRPr="636709EE">
        <w:rPr>
          <w:lang w:val="en-US"/>
        </w:rPr>
        <w:t xml:space="preserve">when </w:t>
      </w:r>
      <w:r w:rsidR="6AB39D3A" w:rsidRPr="636709EE">
        <w:rPr>
          <w:lang w:val="en-US"/>
        </w:rPr>
        <w:t xml:space="preserve">surgery </w:t>
      </w:r>
      <w:r w:rsidR="2F8C2299" w:rsidRPr="636709EE">
        <w:rPr>
          <w:lang w:val="en-US"/>
        </w:rPr>
        <w:t xml:space="preserve">without delay </w:t>
      </w:r>
      <w:r w:rsidR="018F4297" w:rsidRPr="636709EE">
        <w:rPr>
          <w:lang w:val="en-US"/>
        </w:rPr>
        <w:t xml:space="preserve">is compared to </w:t>
      </w:r>
      <w:r w:rsidR="6AB39D3A" w:rsidRPr="636709EE">
        <w:rPr>
          <w:lang w:val="en-US"/>
        </w:rPr>
        <w:t xml:space="preserve">surgery </w:t>
      </w:r>
      <w:r w:rsidR="5A55CDFD" w:rsidRPr="636709EE">
        <w:rPr>
          <w:lang w:val="en-US"/>
        </w:rPr>
        <w:t>with</w:t>
      </w:r>
      <w:r w:rsidR="6AB39D3A" w:rsidRPr="636709EE">
        <w:rPr>
          <w:lang w:val="en-US"/>
        </w:rPr>
        <w:t xml:space="preserve"> </w:t>
      </w:r>
      <w:r w:rsidR="5A55CDFD" w:rsidRPr="636709EE">
        <w:rPr>
          <w:lang w:val="en-US"/>
        </w:rPr>
        <w:t>delay</w:t>
      </w:r>
      <w:r w:rsidR="6AB39D3A" w:rsidRPr="636709EE">
        <w:rPr>
          <w:lang w:val="en-US"/>
        </w:rPr>
        <w:t xml:space="preserve">, the </w:t>
      </w:r>
      <w:r w:rsidR="2FF93274" w:rsidRPr="636709EE">
        <w:rPr>
          <w:lang w:val="en-US"/>
        </w:rPr>
        <w:t xml:space="preserve">harm </w:t>
      </w:r>
      <w:r w:rsidR="5DD54954" w:rsidRPr="636709EE">
        <w:rPr>
          <w:lang w:val="en-US"/>
        </w:rPr>
        <w:t xml:space="preserve">in both scenarios is </w:t>
      </w:r>
      <w:r w:rsidR="6AB39D3A" w:rsidRPr="636709EE">
        <w:rPr>
          <w:lang w:val="en-US"/>
        </w:rPr>
        <w:t>similar and therefore cancel</w:t>
      </w:r>
      <w:r w:rsidR="53DE0633" w:rsidRPr="636709EE">
        <w:rPr>
          <w:lang w:val="en-US"/>
        </w:rPr>
        <w:t>s</w:t>
      </w:r>
      <w:r w:rsidR="6AB39D3A" w:rsidRPr="636709EE">
        <w:rPr>
          <w:lang w:val="en-US"/>
        </w:rPr>
        <w:t xml:space="preserve"> out. </w:t>
      </w:r>
    </w:p>
    <w:p w14:paraId="4AB767BF" w14:textId="393E9BD2" w:rsidR="006D27F5" w:rsidRPr="006D27F5" w:rsidRDefault="37034C94" w:rsidP="636709EE">
      <w:pPr>
        <w:rPr>
          <w:rFonts w:eastAsiaTheme="minorEastAsia"/>
        </w:rPr>
      </w:pPr>
      <w:r w:rsidRPr="636709EE">
        <w:rPr>
          <w:lang w:val="en-US"/>
        </w:rPr>
        <w:lastRenderedPageBreak/>
        <w:t>Second, w</w:t>
      </w:r>
      <w:r w:rsidR="780220E6" w:rsidRPr="636709EE">
        <w:rPr>
          <w:lang w:val="en-US"/>
        </w:rPr>
        <w:t xml:space="preserve">e </w:t>
      </w:r>
      <w:proofErr w:type="spellStart"/>
      <w:r w:rsidR="780220E6" w:rsidRPr="636709EE">
        <w:rPr>
          <w:lang w:val="en-US"/>
        </w:rPr>
        <w:t>d</w:t>
      </w:r>
      <w:del w:id="176" w:author="van Saase" w:date="2020-05-24T19:38:00Z">
        <w:r w:rsidR="780220E6" w:rsidRPr="636709EE" w:rsidDel="00DC4B3C">
          <w:rPr>
            <w:lang w:val="en-US"/>
          </w:rPr>
          <w:delText xml:space="preserve">o not </w:delText>
        </w:r>
      </w:del>
      <w:ins w:id="177" w:author="van Saase" w:date="2020-05-24T19:38:00Z">
        <w:r w:rsidR="00DC4B3C">
          <w:rPr>
            <w:lang w:val="en-US"/>
          </w:rPr>
          <w:t>id’t</w:t>
        </w:r>
        <w:proofErr w:type="spellEnd"/>
        <w:r w:rsidR="00DC4B3C">
          <w:rPr>
            <w:lang w:val="en-US"/>
          </w:rPr>
          <w:t xml:space="preserve"> </w:t>
        </w:r>
      </w:ins>
      <w:r w:rsidR="780220E6" w:rsidRPr="636709EE">
        <w:rPr>
          <w:lang w:val="en-US"/>
        </w:rPr>
        <w:t xml:space="preserve">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 xml:space="preserve">nto account. Several groups are currently studying the effects of </w:t>
      </w:r>
      <w:proofErr w:type="spellStart"/>
      <w:r w:rsidR="7C29E69F" w:rsidRPr="636709EE">
        <w:rPr>
          <w:lang w:val="en-US"/>
        </w:rPr>
        <w:t>upscaling</w:t>
      </w:r>
      <w:proofErr w:type="spellEnd"/>
      <w:r w:rsidR="7C29E69F" w:rsidRPr="636709EE">
        <w:rPr>
          <w:lang w:val="en-US"/>
        </w:rPr>
        <w:t xml:space="preserve">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178"/>
      <w:r w:rsidR="00654393">
        <w:rPr>
          <w:lang w:val="en-US"/>
        </w:rPr>
        <w:t>cite</w:t>
      </w:r>
      <w:commentRangeEnd w:id="178"/>
      <w:r w:rsidR="00654393">
        <w:rPr>
          <w:rStyle w:val="Verwijzingopmerking"/>
        </w:rPr>
        <w:commentReference w:id="178"/>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take into </w:t>
      </w:r>
      <w:r w:rsidR="001F69FD">
        <w:rPr>
          <w:lang w:val="en-US"/>
        </w:rPr>
        <w:t>account when prioritizing surgical procedures</w:t>
      </w:r>
      <w:ins w:id="179" w:author="van Saase" w:date="2020-05-24T19:43:00Z">
        <w:r w:rsidR="008A6FBB">
          <w:rPr>
            <w:lang w:val="en-US"/>
          </w:rPr>
          <w:t xml:space="preserve"> during a pandemic</w:t>
        </w:r>
      </w:ins>
      <w:r w:rsidR="2314D40D" w:rsidRPr="636709EE">
        <w:rPr>
          <w:lang w:val="en-US"/>
        </w:rPr>
        <w:t xml:space="preserve">. </w:t>
      </w:r>
    </w:p>
    <w:p w14:paraId="5B98ADB8" w14:textId="77A47386"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w:t>
      </w:r>
      <w:proofErr w:type="gramStart"/>
      <w:r w:rsidR="0BBF3570" w:rsidRPr="636709EE">
        <w:rPr>
          <w:lang w:val="en-US"/>
        </w:rPr>
        <w:t xml:space="preserve">this pragmatic approach because </w:t>
      </w:r>
      <w:r w:rsidR="001F69FD">
        <w:rPr>
          <w:lang w:val="en-US"/>
        </w:rPr>
        <w:t>we did not specifically design the model to validly estimate the curvature in this descend</w:t>
      </w:r>
      <w:proofErr w:type="gramEnd"/>
      <w:r w:rsidR="001F69FD">
        <w:rPr>
          <w:lang w:val="en-US"/>
        </w:rPr>
        <w:t>.</w:t>
      </w:r>
    </w:p>
    <w:p w14:paraId="60120856" w14:textId="35E0BE68"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180"/>
      <w:r w:rsidR="41D95270" w:rsidRPr="636709EE">
        <w:rPr>
          <w:highlight w:val="yellow"/>
          <w:lang w:val="en-US"/>
        </w:rPr>
        <w:t>…</w:t>
      </w:r>
      <w:r w:rsidR="7E6DAD03" w:rsidRPr="636709EE">
        <w:rPr>
          <w:highlight w:val="yellow"/>
          <w:lang w:val="en-US"/>
        </w:rPr>
        <w:t xml:space="preserve"> </w:t>
      </w:r>
      <w:commentRangeEnd w:id="180"/>
      <w:r w:rsidR="00FE2640">
        <w:rPr>
          <w:rStyle w:val="Verwijzingopmerking"/>
        </w:rPr>
        <w:commentReference w:id="180"/>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14:paraId="56125328" w14:textId="4AE39885"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national data, the model can 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14:paraId="5D4FC2B0" w14:textId="7F37D501"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w:t>
      </w:r>
      <w:ins w:id="181" w:author="rob baatenburg de jong" w:date="2020-05-21T11:47:00Z">
        <w:r w:rsidR="00572679">
          <w:rPr>
            <w:lang w:val="en-US"/>
          </w:rPr>
          <w:t>,</w:t>
        </w:r>
      </w:ins>
      <w:del w:id="182" w:author="rob baatenburg de jong" w:date="2020-05-21T11:47:00Z">
        <w:r w:rsidR="3A40F77C" w:rsidRPr="5911DDBD" w:rsidDel="00572679">
          <w:rPr>
            <w:lang w:val="en-US"/>
          </w:rPr>
          <w:delText xml:space="preserve"> and</w:delText>
        </w:r>
      </w:del>
      <w:r w:rsidR="3A40F77C" w:rsidRPr="5911DDBD">
        <w:rPr>
          <w:lang w:val="en-US"/>
        </w:rPr>
        <w:t xml:space="preserve"> recovery period</w:t>
      </w:r>
      <w:r w:rsidR="4EC00C1D" w:rsidRPr="5911DDBD">
        <w:rPr>
          <w:lang w:val="en-US"/>
        </w:rPr>
        <w:t>s</w:t>
      </w:r>
      <w:ins w:id="183" w:author="rob baatenburg de jong" w:date="2020-05-21T11:47:00Z">
        <w:r w:rsidR="00572679">
          <w:rPr>
            <w:lang w:val="en-US"/>
          </w:rPr>
          <w:t xml:space="preserve"> and comorbidity</w:t>
        </w:r>
      </w:ins>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 xml:space="preserve">triaging </w:t>
      </w:r>
      <w:proofErr w:type="gramStart"/>
      <w:r w:rsidR="005847E3">
        <w:rPr>
          <w:lang w:val="en-US"/>
        </w:rPr>
        <w:t>strategy which</w:t>
      </w:r>
      <w:proofErr w:type="gramEnd"/>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14:paraId="76EFFCBE" w14:textId="76FE38C0"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14:paraId="7C0BF022" w14:textId="0FBDF392"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val="en-US"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8"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Default="00FE7393" w:rsidP="39A4890C">
      <w:pPr>
        <w:pStyle w:val="Bijschrift"/>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proofErr w:type="spellStart"/>
      <w:r w:rsidR="006E045E" w:rsidRPr="636709EE">
        <w:rPr>
          <w:lang w:val="en-US"/>
        </w:rPr>
        <w:t>P</w:t>
      </w:r>
      <w:r w:rsidRPr="636709EE">
        <w:rPr>
          <w:lang w:val="en-US"/>
        </w:rPr>
        <w:t>reop</w:t>
      </w:r>
      <w:proofErr w:type="spellEnd"/>
      <w:r w:rsidRPr="636709EE">
        <w:rPr>
          <w:lang w:val="en-US"/>
        </w:rPr>
        <w:t>),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w:t>
      </w:r>
      <w:proofErr w:type="gramStart"/>
      <w:r w:rsidR="39DAEFAE" w:rsidRPr="636709EE">
        <w:rPr>
          <w:lang w:val="en-US"/>
        </w:rPr>
        <w:t xml:space="preserve">All patient eligible of semi-elective surgery start in the </w:t>
      </w:r>
      <w:proofErr w:type="spellStart"/>
      <w:r w:rsidR="39DAEFAE" w:rsidRPr="636709EE">
        <w:rPr>
          <w:lang w:val="en-US"/>
        </w:rPr>
        <w:t>Preop</w:t>
      </w:r>
      <w:proofErr w:type="spellEnd"/>
      <w:r w:rsidR="39DAEFAE" w:rsidRPr="636709EE">
        <w:rPr>
          <w:lang w:val="en-US"/>
        </w:rPr>
        <w:t xml:space="preserve"> health states.</w:t>
      </w:r>
      <w:proofErr w:type="gramEnd"/>
      <w:r w:rsidR="39DAEFAE" w:rsidRPr="636709EE">
        <w:rPr>
          <w:lang w:val="en-US"/>
        </w:rPr>
        <w:t xml:space="preserve"> From the </w:t>
      </w:r>
      <w:proofErr w:type="spellStart"/>
      <w:r w:rsidR="39DAEFAE" w:rsidRPr="636709EE">
        <w:rPr>
          <w:lang w:val="en-US"/>
        </w:rPr>
        <w:t>Preop</w:t>
      </w:r>
      <w:proofErr w:type="spellEnd"/>
      <w:r w:rsidR="39DAEFAE" w:rsidRPr="636709EE">
        <w:rPr>
          <w:lang w:val="en-US"/>
        </w:rPr>
        <w:t xml:space="preserve">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w:t>
      </w:r>
      <w:proofErr w:type="spellStart"/>
      <w:r w:rsidR="03B4959E" w:rsidRPr="636709EE">
        <w:rPr>
          <w:lang w:val="en-US"/>
        </w:rPr>
        <w:t>Preop</w:t>
      </w:r>
      <w:proofErr w:type="spellEnd"/>
      <w:r w:rsidR="03B4959E" w:rsidRPr="636709EE">
        <w:rPr>
          <w:lang w:val="en-US"/>
        </w:rPr>
        <w:t xml:space="preserve">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r>
        <w:rPr>
          <w:noProof/>
          <w:color w:val="2B579A"/>
          <w:shd w:val="clear" w:color="auto" w:fill="E6E6E6"/>
          <w:lang w:val="en-US" w:eastAsia="nl-NL"/>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14:paraId="3A0401DE" w14:textId="77777777" w:rsidR="00FE7393" w:rsidRPr="00FE7393" w:rsidRDefault="004257EC" w:rsidP="39A4890C">
      <w:pPr>
        <w:pStyle w:val="Bijschrift"/>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w:t>
      </w:r>
      <w:proofErr w:type="spellStart"/>
      <w:r w:rsidRPr="39A4890C">
        <w:rPr>
          <w:lang w:val="en-US"/>
        </w:rPr>
        <w:t>Qol_no_tx</w:t>
      </w:r>
      <w:proofErr w:type="spellEnd"/>
      <w:r w:rsidRPr="39A4890C">
        <w:rPr>
          <w:lang w:val="en-US"/>
        </w:rPr>
        <w:t xml:space="preserve">: Quality of Life without treatment; </w:t>
      </w:r>
      <w:proofErr w:type="spellStart"/>
      <w:r w:rsidRPr="39A4890C">
        <w:rPr>
          <w:lang w:val="en-US"/>
        </w:rPr>
        <w:t>QoL_tx</w:t>
      </w:r>
      <w:proofErr w:type="spellEnd"/>
      <w:r w:rsidRPr="39A4890C">
        <w:rPr>
          <w:lang w:val="en-US"/>
        </w:rPr>
        <w:t xml:space="preserve">: quality of life with treatment; </w:t>
      </w:r>
      <w:proofErr w:type="spellStart"/>
      <w:r w:rsidRPr="39A4890C">
        <w:rPr>
          <w:lang w:val="en-US"/>
        </w:rPr>
        <w:t>Surv_no_tx</w:t>
      </w:r>
      <w:proofErr w:type="spellEnd"/>
      <w:r w:rsidRPr="39A4890C">
        <w:rPr>
          <w:lang w:val="en-US"/>
        </w:rPr>
        <w:t xml:space="preserve">: 1-year survival probability without treatment; </w:t>
      </w:r>
      <w:proofErr w:type="spellStart"/>
      <w:r w:rsidRPr="39A4890C">
        <w:rPr>
          <w:lang w:val="en-US"/>
        </w:rPr>
        <w:t>Surv_tx</w:t>
      </w:r>
      <w:proofErr w:type="spellEnd"/>
      <w:r w:rsidRPr="39A4890C">
        <w:rPr>
          <w:lang w:val="en-US"/>
        </w:rPr>
        <w:t xml:space="preserve">: 1-year survival probability with treatment; </w:t>
      </w:r>
      <w:proofErr w:type="spellStart"/>
      <w:r w:rsidRPr="39A4890C">
        <w:rPr>
          <w:lang w:val="en-US"/>
        </w:rPr>
        <w:t>Time_noeff_surv</w:t>
      </w:r>
      <w:proofErr w:type="spellEnd"/>
      <w:r w:rsidRPr="39A4890C">
        <w:rPr>
          <w:lang w:val="en-US"/>
        </w:rPr>
        <w:t xml:space="preserve">: days until no </w:t>
      </w:r>
      <w:r w:rsidR="00A51144" w:rsidRPr="39A4890C">
        <w:rPr>
          <w:lang w:val="en-US"/>
        </w:rPr>
        <w:t xml:space="preserve">treatment is effective. ESRD: end-stage renal disease; ASD: atrial septum defect; VATS: video assisted </w:t>
      </w:r>
      <w:proofErr w:type="spellStart"/>
      <w:r w:rsidR="00A51144" w:rsidRPr="39A4890C">
        <w:rPr>
          <w:lang w:val="en-US"/>
        </w:rPr>
        <w:t>thoracoscopic</w:t>
      </w:r>
      <w:proofErr w:type="spellEnd"/>
      <w:r w:rsidR="00A51144" w:rsidRPr="39A4890C">
        <w:rPr>
          <w:lang w:val="en-US"/>
        </w:rPr>
        <w:t xml:space="preserve">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A51144" w:rsidRPr="39A4890C">
        <w:rPr>
          <w:lang w:val="en-US"/>
        </w:rPr>
        <w:t>hyperthermic</w:t>
      </w:r>
      <w:proofErr w:type="spellEnd"/>
      <w:r w:rsidR="00A51144" w:rsidRPr="39A4890C">
        <w:rPr>
          <w:lang w:val="en-US"/>
        </w:rPr>
        <w:t xml:space="preserve"> </w:t>
      </w:r>
      <w:proofErr w:type="spellStart"/>
      <w:r w:rsidR="00A51144" w:rsidRPr="39A4890C">
        <w:rPr>
          <w:lang w:val="en-US"/>
        </w:rPr>
        <w:t>intraperitoneal</w:t>
      </w:r>
      <w:proofErr w:type="spellEnd"/>
      <w:r w:rsidR="00A51144" w:rsidRPr="39A4890C">
        <w:rPr>
          <w:lang w:val="en-US"/>
        </w:rPr>
        <w:t xml:space="preserve"> chemotherapy. </w:t>
      </w:r>
    </w:p>
    <w:p w14:paraId="46C88767" w14:textId="2972A774" w:rsidR="00B308D5" w:rsidRDefault="6B87BF13" w:rsidP="39A4890C">
      <w:pPr>
        <w:keepNext/>
      </w:pPr>
      <w:r>
        <w:rPr>
          <w:noProof/>
          <w:color w:val="2B579A"/>
          <w:shd w:val="clear" w:color="auto" w:fill="E6E6E6"/>
          <w:lang w:val="en-US" w:eastAsia="nl-NL"/>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Bijschrift"/>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w:t>
      </w:r>
      <w:proofErr w:type="spellStart"/>
      <w:r w:rsidR="0074641A" w:rsidRPr="636709EE">
        <w:rPr>
          <w:lang w:val="en-US"/>
        </w:rPr>
        <w:t>thoracoscopic</w:t>
      </w:r>
      <w:proofErr w:type="spellEnd"/>
      <w:r w:rsidR="0074641A" w:rsidRPr="636709EE">
        <w:rPr>
          <w:lang w:val="en-US"/>
        </w:rPr>
        <w:t xml:space="preserve">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w:t>
      </w:r>
      <w:proofErr w:type="spellStart"/>
      <w:r w:rsidR="003B106D" w:rsidRPr="636709EE">
        <w:rPr>
          <w:lang w:val="en-US"/>
        </w:rPr>
        <w:t>hyperthermic</w:t>
      </w:r>
      <w:proofErr w:type="spellEnd"/>
      <w:r w:rsidR="003B106D" w:rsidRPr="636709EE">
        <w:rPr>
          <w:lang w:val="en-US"/>
        </w:rPr>
        <w:t xml:space="preserve"> </w:t>
      </w:r>
      <w:proofErr w:type="spellStart"/>
      <w:r w:rsidR="003B106D" w:rsidRPr="636709EE">
        <w:rPr>
          <w:lang w:val="en-US"/>
        </w:rPr>
        <w:t>intraperitoneal</w:t>
      </w:r>
      <w:proofErr w:type="spellEnd"/>
      <w:r w:rsidR="003B106D" w:rsidRPr="636709EE">
        <w:rPr>
          <w:lang w:val="en-US"/>
        </w:rPr>
        <w:t xml:space="preserve"> chemotherapy. </w:t>
      </w:r>
    </w:p>
    <w:p w14:paraId="7D678FA1" w14:textId="2A7DCF62" w:rsidR="00FE4DFF" w:rsidRDefault="0802C6A4" w:rsidP="39A4890C">
      <w:pPr>
        <w:keepNext/>
      </w:pPr>
      <w:r>
        <w:rPr>
          <w:noProof/>
          <w:color w:val="2B579A"/>
          <w:shd w:val="clear" w:color="auto" w:fill="E6E6E6"/>
          <w:lang w:val="en-US" w:eastAsia="nl-NL"/>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Bijschrift"/>
        <w:rPr>
          <w:lang w:val="en-US"/>
        </w:rPr>
      </w:pPr>
      <w:proofErr w:type="gramStart"/>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w:t>
      </w:r>
      <w:proofErr w:type="gramEnd"/>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w:t>
      </w:r>
      <w:proofErr w:type="spellStart"/>
      <w:r w:rsidR="007D3DF9" w:rsidRPr="636709EE">
        <w:rPr>
          <w:lang w:val="en-US"/>
        </w:rPr>
        <w:t>thoracoscopic</w:t>
      </w:r>
      <w:proofErr w:type="spellEnd"/>
      <w:r w:rsidR="007D3DF9" w:rsidRPr="636709EE">
        <w:rPr>
          <w:lang w:val="en-US"/>
        </w:rPr>
        <w:t xml:space="preserve">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7D3DF9" w:rsidRPr="636709EE">
        <w:rPr>
          <w:lang w:val="en-US"/>
        </w:rPr>
        <w:t>hyperthermic</w:t>
      </w:r>
      <w:proofErr w:type="spellEnd"/>
      <w:r w:rsidR="007D3DF9" w:rsidRPr="636709EE">
        <w:rPr>
          <w:lang w:val="en-US"/>
        </w:rPr>
        <w:t xml:space="preserve"> </w:t>
      </w:r>
      <w:proofErr w:type="spellStart"/>
      <w:r w:rsidR="007D3DF9" w:rsidRPr="636709EE">
        <w:rPr>
          <w:lang w:val="en-US"/>
        </w:rPr>
        <w:t>intraperitoneal</w:t>
      </w:r>
      <w:proofErr w:type="spellEnd"/>
      <w:r w:rsidR="007D3DF9" w:rsidRPr="636709EE">
        <w:rPr>
          <w:lang w:val="en-US"/>
        </w:rPr>
        <w:t xml:space="preserve">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Bijschrift"/>
      </w:pPr>
      <w:r>
        <w:rPr>
          <w:noProof/>
          <w:color w:val="2B579A"/>
          <w:shd w:val="clear" w:color="auto" w:fill="E6E6E6"/>
          <w:lang w:val="en-US" w:eastAsia="nl-NL"/>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14:paraId="7C385032" w14:textId="3E58CED5" w:rsidR="00995228" w:rsidRDefault="00EA5F14" w:rsidP="636709EE">
      <w:pPr>
        <w:pStyle w:val="Bijschrift"/>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xml:space="preserve">. The </w:t>
      </w:r>
      <w:proofErr w:type="gramStart"/>
      <w:r w:rsidR="00970A14" w:rsidRPr="636709EE">
        <w:rPr>
          <w:lang w:val="en-US"/>
        </w:rPr>
        <w:t>color coding</w:t>
      </w:r>
      <w:proofErr w:type="gramEnd"/>
      <w:r w:rsidR="00970A14" w:rsidRPr="636709EE">
        <w:rPr>
          <w:lang w:val="en-US"/>
        </w:rPr>
        <w:t xml:space="preserve">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 xml:space="preserve">The length of stay in days on the X-axis is the median length of stay within the hospital. </w:t>
      </w:r>
      <w:proofErr w:type="gramStart"/>
      <w:r w:rsidR="003A3C68" w:rsidRPr="636709EE">
        <w:rPr>
          <w:lang w:val="en-US"/>
        </w:rPr>
        <w:t>This include</w:t>
      </w:r>
      <w:proofErr w:type="gramEnd"/>
      <w:r w:rsidR="003A3C68" w:rsidRPr="636709EE">
        <w:rPr>
          <w:lang w:val="en-US"/>
        </w:rPr>
        <w:t xml:space="preserv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 xml:space="preserve">ESRD: end-stage renal disease; ASD: atrial septum defect; VATS: video assisted </w:t>
      </w:r>
      <w:proofErr w:type="spellStart"/>
      <w:r w:rsidRPr="636709EE">
        <w:rPr>
          <w:lang w:val="en-US"/>
        </w:rPr>
        <w:t>thoracoscopic</w:t>
      </w:r>
      <w:proofErr w:type="spellEnd"/>
      <w:r w:rsidRPr="636709EE">
        <w:rPr>
          <w:lang w:val="en-US"/>
        </w:rPr>
        <w:t xml:space="preserve">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636709EE">
        <w:rPr>
          <w:lang w:val="en-US"/>
        </w:rPr>
        <w:t>hyperthermic</w:t>
      </w:r>
      <w:proofErr w:type="spellEnd"/>
      <w:r w:rsidRPr="636709EE">
        <w:rPr>
          <w:lang w:val="en-US"/>
        </w:rPr>
        <w:t xml:space="preserve"> </w:t>
      </w:r>
      <w:proofErr w:type="spellStart"/>
      <w:r w:rsidRPr="636709EE">
        <w:rPr>
          <w:lang w:val="en-US"/>
        </w:rPr>
        <w:t>intraperitoneal</w:t>
      </w:r>
      <w:proofErr w:type="spellEnd"/>
      <w:r w:rsidRPr="636709EE">
        <w:rPr>
          <w:lang w:val="en-US"/>
        </w:rPr>
        <w:t xml:space="preserve"> chemotherapy.</w:t>
      </w:r>
    </w:p>
    <w:p w14:paraId="2E7C3AD5" w14:textId="2B81D657" w:rsidR="3B29B903" w:rsidRDefault="3B29B903" w:rsidP="39A4890C">
      <w:pPr>
        <w:pStyle w:val="Kop2"/>
        <w:rPr>
          <w:lang w:val="en-US"/>
        </w:rPr>
      </w:pPr>
      <w:r w:rsidRPr="39A4890C">
        <w:rPr>
          <w:lang w:val="en-US"/>
        </w:rPr>
        <w:t>Disclosures</w:t>
      </w:r>
    </w:p>
    <w:p w14:paraId="04C3747D" w14:textId="10F80FA4"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5EE9C11D" w14:textId="6466EFAB" w:rsidR="757024FD" w:rsidRDefault="55C4D3E5" w:rsidP="39A4890C">
      <w:pPr>
        <w:rPr>
          <w:lang w:val="en-US"/>
        </w:rPr>
      </w:pPr>
      <w:proofErr w:type="spellStart"/>
      <w:r w:rsidRPr="39A4890C">
        <w:rPr>
          <w:lang w:val="en-US"/>
        </w:rPr>
        <w:t>Eline</w:t>
      </w:r>
      <w:proofErr w:type="spellEnd"/>
      <w:r w:rsidRPr="39A4890C">
        <w:rPr>
          <w:lang w:val="en-US"/>
        </w:rPr>
        <w:t xml:space="preserve"> </w:t>
      </w:r>
      <w:proofErr w:type="spellStart"/>
      <w:r w:rsidRPr="39A4890C">
        <w:rPr>
          <w:lang w:val="en-US"/>
        </w:rPr>
        <w:t>Krijkamp</w:t>
      </w:r>
      <w:proofErr w:type="spellEnd"/>
      <w:r w:rsidRPr="39A4890C">
        <w:rPr>
          <w:lang w:val="en-US"/>
        </w:rPr>
        <w:t xml:space="preserve"> was supported by the Society for Medical Decision Making (SMDM) fellowship through a grant by the Gordon and Betty Moore </w:t>
      </w:r>
      <w:commentRangeStart w:id="184"/>
      <w:r w:rsidRPr="39A4890C">
        <w:rPr>
          <w:lang w:val="en-US"/>
        </w:rPr>
        <w:t>Foundation (GBMF7853).</w:t>
      </w:r>
      <w:commentRangeEnd w:id="184"/>
      <w:r w:rsidR="00DD396F">
        <w:rPr>
          <w:rStyle w:val="Verwijzingopmerking"/>
        </w:rPr>
        <w:commentReference w:id="184"/>
      </w:r>
      <w:ins w:id="185" w:author="van Saase" w:date="2020-05-24T19:49:00Z">
        <w:r w:rsidR="008A6FBB" w:rsidRPr="008A6FBB">
          <w:rPr>
            <w:b/>
            <w:bCs/>
            <w:lang w:val="en-US"/>
          </w:rPr>
          <w:t xml:space="preserve"> </w:t>
        </w:r>
        <w:r w:rsidR="008A6FBB">
          <w:rPr>
            <w:b/>
            <w:bCs/>
            <w:lang w:val="en-US"/>
          </w:rPr>
          <w:t>JVS no personal disclosures</w:t>
        </w:r>
      </w:ins>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01671D25" w:rsidR="524F02A2" w:rsidRPr="00D84645" w:rsidRDefault="524F02A2" w:rsidP="39A4890C">
      <w:pPr>
        <w:rPr>
          <w:lang w:val="nl-NL"/>
          <w:rPrChange w:id="186" w:author="rob baatenburg de jong" w:date="2020-05-21T11:51:00Z">
            <w:rPr>
              <w:lang w:val="en-US"/>
            </w:rPr>
          </w:rPrChange>
        </w:rPr>
      </w:pPr>
      <w:r w:rsidRPr="39A4890C">
        <w:rPr>
          <w:lang w:val="en-US"/>
        </w:rPr>
        <w:t xml:space="preserve">A special thanks goes to H. </w:t>
      </w:r>
      <w:proofErr w:type="spellStart"/>
      <w:r w:rsidRPr="39A4890C">
        <w:rPr>
          <w:lang w:val="en-US"/>
        </w:rPr>
        <w:t>Karreman</w:t>
      </w:r>
      <w:proofErr w:type="spellEnd"/>
      <w:r w:rsidRPr="39A4890C">
        <w:rPr>
          <w:lang w:val="en-US"/>
        </w:rPr>
        <w:t xml:space="preserve"> and C. Van der </w:t>
      </w:r>
      <w:proofErr w:type="spellStart"/>
      <w:r w:rsidRPr="39A4890C">
        <w:rPr>
          <w:lang w:val="en-US"/>
        </w:rPr>
        <w:t>Velden</w:t>
      </w:r>
      <w:proofErr w:type="spellEnd"/>
      <w:r w:rsidRPr="39A4890C">
        <w:rPr>
          <w:lang w:val="en-US"/>
        </w:rPr>
        <w:t xml:space="preserve"> - van der </w:t>
      </w:r>
      <w:proofErr w:type="spellStart"/>
      <w:r w:rsidRPr="39A4890C">
        <w:rPr>
          <w:lang w:val="en-US"/>
        </w:rPr>
        <w:t>Graaf</w:t>
      </w:r>
      <w:proofErr w:type="spellEnd"/>
      <w:r w:rsidRPr="39A4890C">
        <w:rPr>
          <w:lang w:val="en-US"/>
        </w:rPr>
        <w:t xml:space="preserve"> for the work they have done for the quality of life data collection.</w:t>
      </w:r>
      <w:ins w:id="187" w:author="rob baatenburg de jong" w:date="2020-05-21T11:49:00Z">
        <w:r w:rsidR="00572679">
          <w:rPr>
            <w:lang w:val="en-US"/>
          </w:rPr>
          <w:t xml:space="preserve"> </w:t>
        </w:r>
      </w:ins>
      <w:ins w:id="188" w:author="rob baatenburg de jong" w:date="2020-05-21T11:50:00Z">
        <w:r w:rsidR="00572679" w:rsidRPr="00D84645">
          <w:rPr>
            <w:lang w:val="nl-NL"/>
            <w:rPrChange w:id="189" w:author="rob baatenburg de jong" w:date="2020-05-21T11:51:00Z">
              <w:rPr>
                <w:lang w:val="en-US"/>
              </w:rPr>
            </w:rPrChange>
          </w:rPr>
          <w:t xml:space="preserve">Ruben </w:t>
        </w:r>
      </w:ins>
      <w:ins w:id="190" w:author="rob baatenburg de jong" w:date="2020-05-21T11:52:00Z">
        <w:r w:rsidR="00D84645">
          <w:rPr>
            <w:lang w:val="nl-NL"/>
          </w:rPr>
          <w:t xml:space="preserve">(RLC) </w:t>
        </w:r>
      </w:ins>
      <w:ins w:id="191" w:author="rob baatenburg de jong" w:date="2020-05-21T11:50:00Z">
        <w:r w:rsidR="00572679" w:rsidRPr="00D84645">
          <w:rPr>
            <w:lang w:val="nl-NL"/>
            <w:rPrChange w:id="192" w:author="rob baatenburg de jong" w:date="2020-05-21T11:51:00Z">
              <w:rPr>
                <w:lang w:val="en-US"/>
              </w:rPr>
            </w:rPrChange>
          </w:rPr>
          <w:t xml:space="preserve">Goedhart </w:t>
        </w:r>
        <w:r w:rsidR="005305F4" w:rsidRPr="00D84645">
          <w:rPr>
            <w:lang w:val="nl-NL"/>
            <w:rPrChange w:id="193" w:author="rob baatenburg de jong" w:date="2020-05-21T11:51:00Z">
              <w:rPr>
                <w:lang w:val="en-US"/>
              </w:rPr>
            </w:rPrChange>
          </w:rPr>
          <w:t>voor de data van</w:t>
        </w:r>
      </w:ins>
      <w:ins w:id="194" w:author="rob baatenburg de jong" w:date="2020-05-21T11:51:00Z">
        <w:r w:rsidR="005305F4" w:rsidRPr="00D84645">
          <w:rPr>
            <w:lang w:val="nl-NL"/>
            <w:rPrChange w:id="195" w:author="rob baatenburg de jong" w:date="2020-05-21T11:51:00Z">
              <w:rPr>
                <w:lang w:val="en-US"/>
              </w:rPr>
            </w:rPrChange>
          </w:rPr>
          <w:t xml:space="preserve"> de OK uit HIX</w:t>
        </w:r>
      </w:ins>
    </w:p>
    <w:p w14:paraId="17AF95D8" w14:textId="07EBAD8E"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196"/>
      <w:r w:rsidRPr="39A4890C">
        <w:rPr>
          <w:rFonts w:asciiTheme="majorHAnsi" w:eastAsiaTheme="majorEastAsia" w:hAnsiTheme="majorHAnsi" w:cstheme="majorBidi"/>
          <w:color w:val="2E74B5" w:themeColor="accent1" w:themeShade="BF"/>
          <w:sz w:val="26"/>
          <w:szCs w:val="26"/>
          <w:lang w:val="en-US"/>
        </w:rPr>
        <w:t>References</w:t>
      </w:r>
      <w:commentRangeEnd w:id="196"/>
      <w:r w:rsidR="009400C4">
        <w:rPr>
          <w:rStyle w:val="Verwijzingopmerking"/>
        </w:rPr>
        <w:commentReference w:id="196"/>
      </w:r>
    </w:p>
    <w:p w14:paraId="4E727F2F" w14:textId="705167C9"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 </w:t>
      </w:r>
      <w:r w:rsidRPr="00450D5F">
        <w:rPr>
          <w:rFonts w:ascii="Calibri" w:hAnsi="Calibri" w:cs="Calibri"/>
          <w:noProof/>
          <w:sz w:val="20"/>
          <w:szCs w:val="20"/>
        </w:rPr>
        <w:tab/>
        <w:t xml:space="preserve">D’Agostino A, Demartini B, Cavallotti S, Gambini O. Mental health services in Italy during the COVID-19 </w:t>
      </w:r>
      <w:r w:rsidRPr="00450D5F">
        <w:rPr>
          <w:rFonts w:ascii="Calibri" w:hAnsi="Calibri" w:cs="Calibri"/>
          <w:noProof/>
          <w:sz w:val="20"/>
          <w:szCs w:val="20"/>
        </w:rPr>
        <w:lastRenderedPageBreak/>
        <w:t xml:space="preserve">outbreak. The Lancet Psychiatry. 2020;7(5):385–7. </w:t>
      </w:r>
    </w:p>
    <w:p w14:paraId="766823C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14:paraId="6FD3738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 xml:space="preserve">Hunink M, Mc E, Glasziou P, Elstein A. Decision Making in Health and Medicine: Integrating Evidence and Values [Internet]. 2nd ed. Cambridge: Cambridge University Press; 2003 [cited 2020 May 19]. </w:t>
      </w:r>
      <w:r w:rsidRPr="00450D5F">
        <w:rPr>
          <w:rFonts w:ascii="Calibri" w:hAnsi="Calibri" w:cs="Calibri"/>
          <w:noProof/>
          <w:sz w:val="20"/>
          <w:szCs w:val="20"/>
        </w:rPr>
        <w:lastRenderedPageBreak/>
        <w:t>Available from: http://www.cambridge.org</w:t>
      </w:r>
    </w:p>
    <w:p w14:paraId="346C78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14:paraId="602C498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14:paraId="10F0FE6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2004;25(1):88–95. </w:t>
      </w:r>
    </w:p>
    <w:p w14:paraId="2194F543"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197" w:author="G. Geleijnse" w:date="2020-05-22T08:32:00Z">
            <w:rPr>
              <w:rFonts w:ascii="Calibri" w:hAnsi="Calibri" w:cs="Calibri"/>
              <w:noProof/>
              <w:sz w:val="20"/>
              <w:szCs w:val="20"/>
            </w:rPr>
          </w:rPrChange>
        </w:rPr>
      </w:pPr>
      <w:r w:rsidRPr="00450D5F">
        <w:rPr>
          <w:rFonts w:ascii="Calibri" w:hAnsi="Calibri" w:cs="Calibri"/>
          <w:noProof/>
          <w:sz w:val="20"/>
          <w:szCs w:val="20"/>
        </w:rPr>
        <w:lastRenderedPageBreak/>
        <w:t xml:space="preserve">45. </w:t>
      </w:r>
      <w:r w:rsidRPr="00450D5F">
        <w:rPr>
          <w:rFonts w:ascii="Calibri" w:hAnsi="Calibri" w:cs="Calibri"/>
          <w:noProof/>
          <w:sz w:val="20"/>
          <w:szCs w:val="20"/>
        </w:rPr>
        <w:tab/>
        <w:t xml:space="preserve">Rose EA, Gelijns AC, Moskowitz AJ, et al. Long-term use of a left ventricular assist device for end-stage heart failure. </w:t>
      </w:r>
      <w:r w:rsidRPr="00CA1D47">
        <w:rPr>
          <w:rFonts w:ascii="Calibri" w:hAnsi="Calibri" w:cs="Calibri"/>
          <w:noProof/>
          <w:sz w:val="20"/>
          <w:szCs w:val="20"/>
          <w:lang w:val="nl-NL"/>
          <w:rPrChange w:id="198" w:author="G. Geleijnse" w:date="2020-05-22T08:32:00Z">
            <w:rPr>
              <w:rFonts w:ascii="Calibri" w:hAnsi="Calibri" w:cs="Calibri"/>
              <w:noProof/>
              <w:sz w:val="20"/>
              <w:szCs w:val="20"/>
            </w:rPr>
          </w:rPrChange>
        </w:rPr>
        <w:t xml:space="preserve">N Engl J Med 2001;345(20):1435–43. </w:t>
      </w:r>
    </w:p>
    <w:p w14:paraId="6A91D25F"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199" w:author="G. Geleijnse" w:date="2020-05-22T08:32:00Z">
            <w:rPr>
              <w:rFonts w:ascii="Calibri" w:hAnsi="Calibri" w:cs="Calibri"/>
              <w:noProof/>
              <w:sz w:val="20"/>
              <w:szCs w:val="20"/>
            </w:rPr>
          </w:rPrChange>
        </w:rPr>
      </w:pPr>
      <w:r w:rsidRPr="00CA1D47">
        <w:rPr>
          <w:rFonts w:ascii="Calibri" w:hAnsi="Calibri" w:cs="Calibri"/>
          <w:noProof/>
          <w:sz w:val="20"/>
          <w:szCs w:val="20"/>
          <w:lang w:val="nl-NL"/>
          <w:rPrChange w:id="200" w:author="G. Geleijnse" w:date="2020-05-22T08:32:00Z">
            <w:rPr>
              <w:rFonts w:ascii="Calibri" w:hAnsi="Calibri" w:cs="Calibri"/>
              <w:noProof/>
              <w:sz w:val="20"/>
              <w:szCs w:val="20"/>
            </w:rPr>
          </w:rPrChange>
        </w:rPr>
        <w:t xml:space="preserve">46. </w:t>
      </w:r>
      <w:r w:rsidRPr="00CA1D47">
        <w:rPr>
          <w:rFonts w:ascii="Calibri" w:hAnsi="Calibri" w:cs="Calibri"/>
          <w:noProof/>
          <w:sz w:val="20"/>
          <w:szCs w:val="20"/>
          <w:lang w:val="nl-NL"/>
          <w:rPrChange w:id="201" w:author="G. Geleijnse" w:date="2020-05-22T08:32:00Z">
            <w:rPr>
              <w:rFonts w:ascii="Calibri" w:hAnsi="Calibri" w:cs="Calibri"/>
              <w:noProof/>
              <w:sz w:val="20"/>
              <w:szCs w:val="20"/>
            </w:rPr>
          </w:rPrChange>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CA1D47">
        <w:rPr>
          <w:rFonts w:ascii="Calibri" w:hAnsi="Calibri" w:cs="Calibri"/>
          <w:noProof/>
          <w:sz w:val="20"/>
          <w:szCs w:val="20"/>
          <w:lang w:val="nl-NL"/>
          <w:rPrChange w:id="202" w:author="G. Geleijnse" w:date="2020-05-22T08:32:00Z">
            <w:rPr>
              <w:rFonts w:ascii="Calibri" w:hAnsi="Calibri" w:cs="Calibri"/>
              <w:noProof/>
              <w:sz w:val="20"/>
              <w:szCs w:val="20"/>
            </w:rPr>
          </w:rPrChange>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03" w:author="G. Geleijnse" w:date="2020-05-22T08:32:00Z">
            <w:rPr>
              <w:rFonts w:ascii="Calibri" w:hAnsi="Calibri" w:cs="Calibri"/>
              <w:noProof/>
              <w:sz w:val="20"/>
              <w:szCs w:val="20"/>
            </w:rPr>
          </w:rPrChange>
        </w:rPr>
        <w:t xml:space="preserve">47. </w:t>
      </w:r>
      <w:r w:rsidRPr="00CA1D47">
        <w:rPr>
          <w:rFonts w:ascii="Calibri" w:hAnsi="Calibri" w:cs="Calibri"/>
          <w:noProof/>
          <w:sz w:val="20"/>
          <w:szCs w:val="20"/>
          <w:lang w:val="nl-NL"/>
          <w:rPrChange w:id="204" w:author="G. Geleijnse" w:date="2020-05-22T08:32:00Z">
            <w:rPr>
              <w:rFonts w:ascii="Calibri" w:hAnsi="Calibri" w:cs="Calibri"/>
              <w:noProof/>
              <w:sz w:val="20"/>
              <w:szCs w:val="20"/>
            </w:rPr>
          </w:rPrChange>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14:paraId="1EB46D4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205" w:author="G. Geleijnse" w:date="2020-05-22T08:32:00Z">
            <w:rPr>
              <w:rFonts w:ascii="Calibri" w:hAnsi="Calibri" w:cs="Calibri"/>
              <w:noProof/>
              <w:sz w:val="20"/>
              <w:szCs w:val="20"/>
            </w:rPr>
          </w:rPrChange>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CA1D47">
        <w:rPr>
          <w:rFonts w:ascii="Calibri" w:hAnsi="Calibri" w:cs="Calibri"/>
          <w:noProof/>
          <w:sz w:val="20"/>
          <w:szCs w:val="20"/>
          <w:lang w:val="nl-NL"/>
          <w:rPrChange w:id="206" w:author="G. Geleijnse" w:date="2020-05-22T08:32:00Z">
            <w:rPr>
              <w:rFonts w:ascii="Calibri" w:hAnsi="Calibri" w:cs="Calibri"/>
              <w:noProof/>
              <w:sz w:val="20"/>
              <w:szCs w:val="20"/>
            </w:rPr>
          </w:rPrChange>
        </w:rPr>
        <w:t xml:space="preserve">N Engl J Med 1995;333(8):469–73. </w:t>
      </w:r>
    </w:p>
    <w:p w14:paraId="07E589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07" w:author="G. Geleijnse" w:date="2020-05-22T08:32:00Z">
            <w:rPr>
              <w:rFonts w:ascii="Calibri" w:hAnsi="Calibri" w:cs="Calibri"/>
              <w:noProof/>
              <w:sz w:val="20"/>
              <w:szCs w:val="20"/>
            </w:rPr>
          </w:rPrChange>
        </w:rPr>
        <w:t xml:space="preserve">65. </w:t>
      </w:r>
      <w:r w:rsidRPr="00CA1D47">
        <w:rPr>
          <w:rFonts w:ascii="Calibri" w:hAnsi="Calibri" w:cs="Calibri"/>
          <w:noProof/>
          <w:sz w:val="20"/>
          <w:szCs w:val="20"/>
          <w:lang w:val="nl-NL"/>
          <w:rPrChange w:id="208" w:author="G. Geleijnse" w:date="2020-05-22T08:32:00Z">
            <w:rPr>
              <w:rFonts w:ascii="Calibri" w:hAnsi="Calibri" w:cs="Calibri"/>
              <w:noProof/>
              <w:sz w:val="20"/>
              <w:szCs w:val="20"/>
            </w:rPr>
          </w:rPrChange>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 xml:space="preserve">van Harten M, de Ridder M, Hamming-Vrieze O, Smeele L, Balm A, van den Brekel M. The association of treatment delay and prognosis in head and neck squamous cell carcinoma (HNSCC) patients in a Dutch </w:t>
      </w:r>
      <w:r w:rsidRPr="00450D5F">
        <w:rPr>
          <w:rFonts w:ascii="Calibri" w:hAnsi="Calibri" w:cs="Calibri"/>
          <w:noProof/>
          <w:sz w:val="20"/>
          <w:szCs w:val="20"/>
        </w:rPr>
        <w:lastRenderedPageBreak/>
        <w:t>comprehensive cancer center. Oral Oncol [Internet] 2014 [cited 2020 May 19];50(4):282–90. Available from: https://www.ncbi.nlm.nih.gov/pubmed/24405882</w:t>
      </w:r>
    </w:p>
    <w:p w14:paraId="738045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09" w:author="G. Geleijnse" w:date="2020-05-22T08:32:00Z">
            <w:rPr>
              <w:rFonts w:ascii="Calibri" w:hAnsi="Calibri" w:cs="Calibri"/>
              <w:noProof/>
              <w:sz w:val="20"/>
              <w:szCs w:val="20"/>
              <w:lang w:val="en-US"/>
            </w:rPr>
          </w:rPrChange>
        </w:rPr>
        <w:t xml:space="preserve">68. </w:t>
      </w:r>
      <w:r w:rsidRPr="00CA1D47">
        <w:rPr>
          <w:rFonts w:ascii="Calibri" w:hAnsi="Calibri" w:cs="Calibri"/>
          <w:noProof/>
          <w:sz w:val="20"/>
          <w:szCs w:val="20"/>
          <w:lang w:val="nl-NL"/>
          <w:rPrChange w:id="210" w:author="G. Geleijnse" w:date="2020-05-22T08:32:00Z">
            <w:rPr>
              <w:rFonts w:ascii="Calibri" w:hAnsi="Calibri" w:cs="Calibri"/>
              <w:noProof/>
              <w:sz w:val="20"/>
              <w:szCs w:val="20"/>
              <w:lang w:val="en-US"/>
            </w:rPr>
          </w:rPrChange>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11" w:author="G. Geleijnse" w:date="2020-05-22T08:32:00Z">
            <w:rPr>
              <w:rFonts w:ascii="Calibri" w:hAnsi="Calibri" w:cs="Calibri"/>
              <w:noProof/>
              <w:sz w:val="20"/>
              <w:szCs w:val="20"/>
              <w:lang w:val="en-US"/>
            </w:rPr>
          </w:rPrChange>
        </w:rPr>
        <w:t xml:space="preserve">82. </w:t>
      </w:r>
      <w:r w:rsidRPr="00CA1D47">
        <w:rPr>
          <w:rFonts w:ascii="Calibri" w:hAnsi="Calibri" w:cs="Calibri"/>
          <w:noProof/>
          <w:sz w:val="20"/>
          <w:szCs w:val="20"/>
          <w:lang w:val="nl-NL"/>
          <w:rPrChange w:id="212" w:author="G. Geleijnse" w:date="2020-05-22T08:32:00Z">
            <w:rPr>
              <w:rFonts w:ascii="Calibri" w:hAnsi="Calibri" w:cs="Calibri"/>
              <w:noProof/>
              <w:sz w:val="20"/>
              <w:szCs w:val="20"/>
              <w:lang w:val="en-US"/>
            </w:rPr>
          </w:rPrChange>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Kop2"/>
        <w:rPr>
          <w:lang w:val="en-US"/>
        </w:rPr>
      </w:pPr>
      <w:r w:rsidRPr="00450D5F">
        <w:rPr>
          <w:rFonts w:ascii="Calibri" w:hAnsi="Calibri" w:cs="Calibri"/>
          <w:sz w:val="20"/>
          <w:szCs w:val="20"/>
          <w:lang w:val="en-US"/>
        </w:rPr>
        <w:fldChar w:fldCharType="end"/>
      </w:r>
    </w:p>
    <w:p w14:paraId="176979FD" w14:textId="77777777" w:rsidR="001B3615" w:rsidRDefault="001B3615" w:rsidP="39A4890C">
      <w:pPr>
        <w:pStyle w:val="Kop2"/>
        <w:rPr>
          <w:lang w:val="en-US"/>
        </w:rPr>
      </w:pPr>
      <w:r w:rsidRPr="39A4890C">
        <w:rPr>
          <w:lang w:val="en-US"/>
        </w:rPr>
        <w:t>Appendix A</w:t>
      </w:r>
    </w:p>
    <w:p w14:paraId="4479A112" w14:textId="77777777" w:rsidR="001B3615" w:rsidRDefault="001B3615" w:rsidP="39A4890C">
      <w:pPr>
        <w:rPr>
          <w:lang w:val="en-US"/>
        </w:rPr>
      </w:pPr>
      <w:proofErr w:type="gramStart"/>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roofErr w:type="gramEnd"/>
    </w:p>
    <w:p w14:paraId="0925184B" w14:textId="77777777" w:rsidR="001B3615" w:rsidRDefault="001B3615" w:rsidP="39A4890C">
      <w:pPr>
        <w:pStyle w:val="Kop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lang w:val="en-US"/>
        </w:rPr>
      </w:pPr>
      <w:proofErr w:type="gramStart"/>
      <w:r w:rsidRPr="39A4890C">
        <w:rPr>
          <w:rFonts w:ascii="Calibri" w:eastAsia="Calibri" w:hAnsi="Calibri" w:cs="Calibri"/>
          <w:lang w:val="en-US"/>
        </w:rPr>
        <w:t>A summary of the estimates of the decision model and an overview of the counts, duration, and length of stay of the included interventions in our hospital.</w:t>
      </w:r>
      <w:proofErr w:type="gramEnd"/>
    </w:p>
    <w:p w14:paraId="16B16AA6" w14:textId="18C48777" w:rsidR="59E86296" w:rsidRDefault="59E86296" w:rsidP="39A4890C">
      <w:pPr>
        <w:pStyle w:val="Kop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lang w:val="en-US"/>
        </w:rPr>
      </w:pPr>
      <w:proofErr w:type="gramStart"/>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roofErr w:type="gramEnd"/>
    </w:p>
    <w:p w14:paraId="70982CDC" w14:textId="601F7146" w:rsidR="529039AE" w:rsidRDefault="529039AE" w:rsidP="04F59E2C">
      <w:pPr>
        <w:pStyle w:val="Kop2"/>
        <w:rPr>
          <w:lang w:val="en-US"/>
        </w:rPr>
      </w:pPr>
      <w:r w:rsidRPr="04F59E2C">
        <w:rPr>
          <w:lang w:val="en-US"/>
        </w:rPr>
        <w:lastRenderedPageBreak/>
        <w:t>Appendix D</w:t>
      </w:r>
    </w:p>
    <w:p w14:paraId="47950FE6" w14:textId="4E42EE4F" w:rsidR="529039AE" w:rsidRDefault="529039AE" w:rsidP="04F59E2C">
      <w:pPr>
        <w:spacing w:line="257" w:lineRule="auto"/>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213"/>
      <w:r w:rsidR="00A841EB">
        <w:rPr>
          <w:rFonts w:ascii="Calibri" w:eastAsia="Calibri" w:hAnsi="Calibri" w:cs="Calibri"/>
          <w:i/>
          <w:iCs/>
          <w:highlight w:val="yellow"/>
          <w:lang w:val="en-US"/>
        </w:rPr>
        <w:t xml:space="preserve">the method? </w:t>
      </w:r>
      <w:commentRangeEnd w:id="213"/>
      <w:r w:rsidR="00A841EB">
        <w:rPr>
          <w:rStyle w:val="Verwijzingopmerking"/>
        </w:rPr>
        <w:commentReference w:id="213"/>
      </w:r>
      <w:ins w:id="214" w:author="van Saase" w:date="2020-05-24T19:51:00Z">
        <w:r w:rsidR="0004564D">
          <w:rPr>
            <w:rFonts w:ascii="Calibri" w:eastAsia="Calibri" w:hAnsi="Calibri" w:cs="Calibri"/>
            <w:i/>
            <w:iCs/>
            <w:lang w:val="en-US"/>
          </w:rPr>
          <w:t xml:space="preserve"> We can ask the editor if the journal or the reviewers want that.</w:t>
        </w:r>
      </w:ins>
      <w:bookmarkStart w:id="215" w:name="_GoBack"/>
      <w:bookmarkEnd w:id="215"/>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Y. Gravesteijn" w:date="2020-05-13T11:26:00Z" w:initials="BG">
    <w:p w14:paraId="34899B51" w14:textId="77777777" w:rsidR="008A6FBB" w:rsidRDefault="008A6FBB">
      <w:pPr>
        <w:rPr>
          <w:lang w:val="nl-NL"/>
        </w:rPr>
      </w:pPr>
      <w:r w:rsidRPr="00A841EB">
        <w:rPr>
          <w:lang w:val="nl-NL"/>
        </w:rPr>
        <w:t>Open voorstel, hier maken we graag samen een definitieve volgor</w:t>
      </w:r>
      <w:r>
        <w:rPr>
          <w:lang w:val="nl-NL"/>
        </w:rPr>
        <w:t xml:space="preserve">de in. </w:t>
      </w:r>
    </w:p>
    <w:p w14:paraId="251B9F69" w14:textId="77777777" w:rsidR="008A6FBB" w:rsidRDefault="008A6FBB">
      <w:pPr>
        <w:rPr>
          <w:lang w:val="nl-NL"/>
        </w:rPr>
      </w:pPr>
    </w:p>
    <w:p w14:paraId="6CE1627D" w14:textId="1656BBFC" w:rsidR="008A6FBB" w:rsidRPr="00CA1D47" w:rsidRDefault="008A6FBB">
      <w:pPr>
        <w:rPr>
          <w:lang w:val="nl-NL"/>
        </w:rPr>
      </w:pPr>
      <w:r w:rsidRPr="00CA1D47">
        <w:rPr>
          <w:lang w:val="nl-NL"/>
        </w:rPr>
        <w:t xml:space="preserve">+ Check of je eigen ORCID correct is.  </w:t>
      </w:r>
    </w:p>
  </w:comment>
  <w:comment w:id="0" w:author="rob baatenburg de jong" w:date="2020-05-21T11:12:00Z" w:initials="rbdj">
    <w:p w14:paraId="4ED50190" w14:textId="77777777" w:rsidR="008A6FBB" w:rsidRPr="00CA1D47" w:rsidRDefault="008A6FBB">
      <w:pPr>
        <w:pStyle w:val="Tekstopmerking"/>
        <w:rPr>
          <w:lang w:val="nl-NL"/>
        </w:rPr>
      </w:pPr>
      <w:r>
        <w:rPr>
          <w:rStyle w:val="Verwijzingopmerking"/>
        </w:rPr>
        <w:annotationRef/>
      </w:r>
      <w:r w:rsidRPr="00CA1D47">
        <w:rPr>
          <w:lang w:val="nl-NL"/>
        </w:rPr>
        <w:t>Prima wat mij betreft.</w:t>
      </w:r>
    </w:p>
    <w:p w14:paraId="5B26B31B" w14:textId="4EDACE22" w:rsidR="008A6FBB" w:rsidRPr="00E678CD" w:rsidRDefault="008A6FBB">
      <w:pPr>
        <w:pStyle w:val="Tekstopmerking"/>
        <w:rPr>
          <w:lang w:val="nl-NL"/>
        </w:rPr>
      </w:pPr>
      <w:r w:rsidRPr="00E678CD">
        <w:rPr>
          <w:lang w:val="nl-NL"/>
        </w:rPr>
        <w:t>Nog Cees Verhoef, Michiel V</w:t>
      </w:r>
      <w:r>
        <w:rPr>
          <w:lang w:val="nl-NL"/>
        </w:rPr>
        <w:t>erhofstadt of Joke Hendriks als algemene chirurg vragen? Een van deze drie moet sowieso onze resultaten aan hun klinische blik toetsen</w:t>
      </w:r>
    </w:p>
  </w:comment>
  <w:comment w:id="22" w:author="rob baatenburg de jong" w:date="2020-05-21T11:19:00Z" w:initials="rbdj">
    <w:p w14:paraId="2D3D944E" w14:textId="5461C91D" w:rsidR="008A6FBB" w:rsidRDefault="008A6FBB">
      <w:pPr>
        <w:pStyle w:val="Tekstopmerking"/>
      </w:pPr>
      <w:r>
        <w:rPr>
          <w:rStyle w:val="Verwijzingopmerking"/>
        </w:rPr>
        <w:annotationRef/>
      </w:r>
      <w:proofErr w:type="spellStart"/>
      <w:r>
        <w:t>Ja</w:t>
      </w:r>
      <w:proofErr w:type="spellEnd"/>
      <w:r>
        <w:t>!</w:t>
      </w:r>
    </w:p>
  </w:comment>
  <w:comment w:id="23" w:author="E.M. Krijkamp" w:date="2020-05-14T15:53:00Z" w:initials="EK">
    <w:p w14:paraId="32B7ED62" w14:textId="53B9830B" w:rsidR="008A6FBB" w:rsidRDefault="008A6FBB">
      <w:r>
        <w:t xml:space="preserve">Feedback from Lisa (student editor at the NEJM): </w:t>
      </w:r>
      <w:r>
        <w:annotationRef/>
      </w:r>
      <w:r>
        <w:annotationRef/>
      </w:r>
      <w:r>
        <w:annotationRef/>
      </w:r>
      <w:r>
        <w:annotationRef/>
      </w:r>
      <w:r>
        <w:annotationRef/>
      </w:r>
      <w:r>
        <w:annotationRef/>
      </w:r>
      <w:r>
        <w:annotationRef/>
      </w:r>
    </w:p>
    <w:p w14:paraId="7A848012" w14:textId="05BF7982" w:rsidR="008A6FBB" w:rsidRDefault="008A6FBB">
      <w:r>
        <w:t xml:space="preserve">Thanks for sending this. This applies to a broad audience and is really practical which is really positive for NEJM. They focus a lot on the message that a research article represents and the immediacy of its use. In this case, it would be providing data to inform surgical scheduling in the pandemic/post-pandemic era. As </w:t>
      </w:r>
      <w:proofErr w:type="spellStart"/>
      <w:r>
        <w:t>Myriam</w:t>
      </w:r>
      <w:proofErr w:type="spellEnd"/>
      <w:r>
        <w:t xml:space="preserve"> mentioned, it will be important to frame the message around the ethics of treating certain populations. As surgeons (and society), we have collectively decided that cases where surgery is the only treatment to save life (</w:t>
      </w:r>
      <w:proofErr w:type="spellStart"/>
      <w:r>
        <w:t>eg</w:t>
      </w:r>
      <w:proofErr w:type="spellEnd"/>
      <w:r>
        <w:t xml:space="preserve"> oncologic cases) take priority because that is often the only option they have for treatments irrespective of the quantity of life they gain (most patients with oncologic disease have a shorter survival and be older than the average person so quantifying QALYs will always bias against them). It's a challenging (but interesting) message to quantify the utility they receive from treatment but needs a really strong ethical component. I know that isn't really the purpose of the study but might want to consider how to address this.  </w:t>
      </w:r>
    </w:p>
    <w:p w14:paraId="0BAF6A8F" w14:textId="20F0E553" w:rsidR="008A6FBB" w:rsidRDefault="008A6FBB">
      <w:r>
        <w:t xml:space="preserve"> Were you thinking of submitting this as an original article or one of the special reports?</w:t>
      </w:r>
    </w:p>
    <w:p w14:paraId="1B75B763" w14:textId="343A3DD6" w:rsidR="008A6FBB" w:rsidRDefault="008A6FBB">
      <w:r>
        <w:t xml:space="preserve">In general, decision models are difficult to publish at NEJM. When I asked, they said they don't like the assumptions and integration of various data </w:t>
      </w:r>
      <w:proofErr w:type="spellStart"/>
      <w:proofErr w:type="gramStart"/>
      <w:r>
        <w:t>sources.They</w:t>
      </w:r>
      <w:proofErr w:type="spellEnd"/>
      <w:proofErr w:type="gramEnd"/>
      <w:r>
        <w:t xml:space="preserve"> typically only publish decision models related to RCTs or national databases. That being said, COVID-19 is a different time so they may be more open! But anything you can do to validate the model will ease the editors' concerns. If it is possible to externally validate the results to database, that could help to confirm the accuracy of the model and would really strengthen the conclusions. </w:t>
      </w:r>
    </w:p>
    <w:p w14:paraId="270A0A8F" w14:textId="1CCDF2DD" w:rsidR="008A6FBB" w:rsidRDefault="008A6FBB">
      <w:r>
        <w:t xml:space="preserve">Good luck regardless! </w:t>
      </w:r>
      <w:proofErr w:type="gramStart"/>
      <w:r>
        <w:t>it's</w:t>
      </w:r>
      <w:proofErr w:type="gramEnd"/>
      <w:r>
        <w:t xml:space="preserve"> a very interesting question</w:t>
      </w:r>
    </w:p>
  </w:comment>
  <w:comment w:id="24" w:author="E.M. Krijkamp" w:date="2020-05-19T16:42:00Z" w:initials="EK">
    <w:p w14:paraId="110841EA" w14:textId="0132CA8D" w:rsidR="008A6FBB" w:rsidRDefault="008A6FBB">
      <w:pPr>
        <w:pStyle w:val="Tekstopmerking"/>
      </w:pPr>
      <w:r>
        <w:rPr>
          <w:rStyle w:val="Verwijzingopmerking"/>
        </w:rPr>
        <w:annotationRef/>
      </w:r>
      <w:r>
        <w:t xml:space="preserve">422 words </w:t>
      </w:r>
    </w:p>
    <w:p w14:paraId="14913C65" w14:textId="3CAF219C" w:rsidR="008A6FBB" w:rsidRDefault="008A6FBB">
      <w:pPr>
        <w:pStyle w:val="Tekstopmerking"/>
      </w:pPr>
      <w:r w:rsidRPr="00B12A7F">
        <w:t>https://www.nejm.org/author-center/new-manuscripts</w:t>
      </w:r>
    </w:p>
    <w:p w14:paraId="08490C63" w14:textId="77777777" w:rsidR="008A6FBB" w:rsidRDefault="008A6FBB">
      <w:pPr>
        <w:pStyle w:val="Tekstopmerking"/>
      </w:pPr>
    </w:p>
    <w:p w14:paraId="4BD98347" w14:textId="77777777" w:rsidR="008A6FBB" w:rsidRDefault="008A6FBB" w:rsidP="00234D3C">
      <w:pPr>
        <w:pStyle w:val="Kop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A8F3240"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33DD9364" w14:textId="04D55C78" w:rsidR="008A6FBB" w:rsidRPr="00234D3C" w:rsidRDefault="008A6FBB">
      <w:pPr>
        <w:pStyle w:val="Tekstopmerking"/>
        <w:rPr>
          <w:lang w:val="en-US"/>
        </w:rPr>
      </w:pPr>
    </w:p>
  </w:comment>
  <w:comment w:id="25" w:author="G. Geleijnse" w:date="2020-05-22T08:35:00Z" w:initials="GG">
    <w:p w14:paraId="0B64B081" w14:textId="77DD0520" w:rsidR="008A6FBB" w:rsidRPr="00CA1D47" w:rsidRDefault="008A6FBB">
      <w:pPr>
        <w:pStyle w:val="Tekstopmerking"/>
        <w:rPr>
          <w:lang w:val="nl-NL"/>
        </w:rPr>
      </w:pPr>
      <w:r>
        <w:rPr>
          <w:rStyle w:val="Verwijzingopmerking"/>
        </w:rPr>
        <w:annotationRef/>
      </w:r>
      <w:r w:rsidRPr="00CA1D47">
        <w:rPr>
          <w:lang w:val="nl-NL"/>
        </w:rPr>
        <w:t xml:space="preserve">Suggestie: </w:t>
      </w:r>
      <w:proofErr w:type="spellStart"/>
      <w:r w:rsidRPr="00CA1D47">
        <w:rPr>
          <w:lang w:val="nl-NL"/>
        </w:rPr>
        <w:t>regular</w:t>
      </w:r>
      <w:proofErr w:type="spellEnd"/>
      <w:r w:rsidRPr="00CA1D47">
        <w:rPr>
          <w:lang w:val="nl-NL"/>
        </w:rPr>
        <w:t xml:space="preserve"> </w:t>
      </w:r>
      <w:proofErr w:type="spellStart"/>
      <w:r w:rsidRPr="00CA1D47">
        <w:rPr>
          <w:lang w:val="nl-NL"/>
        </w:rPr>
        <w:t>ipv</w:t>
      </w:r>
      <w:proofErr w:type="spellEnd"/>
      <w:r w:rsidRPr="00CA1D47">
        <w:rPr>
          <w:lang w:val="nl-NL"/>
        </w:rPr>
        <w:t xml:space="preserve"> </w:t>
      </w:r>
      <w:proofErr w:type="spellStart"/>
      <w:r w:rsidRPr="00CA1D47">
        <w:rPr>
          <w:lang w:val="nl-NL"/>
        </w:rPr>
        <w:t>usual</w:t>
      </w:r>
      <w:proofErr w:type="spellEnd"/>
      <w:r w:rsidRPr="00CA1D47">
        <w:rPr>
          <w:lang w:val="nl-NL"/>
        </w:rPr>
        <w:t>. We doen toch bijzondere dingen?</w:t>
      </w:r>
    </w:p>
  </w:comment>
  <w:comment w:id="26" w:author="G. Geleijnse" w:date="2020-05-22T08:42:00Z" w:initials="GG">
    <w:p w14:paraId="38E24F32" w14:textId="295F2A89" w:rsidR="008A6FBB" w:rsidRPr="00674DF9" w:rsidRDefault="008A6FBB">
      <w:pPr>
        <w:pStyle w:val="Tekstopmerking"/>
        <w:rPr>
          <w:lang w:val="nl-NL"/>
        </w:rPr>
      </w:pPr>
      <w:r>
        <w:rPr>
          <w:rStyle w:val="Verwijzingopmerking"/>
        </w:rPr>
        <w:annotationRef/>
      </w:r>
      <w:r w:rsidRPr="00674DF9">
        <w:rPr>
          <w:lang w:val="nl-NL"/>
        </w:rPr>
        <w:t>S</w:t>
      </w:r>
      <w:r>
        <w:rPr>
          <w:lang w:val="nl-NL"/>
        </w:rPr>
        <w:t>uggesti</w:t>
      </w:r>
      <w:r w:rsidRPr="00674DF9">
        <w:rPr>
          <w:lang w:val="nl-NL"/>
        </w:rPr>
        <w:t>e: ‘</w:t>
      </w:r>
      <w:proofErr w:type="spellStart"/>
      <w:r w:rsidRPr="00674DF9">
        <w:rPr>
          <w:lang w:val="nl-NL"/>
        </w:rPr>
        <w:t>Our</w:t>
      </w:r>
      <w:proofErr w:type="spellEnd"/>
      <w:r w:rsidRPr="00674DF9">
        <w:rPr>
          <w:lang w:val="nl-NL"/>
        </w:rPr>
        <w:t xml:space="preserve"> </w:t>
      </w:r>
      <w:proofErr w:type="spellStart"/>
      <w:r w:rsidRPr="00674DF9">
        <w:rPr>
          <w:lang w:val="nl-NL"/>
        </w:rPr>
        <w:t>objective</w:t>
      </w:r>
      <w:proofErr w:type="spellEnd"/>
      <w:r w:rsidRPr="00674DF9">
        <w:rPr>
          <w:lang w:val="nl-NL"/>
        </w:rPr>
        <w:t xml:space="preserve"> is’ vind ik iets stelliger</w:t>
      </w:r>
    </w:p>
  </w:comment>
  <w:comment w:id="29" w:author="G. Geleijnse" w:date="2020-05-22T15:59:00Z" w:initials="GG">
    <w:p w14:paraId="3C2D9E41" w14:textId="23E6A7BA" w:rsidR="008A6FBB" w:rsidRDefault="008A6FBB">
      <w:pPr>
        <w:pStyle w:val="Tekstopmerking"/>
      </w:pPr>
      <w:r>
        <w:rPr>
          <w:rStyle w:val="Verwijzingopmerking"/>
        </w:rPr>
        <w:annotationRef/>
      </w:r>
      <w:proofErr w:type="spellStart"/>
      <w:proofErr w:type="gramStart"/>
      <w:r>
        <w:t>suggestie</w:t>
      </w:r>
      <w:proofErr w:type="spellEnd"/>
      <w:proofErr w:type="gramEnd"/>
      <w:r>
        <w:t>: steps</w:t>
      </w:r>
    </w:p>
  </w:comment>
  <w:comment w:id="30" w:author="G. Geleijnse" w:date="2020-05-22T15:59:00Z" w:initials="GG">
    <w:p w14:paraId="299439A4" w14:textId="55C3F010" w:rsidR="008A6FBB" w:rsidRDefault="008A6FBB">
      <w:pPr>
        <w:pStyle w:val="Tekstopmerking"/>
      </w:pPr>
      <w:r>
        <w:rPr>
          <w:rStyle w:val="Verwijzingopmerking"/>
        </w:rPr>
        <w:annotationRef/>
      </w:r>
      <w:proofErr w:type="gramStart"/>
      <w:r>
        <w:t>or</w:t>
      </w:r>
      <w:proofErr w:type="gramEnd"/>
      <w:r>
        <w:t xml:space="preserve"> </w:t>
      </w:r>
      <w:proofErr w:type="spellStart"/>
      <w:r>
        <w:t>ipv</w:t>
      </w:r>
      <w:proofErr w:type="spellEnd"/>
      <w:r>
        <w:t xml:space="preserve"> and?</w:t>
      </w:r>
    </w:p>
  </w:comment>
  <w:comment w:id="32" w:author="G. Geleijnse" w:date="2020-05-22T16:03:00Z" w:initials="GG">
    <w:p w14:paraId="2574C25C" w14:textId="15D2CECB" w:rsidR="008A6FBB" w:rsidRDefault="008A6FBB">
      <w:pPr>
        <w:pStyle w:val="Tekstopmerking"/>
      </w:pPr>
      <w:r>
        <w:rPr>
          <w:rStyle w:val="Verwijzingopmerking"/>
        </w:rPr>
        <w:annotationRef/>
      </w:r>
      <w:proofErr w:type="gramStart"/>
      <w:r>
        <w:t>for</w:t>
      </w:r>
      <w:proofErr w:type="gramEnd"/>
    </w:p>
  </w:comment>
  <w:comment w:id="33" w:author="G. Geleijnse" w:date="2020-05-22T16:02:00Z" w:initials="GG">
    <w:p w14:paraId="38E828D1" w14:textId="55FA1229" w:rsidR="008A6FBB" w:rsidRPr="00F3380A" w:rsidRDefault="008A6FBB">
      <w:pPr>
        <w:pStyle w:val="Tekstopmerking"/>
        <w:rPr>
          <w:lang w:val="nl-NL"/>
        </w:rPr>
      </w:pPr>
      <w:r>
        <w:rPr>
          <w:rStyle w:val="Verwijzingopmerking"/>
        </w:rPr>
        <w:annotationRef/>
      </w:r>
      <w:r w:rsidRPr="00F3380A">
        <w:rPr>
          <w:lang w:val="nl-NL"/>
        </w:rPr>
        <w:t xml:space="preserve">suggestie: Delay of </w:t>
      </w:r>
      <w:proofErr w:type="spellStart"/>
      <w:r w:rsidRPr="00F3380A">
        <w:rPr>
          <w:lang w:val="nl-NL"/>
        </w:rPr>
        <w:t>surgery</w:t>
      </w:r>
      <w:proofErr w:type="spellEnd"/>
    </w:p>
  </w:comment>
  <w:comment w:id="36" w:author="G. Geleijnse" w:date="2020-05-22T16:32:00Z" w:initials="GG">
    <w:p w14:paraId="49B4037F" w14:textId="6EAF1C69" w:rsidR="008A6FBB" w:rsidRPr="00F3380A" w:rsidRDefault="008A6FBB">
      <w:pPr>
        <w:pStyle w:val="Tekstopmerking"/>
        <w:rPr>
          <w:lang w:val="nl-NL"/>
        </w:rPr>
      </w:pPr>
      <w:r>
        <w:rPr>
          <w:rStyle w:val="Verwijzingopmerking"/>
        </w:rPr>
        <w:annotationRef/>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 Spoed en acuut: 21%, semi-electief 27% en 52% electief van het totaal.</w:t>
      </w:r>
      <w:r>
        <w:rPr>
          <w:lang w:val="nl-NL"/>
        </w:rPr>
        <w:br/>
        <w:t>Nagaan welke 34 ingrepen nu zijn geïncludeerd in dit artikel.</w:t>
      </w:r>
      <w:r>
        <w:rPr>
          <w:lang w:val="nl-NL"/>
        </w:rPr>
        <w:br/>
      </w:r>
    </w:p>
  </w:comment>
  <w:comment w:id="37" w:author="rob baatenburg de jong" w:date="2020-05-21T11:01:00Z" w:initials="rbdj">
    <w:p w14:paraId="36CD46A8" w14:textId="6D58D1E3" w:rsidR="008A6FBB" w:rsidRPr="000016BF" w:rsidRDefault="008A6FBB">
      <w:pPr>
        <w:pStyle w:val="Tekstopmerking"/>
        <w:rPr>
          <w:lang w:val="nl-NL"/>
        </w:rPr>
      </w:pPr>
      <w:r>
        <w:rPr>
          <w:rStyle w:val="Verwijzingopmerking"/>
        </w:rPr>
        <w:annotationRef/>
      </w:r>
      <w:r w:rsidRPr="000016BF">
        <w:rPr>
          <w:lang w:val="nl-NL"/>
        </w:rPr>
        <w:t>Naast data van individuele aa</w:t>
      </w:r>
      <w:r>
        <w:rPr>
          <w:lang w:val="nl-NL"/>
        </w:rPr>
        <w:t xml:space="preserve">ndoeningen is het nuttig om aan te geven dat we streven naar indeling in 3 groepen: 1 no </w:t>
      </w:r>
      <w:proofErr w:type="spellStart"/>
      <w:r>
        <w:rPr>
          <w:lang w:val="nl-NL"/>
        </w:rPr>
        <w:t>brainer</w:t>
      </w:r>
      <w:proofErr w:type="spellEnd"/>
      <w:r>
        <w:rPr>
          <w:lang w:val="nl-NL"/>
        </w:rPr>
        <w:t>: moet sowieso gezien gezondheidswinst; 2 redelijke verwachting van nut; 3 veel minder kansrijk, zonder schaarste zou je misschien een poging wagen, maar met schaarste eerder zoeken naar niet-chirurgische alternatieven.</w:t>
      </w:r>
    </w:p>
  </w:comment>
  <w:comment w:id="38" w:author="G. Geleijnse" w:date="2020-05-22T16:45:00Z" w:initials="GG">
    <w:p w14:paraId="44384B2A" w14:textId="7F7B609B" w:rsidR="008A6FBB" w:rsidRPr="008668E7" w:rsidRDefault="008A6FBB">
      <w:pPr>
        <w:pStyle w:val="Tekstopmerking"/>
        <w:rPr>
          <w:lang w:val="nl-NL"/>
        </w:rPr>
      </w:pPr>
      <w:r>
        <w:rPr>
          <w:rStyle w:val="Verwijzingopmerking"/>
        </w:rPr>
        <w:annotationRef/>
      </w:r>
      <w:r w:rsidRPr="008668E7">
        <w:rPr>
          <w:lang w:val="nl-NL"/>
        </w:rPr>
        <w:t>Tijdsbepaling altijd vooraan of achteraan, toch?</w:t>
      </w:r>
    </w:p>
  </w:comment>
  <w:comment w:id="42" w:author="G. Geleijnse" w:date="2020-05-22T16:45:00Z" w:initials="GG">
    <w:p w14:paraId="02C9926D" w14:textId="77777777" w:rsidR="008A6FBB" w:rsidRPr="008668E7" w:rsidRDefault="008A6FBB" w:rsidP="008668E7">
      <w:pPr>
        <w:pStyle w:val="Tekstopmerking"/>
        <w:rPr>
          <w:lang w:val="nl-NL"/>
        </w:rPr>
      </w:pPr>
      <w:r>
        <w:rPr>
          <w:rStyle w:val="Verwijzingopmerking"/>
        </w:rPr>
        <w:annotationRef/>
      </w:r>
      <w:r w:rsidRPr="008668E7">
        <w:rPr>
          <w:lang w:val="nl-NL"/>
        </w:rPr>
        <w:t>Tijdsbepaling altijd vooraan of achteraan, toch?</w:t>
      </w:r>
    </w:p>
  </w:comment>
  <w:comment w:id="47" w:author="G. Geleijnse" w:date="2020-05-22T16:54:00Z" w:initials="GG">
    <w:p w14:paraId="4347DFF4" w14:textId="294BE0F5" w:rsidR="008A6FBB" w:rsidRDefault="008A6FBB">
      <w:pPr>
        <w:pStyle w:val="Tekstopmerking"/>
      </w:pPr>
      <w:r>
        <w:rPr>
          <w:rStyle w:val="Verwijzingopmerking"/>
        </w:rPr>
        <w:annotationRef/>
      </w:r>
      <w:proofErr w:type="spellStart"/>
      <w:r>
        <w:t>Suggestie</w:t>
      </w:r>
      <w:proofErr w:type="spellEnd"/>
      <w:r>
        <w:t>: The prioritization resulting from this tool should only be used in context of different ethical perspectives combined with capacity management tools.</w:t>
      </w:r>
    </w:p>
  </w:comment>
  <w:comment w:id="53" w:author="rob baatenburg de jong" w:date="2020-05-21T11:06:00Z" w:initials="rbdj">
    <w:p w14:paraId="0378D92B" w14:textId="5DD0B96B" w:rsidR="008A6FBB" w:rsidRDefault="008A6FBB">
      <w:pPr>
        <w:pStyle w:val="Tekstopmerking"/>
      </w:pPr>
      <w:r>
        <w:rPr>
          <w:rStyle w:val="Verwijzingopmerking"/>
        </w:rPr>
        <w:annotationRef/>
      </w:r>
      <w:r>
        <w:t>By experts from the respective surgical fields</w:t>
      </w:r>
    </w:p>
  </w:comment>
  <w:comment w:id="54" w:author="rob baatenburg de jong" w:date="2020-05-21T11:22:00Z" w:initials="rbdj">
    <w:p w14:paraId="3AACB6FE" w14:textId="11C0C2C7" w:rsidR="008A6FBB" w:rsidRPr="00FC2F85" w:rsidRDefault="008A6FBB">
      <w:pPr>
        <w:pStyle w:val="Tekstopmerking"/>
        <w:rPr>
          <w:lang w:val="nl-NL"/>
        </w:rPr>
      </w:pPr>
      <w:r>
        <w:rPr>
          <w:rStyle w:val="Verwijzingopmerking"/>
        </w:rPr>
        <w:annotationRef/>
      </w:r>
      <w:r w:rsidRPr="00FC2F85">
        <w:rPr>
          <w:lang w:val="nl-NL"/>
        </w:rPr>
        <w:t>Moet je hier niet i</w:t>
      </w:r>
      <w:r>
        <w:rPr>
          <w:lang w:val="nl-NL"/>
        </w:rPr>
        <w:t xml:space="preserve">ets zeggen over ranking </w:t>
      </w:r>
      <w:proofErr w:type="spellStart"/>
      <w:r>
        <w:rPr>
          <w:lang w:val="nl-NL"/>
        </w:rPr>
        <w:t>urgency</w:t>
      </w:r>
      <w:proofErr w:type="spellEnd"/>
      <w:r>
        <w:rPr>
          <w:lang w:val="nl-NL"/>
        </w:rPr>
        <w:t xml:space="preserve"> </w:t>
      </w:r>
      <w:proofErr w:type="spellStart"/>
      <w:r>
        <w:rPr>
          <w:lang w:val="nl-NL"/>
        </w:rPr>
        <w:t>across</w:t>
      </w:r>
      <w:proofErr w:type="spellEnd"/>
      <w:r>
        <w:rPr>
          <w:lang w:val="nl-NL"/>
        </w:rPr>
        <w:t xml:space="preserve"> different </w:t>
      </w:r>
      <w:proofErr w:type="spellStart"/>
      <w:r>
        <w:rPr>
          <w:lang w:val="nl-NL"/>
        </w:rPr>
        <w:t>surgical</w:t>
      </w:r>
      <w:proofErr w:type="spellEnd"/>
      <w:r>
        <w:rPr>
          <w:lang w:val="nl-NL"/>
        </w:rPr>
        <w:t xml:space="preserve"> disciplines?</w:t>
      </w:r>
    </w:p>
  </w:comment>
  <w:comment w:id="61" w:author="E.M. Krijkamp" w:date="2020-05-15T11:32:00Z" w:initials="EK">
    <w:p w14:paraId="66896093" w14:textId="4A18917F" w:rsidR="008A6FBB" w:rsidRDefault="008A6FBB">
      <w:r>
        <w:t>Check with the journal if they are ok with this.</w:t>
      </w:r>
      <w:r>
        <w:annotationRef/>
      </w:r>
      <w:r>
        <w:annotationRef/>
      </w:r>
      <w:r>
        <w:annotationRef/>
      </w:r>
    </w:p>
  </w:comment>
  <w:comment w:id="62" w:author="rob baatenburg de jong" w:date="2020-05-21T11:09:00Z" w:initials="rbdj">
    <w:p w14:paraId="0E45E305" w14:textId="7A8F3979" w:rsidR="008A6FBB" w:rsidRPr="00FC2F85" w:rsidRDefault="008A6FBB">
      <w:pPr>
        <w:pStyle w:val="Tekstopmerking"/>
        <w:rPr>
          <w:lang w:val="nl-NL"/>
        </w:rPr>
      </w:pPr>
      <w:r>
        <w:rPr>
          <w:rStyle w:val="Verwijzingopmerking"/>
        </w:rPr>
        <w:annotationRef/>
      </w:r>
      <w:r w:rsidRPr="00FC2F85">
        <w:rPr>
          <w:lang w:val="nl-NL"/>
        </w:rPr>
        <w:t>Niet empirische data maar een ge</w:t>
      </w:r>
      <w:r>
        <w:rPr>
          <w:lang w:val="nl-NL"/>
        </w:rPr>
        <w:t>simuleerd cohort, toch</w:t>
      </w:r>
    </w:p>
  </w:comment>
  <w:comment w:id="72" w:author="rob baatenburg de jong" w:date="2020-05-21T11:11:00Z" w:initials="rbdj">
    <w:p w14:paraId="5FF9F252" w14:textId="5E220CFB" w:rsidR="008A6FBB" w:rsidRPr="00E678CD" w:rsidRDefault="008A6FBB">
      <w:pPr>
        <w:pStyle w:val="Tekstopmerking"/>
        <w:rPr>
          <w:lang w:val="en-US"/>
        </w:rPr>
      </w:pPr>
      <w:r>
        <w:rPr>
          <w:rStyle w:val="Verwijzingopmerking"/>
        </w:rPr>
        <w:annotationRef/>
      </w:r>
      <w:proofErr w:type="spellStart"/>
      <w:r w:rsidRPr="00E678CD">
        <w:rPr>
          <w:lang w:val="en-US"/>
        </w:rPr>
        <w:t>Em</w:t>
      </w:r>
      <w:proofErr w:type="spellEnd"/>
      <w:r w:rsidRPr="00E678CD">
        <w:rPr>
          <w:lang w:val="en-US"/>
        </w:rPr>
        <w:t xml:space="preserve"> prof internal med</w:t>
      </w:r>
    </w:p>
  </w:comment>
  <w:comment w:id="73" w:author="rob baatenburg de jong" w:date="2020-05-21T11:11:00Z" w:initials="rbdj">
    <w:p w14:paraId="5B58EA2D" w14:textId="6F5CBB17" w:rsidR="008A6FBB" w:rsidRDefault="008A6FBB">
      <w:pPr>
        <w:pStyle w:val="Tekstopmerking"/>
      </w:pPr>
      <w:r>
        <w:rPr>
          <w:rStyle w:val="Verwijzingopmerking"/>
        </w:rPr>
        <w:annotationRef/>
      </w:r>
      <w:proofErr w:type="gramStart"/>
      <w:r>
        <w:t>head</w:t>
      </w:r>
      <w:proofErr w:type="gramEnd"/>
      <w:r>
        <w:t xml:space="preserve"> and neck surgery</w:t>
      </w:r>
    </w:p>
  </w:comment>
  <w:comment w:id="82" w:author="rob baatenburg de jong" w:date="2020-05-21T11:25:00Z" w:initials="rbdj">
    <w:p w14:paraId="7308B62E" w14:textId="5A4E70E1" w:rsidR="008A6FBB" w:rsidRPr="00FC2F85" w:rsidRDefault="008A6FBB">
      <w:pPr>
        <w:pStyle w:val="Tekstopmerking"/>
        <w:rPr>
          <w:lang w:val="nl-NL"/>
        </w:rPr>
      </w:pPr>
      <w:r>
        <w:rPr>
          <w:rStyle w:val="Verwijzingopmerking"/>
        </w:rPr>
        <w:annotationRef/>
      </w:r>
      <w:r w:rsidRPr="00FC2F85">
        <w:rPr>
          <w:lang w:val="nl-NL"/>
        </w:rPr>
        <w:t>dat begrijp ik niet goed</w:t>
      </w:r>
    </w:p>
  </w:comment>
  <w:comment w:id="94" w:author="E.M. Krijkamp" w:date="2020-05-19T21:33:00Z" w:initials="EK">
    <w:p w14:paraId="5E87E7BB" w14:textId="1DFB8DA1" w:rsidR="008A6FBB" w:rsidRPr="00270429" w:rsidRDefault="008A6FBB">
      <w:pPr>
        <w:pStyle w:val="Tekstopmerking"/>
        <w:rPr>
          <w:lang w:val="nl-NL"/>
        </w:rPr>
      </w:pPr>
      <w:r>
        <w:rPr>
          <w:rStyle w:val="Verwijzingopmerking"/>
        </w:rPr>
        <w:annotationRef/>
      </w:r>
      <w:r w:rsidRPr="00270429">
        <w:rPr>
          <w:lang w:val="nl-NL"/>
        </w:rPr>
        <w:t xml:space="preserve">Jan van </w:t>
      </w:r>
      <w:proofErr w:type="spellStart"/>
      <w:r w:rsidRPr="00270429">
        <w:rPr>
          <w:lang w:val="nl-NL"/>
        </w:rPr>
        <w:t>Busschbach</w:t>
      </w:r>
      <w:proofErr w:type="spellEnd"/>
      <w:r w:rsidRPr="00270429">
        <w:rPr>
          <w:lang w:val="nl-NL"/>
        </w:rPr>
        <w:t xml:space="preserve">, raad je ons aan om het </w:t>
      </w:r>
      <w:proofErr w:type="spellStart"/>
      <w:r>
        <w:rPr>
          <w:lang w:val="nl-NL"/>
        </w:rPr>
        <w:t>utilities</w:t>
      </w:r>
      <w:proofErr w:type="spellEnd"/>
      <w:r>
        <w:rPr>
          <w:lang w:val="nl-NL"/>
        </w:rPr>
        <w:t xml:space="preserve"> te noemen? Of </w:t>
      </w:r>
      <w:proofErr w:type="spellStart"/>
      <w:r>
        <w:rPr>
          <w:lang w:val="nl-NL"/>
        </w:rPr>
        <w:t>QoL</w:t>
      </w:r>
      <w:proofErr w:type="spellEnd"/>
      <w:r>
        <w:rPr>
          <w:lang w:val="nl-NL"/>
        </w:rPr>
        <w:t xml:space="preserve"> waardes? </w:t>
      </w:r>
    </w:p>
  </w:comment>
  <w:comment w:id="95" w:author="Gebruiker" w:date="2020-05-19T10:29:00Z" w:initials="G">
    <w:p w14:paraId="36565F2D" w14:textId="28B8B1FB" w:rsidR="008A6FBB" w:rsidRPr="0065107A" w:rsidRDefault="008A6FBB">
      <w:pPr>
        <w:pStyle w:val="Tekstopmerking"/>
        <w:rPr>
          <w:lang w:val="nl-NL"/>
        </w:rPr>
      </w:pPr>
      <w:r>
        <w:rPr>
          <w:rStyle w:val="Verwijzingopmerking"/>
        </w:rPr>
        <w:annotationRef/>
      </w:r>
      <w:r w:rsidRPr="0065107A">
        <w:rPr>
          <w:lang w:val="nl-NL"/>
        </w:rPr>
        <w:t>@Eline: dit kan ook in Appendix D, denk ik?</w:t>
      </w:r>
    </w:p>
  </w:comment>
  <w:comment w:id="96" w:author="E.M. Krijkamp" w:date="2020-05-19T21:17:00Z" w:initials="EK">
    <w:p w14:paraId="652AE79D" w14:textId="346C4A80" w:rsidR="008A6FBB" w:rsidRPr="00B6789B" w:rsidRDefault="008A6FBB">
      <w:pPr>
        <w:pStyle w:val="Tekstopmerking"/>
        <w:rPr>
          <w:lang w:val="nl-NL"/>
        </w:rPr>
      </w:pPr>
      <w:r>
        <w:rPr>
          <w:rStyle w:val="Verwijzingopmerking"/>
        </w:rPr>
        <w:annotationRef/>
      </w:r>
      <w:r w:rsidRPr="00B6789B">
        <w:rPr>
          <w:lang w:val="nl-NL"/>
        </w:rPr>
        <w:t>Ja, goed idee. Maar</w:t>
      </w:r>
      <w:r>
        <w:rPr>
          <w:lang w:val="nl-NL"/>
        </w:rPr>
        <w:t xml:space="preserve"> het kan ook een referentie zijn naar een website. </w:t>
      </w:r>
    </w:p>
  </w:comment>
  <w:comment w:id="103" w:author="E.M. Krijkamp" w:date="2020-05-19T21:32:00Z" w:initials="EK">
    <w:p w14:paraId="7FA9C826" w14:textId="060F1974" w:rsidR="008A6FBB" w:rsidRPr="00063929" w:rsidRDefault="008A6FBB">
      <w:pPr>
        <w:pStyle w:val="Tekstopmerking"/>
        <w:rPr>
          <w:lang w:val="nl-NL"/>
        </w:rPr>
      </w:pPr>
      <w:r>
        <w:rPr>
          <w:rStyle w:val="Verwijzingopmerking"/>
        </w:rPr>
        <w:annotationRef/>
      </w:r>
      <w:r>
        <w:rPr>
          <w:lang w:val="nl-NL"/>
        </w:rPr>
        <w:t xml:space="preserve">Als we besluiten dat we dit willen en nodig is. @Rob kan jij dan </w:t>
      </w:r>
      <w:proofErr w:type="spellStart"/>
      <w:r>
        <w:rPr>
          <w:lang w:val="nl-NL"/>
        </w:rPr>
        <w:t>aub</w:t>
      </w:r>
      <w:proofErr w:type="spellEnd"/>
      <w:r>
        <w:rPr>
          <w:lang w:val="nl-NL"/>
        </w:rPr>
        <w:t xml:space="preserve"> helpen met het toevoegen van de specialisten bij de verschillende namen? </w:t>
      </w:r>
    </w:p>
  </w:comment>
  <w:comment w:id="107" w:author="rob baatenburg de jong" w:date="2020-05-21T11:32:00Z" w:initials="rbdj">
    <w:p w14:paraId="394231F6" w14:textId="3916C115" w:rsidR="008A6FBB" w:rsidRPr="006C5B68" w:rsidRDefault="008A6FBB">
      <w:pPr>
        <w:pStyle w:val="Tekstopmerking"/>
        <w:rPr>
          <w:lang w:val="nl-NL"/>
        </w:rPr>
      </w:pPr>
      <w:r>
        <w:rPr>
          <w:rStyle w:val="Verwijzingopmerking"/>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110" w:author="rob baatenburg de jong" w:date="2020-05-21T11:36:00Z" w:initials="rbdj">
    <w:p w14:paraId="64E49EA5" w14:textId="4A13C4F0" w:rsidR="008A6FBB" w:rsidRPr="00CA1D47" w:rsidRDefault="008A6FBB">
      <w:pPr>
        <w:pStyle w:val="Tekstopmerking"/>
        <w:rPr>
          <w:lang w:val="nl-NL"/>
        </w:rPr>
      </w:pPr>
      <w:r>
        <w:rPr>
          <w:rStyle w:val="Verwijzingopmerking"/>
        </w:rPr>
        <w:annotationRef/>
      </w:r>
      <w:r w:rsidRPr="00CA1D47">
        <w:rPr>
          <w:lang w:val="nl-NL"/>
        </w:rPr>
        <w:t>Nee toch?</w:t>
      </w:r>
    </w:p>
  </w:comment>
  <w:comment w:id="111" w:author="E.M. Krijkamp" w:date="2020-05-19T21:54:00Z" w:initials="EK">
    <w:p w14:paraId="3E9C7841" w14:textId="77777777" w:rsidR="008A6FBB" w:rsidRDefault="008A6FBB">
      <w:pPr>
        <w:pStyle w:val="Tekstopmerking"/>
        <w:rPr>
          <w:lang w:val="nl-NL"/>
        </w:rPr>
      </w:pPr>
      <w:r>
        <w:rPr>
          <w:rStyle w:val="Verwijzingopmerking"/>
        </w:rPr>
        <w:annotationRef/>
      </w:r>
      <w:r>
        <w:rPr>
          <w:lang w:val="nl-NL"/>
        </w:rPr>
        <w:t xml:space="preserve">Moeten we dit inleiden met “als er veel te winnen valt, is er ook veel te verliezen?” Ik kan me voorstellen dat dit wat inleiding nodig heeft. </w:t>
      </w:r>
    </w:p>
    <w:p w14:paraId="7F0B24E0" w14:textId="7E2DD049" w:rsidR="008A6FBB" w:rsidRPr="005574D3" w:rsidRDefault="008A6FBB">
      <w:pPr>
        <w:pStyle w:val="Tekstopmerking"/>
        <w:rPr>
          <w:lang w:val="nl-NL"/>
        </w:rPr>
      </w:pPr>
    </w:p>
  </w:comment>
  <w:comment w:id="124" w:author="rob baatenburg de jong" w:date="2020-05-21T11:38:00Z" w:initials="rbdj">
    <w:p w14:paraId="7377179B" w14:textId="31436A1F" w:rsidR="008A6FBB" w:rsidRPr="006C5B68" w:rsidRDefault="008A6FBB">
      <w:pPr>
        <w:pStyle w:val="Tekstopmerking"/>
        <w:rPr>
          <w:lang w:val="nl-NL"/>
        </w:rPr>
      </w:pPr>
      <w:r>
        <w:rPr>
          <w:rStyle w:val="Verwijzingopmerking"/>
        </w:rPr>
        <w:annotationRef/>
      </w:r>
      <w:r w:rsidRPr="006C5B68">
        <w:rPr>
          <w:lang w:val="nl-NL"/>
        </w:rPr>
        <w:t>Ik zou liever zeggen: op</w:t>
      </w:r>
      <w:r>
        <w:rPr>
          <w:lang w:val="nl-NL"/>
        </w:rPr>
        <w:t>delen in 3 groepen (zoals eerder genoemd).</w:t>
      </w:r>
    </w:p>
  </w:comment>
  <w:comment w:id="125" w:author="rob baatenburg de jong" w:date="2020-05-21T11:39:00Z" w:initials="rbdj">
    <w:p w14:paraId="024AEC33" w14:textId="4CE7B708" w:rsidR="008A6FBB" w:rsidRPr="006C5B68" w:rsidRDefault="008A6FBB">
      <w:pPr>
        <w:pStyle w:val="Tekstopmerking"/>
        <w:rPr>
          <w:lang w:val="nl-NL"/>
        </w:rPr>
      </w:pPr>
      <w:r>
        <w:rPr>
          <w:rStyle w:val="Verwijzingopmerking"/>
        </w:rPr>
        <w:annotationRef/>
      </w:r>
      <w:r w:rsidRPr="006C5B68">
        <w:rPr>
          <w:lang w:val="nl-NL"/>
        </w:rPr>
        <w:t xml:space="preserve">Moeten we nog ergens noemen dat dit voor </w:t>
      </w:r>
      <w:r>
        <w:rPr>
          <w:lang w:val="nl-NL"/>
        </w:rPr>
        <w:t xml:space="preserve">een (belangrijk) deel </w:t>
      </w:r>
      <w:proofErr w:type="spellStart"/>
      <w:r>
        <w:rPr>
          <w:lang w:val="nl-NL"/>
        </w:rPr>
        <w:t>vedroorzaakt</w:t>
      </w:r>
      <w:proofErr w:type="spellEnd"/>
      <w:r>
        <w:rPr>
          <w:lang w:val="nl-NL"/>
        </w:rPr>
        <w:t xml:space="preserve"> wordt door de psychische last van het hebben van een “ tijdbom” in je buik, en niet zozeer door lichamelijke klachten?</w:t>
      </w:r>
    </w:p>
  </w:comment>
  <w:comment w:id="178" w:author="E.M. Krijkamp" w:date="2020-05-19T22:39:00Z" w:initials="EK">
    <w:p w14:paraId="085C9C16" w14:textId="504DA9B0" w:rsidR="008A6FBB" w:rsidRPr="00654393" w:rsidRDefault="008A6FBB">
      <w:pPr>
        <w:pStyle w:val="Tekstopmerking"/>
        <w:rPr>
          <w:lang w:val="en-US"/>
        </w:rPr>
      </w:pPr>
      <w:r>
        <w:rPr>
          <w:rStyle w:val="Verwijzingopmerking"/>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180" w:author="E.M. Krijkamp" w:date="2020-05-19T22:22:00Z" w:initials="EK">
    <w:p w14:paraId="08EEC46E" w14:textId="39D75491" w:rsidR="008A6FBB" w:rsidRPr="00FE2640" w:rsidRDefault="008A6FBB">
      <w:pPr>
        <w:pStyle w:val="Tekstopmerking"/>
        <w:rPr>
          <w:lang w:val="nl-NL"/>
        </w:rPr>
      </w:pPr>
      <w:r>
        <w:rPr>
          <w:rStyle w:val="Verwijzingopmerking"/>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184" w:author="E.M. Krijkamp" w:date="2020-05-19T22:48:00Z" w:initials="EK">
    <w:p w14:paraId="17A8C49D" w14:textId="60F8AF7B" w:rsidR="008A6FBB" w:rsidRPr="00DD396F" w:rsidRDefault="008A6FBB">
      <w:pPr>
        <w:pStyle w:val="Tekstopmerking"/>
        <w:rPr>
          <w:lang w:val="nl-NL"/>
        </w:rPr>
      </w:pPr>
      <w:r>
        <w:rPr>
          <w:rStyle w:val="Verwijzingopmerking"/>
        </w:rPr>
        <w:annotationRef/>
      </w:r>
      <w:r>
        <w:rPr>
          <w:lang w:val="nl-NL"/>
        </w:rPr>
        <w:t>Niet voor dit doeleinde, maar ik moest dit vermelden bij alles wat ik in de periode van de fellowship publiceer. Vandaar.</w:t>
      </w:r>
    </w:p>
  </w:comment>
  <w:comment w:id="196" w:author="E.M. Krijkamp" w:date="2020-05-19T16:54:00Z" w:initials="EK">
    <w:p w14:paraId="08B4F758" w14:textId="40D56AE9" w:rsidR="008A6FBB" w:rsidRPr="009400C4" w:rsidRDefault="008A6FBB">
      <w:pPr>
        <w:pStyle w:val="Tekstopmerking"/>
        <w:rPr>
          <w:lang w:val="nl-NL"/>
        </w:rPr>
      </w:pPr>
      <w:r>
        <w:rPr>
          <w:rStyle w:val="Verwijzingopmerking"/>
        </w:rPr>
        <w:annotationRef/>
      </w:r>
      <w:r w:rsidRPr="009400C4">
        <w:rPr>
          <w:lang w:val="nl-NL"/>
        </w:rPr>
        <w:t>@Benjami</w:t>
      </w:r>
      <w:r>
        <w:rPr>
          <w:lang w:val="nl-NL"/>
        </w:rPr>
        <w:t xml:space="preserve">n, sommige van de referenteis hebben aan het einde een punt, komma. Dit moeten we even in onze gezamenlijk </w:t>
      </w:r>
      <w:proofErr w:type="spellStart"/>
      <w:r>
        <w:rPr>
          <w:lang w:val="nl-NL"/>
        </w:rPr>
        <w:t>Medendely</w:t>
      </w:r>
      <w:proofErr w:type="spellEnd"/>
      <w:r>
        <w:rPr>
          <w:lang w:val="nl-NL"/>
        </w:rPr>
        <w:t xml:space="preserve"> controleren. </w:t>
      </w:r>
    </w:p>
  </w:comment>
  <w:comment w:id="213" w:author="E.M. Krijkamp" w:date="2020-05-19T16:34:00Z" w:initials="EK">
    <w:p w14:paraId="57780BA1" w14:textId="48A6034B" w:rsidR="008A6FBB" w:rsidRPr="00A841EB" w:rsidRDefault="008A6FBB">
      <w:pPr>
        <w:pStyle w:val="Tekstopmerking"/>
        <w:rPr>
          <w:lang w:val="nl-NL"/>
        </w:rPr>
      </w:pPr>
      <w:r>
        <w:rPr>
          <w:rStyle w:val="Verwijzingopmerking"/>
        </w:rPr>
        <w:annotationRef/>
      </w:r>
      <w:r w:rsidRPr="00A841EB">
        <w:rPr>
          <w:lang w:val="nl-NL"/>
        </w:rPr>
        <w:t xml:space="preserve">@Jan van </w:t>
      </w:r>
      <w:proofErr w:type="spellStart"/>
      <w:r w:rsidRPr="00A841EB">
        <w:rPr>
          <w:lang w:val="nl-NL"/>
        </w:rPr>
        <w:t>Busschbach</w:t>
      </w:r>
      <w:proofErr w:type="spellEnd"/>
      <w:r w:rsidRPr="00A841EB">
        <w:rPr>
          <w:lang w:val="nl-NL"/>
        </w:rPr>
        <w:t xml:space="preserve">, wat is </w:t>
      </w:r>
      <w:r>
        <w:rPr>
          <w:lang w:val="nl-NL"/>
        </w:rPr>
        <w:t>uw advies hiervoor?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E1627D" w15:done="0"/>
  <w15:commentEx w15:paraId="5B26B31B" w15:done="0"/>
  <w15:commentEx w15:paraId="2D3D944E" w15:done="0"/>
  <w15:commentEx w15:paraId="270A0A8F" w15:done="0"/>
  <w15:commentEx w15:paraId="33DD9364" w15:done="0"/>
  <w15:commentEx w15:paraId="0B64B081" w15:done="0"/>
  <w15:commentEx w15:paraId="38E24F32" w15:done="0"/>
  <w15:commentEx w15:paraId="3C2D9E41" w15:done="0"/>
  <w15:commentEx w15:paraId="299439A4" w15:done="0"/>
  <w15:commentEx w15:paraId="2574C25C" w15:done="0"/>
  <w15:commentEx w15:paraId="38E828D1" w15:done="0"/>
  <w15:commentEx w15:paraId="49B4037F" w15:done="0"/>
  <w15:commentEx w15:paraId="36CD46A8" w15:done="0"/>
  <w15:commentEx w15:paraId="44384B2A" w15:done="0"/>
  <w15:commentEx w15:paraId="02C9926D" w15:done="0"/>
  <w15:commentEx w15:paraId="4347DFF4" w15:done="0"/>
  <w15:commentEx w15:paraId="0378D92B" w15:done="0"/>
  <w15:commentEx w15:paraId="3AACB6FE" w15:done="0"/>
  <w15:commentEx w15:paraId="66896093" w15:done="0"/>
  <w15:commentEx w15:paraId="0E45E305" w15:done="0"/>
  <w15:commentEx w15:paraId="5FF9F252" w15:done="0"/>
  <w15:commentEx w15:paraId="5B58EA2D" w15:done="0"/>
  <w15:commentEx w15:paraId="7308B62E" w15:done="0"/>
  <w15:commentEx w15:paraId="5E87E7BB" w15:done="0"/>
  <w15:commentEx w15:paraId="36565F2D" w15:done="0"/>
  <w15:commentEx w15:paraId="652AE79D" w15:paraIdParent="36565F2D" w15:done="0"/>
  <w15:commentEx w15:paraId="7FA9C826" w15:done="0"/>
  <w15:commentEx w15:paraId="394231F6" w15:done="0"/>
  <w15:commentEx w15:paraId="64E49EA5" w15:done="0"/>
  <w15:commentEx w15:paraId="7F0B24E0" w15:done="0"/>
  <w15:commentEx w15:paraId="7377179B" w15:done="0"/>
  <w15:commentEx w15:paraId="024AEC33" w15:done="0"/>
  <w15:commentEx w15:paraId="085C9C16" w15:done="0"/>
  <w15:commentEx w15:paraId="08EEC46E" w15:done="0"/>
  <w15:commentEx w15:paraId="17A8C49D" w15:done="0"/>
  <w15:commentEx w15:paraId="08B4F758"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E1627D" w16cid:durableId="45223D5C"/>
  <w16cid:commentId w16cid:paraId="5B26B31B" w16cid:durableId="2270E083"/>
  <w16cid:commentId w16cid:paraId="2D3D944E" w16cid:durableId="2270E236"/>
  <w16cid:commentId w16cid:paraId="270A0A8F" w16cid:durableId="47C159E0"/>
  <w16cid:commentId w16cid:paraId="33DD9364" w16cid:durableId="226E8AFE"/>
  <w16cid:commentId w16cid:paraId="36CD46A8" w16cid:durableId="2270DDF6"/>
  <w16cid:commentId w16cid:paraId="0378D92B" w16cid:durableId="2270DF45"/>
  <w16cid:commentId w16cid:paraId="3AACB6FE" w16cid:durableId="2270E308"/>
  <w16cid:commentId w16cid:paraId="66896093" w16cid:durableId="750E21B7"/>
  <w16cid:commentId w16cid:paraId="0E45E305" w16cid:durableId="2270E005"/>
  <w16cid:commentId w16cid:paraId="5FF9F252" w16cid:durableId="2270E050"/>
  <w16cid:commentId w16cid:paraId="5B58EA2D" w16cid:durableId="2270E063"/>
  <w16cid:commentId w16cid:paraId="7308B62E" w16cid:durableId="2270E3C7"/>
  <w16cid:commentId w16cid:paraId="5E87E7BB" w16cid:durableId="226ECF44"/>
  <w16cid:commentId w16cid:paraId="36565F2D" w16cid:durableId="226E85C1"/>
  <w16cid:commentId w16cid:paraId="652AE79D" w16cid:durableId="226ECB4F"/>
  <w16cid:commentId w16cid:paraId="7FA9C826" w16cid:durableId="226ECEDB"/>
  <w16cid:commentId w16cid:paraId="394231F6" w16cid:durableId="2270E538"/>
  <w16cid:commentId w16cid:paraId="64E49EA5" w16cid:durableId="2270E63A"/>
  <w16cid:commentId w16cid:paraId="7F0B24E0" w16cid:durableId="226ED41F"/>
  <w16cid:commentId w16cid:paraId="7377179B" w16cid:durableId="2270E6A0"/>
  <w16cid:commentId w16cid:paraId="024AEC33" w16cid:durableId="2270E6E6"/>
  <w16cid:commentId w16cid:paraId="085C9C16" w16cid:durableId="226EDE87"/>
  <w16cid:commentId w16cid:paraId="08EEC46E" w16cid:durableId="226EDABD"/>
  <w16cid:commentId w16cid:paraId="17A8C49D" w16cid:durableId="226EE0AD"/>
  <w16cid:commentId w16cid:paraId="08B4F758" w16cid:durableId="226E8DCF"/>
  <w16cid:commentId w16cid:paraId="57780BA1" w16cid:durableId="226E8923"/>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2F992" w14:textId="77777777" w:rsidR="008A6FBB" w:rsidRDefault="008A6FBB" w:rsidP="00FE7393">
      <w:pPr>
        <w:spacing w:after="0" w:line="240" w:lineRule="auto"/>
      </w:pPr>
      <w:r>
        <w:separator/>
      </w:r>
    </w:p>
  </w:endnote>
  <w:endnote w:type="continuationSeparator" w:id="0">
    <w:p w14:paraId="62F2E2E0" w14:textId="77777777" w:rsidR="008A6FBB" w:rsidRDefault="008A6FBB"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宋体">
    <w:charset w:val="50"/>
    <w:family w:val="auto"/>
    <w:pitch w:val="variable"/>
    <w:sig w:usb0="00000003" w:usb1="288F0000" w:usb2="00000016" w:usb3="00000000" w:csb0="00040001" w:csb1="00000000"/>
  </w:font>
  <w:font w:name="Segoe UI">
    <w:altName w:val="Courier New"/>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0A397" w14:textId="77777777" w:rsidR="008A6FBB" w:rsidRDefault="008A6FBB" w:rsidP="00FE7393">
      <w:pPr>
        <w:spacing w:after="0" w:line="240" w:lineRule="auto"/>
      </w:pPr>
      <w:r>
        <w:separator/>
      </w:r>
    </w:p>
  </w:footnote>
  <w:footnote w:type="continuationSeparator" w:id="0">
    <w:p w14:paraId="3BFE7DA1" w14:textId="77777777" w:rsidR="008A6FBB" w:rsidRDefault="008A6FBB" w:rsidP="00FE739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Y. Gravesteijn">
    <w15:presenceInfo w15:providerId="AD" w15:userId="S::b.gravesteijn@erasmusmc.nl::67e68e62-6f07-429b-97f8-b99260b90b51"/>
  </w15:person>
  <w15:person w15:author="G. Geleijnse">
    <w15:presenceInfo w15:providerId="AD" w15:userId="S-1-5-21-932686498-1610486119-1155464205-25937"/>
  </w15:person>
  <w15:person w15:author="rob baatenburg de jong">
    <w15:presenceInfo w15:providerId="Windows Live" w15:userId="4f5f346fb956906a"/>
  </w15:person>
  <w15:person w15:author="E.M. Krijkamp">
    <w15:presenceInfo w15:providerId="AD" w15:userId="S::e.krijkamp@erasmusmc.nl::6b549f4a-e21e-4342-9116-7452856f1b15"/>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45A"/>
    <w:rsid w:val="000016BF"/>
    <w:rsid w:val="00004179"/>
    <w:rsid w:val="00006917"/>
    <w:rsid w:val="00007659"/>
    <w:rsid w:val="000078C0"/>
    <w:rsid w:val="0004564D"/>
    <w:rsid w:val="000540A2"/>
    <w:rsid w:val="00055008"/>
    <w:rsid w:val="000611E7"/>
    <w:rsid w:val="00063929"/>
    <w:rsid w:val="0008B50C"/>
    <w:rsid w:val="000C7112"/>
    <w:rsid w:val="000D187D"/>
    <w:rsid w:val="000E4643"/>
    <w:rsid w:val="000EA3A3"/>
    <w:rsid w:val="000F1AFD"/>
    <w:rsid w:val="000F21BC"/>
    <w:rsid w:val="00100057"/>
    <w:rsid w:val="00110D40"/>
    <w:rsid w:val="0011909D"/>
    <w:rsid w:val="00121FE0"/>
    <w:rsid w:val="00132981"/>
    <w:rsid w:val="00141C7D"/>
    <w:rsid w:val="00145258"/>
    <w:rsid w:val="00150F00"/>
    <w:rsid w:val="00163AE5"/>
    <w:rsid w:val="0017F927"/>
    <w:rsid w:val="00182E81"/>
    <w:rsid w:val="00194496"/>
    <w:rsid w:val="001B3615"/>
    <w:rsid w:val="001C7EFB"/>
    <w:rsid w:val="001E1B6B"/>
    <w:rsid w:val="001E1D2F"/>
    <w:rsid w:val="001E60E4"/>
    <w:rsid w:val="001F3FAE"/>
    <w:rsid w:val="001F69FD"/>
    <w:rsid w:val="00200F83"/>
    <w:rsid w:val="0020337C"/>
    <w:rsid w:val="002048D1"/>
    <w:rsid w:val="00204EDB"/>
    <w:rsid w:val="002208A9"/>
    <w:rsid w:val="00234D3C"/>
    <w:rsid w:val="002616F5"/>
    <w:rsid w:val="00264033"/>
    <w:rsid w:val="00266A86"/>
    <w:rsid w:val="00270429"/>
    <w:rsid w:val="00270992"/>
    <w:rsid w:val="002A1A07"/>
    <w:rsid w:val="002BFCA2"/>
    <w:rsid w:val="002D33ED"/>
    <w:rsid w:val="002E445A"/>
    <w:rsid w:val="002F129C"/>
    <w:rsid w:val="002F3C82"/>
    <w:rsid w:val="002FF898"/>
    <w:rsid w:val="0030D55C"/>
    <w:rsid w:val="00320D1E"/>
    <w:rsid w:val="00349842"/>
    <w:rsid w:val="00354D49"/>
    <w:rsid w:val="003655B2"/>
    <w:rsid w:val="00387662"/>
    <w:rsid w:val="003A3C68"/>
    <w:rsid w:val="003B0009"/>
    <w:rsid w:val="003B106D"/>
    <w:rsid w:val="003BDB2E"/>
    <w:rsid w:val="003C0E97"/>
    <w:rsid w:val="003E5752"/>
    <w:rsid w:val="00407C57"/>
    <w:rsid w:val="00424F66"/>
    <w:rsid w:val="004257EC"/>
    <w:rsid w:val="00436E4B"/>
    <w:rsid w:val="004417D8"/>
    <w:rsid w:val="0044C3EB"/>
    <w:rsid w:val="00450D5F"/>
    <w:rsid w:val="004602FE"/>
    <w:rsid w:val="0046477A"/>
    <w:rsid w:val="00466DB7"/>
    <w:rsid w:val="0047548F"/>
    <w:rsid w:val="004927B3"/>
    <w:rsid w:val="004A503D"/>
    <w:rsid w:val="004AD833"/>
    <w:rsid w:val="004B240F"/>
    <w:rsid w:val="004C5675"/>
    <w:rsid w:val="004D7E65"/>
    <w:rsid w:val="004E1046"/>
    <w:rsid w:val="004F1948"/>
    <w:rsid w:val="00514E05"/>
    <w:rsid w:val="00516760"/>
    <w:rsid w:val="005305F4"/>
    <w:rsid w:val="005337D5"/>
    <w:rsid w:val="00541448"/>
    <w:rsid w:val="005574D3"/>
    <w:rsid w:val="00557AD1"/>
    <w:rsid w:val="00563E06"/>
    <w:rsid w:val="005655B5"/>
    <w:rsid w:val="00572679"/>
    <w:rsid w:val="005847E3"/>
    <w:rsid w:val="00591667"/>
    <w:rsid w:val="005C6DC4"/>
    <w:rsid w:val="005D3ED7"/>
    <w:rsid w:val="005D4DFA"/>
    <w:rsid w:val="005D65F7"/>
    <w:rsid w:val="005E6CB9"/>
    <w:rsid w:val="006021B6"/>
    <w:rsid w:val="00621B9E"/>
    <w:rsid w:val="00621EAC"/>
    <w:rsid w:val="0065107A"/>
    <w:rsid w:val="00654393"/>
    <w:rsid w:val="0065685F"/>
    <w:rsid w:val="00674DF9"/>
    <w:rsid w:val="006B6D0B"/>
    <w:rsid w:val="006C5B68"/>
    <w:rsid w:val="006D27F5"/>
    <w:rsid w:val="006E045E"/>
    <w:rsid w:val="006F2F1B"/>
    <w:rsid w:val="00700C21"/>
    <w:rsid w:val="00714DA1"/>
    <w:rsid w:val="0072588B"/>
    <w:rsid w:val="00725C5A"/>
    <w:rsid w:val="00737CE6"/>
    <w:rsid w:val="00740C80"/>
    <w:rsid w:val="0074641A"/>
    <w:rsid w:val="007711B2"/>
    <w:rsid w:val="00784C81"/>
    <w:rsid w:val="0079D49A"/>
    <w:rsid w:val="007C1053"/>
    <w:rsid w:val="007D2DF4"/>
    <w:rsid w:val="007D3DF9"/>
    <w:rsid w:val="007E49B4"/>
    <w:rsid w:val="007E5AE1"/>
    <w:rsid w:val="00825CE2"/>
    <w:rsid w:val="0084022E"/>
    <w:rsid w:val="008668E7"/>
    <w:rsid w:val="008A6FBB"/>
    <w:rsid w:val="008B1B38"/>
    <w:rsid w:val="008C4069"/>
    <w:rsid w:val="008C69CA"/>
    <w:rsid w:val="008D25CB"/>
    <w:rsid w:val="00900DFE"/>
    <w:rsid w:val="00921E11"/>
    <w:rsid w:val="0092623E"/>
    <w:rsid w:val="009400C4"/>
    <w:rsid w:val="0094384D"/>
    <w:rsid w:val="00947740"/>
    <w:rsid w:val="00970A14"/>
    <w:rsid w:val="0097278A"/>
    <w:rsid w:val="0099203E"/>
    <w:rsid w:val="00993323"/>
    <w:rsid w:val="00995228"/>
    <w:rsid w:val="009E62A4"/>
    <w:rsid w:val="009F13BC"/>
    <w:rsid w:val="009F62A4"/>
    <w:rsid w:val="00A00A32"/>
    <w:rsid w:val="00A20331"/>
    <w:rsid w:val="00A25DF7"/>
    <w:rsid w:val="00A505EA"/>
    <w:rsid w:val="00A51144"/>
    <w:rsid w:val="00A77F7A"/>
    <w:rsid w:val="00A841EB"/>
    <w:rsid w:val="00AA5D26"/>
    <w:rsid w:val="00AC2803"/>
    <w:rsid w:val="00AC6F5A"/>
    <w:rsid w:val="00AE7483"/>
    <w:rsid w:val="00B0055D"/>
    <w:rsid w:val="00B05DB4"/>
    <w:rsid w:val="00B10237"/>
    <w:rsid w:val="00B12A7F"/>
    <w:rsid w:val="00B243F4"/>
    <w:rsid w:val="00B308D5"/>
    <w:rsid w:val="00B36A8C"/>
    <w:rsid w:val="00B478AE"/>
    <w:rsid w:val="00B51005"/>
    <w:rsid w:val="00B6789B"/>
    <w:rsid w:val="00B80DE7"/>
    <w:rsid w:val="00B9401D"/>
    <w:rsid w:val="00BA1945"/>
    <w:rsid w:val="00BD50BF"/>
    <w:rsid w:val="00BE6480"/>
    <w:rsid w:val="00BED763"/>
    <w:rsid w:val="00C0418C"/>
    <w:rsid w:val="00C047C6"/>
    <w:rsid w:val="00C24ED4"/>
    <w:rsid w:val="00C34D6B"/>
    <w:rsid w:val="00CA1D47"/>
    <w:rsid w:val="00CA5F8E"/>
    <w:rsid w:val="00CB2328"/>
    <w:rsid w:val="00CB2BA0"/>
    <w:rsid w:val="00CB5091"/>
    <w:rsid w:val="00CB6B85"/>
    <w:rsid w:val="00CB723E"/>
    <w:rsid w:val="00CD22EF"/>
    <w:rsid w:val="00CF102E"/>
    <w:rsid w:val="00CF728A"/>
    <w:rsid w:val="00D369EC"/>
    <w:rsid w:val="00D516BF"/>
    <w:rsid w:val="00D64054"/>
    <w:rsid w:val="00D73F13"/>
    <w:rsid w:val="00D84645"/>
    <w:rsid w:val="00D87AD4"/>
    <w:rsid w:val="00D9064D"/>
    <w:rsid w:val="00DA712E"/>
    <w:rsid w:val="00DB1A5E"/>
    <w:rsid w:val="00DC4B3C"/>
    <w:rsid w:val="00DC4B44"/>
    <w:rsid w:val="00DD3325"/>
    <w:rsid w:val="00DD396F"/>
    <w:rsid w:val="00DD4B8A"/>
    <w:rsid w:val="00DE2A7F"/>
    <w:rsid w:val="00DE3710"/>
    <w:rsid w:val="00DF2531"/>
    <w:rsid w:val="00DF79C4"/>
    <w:rsid w:val="00E1769B"/>
    <w:rsid w:val="00E20269"/>
    <w:rsid w:val="00E3229F"/>
    <w:rsid w:val="00E4132A"/>
    <w:rsid w:val="00E65A86"/>
    <w:rsid w:val="00E678CD"/>
    <w:rsid w:val="00E70F2E"/>
    <w:rsid w:val="00E9EE46"/>
    <w:rsid w:val="00EA5F14"/>
    <w:rsid w:val="00EC12A5"/>
    <w:rsid w:val="00EF2FED"/>
    <w:rsid w:val="00EF5030"/>
    <w:rsid w:val="00F17231"/>
    <w:rsid w:val="00F265AD"/>
    <w:rsid w:val="00F3380A"/>
    <w:rsid w:val="00F34F0F"/>
    <w:rsid w:val="00F5422B"/>
    <w:rsid w:val="00F57734"/>
    <w:rsid w:val="00F80713"/>
    <w:rsid w:val="00F81350"/>
    <w:rsid w:val="00F93C68"/>
    <w:rsid w:val="00FB709A"/>
    <w:rsid w:val="00FC2F85"/>
    <w:rsid w:val="00FD0B84"/>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0700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Normaal"/>
    <w:next w:val="Normaal"/>
    <w:link w:val="Kop2Teken"/>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Normaal"/>
    <w:next w:val="Normaal"/>
    <w:link w:val="Kop3Teke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Normaal"/>
    <w:next w:val="Normaal"/>
    <w:link w:val="BijschriftTeken"/>
    <w:unhideWhenUsed/>
    <w:qFormat/>
    <w:rsid w:val="004257EC"/>
    <w:pPr>
      <w:spacing w:after="200" w:line="240" w:lineRule="auto"/>
    </w:pPr>
    <w:rPr>
      <w:i/>
      <w:iCs/>
      <w:color w:val="44546A" w:themeColor="text2"/>
      <w:sz w:val="18"/>
      <w:szCs w:val="18"/>
    </w:rPr>
  </w:style>
  <w:style w:type="paragraph" w:styleId="Koptekst">
    <w:name w:val="header"/>
    <w:basedOn w:val="Normaal"/>
    <w:link w:val="KoptekstTeken"/>
    <w:uiPriority w:val="99"/>
    <w:unhideWhenUsed/>
    <w:rsid w:val="00FE7393"/>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FE7393"/>
  </w:style>
  <w:style w:type="paragraph" w:styleId="Voettekst">
    <w:name w:val="footer"/>
    <w:basedOn w:val="Normaal"/>
    <w:link w:val="VoettekstTeken"/>
    <w:uiPriority w:val="99"/>
    <w:unhideWhenUsed/>
    <w:rsid w:val="00FE7393"/>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FE7393"/>
  </w:style>
  <w:style w:type="character" w:customStyle="1" w:styleId="Kop2Teken">
    <w:name w:val="Kop 2 Teken"/>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Normaal"/>
    <w:next w:val="Normaal"/>
    <w:link w:val="TitelTeken"/>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Teken">
    <w:name w:val="Kop 1 Teken"/>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995228"/>
    <w:pPr>
      <w:spacing w:after="0" w:line="240" w:lineRule="auto"/>
    </w:pPr>
    <w:rPr>
      <w:rFonts w:ascii="Segoe UI" w:hAnsi="Segoe UI" w:cs="Segoe UI"/>
      <w:sz w:val="18"/>
      <w:szCs w:val="18"/>
    </w:rPr>
  </w:style>
  <w:style w:type="character" w:customStyle="1" w:styleId="BallontekstTeken">
    <w:name w:val="Ballontekst Teken"/>
    <w:basedOn w:val="Standaardalinea-lettertype"/>
    <w:link w:val="Ballontekst"/>
    <w:uiPriority w:val="99"/>
    <w:semiHidden/>
    <w:rsid w:val="00995228"/>
    <w:rPr>
      <w:rFonts w:ascii="Segoe UI" w:hAnsi="Segoe UI" w:cs="Segoe UI"/>
      <w:sz w:val="18"/>
      <w:szCs w:val="18"/>
    </w:rPr>
  </w:style>
  <w:style w:type="character" w:customStyle="1" w:styleId="BijschriftTeken">
    <w:name w:val="Bijschrift Teken"/>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Normaal"/>
    <w:link w:val="TekstopmerkingTeken"/>
    <w:uiPriority w:val="99"/>
    <w:semiHidden/>
    <w:unhideWhenUsed/>
    <w:rsid w:val="007C1053"/>
    <w:pPr>
      <w:spacing w:line="240" w:lineRule="auto"/>
    </w:pPr>
    <w:rPr>
      <w:sz w:val="20"/>
      <w:szCs w:val="20"/>
    </w:rPr>
  </w:style>
  <w:style w:type="character" w:customStyle="1" w:styleId="TekstopmerkingTeken">
    <w:name w:val="Tekst opmerking Teken"/>
    <w:basedOn w:val="Standaardalinea-lettertype"/>
    <w:link w:val="Tekstopmerking"/>
    <w:uiPriority w:val="99"/>
    <w:semiHidden/>
    <w:rsid w:val="007C1053"/>
    <w:rPr>
      <w:sz w:val="20"/>
      <w:szCs w:val="20"/>
    </w:rPr>
  </w:style>
  <w:style w:type="paragraph" w:styleId="Onderwerpvanopmerking">
    <w:name w:val="annotation subject"/>
    <w:basedOn w:val="Tekstopmerking"/>
    <w:next w:val="Tekstopmerking"/>
    <w:link w:val="OnderwerpvanopmerkingTeken"/>
    <w:uiPriority w:val="99"/>
    <w:semiHidden/>
    <w:unhideWhenUsed/>
    <w:rsid w:val="007C1053"/>
    <w:rPr>
      <w:b/>
      <w:bCs/>
    </w:rPr>
  </w:style>
  <w:style w:type="character" w:customStyle="1" w:styleId="OnderwerpvanopmerkingTeken">
    <w:name w:val="Onderwerp van opmerking Teken"/>
    <w:basedOn w:val="TekstopmerkingTeken"/>
    <w:link w:val="Onderwerpvanopmerking"/>
    <w:uiPriority w:val="99"/>
    <w:semiHidden/>
    <w:rsid w:val="007C1053"/>
    <w:rPr>
      <w:b/>
      <w:bCs/>
      <w:sz w:val="20"/>
      <w:szCs w:val="20"/>
    </w:rPr>
  </w:style>
  <w:style w:type="paragraph" w:styleId="Lijstalinea">
    <w:name w:val="List Paragraph"/>
    <w:basedOn w:val="Normaal"/>
    <w:uiPriority w:val="34"/>
    <w:qFormat/>
    <w:pPr>
      <w:ind w:left="720"/>
      <w:contextualSpacing/>
    </w:pPr>
  </w:style>
  <w:style w:type="character" w:customStyle="1" w:styleId="Kop3Teken">
    <w:name w:val="Kop 3 Teken"/>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Norma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e">
    <w:name w:val="Revision"/>
    <w:hidden/>
    <w:uiPriority w:val="99"/>
    <w:semiHidden/>
    <w:rsid w:val="00CA1D47"/>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Normaal"/>
    <w:next w:val="Normaal"/>
    <w:link w:val="Kop2Teken"/>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Normaal"/>
    <w:next w:val="Normaal"/>
    <w:link w:val="Kop3Teke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Normaal"/>
    <w:next w:val="Normaal"/>
    <w:link w:val="BijschriftTeken"/>
    <w:unhideWhenUsed/>
    <w:qFormat/>
    <w:rsid w:val="004257EC"/>
    <w:pPr>
      <w:spacing w:after="200" w:line="240" w:lineRule="auto"/>
    </w:pPr>
    <w:rPr>
      <w:i/>
      <w:iCs/>
      <w:color w:val="44546A" w:themeColor="text2"/>
      <w:sz w:val="18"/>
      <w:szCs w:val="18"/>
    </w:rPr>
  </w:style>
  <w:style w:type="paragraph" w:styleId="Koptekst">
    <w:name w:val="header"/>
    <w:basedOn w:val="Normaal"/>
    <w:link w:val="KoptekstTeken"/>
    <w:uiPriority w:val="99"/>
    <w:unhideWhenUsed/>
    <w:rsid w:val="00FE7393"/>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FE7393"/>
  </w:style>
  <w:style w:type="paragraph" w:styleId="Voettekst">
    <w:name w:val="footer"/>
    <w:basedOn w:val="Normaal"/>
    <w:link w:val="VoettekstTeken"/>
    <w:uiPriority w:val="99"/>
    <w:unhideWhenUsed/>
    <w:rsid w:val="00FE7393"/>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FE7393"/>
  </w:style>
  <w:style w:type="character" w:customStyle="1" w:styleId="Kop2Teken">
    <w:name w:val="Kop 2 Teken"/>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Normaal"/>
    <w:next w:val="Normaal"/>
    <w:link w:val="TitelTeken"/>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Teken">
    <w:name w:val="Kop 1 Teken"/>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995228"/>
    <w:pPr>
      <w:spacing w:after="0" w:line="240" w:lineRule="auto"/>
    </w:pPr>
    <w:rPr>
      <w:rFonts w:ascii="Segoe UI" w:hAnsi="Segoe UI" w:cs="Segoe UI"/>
      <w:sz w:val="18"/>
      <w:szCs w:val="18"/>
    </w:rPr>
  </w:style>
  <w:style w:type="character" w:customStyle="1" w:styleId="BallontekstTeken">
    <w:name w:val="Ballontekst Teken"/>
    <w:basedOn w:val="Standaardalinea-lettertype"/>
    <w:link w:val="Ballontekst"/>
    <w:uiPriority w:val="99"/>
    <w:semiHidden/>
    <w:rsid w:val="00995228"/>
    <w:rPr>
      <w:rFonts w:ascii="Segoe UI" w:hAnsi="Segoe UI" w:cs="Segoe UI"/>
      <w:sz w:val="18"/>
      <w:szCs w:val="18"/>
    </w:rPr>
  </w:style>
  <w:style w:type="character" w:customStyle="1" w:styleId="BijschriftTeken">
    <w:name w:val="Bijschrift Teken"/>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Normaal"/>
    <w:link w:val="TekstopmerkingTeken"/>
    <w:uiPriority w:val="99"/>
    <w:semiHidden/>
    <w:unhideWhenUsed/>
    <w:rsid w:val="007C1053"/>
    <w:pPr>
      <w:spacing w:line="240" w:lineRule="auto"/>
    </w:pPr>
    <w:rPr>
      <w:sz w:val="20"/>
      <w:szCs w:val="20"/>
    </w:rPr>
  </w:style>
  <w:style w:type="character" w:customStyle="1" w:styleId="TekstopmerkingTeken">
    <w:name w:val="Tekst opmerking Teken"/>
    <w:basedOn w:val="Standaardalinea-lettertype"/>
    <w:link w:val="Tekstopmerking"/>
    <w:uiPriority w:val="99"/>
    <w:semiHidden/>
    <w:rsid w:val="007C1053"/>
    <w:rPr>
      <w:sz w:val="20"/>
      <w:szCs w:val="20"/>
    </w:rPr>
  </w:style>
  <w:style w:type="paragraph" w:styleId="Onderwerpvanopmerking">
    <w:name w:val="annotation subject"/>
    <w:basedOn w:val="Tekstopmerking"/>
    <w:next w:val="Tekstopmerking"/>
    <w:link w:val="OnderwerpvanopmerkingTeken"/>
    <w:uiPriority w:val="99"/>
    <w:semiHidden/>
    <w:unhideWhenUsed/>
    <w:rsid w:val="007C1053"/>
    <w:rPr>
      <w:b/>
      <w:bCs/>
    </w:rPr>
  </w:style>
  <w:style w:type="character" w:customStyle="1" w:styleId="OnderwerpvanopmerkingTeken">
    <w:name w:val="Onderwerp van opmerking Teken"/>
    <w:basedOn w:val="TekstopmerkingTeken"/>
    <w:link w:val="Onderwerpvanopmerking"/>
    <w:uiPriority w:val="99"/>
    <w:semiHidden/>
    <w:rsid w:val="007C1053"/>
    <w:rPr>
      <w:b/>
      <w:bCs/>
      <w:sz w:val="20"/>
      <w:szCs w:val="20"/>
    </w:rPr>
  </w:style>
  <w:style w:type="paragraph" w:styleId="Lijstalinea">
    <w:name w:val="List Paragraph"/>
    <w:basedOn w:val="Normaal"/>
    <w:uiPriority w:val="34"/>
    <w:qFormat/>
    <w:pPr>
      <w:ind w:left="720"/>
      <w:contextualSpacing/>
    </w:pPr>
  </w:style>
  <w:style w:type="character" w:customStyle="1" w:styleId="Kop3Teken">
    <w:name w:val="Kop 3 Teken"/>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Norma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e">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people" Target="people.xml"/><Relationship Id="rId26" Type="http://schemas.microsoft.com/office/2018/08/relationships/commentsExtensible" Target="commentsExtensible.xml"/><Relationship Id="rId27" Type="http://schemas.microsoft.com/office/2016/09/relationships/commentsIds" Target="commentsIds.xml"/><Relationship Id="rId28" Type="http://schemas.microsoft.com/office/2011/relationships/commentsExtended" Target="commentsExtended.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s://orcid.org/0000-0001-8096-5803" TargetMode="External"/><Relationship Id="rId13" Type="http://schemas.openxmlformats.org/officeDocument/2006/relationships/comments" Target="comments.xml"/><Relationship Id="rId14" Type="http://schemas.openxmlformats.org/officeDocument/2006/relationships/hyperlink" Target="https://orcid.org/0000-0002-8602-0381" TargetMode="External"/><Relationship Id="rId15" Type="http://schemas.openxmlformats.org/officeDocument/2006/relationships/hyperlink" Target="https://orcid.org/0000-0003-3634-9899" TargetMode="External"/><Relationship Id="rId16" Type="http://schemas.openxmlformats.org/officeDocument/2006/relationships/hyperlink" Target="https://github.com/erasmusmc-mgz/VB_OR_triage" TargetMode="External"/><Relationship Id="rId17" Type="http://schemas.openxmlformats.org/officeDocument/2006/relationships/hyperlink" Target="http://ghdx.healthdata.org/gbd-2016" TargetMode="Externa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34341ba9-d7b5-4d76-8d27-81dc39018ef7"/>
    <ds:schemaRef ds:uri="http://purl.org/dc/elements/1.1/"/>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5E1BDB-15A6-2746-BD68-57D7B7E1A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19</Pages>
  <Words>43160</Words>
  <Characters>237386</Characters>
  <Application>Microsoft Macintosh Word</Application>
  <DocSecurity>0</DocSecurity>
  <Lines>1978</Lines>
  <Paragraphs>559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279987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van Saase</cp:lastModifiedBy>
  <cp:revision>7</cp:revision>
  <dcterms:created xsi:type="dcterms:W3CDTF">2020-05-24T16:33:00Z</dcterms:created>
  <dcterms:modified xsi:type="dcterms:W3CDTF">2020-05-24T17:51:00Z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http://www.zotero.org/styles/journal-of-neurotrauma</vt:lpwstr>
  </property>
  <property fmtid="{D5CDD505-2E9C-101B-9397-08002B2CF9AE}" pid="17" name="Mendeley Recent Style Name 7_1">
    <vt:lpwstr>Journal of Neurotrauma</vt:lpwstr>
  </property>
  <property fmtid="{D5CDD505-2E9C-101B-9397-08002B2CF9AE}" pid="18" name="Mendeley Recent Style Id 8_1">
    <vt:lpwstr>http://www.zotero.org/styles/the-lancet</vt:lpwstr>
  </property>
  <property fmtid="{D5CDD505-2E9C-101B-9397-08002B2CF9AE}" pid="19" name="Mendeley Recent Style Name 8_1">
    <vt:lpwstr>The Lancet</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