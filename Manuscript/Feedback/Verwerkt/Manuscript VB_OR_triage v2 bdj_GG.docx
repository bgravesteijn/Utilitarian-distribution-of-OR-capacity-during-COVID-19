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3BD14" w14:textId="57560576" w:rsidR="00DA712E" w:rsidRDefault="00E9EE46" w:rsidP="39A4890C">
      <w:pPr>
        <w:pStyle w:val="Title"/>
        <w:rPr>
          <w:lang w:val="en-US"/>
        </w:rPr>
      </w:pPr>
      <w:r w:rsidRPr="39A4890C">
        <w:rPr>
          <w:lang w:val="en-US"/>
        </w:rPr>
        <w:t>U</w:t>
      </w:r>
      <w:r w:rsidR="3587E93D" w:rsidRPr="39A4890C">
        <w:rPr>
          <w:lang w:val="en-US"/>
        </w:rPr>
        <w:t>tilitarian</w:t>
      </w:r>
      <w:r w:rsidR="03ECD8FD" w:rsidRPr="39A4890C">
        <w:rPr>
          <w:lang w:val="en-US"/>
        </w:rPr>
        <w:t xml:space="preserve"> </w:t>
      </w:r>
      <w:r w:rsidR="1D1CC270" w:rsidRPr="39A4890C">
        <w:rPr>
          <w:lang w:val="en-US"/>
        </w:rPr>
        <w:t>d</w:t>
      </w:r>
      <w:r w:rsidR="3CF342A6" w:rsidRPr="39A4890C">
        <w:rPr>
          <w:lang w:val="en-US"/>
        </w:rPr>
        <w:t xml:space="preserve">istribution of </w:t>
      </w:r>
      <w:r w:rsidR="3BA4EAA4" w:rsidRPr="39A4890C">
        <w:rPr>
          <w:lang w:val="en-US"/>
        </w:rPr>
        <w:t xml:space="preserve">scarce </w:t>
      </w:r>
      <w:r w:rsidR="3CF342A6" w:rsidRPr="39A4890C">
        <w:rPr>
          <w:lang w:val="en-US"/>
        </w:rPr>
        <w:t>surgical capacity</w:t>
      </w:r>
      <w:r w:rsidR="314CFB97" w:rsidRPr="39A4890C">
        <w:rPr>
          <w:lang w:val="en-US"/>
        </w:rPr>
        <w:t xml:space="preserve"> during </w:t>
      </w:r>
      <w:r w:rsidR="1D1CC270" w:rsidRPr="39A4890C">
        <w:rPr>
          <w:lang w:val="en-US"/>
        </w:rPr>
        <w:t xml:space="preserve">the </w:t>
      </w:r>
      <w:r w:rsidR="00737CE6" w:rsidRPr="39A4890C">
        <w:rPr>
          <w:lang w:val="en-US"/>
        </w:rPr>
        <w:t>COVID-19</w:t>
      </w:r>
      <w:r w:rsidR="17A4E65A" w:rsidRPr="39A4890C">
        <w:rPr>
          <w:lang w:val="en-US"/>
        </w:rPr>
        <w:t xml:space="preserve"> crisis</w:t>
      </w:r>
      <w:r w:rsidR="637421DD" w:rsidRPr="39A4890C">
        <w:rPr>
          <w:lang w:val="en-US"/>
        </w:rPr>
        <w:t>: a comparative modelling study</w:t>
      </w:r>
    </w:p>
    <w:p w14:paraId="061EEB96" w14:textId="77777777" w:rsidR="00163AE5" w:rsidRDefault="00163AE5" w:rsidP="39A4890C">
      <w:pPr>
        <w:spacing w:line="257" w:lineRule="auto"/>
        <w:rPr>
          <w:i/>
          <w:iCs/>
          <w:lang w:val="en-US"/>
        </w:rPr>
      </w:pPr>
    </w:p>
    <w:p w14:paraId="4DB354C9" w14:textId="5E6D8B86" w:rsidR="34696E4A" w:rsidRPr="00CA1D47" w:rsidRDefault="2C3E4E29" w:rsidP="39A4890C">
      <w:pPr>
        <w:spacing w:line="257" w:lineRule="auto"/>
        <w:rPr>
          <w:rFonts w:ascii="Calibri" w:eastAsia="Calibri" w:hAnsi="Calibri" w:cs="Calibri"/>
          <w:vertAlign w:val="superscript"/>
          <w:lang w:val="nl-NL"/>
        </w:rPr>
      </w:pPr>
      <w:commentRangeStart w:id="0"/>
      <w:r w:rsidRPr="00CA1D47">
        <w:rPr>
          <w:rFonts w:ascii="Calibri" w:eastAsia="Calibri" w:hAnsi="Calibri" w:cs="Calibri"/>
          <w:lang w:val="nl-NL"/>
        </w:rPr>
        <w:t>Benjamin Gravesteijn</w:t>
      </w:r>
      <w:r w:rsidR="3C023D5A" w:rsidRPr="00CA1D47">
        <w:rPr>
          <w:rFonts w:ascii="Calibri" w:eastAsia="Calibri" w:hAnsi="Calibri" w:cs="Calibri"/>
          <w:lang w:val="nl-NL"/>
        </w:rPr>
        <w:t>* (</w:t>
      </w:r>
      <w:hyperlink r:id="rId11">
        <w:r w:rsidR="3C023D5A" w:rsidRPr="00CA1D47">
          <w:rPr>
            <w:rStyle w:val="Hyperlink"/>
            <w:rFonts w:ascii="Calibri" w:eastAsia="Calibri" w:hAnsi="Calibri" w:cs="Calibri"/>
            <w:color w:val="2E7F9F"/>
            <w:lang w:val="nl-NL"/>
          </w:rPr>
          <w:t>0000-0001-8096-5803</w:t>
        </w:r>
      </w:hyperlink>
      <w:r w:rsidR="3C023D5A" w:rsidRPr="00CA1D47">
        <w:rPr>
          <w:rFonts w:ascii="Calibri" w:eastAsia="Calibri" w:hAnsi="Calibri" w:cs="Calibri"/>
          <w:lang w:val="nl-NL"/>
        </w:rPr>
        <w:t>)</w:t>
      </w:r>
      <w:r w:rsidR="1DF92E00" w:rsidRPr="00CA1D47">
        <w:rPr>
          <w:rFonts w:ascii="Calibri" w:eastAsia="Calibri" w:hAnsi="Calibri" w:cs="Calibri"/>
          <w:vertAlign w:val="superscript"/>
          <w:lang w:val="nl-NL"/>
        </w:rPr>
        <w:t>1,2</w:t>
      </w:r>
      <w:r w:rsidRPr="00CA1D47">
        <w:rPr>
          <w:rFonts w:ascii="Calibri" w:eastAsia="Calibri" w:hAnsi="Calibri" w:cs="Calibri"/>
          <w:lang w:val="nl-NL"/>
        </w:rPr>
        <w:t>, Eline Krijkamp</w:t>
      </w:r>
      <w:r w:rsidR="1CB3C244" w:rsidRPr="00CA1D47">
        <w:rPr>
          <w:rFonts w:ascii="Calibri" w:eastAsia="Calibri" w:hAnsi="Calibri" w:cs="Calibri"/>
          <w:lang w:val="nl-NL"/>
        </w:rPr>
        <w:t>*</w:t>
      </w:r>
      <w:r w:rsidR="29AFBA32" w:rsidRPr="00CA1D47">
        <w:rPr>
          <w:rFonts w:ascii="Calibri" w:eastAsia="Calibri" w:hAnsi="Calibri" w:cs="Calibri"/>
          <w:lang w:val="nl-NL"/>
        </w:rPr>
        <w:t xml:space="preserve"> (</w:t>
      </w:r>
      <w:r w:rsidR="29AFBA32" w:rsidRPr="00CA1D47">
        <w:rPr>
          <w:rFonts w:ascii="Calibri" w:eastAsia="Calibri" w:hAnsi="Calibri" w:cs="Calibri"/>
          <w:color w:val="000000" w:themeColor="text1"/>
          <w:sz w:val="20"/>
          <w:szCs w:val="20"/>
          <w:lang w:val="nl-NL"/>
        </w:rPr>
        <w:t>0000-0003-3970-2206)</w:t>
      </w:r>
      <w:commentRangeStart w:id="1"/>
      <w:r w:rsidR="3CED7B10" w:rsidRPr="00CA1D47">
        <w:rPr>
          <w:rFonts w:ascii="Calibri" w:eastAsia="Calibri" w:hAnsi="Calibri" w:cs="Calibri"/>
          <w:vertAlign w:val="superscript"/>
          <w:lang w:val="nl-NL"/>
        </w:rPr>
        <w:t>3</w:t>
      </w:r>
      <w:r w:rsidR="1D8E4217" w:rsidRPr="00CA1D47">
        <w:rPr>
          <w:rFonts w:ascii="Calibri" w:eastAsia="Calibri" w:hAnsi="Calibri" w:cs="Calibri"/>
          <w:vertAlign w:val="superscript"/>
          <w:lang w:val="nl-NL"/>
        </w:rPr>
        <w:t>,5</w:t>
      </w:r>
      <w:commentRangeEnd w:id="1"/>
      <w:r w:rsidR="34696E4A">
        <w:commentReference w:id="1"/>
      </w:r>
      <w:r w:rsidRPr="00CA1D47">
        <w:rPr>
          <w:rFonts w:ascii="Calibri" w:eastAsia="Calibri" w:hAnsi="Calibri" w:cs="Calibri"/>
          <w:lang w:val="nl-NL"/>
        </w:rPr>
        <w:t>, Jan van Busschbach</w:t>
      </w:r>
      <w:r w:rsidR="272C95F8" w:rsidRPr="00CA1D47">
        <w:rPr>
          <w:rFonts w:ascii="Calibri" w:eastAsia="Calibri" w:hAnsi="Calibri" w:cs="Calibri"/>
          <w:lang w:val="nl-NL"/>
        </w:rPr>
        <w:t xml:space="preserve"> (</w:t>
      </w:r>
      <w:hyperlink r:id="rId14">
        <w:r w:rsidR="272C95F8" w:rsidRPr="00CA1D47">
          <w:rPr>
            <w:rStyle w:val="Hyperlink"/>
            <w:rFonts w:ascii="Calibri" w:eastAsia="Calibri" w:hAnsi="Calibri" w:cs="Calibri"/>
            <w:color w:val="2E7F9F"/>
            <w:lang w:val="nl-NL"/>
          </w:rPr>
          <w:t>0000-0002-8602-0381</w:t>
        </w:r>
      </w:hyperlink>
      <w:r w:rsidR="272C95F8" w:rsidRPr="00CA1D47">
        <w:rPr>
          <w:rFonts w:ascii="Calibri" w:eastAsia="Calibri" w:hAnsi="Calibri" w:cs="Calibri"/>
          <w:lang w:val="nl-NL"/>
        </w:rPr>
        <w:t>)</w:t>
      </w:r>
      <w:r w:rsidR="5B8ABC00" w:rsidRPr="00CA1D47">
        <w:rPr>
          <w:rFonts w:ascii="Calibri" w:eastAsia="Calibri" w:hAnsi="Calibri" w:cs="Calibri"/>
          <w:vertAlign w:val="superscript"/>
          <w:lang w:val="nl-NL"/>
        </w:rPr>
        <w:t>4</w:t>
      </w:r>
      <w:r w:rsidR="49F4B852" w:rsidRPr="00CA1D47">
        <w:rPr>
          <w:rFonts w:ascii="Calibri" w:eastAsia="Calibri" w:hAnsi="Calibri" w:cs="Calibri"/>
          <w:vertAlign w:val="superscript"/>
          <w:lang w:val="nl-NL"/>
        </w:rPr>
        <w:t>,5</w:t>
      </w:r>
      <w:r w:rsidRPr="00CA1D47">
        <w:rPr>
          <w:rFonts w:ascii="Calibri" w:eastAsia="Calibri" w:hAnsi="Calibri" w:cs="Calibri"/>
          <w:lang w:val="nl-NL"/>
        </w:rPr>
        <w:t xml:space="preserve">, </w:t>
      </w:r>
      <w:r w:rsidR="3B874E9B" w:rsidRPr="00CA1D47">
        <w:rPr>
          <w:rFonts w:ascii="Calibri" w:eastAsia="Calibri" w:hAnsi="Calibri" w:cs="Calibri"/>
          <w:lang w:val="nl-NL"/>
        </w:rPr>
        <w:t>Geert Geleijnse</w:t>
      </w:r>
      <w:r w:rsidR="3E25E866" w:rsidRPr="00CA1D47">
        <w:rPr>
          <w:rFonts w:ascii="Calibri" w:eastAsia="Calibri" w:hAnsi="Calibri" w:cs="Calibri"/>
          <w:lang w:val="nl-NL"/>
        </w:rPr>
        <w:t xml:space="preserve"> (</w:t>
      </w:r>
      <w:r w:rsidR="00CA1D47" w:rsidRPr="00CA1D47">
        <w:rPr>
          <w:rFonts w:ascii="Arial" w:hAnsi="Arial" w:cs="Arial"/>
          <w:color w:val="494A4C"/>
          <w:sz w:val="18"/>
          <w:szCs w:val="18"/>
          <w:lang w:val="nl-NL"/>
        </w:rPr>
        <w:t>0000-0002-4718-0032</w:t>
      </w:r>
      <w:del w:id="2" w:author="G. Geleijnse" w:date="2020-05-22T08:32:00Z">
        <w:r w:rsidR="3E25E866" w:rsidRPr="00CA1D47" w:rsidDel="00CA1D47">
          <w:rPr>
            <w:rFonts w:ascii="Calibri" w:eastAsia="Calibri" w:hAnsi="Calibri" w:cs="Calibri"/>
            <w:lang w:val="nl-NL"/>
          </w:rPr>
          <w:delText>...</w:delText>
        </w:r>
      </w:del>
      <w:r w:rsidR="3E25E866" w:rsidRPr="00CA1D47">
        <w:rPr>
          <w:rFonts w:ascii="Calibri" w:eastAsia="Calibri" w:hAnsi="Calibri" w:cs="Calibri"/>
          <w:lang w:val="nl-NL"/>
        </w:rPr>
        <w:t>)</w:t>
      </w:r>
      <w:r w:rsidR="3E25E866" w:rsidRPr="00CA1D47">
        <w:rPr>
          <w:rFonts w:ascii="Calibri" w:eastAsia="Calibri" w:hAnsi="Calibri" w:cs="Calibri"/>
          <w:vertAlign w:val="superscript"/>
          <w:lang w:val="nl-NL"/>
        </w:rPr>
        <w:t xml:space="preserve"> </w:t>
      </w:r>
      <w:del w:id="3" w:author="G. Geleijnse" w:date="2020-05-22T08:34:00Z">
        <w:r w:rsidR="3E25E866" w:rsidRPr="00CA1D47" w:rsidDel="00CA1D47">
          <w:rPr>
            <w:rFonts w:ascii="Calibri" w:eastAsia="Calibri" w:hAnsi="Calibri" w:cs="Calibri"/>
            <w:vertAlign w:val="superscript"/>
            <w:lang w:val="nl-NL"/>
          </w:rPr>
          <w:delText>x</w:delText>
        </w:r>
      </w:del>
      <w:ins w:id="4" w:author="G. Geleijnse" w:date="2020-05-22T08:34:00Z">
        <w:r w:rsidR="00CA1D47">
          <w:rPr>
            <w:rFonts w:ascii="Calibri" w:eastAsia="Calibri" w:hAnsi="Calibri" w:cs="Calibri"/>
            <w:vertAlign w:val="superscript"/>
            <w:lang w:val="nl-NL"/>
          </w:rPr>
          <w:t>1</w:t>
        </w:r>
      </w:ins>
      <w:r w:rsidR="3B874E9B" w:rsidRPr="00CA1D47">
        <w:rPr>
          <w:rFonts w:ascii="Calibri" w:eastAsia="Calibri" w:hAnsi="Calibri" w:cs="Calibri"/>
          <w:lang w:val="nl-NL"/>
        </w:rPr>
        <w:t xml:space="preserve">, </w:t>
      </w:r>
      <w:r w:rsidRPr="00CA1D47">
        <w:rPr>
          <w:rFonts w:ascii="Calibri" w:eastAsia="Calibri" w:hAnsi="Calibri" w:cs="Calibri"/>
          <w:lang w:val="nl-NL"/>
        </w:rPr>
        <w:t>Sophie Bruinsma</w:t>
      </w:r>
      <w:r w:rsidR="535E2883" w:rsidRPr="00CA1D47">
        <w:rPr>
          <w:rFonts w:ascii="Calibri" w:eastAsia="Calibri" w:hAnsi="Calibri" w:cs="Calibri"/>
          <w:lang w:val="nl-NL"/>
        </w:rPr>
        <w:t xml:space="preserve"> (</w:t>
      </w:r>
      <w:hyperlink r:id="rId15">
        <w:r w:rsidR="535E2883" w:rsidRPr="00CA1D47">
          <w:rPr>
            <w:rStyle w:val="Hyperlink"/>
            <w:rFonts w:ascii="Calibri" w:eastAsia="Calibri" w:hAnsi="Calibri" w:cs="Calibri"/>
            <w:color w:val="2E7F9F"/>
            <w:lang w:val="nl-NL"/>
          </w:rPr>
          <w:t>0000-0003-3634-9899</w:t>
        </w:r>
      </w:hyperlink>
      <w:r w:rsidR="535E2883" w:rsidRPr="00CA1D47">
        <w:rPr>
          <w:rFonts w:ascii="Calibri" w:eastAsia="Calibri" w:hAnsi="Calibri" w:cs="Calibri"/>
          <w:lang w:val="nl-NL"/>
        </w:rPr>
        <w:t>)</w:t>
      </w:r>
      <w:r w:rsidR="09D98002" w:rsidRPr="00CA1D47">
        <w:rPr>
          <w:rFonts w:ascii="Calibri" w:eastAsia="Calibri" w:hAnsi="Calibri" w:cs="Calibri"/>
          <w:vertAlign w:val="superscript"/>
          <w:lang w:val="nl-NL"/>
        </w:rPr>
        <w:t>y</w:t>
      </w:r>
      <w:r w:rsidRPr="00CA1D47">
        <w:rPr>
          <w:rFonts w:ascii="Calibri" w:eastAsia="Calibri" w:hAnsi="Calibri" w:cs="Calibri"/>
          <w:lang w:val="nl-NL"/>
        </w:rPr>
        <w:t>, Celine van Lint</w:t>
      </w:r>
      <w:r w:rsidR="48BA09C9" w:rsidRPr="00CA1D47">
        <w:rPr>
          <w:rFonts w:ascii="Calibri" w:eastAsia="Calibri" w:hAnsi="Calibri" w:cs="Calibri"/>
          <w:lang w:val="nl-NL"/>
        </w:rPr>
        <w:t xml:space="preserve"> (</w:t>
      </w:r>
      <w:r w:rsidR="00921E11">
        <w:fldChar w:fldCharType="begin"/>
      </w:r>
      <w:r w:rsidR="00921E11" w:rsidRPr="00CA1D47">
        <w:rPr>
          <w:lang w:val="nl-NL"/>
          <w:rPrChange w:id="5" w:author="G. Geleijnse" w:date="2020-05-22T08:32:00Z">
            <w:rPr/>
          </w:rPrChange>
        </w:rPr>
        <w:instrText xml:space="preserve"> HYPERLINK "https://orcid.org/0000-0002-7929-7622" \h </w:instrText>
      </w:r>
      <w:r w:rsidR="00921E11">
        <w:fldChar w:fldCharType="separate"/>
      </w:r>
      <w:r w:rsidR="48BA09C9" w:rsidRPr="00CA1D47">
        <w:rPr>
          <w:rStyle w:val="Hyperlink"/>
          <w:rFonts w:ascii="Calibri" w:eastAsia="Calibri" w:hAnsi="Calibri" w:cs="Calibri"/>
          <w:color w:val="2E7F9F"/>
          <w:lang w:val="nl-NL"/>
        </w:rPr>
        <w:t>0000-0002-7929-7622</w:t>
      </w:r>
      <w:r w:rsidR="00921E11">
        <w:rPr>
          <w:rStyle w:val="Hyperlink"/>
          <w:rFonts w:ascii="Calibri" w:eastAsia="Calibri" w:hAnsi="Calibri" w:cs="Calibri"/>
          <w:color w:val="2E7F9F"/>
          <w:lang w:val="en-US"/>
        </w:rPr>
        <w:fldChar w:fldCharType="end"/>
      </w:r>
      <w:r w:rsidR="48BA09C9" w:rsidRPr="00CA1D47">
        <w:rPr>
          <w:rFonts w:ascii="Calibri" w:eastAsia="Calibri" w:hAnsi="Calibri" w:cs="Calibri"/>
          <w:lang w:val="nl-NL"/>
        </w:rPr>
        <w:t>)</w:t>
      </w:r>
      <w:r w:rsidR="3983CB53" w:rsidRPr="00CA1D47">
        <w:rPr>
          <w:rFonts w:ascii="Calibri" w:eastAsia="Calibri" w:hAnsi="Calibri" w:cs="Calibri"/>
          <w:vertAlign w:val="superscript"/>
          <w:lang w:val="nl-NL"/>
        </w:rPr>
        <w:t>y</w:t>
      </w:r>
      <w:r w:rsidRPr="00CA1D47">
        <w:rPr>
          <w:rFonts w:ascii="Calibri" w:eastAsia="Calibri" w:hAnsi="Calibri" w:cs="Calibri"/>
          <w:lang w:val="nl-NL"/>
        </w:rPr>
        <w:t>, Ernest van Veen</w:t>
      </w:r>
      <w:r w:rsidR="73B75D7C" w:rsidRPr="00CA1D47">
        <w:rPr>
          <w:rFonts w:ascii="Calibri" w:eastAsia="Calibri" w:hAnsi="Calibri" w:cs="Calibri"/>
          <w:lang w:val="nl-NL"/>
        </w:rPr>
        <w:t xml:space="preserve"> (</w:t>
      </w:r>
      <w:r w:rsidR="00921E11">
        <w:fldChar w:fldCharType="begin"/>
      </w:r>
      <w:r w:rsidR="00921E11" w:rsidRPr="00CA1D47">
        <w:rPr>
          <w:lang w:val="nl-NL"/>
          <w:rPrChange w:id="6" w:author="G. Geleijnse" w:date="2020-05-22T08:32:00Z">
            <w:rPr/>
          </w:rPrChange>
        </w:rPr>
        <w:instrText xml:space="preserve"> HYPERLINK "https://orcid.org/0000-0002-5495-3996" \h </w:instrText>
      </w:r>
      <w:r w:rsidR="00921E11">
        <w:fldChar w:fldCharType="separate"/>
      </w:r>
      <w:r w:rsidR="73B75D7C" w:rsidRPr="00CA1D47">
        <w:rPr>
          <w:rStyle w:val="Hyperlink"/>
          <w:rFonts w:ascii="Calibri" w:eastAsia="Calibri" w:hAnsi="Calibri" w:cs="Calibri"/>
          <w:color w:val="2E7F9F"/>
          <w:lang w:val="nl-NL"/>
        </w:rPr>
        <w:t>0000-0002-5495-3996</w:t>
      </w:r>
      <w:r w:rsidR="00921E11">
        <w:rPr>
          <w:rStyle w:val="Hyperlink"/>
          <w:rFonts w:ascii="Calibri" w:eastAsia="Calibri" w:hAnsi="Calibri" w:cs="Calibri"/>
          <w:color w:val="2E7F9F"/>
          <w:lang w:val="en-US"/>
        </w:rPr>
        <w:fldChar w:fldCharType="end"/>
      </w:r>
      <w:r w:rsidR="73B75D7C" w:rsidRPr="00CA1D47">
        <w:rPr>
          <w:rFonts w:ascii="Calibri" w:eastAsia="Calibri" w:hAnsi="Calibri" w:cs="Calibri"/>
          <w:lang w:val="nl-NL"/>
        </w:rPr>
        <w:t>)</w:t>
      </w:r>
      <w:r w:rsidR="716E72D2" w:rsidRPr="00CA1D47">
        <w:rPr>
          <w:rFonts w:ascii="Calibri" w:eastAsia="Calibri" w:hAnsi="Calibri" w:cs="Calibri"/>
          <w:vertAlign w:val="superscript"/>
          <w:lang w:val="nl-NL"/>
        </w:rPr>
        <w:t>2</w:t>
      </w:r>
      <w:r w:rsidRPr="00CA1D47">
        <w:rPr>
          <w:rFonts w:ascii="Calibri" w:eastAsia="Calibri" w:hAnsi="Calibri" w:cs="Calibri"/>
          <w:lang w:val="nl-NL"/>
        </w:rPr>
        <w:t>, Isabel Retel-Helmrich</w:t>
      </w:r>
      <w:r w:rsidR="7DE3688C" w:rsidRPr="00CA1D47">
        <w:rPr>
          <w:rFonts w:ascii="Calibri" w:eastAsia="Calibri" w:hAnsi="Calibri" w:cs="Calibri"/>
          <w:lang w:val="nl-NL"/>
        </w:rPr>
        <w:t xml:space="preserve"> (</w:t>
      </w:r>
      <w:r w:rsidR="00921E11">
        <w:fldChar w:fldCharType="begin"/>
      </w:r>
      <w:r w:rsidR="00921E11" w:rsidRPr="00CA1D47">
        <w:rPr>
          <w:lang w:val="nl-NL"/>
          <w:rPrChange w:id="7" w:author="G. Geleijnse" w:date="2020-05-22T08:32:00Z">
            <w:rPr/>
          </w:rPrChange>
        </w:rPr>
        <w:instrText xml:space="preserve"> HYPERLINK "https://orcid.org/0000-0001-5257-395X" \h </w:instrText>
      </w:r>
      <w:r w:rsidR="00921E11">
        <w:fldChar w:fldCharType="separate"/>
      </w:r>
      <w:r w:rsidR="7DE3688C" w:rsidRPr="00CA1D47">
        <w:rPr>
          <w:rStyle w:val="Hyperlink"/>
          <w:rFonts w:ascii="Calibri" w:eastAsia="Calibri" w:hAnsi="Calibri" w:cs="Calibri"/>
          <w:color w:val="2E7F9F"/>
          <w:lang w:val="nl-NL"/>
        </w:rPr>
        <w:t>0000-0001-5257-395X</w:t>
      </w:r>
      <w:r w:rsidR="00921E11">
        <w:rPr>
          <w:rStyle w:val="Hyperlink"/>
          <w:rFonts w:ascii="Calibri" w:eastAsia="Calibri" w:hAnsi="Calibri" w:cs="Calibri"/>
          <w:color w:val="2E7F9F"/>
          <w:lang w:val="en-US"/>
        </w:rPr>
        <w:fldChar w:fldCharType="end"/>
      </w:r>
      <w:r w:rsidR="7DE3688C" w:rsidRPr="00CA1D47">
        <w:rPr>
          <w:rFonts w:ascii="Calibri" w:eastAsia="Calibri" w:hAnsi="Calibri" w:cs="Calibri"/>
          <w:lang w:val="nl-NL"/>
        </w:rPr>
        <w:t>)</w:t>
      </w:r>
      <w:r w:rsidR="36077676" w:rsidRPr="00CA1D47">
        <w:rPr>
          <w:rFonts w:ascii="Calibri" w:eastAsia="Calibri" w:hAnsi="Calibri" w:cs="Calibri"/>
          <w:vertAlign w:val="superscript"/>
          <w:lang w:val="nl-NL"/>
        </w:rPr>
        <w:t>2</w:t>
      </w:r>
      <w:r w:rsidRPr="00CA1D47">
        <w:rPr>
          <w:rFonts w:ascii="Calibri" w:eastAsia="Calibri" w:hAnsi="Calibri" w:cs="Calibri"/>
          <w:lang w:val="nl-NL"/>
        </w:rPr>
        <w:t>, Jan van Saase</w:t>
      </w:r>
      <w:r w:rsidR="129707C2" w:rsidRPr="00CA1D47">
        <w:rPr>
          <w:rFonts w:ascii="Calibri" w:eastAsia="Calibri" w:hAnsi="Calibri" w:cs="Calibri"/>
          <w:lang w:val="nl-NL"/>
        </w:rPr>
        <w:t xml:space="preserve"> (</w:t>
      </w:r>
      <w:r w:rsidR="00921E11">
        <w:fldChar w:fldCharType="begin"/>
      </w:r>
      <w:r w:rsidR="00921E11" w:rsidRPr="00CA1D47">
        <w:rPr>
          <w:lang w:val="nl-NL"/>
          <w:rPrChange w:id="8" w:author="G. Geleijnse" w:date="2020-05-22T08:32:00Z">
            <w:rPr/>
          </w:rPrChange>
        </w:rPr>
        <w:instrText xml:space="preserve"> HYPERLINK "https://orcid.org/0000-0003-2874-6667" \h </w:instrText>
      </w:r>
      <w:r w:rsidR="00921E11">
        <w:fldChar w:fldCharType="separate"/>
      </w:r>
      <w:r w:rsidR="129707C2" w:rsidRPr="00CA1D47">
        <w:rPr>
          <w:rStyle w:val="Hyperlink"/>
          <w:rFonts w:ascii="Calibri" w:eastAsia="Calibri" w:hAnsi="Calibri" w:cs="Calibri"/>
          <w:color w:val="2E7F9F"/>
          <w:lang w:val="nl-NL"/>
          <w:rPrChange w:id="9" w:author="G. Geleijnse" w:date="2020-05-22T08:32:00Z">
            <w:rPr>
              <w:rStyle w:val="Hyperlink"/>
              <w:rFonts w:ascii="Calibri" w:eastAsia="Calibri" w:hAnsi="Calibri" w:cs="Calibri"/>
              <w:color w:val="2E7F9F"/>
              <w:lang w:val="en-US"/>
            </w:rPr>
          </w:rPrChange>
        </w:rPr>
        <w:t>0000-0003-2874-6667</w:t>
      </w:r>
      <w:r w:rsidR="00921E11">
        <w:rPr>
          <w:rStyle w:val="Hyperlink"/>
          <w:rFonts w:ascii="Calibri" w:eastAsia="Calibri" w:hAnsi="Calibri" w:cs="Calibri"/>
          <w:color w:val="2E7F9F"/>
          <w:lang w:val="en-US"/>
        </w:rPr>
        <w:fldChar w:fldCharType="end"/>
      </w:r>
      <w:r w:rsidR="129707C2" w:rsidRPr="00CA1D47">
        <w:rPr>
          <w:rFonts w:ascii="Calibri" w:eastAsia="Calibri" w:hAnsi="Calibri" w:cs="Calibri"/>
          <w:lang w:val="nl-NL"/>
          <w:rPrChange w:id="10" w:author="G. Geleijnse" w:date="2020-05-22T08:32:00Z">
            <w:rPr>
              <w:rFonts w:ascii="Calibri" w:eastAsia="Calibri" w:hAnsi="Calibri" w:cs="Calibri"/>
              <w:lang w:val="en-US"/>
            </w:rPr>
          </w:rPrChange>
        </w:rPr>
        <w:t>)</w:t>
      </w:r>
      <w:r w:rsidRPr="00CA1D47">
        <w:rPr>
          <w:rFonts w:ascii="Calibri" w:eastAsia="Calibri" w:hAnsi="Calibri" w:cs="Calibri"/>
          <w:lang w:val="nl-NL"/>
          <w:rPrChange w:id="11" w:author="G. Geleijnse" w:date="2020-05-22T08:32:00Z">
            <w:rPr>
              <w:rFonts w:ascii="Calibri" w:eastAsia="Calibri" w:hAnsi="Calibri" w:cs="Calibri"/>
              <w:lang w:val="en-US"/>
            </w:rPr>
          </w:rPrChange>
        </w:rPr>
        <w:t>, Hester Lingsma</w:t>
      </w:r>
      <w:r w:rsidR="33CEC508" w:rsidRPr="00CA1D47">
        <w:rPr>
          <w:rFonts w:ascii="Calibri" w:eastAsia="Calibri" w:hAnsi="Calibri" w:cs="Calibri"/>
          <w:lang w:val="nl-NL"/>
          <w:rPrChange w:id="12" w:author="G. Geleijnse" w:date="2020-05-22T08:32:00Z">
            <w:rPr>
              <w:rFonts w:ascii="Calibri" w:eastAsia="Calibri" w:hAnsi="Calibri" w:cs="Calibri"/>
              <w:lang w:val="en-US"/>
            </w:rPr>
          </w:rPrChange>
        </w:rPr>
        <w:t xml:space="preserve"> (</w:t>
      </w:r>
      <w:r w:rsidR="00921E11">
        <w:fldChar w:fldCharType="begin"/>
      </w:r>
      <w:r w:rsidR="00921E11" w:rsidRPr="00CA1D47">
        <w:rPr>
          <w:lang w:val="nl-NL"/>
          <w:rPrChange w:id="13" w:author="G. Geleijnse" w:date="2020-05-22T08:32:00Z">
            <w:rPr/>
          </w:rPrChange>
        </w:rPr>
        <w:instrText xml:space="preserve"> HYPERLINK "https://orcid.org/0000-0003-2063-9533" \h </w:instrText>
      </w:r>
      <w:r w:rsidR="00921E11">
        <w:fldChar w:fldCharType="separate"/>
      </w:r>
      <w:r w:rsidR="33CEC508" w:rsidRPr="00CA1D47">
        <w:rPr>
          <w:rStyle w:val="Hyperlink"/>
          <w:rFonts w:ascii="Calibri" w:eastAsia="Calibri" w:hAnsi="Calibri" w:cs="Calibri"/>
          <w:color w:val="2E7F9F"/>
          <w:lang w:val="nl-NL"/>
        </w:rPr>
        <w:t>0000-0003-2063-9533</w:t>
      </w:r>
      <w:r w:rsidR="00921E11">
        <w:rPr>
          <w:rStyle w:val="Hyperlink"/>
          <w:rFonts w:ascii="Calibri" w:eastAsia="Calibri" w:hAnsi="Calibri" w:cs="Calibri"/>
          <w:color w:val="2E7F9F"/>
          <w:lang w:val="en-US"/>
        </w:rPr>
        <w:fldChar w:fldCharType="end"/>
      </w:r>
      <w:r w:rsidR="33CEC508" w:rsidRPr="00CA1D47">
        <w:rPr>
          <w:rFonts w:ascii="Calibri" w:eastAsia="Calibri" w:hAnsi="Calibri" w:cs="Calibri"/>
          <w:lang w:val="nl-NL"/>
        </w:rPr>
        <w:t>)</w:t>
      </w:r>
      <w:r w:rsidR="2152AFCF" w:rsidRPr="00CA1D47">
        <w:rPr>
          <w:rFonts w:ascii="Calibri" w:eastAsia="Calibri" w:hAnsi="Calibri" w:cs="Calibri"/>
          <w:vertAlign w:val="superscript"/>
          <w:lang w:val="nl-NL"/>
        </w:rPr>
        <w:t>2</w:t>
      </w:r>
      <w:r w:rsidRPr="00CA1D47">
        <w:rPr>
          <w:rFonts w:ascii="Calibri" w:eastAsia="Calibri" w:hAnsi="Calibri" w:cs="Calibri"/>
          <w:lang w:val="nl-NL"/>
        </w:rPr>
        <w:t>, Rob Baatenburg</w:t>
      </w:r>
      <w:r w:rsidR="3DE94A10" w:rsidRPr="00CA1D47">
        <w:rPr>
          <w:rFonts w:ascii="Calibri" w:eastAsia="Calibri" w:hAnsi="Calibri" w:cs="Calibri"/>
          <w:lang w:val="nl-NL"/>
        </w:rPr>
        <w:t xml:space="preserve"> </w:t>
      </w:r>
      <w:r w:rsidRPr="00CA1D47">
        <w:rPr>
          <w:rFonts w:ascii="Calibri" w:eastAsia="Calibri" w:hAnsi="Calibri" w:cs="Calibri"/>
          <w:lang w:val="nl-NL"/>
        </w:rPr>
        <w:t>de Jong</w:t>
      </w:r>
      <w:r w:rsidR="45FBAC87" w:rsidRPr="00CA1D47">
        <w:rPr>
          <w:rFonts w:ascii="Calibri" w:eastAsia="Calibri" w:hAnsi="Calibri" w:cs="Calibri"/>
          <w:lang w:val="nl-NL"/>
        </w:rPr>
        <w:t xml:space="preserve"> </w:t>
      </w:r>
      <w:r w:rsidR="245D201B" w:rsidRPr="00CA1D47">
        <w:rPr>
          <w:rFonts w:ascii="Calibri" w:eastAsia="Calibri" w:hAnsi="Calibri" w:cs="Calibri"/>
          <w:lang w:val="nl-NL"/>
        </w:rPr>
        <w:t>(</w:t>
      </w:r>
      <w:r w:rsidR="00921E11">
        <w:fldChar w:fldCharType="begin"/>
      </w:r>
      <w:r w:rsidR="00921E11" w:rsidRPr="00CA1D47">
        <w:rPr>
          <w:lang w:val="nl-NL"/>
          <w:rPrChange w:id="14" w:author="G. Geleijnse" w:date="2020-05-22T08:32:00Z">
            <w:rPr/>
          </w:rPrChange>
        </w:rPr>
        <w:instrText xml:space="preserve"> HYPERLINK "https://orcid.org/0000-0001-7236-264X" \h </w:instrText>
      </w:r>
      <w:r w:rsidR="00921E11">
        <w:fldChar w:fldCharType="separate"/>
      </w:r>
      <w:r w:rsidR="245D201B" w:rsidRPr="00CA1D47">
        <w:rPr>
          <w:rStyle w:val="Hyperlink"/>
          <w:rFonts w:ascii="Calibri" w:eastAsia="Calibri" w:hAnsi="Calibri" w:cs="Calibri"/>
          <w:color w:val="2E7F9F"/>
          <w:lang w:val="nl-NL"/>
        </w:rPr>
        <w:t>0000-0001-7236-264X</w:t>
      </w:r>
      <w:r w:rsidR="00921E11">
        <w:rPr>
          <w:rStyle w:val="Hyperlink"/>
          <w:rFonts w:ascii="Calibri" w:eastAsia="Calibri" w:hAnsi="Calibri" w:cs="Calibri"/>
          <w:color w:val="2E7F9F"/>
          <w:lang w:val="en-US"/>
        </w:rPr>
        <w:fldChar w:fldCharType="end"/>
      </w:r>
      <w:r w:rsidR="245D201B" w:rsidRPr="00CA1D47">
        <w:rPr>
          <w:rFonts w:ascii="Calibri" w:eastAsia="Calibri" w:hAnsi="Calibri" w:cs="Calibri"/>
          <w:lang w:val="nl-NL"/>
        </w:rPr>
        <w:t>)</w:t>
      </w:r>
      <w:r w:rsidR="21CF3713" w:rsidRPr="00CA1D47">
        <w:rPr>
          <w:rFonts w:ascii="Calibri" w:eastAsia="Calibri" w:hAnsi="Calibri" w:cs="Calibri"/>
          <w:vertAlign w:val="superscript"/>
          <w:lang w:val="nl-NL"/>
        </w:rPr>
        <w:t>1</w:t>
      </w:r>
      <w:r w:rsidR="04214332" w:rsidRPr="00CA1D47">
        <w:rPr>
          <w:rFonts w:ascii="Calibri" w:eastAsia="Calibri" w:hAnsi="Calibri" w:cs="Calibri"/>
          <w:lang w:val="nl-NL"/>
        </w:rPr>
        <w:t>, and the Value Based OR team collaborators**</w:t>
      </w:r>
      <w:commentRangeEnd w:id="0"/>
      <w:r w:rsidR="00E678CD">
        <w:rPr>
          <w:rStyle w:val="CommentReference"/>
        </w:rPr>
        <w:commentReference w:id="0"/>
      </w:r>
    </w:p>
    <w:p w14:paraId="6B7C9F9A" w14:textId="654D2A2B" w:rsidR="34696E4A" w:rsidRDefault="4BB88DEB" w:rsidP="39A4890C">
      <w:pPr>
        <w:spacing w:line="257" w:lineRule="auto"/>
        <w:rPr>
          <w:rFonts w:ascii="Calibri" w:eastAsia="Calibri" w:hAnsi="Calibri" w:cs="Calibri"/>
          <w:lang w:val="en-US"/>
        </w:rPr>
      </w:pPr>
      <w:r w:rsidRPr="39A4890C">
        <w:rPr>
          <w:rFonts w:ascii="Calibri" w:eastAsia="Calibri" w:hAnsi="Calibri" w:cs="Calibri"/>
          <w:lang w:val="en-US"/>
        </w:rPr>
        <w:t>*Both authors contributed equally</w:t>
      </w:r>
    </w:p>
    <w:p w14:paraId="6FC16B84" w14:textId="3F179434" w:rsidR="34696E4A" w:rsidRDefault="7C75458F" w:rsidP="39A4890C">
      <w:pPr>
        <w:spacing w:line="257" w:lineRule="auto"/>
        <w:rPr>
          <w:rFonts w:ascii="Calibri" w:eastAsia="Calibri" w:hAnsi="Calibri" w:cs="Calibri"/>
          <w:lang w:val="en-US"/>
        </w:rPr>
      </w:pPr>
      <w:r w:rsidRPr="39A4890C">
        <w:rPr>
          <w:rFonts w:ascii="Calibri" w:eastAsia="Calibri" w:hAnsi="Calibri" w:cs="Calibri"/>
          <w:u w:val="single"/>
          <w:lang w:val="en-US"/>
        </w:rPr>
        <w:t>Author a</w:t>
      </w:r>
      <w:r w:rsidR="45FBAC87" w:rsidRPr="39A4890C">
        <w:rPr>
          <w:rFonts w:ascii="Calibri" w:eastAsia="Calibri" w:hAnsi="Calibri" w:cs="Calibri"/>
          <w:u w:val="single"/>
          <w:lang w:val="en-US"/>
        </w:rPr>
        <w:t>ffiliations</w:t>
      </w:r>
      <w:r w:rsidR="368218A1" w:rsidRPr="39A4890C">
        <w:rPr>
          <w:rFonts w:ascii="Calibri" w:eastAsia="Calibri" w:hAnsi="Calibri" w:cs="Calibri"/>
          <w:u w:val="single"/>
          <w:lang w:val="en-US"/>
        </w:rPr>
        <w:t xml:space="preserve"> - Request all authors to </w:t>
      </w:r>
      <w:r w:rsidR="4B88C8F2" w:rsidRPr="39A4890C">
        <w:rPr>
          <w:rFonts w:ascii="Calibri" w:eastAsia="Calibri" w:hAnsi="Calibri" w:cs="Calibri"/>
          <w:u w:val="single"/>
          <w:lang w:val="en-US"/>
        </w:rPr>
        <w:t>check</w:t>
      </w:r>
      <w:r w:rsidR="368218A1" w:rsidRPr="39A4890C">
        <w:rPr>
          <w:rFonts w:ascii="Calibri" w:eastAsia="Calibri" w:hAnsi="Calibri" w:cs="Calibri"/>
          <w:u w:val="single"/>
          <w:lang w:val="en-US"/>
        </w:rPr>
        <w:t xml:space="preserve"> the </w:t>
      </w:r>
      <w:r w:rsidR="413E66D6" w:rsidRPr="39A4890C">
        <w:rPr>
          <w:rFonts w:ascii="Calibri" w:eastAsia="Calibri" w:hAnsi="Calibri" w:cs="Calibri"/>
          <w:u w:val="single"/>
          <w:lang w:val="en-US"/>
        </w:rPr>
        <w:t>affiliation</w:t>
      </w:r>
      <w:r w:rsidR="368218A1" w:rsidRPr="39A4890C">
        <w:rPr>
          <w:rFonts w:ascii="Calibri" w:eastAsia="Calibri" w:hAnsi="Calibri" w:cs="Calibri"/>
          <w:u w:val="single"/>
          <w:lang w:val="en-US"/>
        </w:rPr>
        <w:t xml:space="preserve"> + ORCID ID</w:t>
      </w:r>
    </w:p>
    <w:p w14:paraId="72AF37EE" w14:textId="6BC91108" w:rsidR="248171BE" w:rsidRDefault="248171BE" w:rsidP="39A4890C">
      <w:pPr>
        <w:pStyle w:val="Heading1"/>
        <w:spacing w:line="257" w:lineRule="auto"/>
        <w:rPr>
          <w:rFonts w:ascii="Calibri" w:eastAsia="Calibri" w:hAnsi="Calibri" w:cs="Calibri"/>
          <w:color w:val="auto"/>
          <w:sz w:val="22"/>
          <w:szCs w:val="22"/>
          <w:lang w:val="en-US"/>
        </w:rPr>
      </w:pPr>
      <w:r w:rsidRPr="39A4890C">
        <w:rPr>
          <w:rFonts w:ascii="Calibri" w:eastAsia="Calibri" w:hAnsi="Calibri" w:cs="Calibri"/>
          <w:color w:val="auto"/>
          <w:sz w:val="22"/>
          <w:szCs w:val="22"/>
          <w:lang w:val="en-US"/>
        </w:rPr>
        <w:t xml:space="preserve">1) </w:t>
      </w:r>
      <w:r w:rsidR="7F6457FE" w:rsidRPr="39A4890C">
        <w:rPr>
          <w:rFonts w:ascii="Calibri" w:eastAsia="Calibri" w:hAnsi="Calibri" w:cs="Calibri"/>
          <w:color w:val="auto"/>
          <w:sz w:val="22"/>
          <w:szCs w:val="22"/>
          <w:lang w:val="en-US"/>
        </w:rPr>
        <w:t>Department</w:t>
      </w:r>
      <w:r w:rsidR="0DC2851A" w:rsidRPr="39A4890C">
        <w:rPr>
          <w:rFonts w:ascii="Calibri" w:eastAsia="Calibri" w:hAnsi="Calibri" w:cs="Calibri"/>
          <w:color w:val="auto"/>
          <w:sz w:val="22"/>
          <w:szCs w:val="22"/>
          <w:lang w:val="en-US"/>
        </w:rPr>
        <w:t xml:space="preserve"> of</w:t>
      </w:r>
      <w:r w:rsidR="35EA63DA" w:rsidRPr="39A4890C">
        <w:rPr>
          <w:rFonts w:ascii="Calibri" w:eastAsia="Calibri" w:hAnsi="Calibri" w:cs="Calibri"/>
          <w:color w:val="auto"/>
          <w:sz w:val="22"/>
          <w:szCs w:val="22"/>
          <w:lang w:val="en-US"/>
        </w:rPr>
        <w:t xml:space="preserve"> </w:t>
      </w:r>
      <w:r w:rsidR="1B5B2F39" w:rsidRPr="39A4890C">
        <w:rPr>
          <w:rFonts w:ascii="Calibri" w:eastAsia="Calibri" w:hAnsi="Calibri" w:cs="Calibri"/>
          <w:color w:val="auto"/>
          <w:sz w:val="22"/>
          <w:szCs w:val="22"/>
          <w:lang w:val="en-US"/>
        </w:rPr>
        <w:t>Otorhinolaryngology (ENT)</w:t>
      </w:r>
      <w:r w:rsidR="1473D87F" w:rsidRPr="39A4890C">
        <w:rPr>
          <w:rFonts w:ascii="Calibri" w:eastAsia="Calibri" w:hAnsi="Calibri" w:cs="Calibri"/>
          <w:color w:val="auto"/>
          <w:sz w:val="22"/>
          <w:szCs w:val="22"/>
          <w:lang w:val="en-US"/>
        </w:rPr>
        <w:t xml:space="preserve">; 2) </w:t>
      </w:r>
      <w:r w:rsidR="362F2663" w:rsidRPr="39A4890C">
        <w:rPr>
          <w:rFonts w:ascii="Calibri" w:eastAsia="Calibri" w:hAnsi="Calibri" w:cs="Calibri"/>
          <w:color w:val="auto"/>
          <w:sz w:val="22"/>
          <w:szCs w:val="22"/>
          <w:lang w:val="en-US"/>
        </w:rPr>
        <w:t>D</w:t>
      </w:r>
      <w:r w:rsidR="44E18BC3" w:rsidRPr="39A4890C">
        <w:rPr>
          <w:rFonts w:ascii="Calibri" w:eastAsia="Calibri" w:hAnsi="Calibri" w:cs="Calibri"/>
          <w:color w:val="auto"/>
          <w:sz w:val="22"/>
          <w:szCs w:val="22"/>
          <w:lang w:val="en-US"/>
        </w:rPr>
        <w:t>epar</w:t>
      </w:r>
      <w:r w:rsidR="69347B8B" w:rsidRPr="39A4890C">
        <w:rPr>
          <w:rFonts w:ascii="Calibri" w:eastAsia="Calibri" w:hAnsi="Calibri" w:cs="Calibri"/>
          <w:color w:val="auto"/>
          <w:sz w:val="22"/>
          <w:szCs w:val="22"/>
          <w:lang w:val="en-US"/>
        </w:rPr>
        <w:t>t</w:t>
      </w:r>
      <w:r w:rsidR="44E18BC3" w:rsidRPr="39A4890C">
        <w:rPr>
          <w:rFonts w:ascii="Calibri" w:eastAsia="Calibri" w:hAnsi="Calibri" w:cs="Calibri"/>
          <w:color w:val="auto"/>
          <w:sz w:val="22"/>
          <w:szCs w:val="22"/>
          <w:lang w:val="en-US"/>
        </w:rPr>
        <w:t>ment of Public Health;</w:t>
      </w:r>
      <w:r w:rsidR="49B46634" w:rsidRPr="39A4890C">
        <w:rPr>
          <w:rFonts w:ascii="Calibri" w:eastAsia="Calibri" w:hAnsi="Calibri" w:cs="Calibri"/>
          <w:color w:val="auto"/>
          <w:sz w:val="22"/>
          <w:szCs w:val="22"/>
          <w:lang w:val="en-US"/>
        </w:rPr>
        <w:t xml:space="preserve"> 3)</w:t>
      </w:r>
      <w:r w:rsidR="44E18BC3" w:rsidRPr="39A4890C">
        <w:rPr>
          <w:rFonts w:ascii="Calibri" w:eastAsia="Calibri" w:hAnsi="Calibri" w:cs="Calibri"/>
          <w:color w:val="auto"/>
          <w:sz w:val="22"/>
          <w:szCs w:val="22"/>
          <w:lang w:val="en-US"/>
        </w:rPr>
        <w:t xml:space="preserve"> </w:t>
      </w:r>
      <w:r w:rsidR="5056E89F" w:rsidRPr="39A4890C">
        <w:rPr>
          <w:rFonts w:ascii="Calibri" w:eastAsia="Calibri" w:hAnsi="Calibri" w:cs="Calibri"/>
          <w:color w:val="auto"/>
          <w:sz w:val="22"/>
          <w:szCs w:val="22"/>
          <w:lang w:val="en-US"/>
        </w:rPr>
        <w:t>D</w:t>
      </w:r>
      <w:r w:rsidR="789E0FD1" w:rsidRPr="39A4890C">
        <w:rPr>
          <w:rFonts w:ascii="Calibri" w:eastAsia="Calibri" w:hAnsi="Calibri" w:cs="Calibri"/>
          <w:color w:val="auto"/>
          <w:sz w:val="22"/>
          <w:szCs w:val="22"/>
          <w:lang w:val="en-US"/>
        </w:rPr>
        <w:t>epar</w:t>
      </w:r>
      <w:r w:rsidR="43EC8D4C" w:rsidRPr="39A4890C">
        <w:rPr>
          <w:rFonts w:ascii="Calibri" w:eastAsia="Calibri" w:hAnsi="Calibri" w:cs="Calibri"/>
          <w:color w:val="auto"/>
          <w:sz w:val="22"/>
          <w:szCs w:val="22"/>
          <w:lang w:val="en-US"/>
        </w:rPr>
        <w:t>t</w:t>
      </w:r>
      <w:r w:rsidR="789E0FD1" w:rsidRPr="39A4890C">
        <w:rPr>
          <w:rFonts w:ascii="Calibri" w:eastAsia="Calibri" w:hAnsi="Calibri" w:cs="Calibri"/>
          <w:color w:val="auto"/>
          <w:sz w:val="22"/>
          <w:szCs w:val="22"/>
          <w:lang w:val="en-US"/>
        </w:rPr>
        <w:t xml:space="preserve">ment of </w:t>
      </w:r>
      <w:r w:rsidR="0E5EB5D5" w:rsidRPr="39A4890C">
        <w:rPr>
          <w:rFonts w:ascii="Calibri" w:eastAsia="Calibri" w:hAnsi="Calibri" w:cs="Calibri"/>
          <w:color w:val="auto"/>
          <w:sz w:val="22"/>
          <w:szCs w:val="22"/>
          <w:lang w:val="en-US"/>
        </w:rPr>
        <w:t>E</w:t>
      </w:r>
      <w:r w:rsidR="789E0FD1" w:rsidRPr="39A4890C">
        <w:rPr>
          <w:rFonts w:ascii="Calibri" w:eastAsia="Calibri" w:hAnsi="Calibri" w:cs="Calibri"/>
          <w:color w:val="auto"/>
          <w:sz w:val="22"/>
          <w:szCs w:val="22"/>
          <w:lang w:val="en-US"/>
        </w:rPr>
        <w:t>pidemiology</w:t>
      </w:r>
      <w:r w:rsidR="69AA0D37" w:rsidRPr="39A4890C">
        <w:rPr>
          <w:rFonts w:ascii="Calibri" w:eastAsia="Calibri" w:hAnsi="Calibri" w:cs="Calibri"/>
          <w:color w:val="auto"/>
          <w:sz w:val="22"/>
          <w:szCs w:val="22"/>
          <w:lang w:val="en-US"/>
        </w:rPr>
        <w:t>;</w:t>
      </w:r>
      <w:r w:rsidR="1BD8F48A" w:rsidRPr="39A4890C">
        <w:rPr>
          <w:rFonts w:ascii="Calibri" w:eastAsia="Calibri" w:hAnsi="Calibri" w:cs="Calibri"/>
          <w:color w:val="auto"/>
          <w:sz w:val="22"/>
          <w:szCs w:val="22"/>
          <w:lang w:val="en-US"/>
        </w:rPr>
        <w:t xml:space="preserve"> 4) </w:t>
      </w:r>
      <w:r w:rsidR="452C1FAE" w:rsidRPr="39A4890C">
        <w:rPr>
          <w:rFonts w:ascii="Calibri" w:eastAsia="Calibri" w:hAnsi="Calibri" w:cs="Calibri"/>
          <w:color w:val="auto"/>
          <w:sz w:val="22"/>
          <w:szCs w:val="22"/>
          <w:lang w:val="en-US"/>
        </w:rPr>
        <w:t>D</w:t>
      </w:r>
      <w:r w:rsidR="76E1BBC5" w:rsidRPr="39A4890C">
        <w:rPr>
          <w:rFonts w:ascii="Calibri" w:eastAsia="Calibri" w:hAnsi="Calibri" w:cs="Calibri"/>
          <w:color w:val="auto"/>
          <w:sz w:val="22"/>
          <w:szCs w:val="22"/>
          <w:lang w:val="en-US"/>
        </w:rPr>
        <w:t>epartment</w:t>
      </w:r>
      <w:r w:rsidR="69E78335" w:rsidRPr="39A4890C">
        <w:rPr>
          <w:rFonts w:ascii="Calibri" w:eastAsia="Calibri" w:hAnsi="Calibri" w:cs="Calibri"/>
          <w:color w:val="auto"/>
          <w:sz w:val="22"/>
          <w:szCs w:val="22"/>
          <w:lang w:val="en-US"/>
        </w:rPr>
        <w:t xml:space="preserve"> of </w:t>
      </w:r>
      <w:r w:rsidR="0E6FC08B" w:rsidRPr="39A4890C">
        <w:rPr>
          <w:rFonts w:ascii="Calibri" w:eastAsia="Calibri" w:hAnsi="Calibri" w:cs="Calibri"/>
          <w:color w:val="auto"/>
          <w:sz w:val="22"/>
          <w:szCs w:val="22"/>
          <w:lang w:val="en-US"/>
        </w:rPr>
        <w:t>Medical Ps</w:t>
      </w:r>
      <w:r w:rsidR="1FEA85E3" w:rsidRPr="39A4890C">
        <w:rPr>
          <w:rFonts w:ascii="Calibri" w:eastAsia="Calibri" w:hAnsi="Calibri" w:cs="Calibri"/>
          <w:color w:val="auto"/>
          <w:sz w:val="22"/>
          <w:szCs w:val="22"/>
          <w:lang w:val="en-US"/>
        </w:rPr>
        <w:t>ychology</w:t>
      </w:r>
      <w:r w:rsidR="69E78335" w:rsidRPr="39A4890C">
        <w:rPr>
          <w:rFonts w:ascii="Calibri" w:eastAsia="Calibri" w:hAnsi="Calibri" w:cs="Calibri"/>
          <w:color w:val="auto"/>
          <w:sz w:val="22"/>
          <w:szCs w:val="22"/>
          <w:lang w:val="en-US"/>
        </w:rPr>
        <w:t xml:space="preserve">, </w:t>
      </w:r>
      <w:r w:rsidR="3C8B1A0C" w:rsidRPr="39A4890C">
        <w:rPr>
          <w:rFonts w:ascii="Calibri" w:eastAsia="Calibri" w:hAnsi="Calibri" w:cs="Calibri"/>
          <w:color w:val="auto"/>
          <w:sz w:val="22"/>
          <w:szCs w:val="22"/>
          <w:lang w:val="en-US"/>
        </w:rPr>
        <w:t xml:space="preserve">5) </w:t>
      </w:r>
      <w:r w:rsidR="69E78335" w:rsidRPr="39A4890C">
        <w:rPr>
          <w:rFonts w:ascii="Calibri" w:eastAsia="Calibri" w:hAnsi="Calibri" w:cs="Calibri"/>
          <w:color w:val="auto"/>
          <w:sz w:val="22"/>
          <w:szCs w:val="22"/>
          <w:lang w:val="en-US"/>
        </w:rPr>
        <w:t>Netherlands Institute for Health Sciences</w:t>
      </w:r>
      <w:r w:rsidR="686EF57F" w:rsidRPr="39A4890C">
        <w:rPr>
          <w:rFonts w:ascii="Calibri" w:eastAsia="Calibri" w:hAnsi="Calibri" w:cs="Calibri"/>
          <w:color w:val="auto"/>
          <w:sz w:val="22"/>
          <w:szCs w:val="22"/>
          <w:lang w:val="en-US"/>
        </w:rPr>
        <w:t xml:space="preserve">; </w:t>
      </w:r>
      <w:r w:rsidR="410D34E2" w:rsidRPr="39A4890C">
        <w:rPr>
          <w:rFonts w:ascii="Calibri" w:eastAsia="Calibri" w:hAnsi="Calibri" w:cs="Calibri"/>
          <w:color w:val="auto"/>
          <w:sz w:val="22"/>
          <w:szCs w:val="22"/>
          <w:lang w:val="en-US"/>
        </w:rPr>
        <w:t>x</w:t>
      </w:r>
      <w:r w:rsidR="686EF57F" w:rsidRPr="39A4890C">
        <w:rPr>
          <w:rFonts w:ascii="Calibri" w:eastAsia="Calibri" w:hAnsi="Calibri" w:cs="Calibri"/>
          <w:color w:val="auto"/>
          <w:sz w:val="22"/>
          <w:szCs w:val="22"/>
          <w:lang w:val="en-US"/>
        </w:rPr>
        <w:t>)</w:t>
      </w:r>
      <w:r w:rsidR="40E1C93B" w:rsidRPr="39A4890C">
        <w:rPr>
          <w:rFonts w:ascii="Calibri" w:eastAsia="Calibri" w:hAnsi="Calibri" w:cs="Calibri"/>
          <w:color w:val="auto"/>
          <w:sz w:val="22"/>
          <w:szCs w:val="22"/>
          <w:lang w:val="en-US"/>
        </w:rPr>
        <w:t xml:space="preserve"> </w:t>
      </w:r>
      <w:r w:rsidR="0918EF59" w:rsidRPr="39A4890C">
        <w:rPr>
          <w:rFonts w:ascii="Calibri" w:eastAsia="Calibri" w:hAnsi="Calibri" w:cs="Calibri"/>
          <w:color w:val="auto"/>
          <w:sz w:val="22"/>
          <w:szCs w:val="22"/>
          <w:lang w:val="en-US"/>
        </w:rPr>
        <w:t>D</w:t>
      </w:r>
      <w:r w:rsidR="40E1C93B" w:rsidRPr="39A4890C">
        <w:rPr>
          <w:rFonts w:ascii="Calibri" w:eastAsia="Calibri" w:hAnsi="Calibri" w:cs="Calibri"/>
          <w:color w:val="auto"/>
          <w:sz w:val="22"/>
          <w:szCs w:val="22"/>
          <w:lang w:val="en-US"/>
        </w:rPr>
        <w:t>epartment</w:t>
      </w:r>
      <w:r w:rsidR="5A231BA8" w:rsidRPr="39A4890C">
        <w:rPr>
          <w:rFonts w:ascii="Calibri" w:eastAsia="Calibri" w:hAnsi="Calibri" w:cs="Calibri"/>
          <w:color w:val="auto"/>
          <w:sz w:val="22"/>
          <w:szCs w:val="22"/>
          <w:lang w:val="en-US"/>
        </w:rPr>
        <w:t xml:space="preserve"> XXX</w:t>
      </w:r>
      <w:r w:rsidR="6ED6D434" w:rsidRPr="39A4890C">
        <w:rPr>
          <w:rFonts w:ascii="Calibri" w:eastAsia="Calibri" w:hAnsi="Calibri" w:cs="Calibri"/>
          <w:color w:val="auto"/>
          <w:sz w:val="22"/>
          <w:szCs w:val="22"/>
          <w:lang w:val="en-US"/>
        </w:rPr>
        <w:t xml:space="preserve">; </w:t>
      </w:r>
      <w:r w:rsidR="56402C65" w:rsidRPr="39A4890C">
        <w:rPr>
          <w:rFonts w:ascii="Calibri" w:eastAsia="Calibri" w:hAnsi="Calibri" w:cs="Calibri"/>
          <w:color w:val="auto"/>
          <w:sz w:val="22"/>
          <w:szCs w:val="22"/>
          <w:lang w:val="en-US"/>
        </w:rPr>
        <w:t xml:space="preserve">y) </w:t>
      </w:r>
      <w:r w:rsidR="4FEF4753" w:rsidRPr="39A4890C">
        <w:rPr>
          <w:rFonts w:ascii="Calibri" w:eastAsia="Calibri" w:hAnsi="Calibri" w:cs="Calibri"/>
          <w:color w:val="auto"/>
          <w:sz w:val="22"/>
          <w:szCs w:val="22"/>
          <w:lang w:val="en-US"/>
        </w:rPr>
        <w:t>Department</w:t>
      </w:r>
      <w:r w:rsidR="1AC6D307" w:rsidRPr="39A4890C">
        <w:rPr>
          <w:rFonts w:ascii="Calibri" w:eastAsia="Calibri" w:hAnsi="Calibri" w:cs="Calibri"/>
          <w:color w:val="auto"/>
          <w:sz w:val="22"/>
          <w:szCs w:val="22"/>
          <w:lang w:val="en-US"/>
        </w:rPr>
        <w:t xml:space="preserve"> </w:t>
      </w:r>
      <w:r w:rsidR="4F18DF3E"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 xml:space="preserve">Erasmus </w:t>
      </w:r>
      <w:r w:rsidR="3758E3E9" w:rsidRPr="39A4890C">
        <w:rPr>
          <w:rFonts w:ascii="Calibri" w:eastAsia="Calibri" w:hAnsi="Calibri" w:cs="Calibri"/>
          <w:color w:val="auto"/>
          <w:sz w:val="22"/>
          <w:szCs w:val="22"/>
          <w:lang w:val="en-US"/>
        </w:rPr>
        <w:t>University Medical Center</w:t>
      </w:r>
      <w:r w:rsidR="7B0236A9" w:rsidRPr="39A4890C">
        <w:rPr>
          <w:rFonts w:ascii="Calibri" w:eastAsia="Calibri" w:hAnsi="Calibri" w:cs="Calibri"/>
          <w:color w:val="auto"/>
          <w:sz w:val="22"/>
          <w:szCs w:val="22"/>
          <w:lang w:val="en-US"/>
        </w:rPr>
        <w:t>,</w:t>
      </w:r>
      <w:r w:rsidR="35EA63DA" w:rsidRPr="39A4890C">
        <w:rPr>
          <w:rFonts w:ascii="Calibri" w:eastAsia="Calibri" w:hAnsi="Calibri" w:cs="Calibri"/>
          <w:color w:val="auto"/>
          <w:sz w:val="22"/>
          <w:szCs w:val="22"/>
          <w:lang w:val="en-US"/>
        </w:rPr>
        <w:t xml:space="preserve"> Rotterdam</w:t>
      </w:r>
      <w:r w:rsidR="77EC76CF"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the Netherlands</w:t>
      </w:r>
      <w:r w:rsidR="0B8F156D" w:rsidRPr="39A4890C">
        <w:rPr>
          <w:rFonts w:ascii="Calibri" w:eastAsia="Calibri" w:hAnsi="Calibri" w:cs="Calibri"/>
          <w:color w:val="auto"/>
          <w:sz w:val="22"/>
          <w:szCs w:val="22"/>
          <w:lang w:val="en-US"/>
        </w:rPr>
        <w:t xml:space="preserve">. </w:t>
      </w:r>
    </w:p>
    <w:p w14:paraId="26B17796" w14:textId="2321C70C" w:rsidR="34696E4A" w:rsidRDefault="65EB3385" w:rsidP="39A4890C">
      <w:pPr>
        <w:spacing w:line="257" w:lineRule="auto"/>
        <w:rPr>
          <w:rFonts w:ascii="Calibri" w:eastAsia="Calibri" w:hAnsi="Calibri" w:cs="Calibri"/>
          <w:highlight w:val="yellow"/>
          <w:lang w:val="en-US"/>
        </w:rPr>
      </w:pPr>
      <w:commentRangeStart w:id="15"/>
      <w:r w:rsidRPr="39A4890C">
        <w:rPr>
          <w:rFonts w:ascii="Calibri" w:eastAsia="Calibri" w:hAnsi="Calibri" w:cs="Calibri"/>
          <w:highlight w:val="yellow"/>
          <w:lang w:val="en-US"/>
        </w:rPr>
        <w:t>**=</w:t>
      </w:r>
      <w:r w:rsidR="2C3E4E29" w:rsidRPr="39A4890C">
        <w:rPr>
          <w:rFonts w:ascii="Calibri" w:eastAsia="Calibri" w:hAnsi="Calibri" w:cs="Calibri"/>
          <w:highlight w:val="yellow"/>
          <w:lang w:val="en-US"/>
        </w:rPr>
        <w:t>Expert panel as collaborators?</w:t>
      </w:r>
      <w:commentRangeEnd w:id="15"/>
      <w:r w:rsidR="00FE4F62">
        <w:rPr>
          <w:rStyle w:val="CommentReference"/>
        </w:rPr>
        <w:commentReference w:id="15"/>
      </w:r>
    </w:p>
    <w:p w14:paraId="037F937F" w14:textId="53937364" w:rsidR="00EC12A5" w:rsidRPr="0084022E" w:rsidRDefault="00EC12A5" w:rsidP="0084022E">
      <w:pPr>
        <w:rPr>
          <w:lang w:val="en-US"/>
        </w:rPr>
      </w:pPr>
      <w:r w:rsidRPr="5911DDBD">
        <w:rPr>
          <w:lang w:val="en-US"/>
        </w:rPr>
        <w:t>Intention to be submitted to</w:t>
      </w:r>
      <w:commentRangeStart w:id="16"/>
      <w:r w:rsidRPr="5911DDBD">
        <w:rPr>
          <w:lang w:val="en-US"/>
        </w:rPr>
        <w:t xml:space="preserve">: </w:t>
      </w:r>
      <w:r w:rsidR="0097278A" w:rsidRPr="5911DDBD">
        <w:rPr>
          <w:lang w:val="en-US"/>
        </w:rPr>
        <w:t>NEJM</w:t>
      </w:r>
      <w:r w:rsidR="59D3F394" w:rsidRPr="5911DDBD">
        <w:rPr>
          <w:lang w:val="en-US"/>
        </w:rPr>
        <w:t xml:space="preserve"> (advice to try the COVID-19 special, because NEJM is not that in</w:t>
      </w:r>
      <w:r w:rsidR="2427F0B9" w:rsidRPr="5911DDBD">
        <w:rPr>
          <w:lang w:val="en-US"/>
        </w:rPr>
        <w:t xml:space="preserve">to </w:t>
      </w:r>
      <w:r w:rsidR="59D3F394" w:rsidRPr="5911DDBD">
        <w:rPr>
          <w:lang w:val="en-US"/>
        </w:rPr>
        <w:t xml:space="preserve">decision models </w:t>
      </w:r>
      <w:r w:rsidR="798ECAD1" w:rsidRPr="5911DDBD">
        <w:rPr>
          <w:lang w:val="en-US"/>
        </w:rPr>
        <w:t xml:space="preserve">- </w:t>
      </w:r>
      <w:r w:rsidR="59D3F394" w:rsidRPr="5911DDBD">
        <w:rPr>
          <w:lang w:val="en-US"/>
        </w:rPr>
        <w:t xml:space="preserve">maybe for COVID they are) </w:t>
      </w:r>
      <w:r w:rsidR="392990EE" w:rsidRPr="5911DDBD">
        <w:rPr>
          <w:lang w:val="en-US"/>
        </w:rPr>
        <w:t>How about we also talk about “</w:t>
      </w:r>
      <w:commentRangeEnd w:id="16"/>
      <w:r w:rsidRPr="0084022E">
        <w:rPr>
          <w:lang w:val="en-US"/>
        </w:rPr>
        <w:commentReference w:id="16"/>
      </w:r>
      <w:r w:rsidR="392990EE" w:rsidRPr="0084022E">
        <w:rPr>
          <w:lang w:val="en-US"/>
        </w:rPr>
        <w:t>1. Emanuel EJ, Persad G, Upshur R, et al. Fair Allocation of Scarce Medical Resources in the Time of Covid-19. N Engl J Med 2020;1–7.” in the cover letter</w:t>
      </w:r>
    </w:p>
    <w:p w14:paraId="3DFAE6AA" w14:textId="6698AC7D" w:rsidR="5B042D37" w:rsidRPr="00CB5091" w:rsidRDefault="5B042D37" w:rsidP="00CB5091">
      <w:pPr>
        <w:rPr>
          <w:lang w:val="en-US"/>
        </w:rPr>
      </w:pPr>
      <w:r w:rsidRPr="00CB5091">
        <w:rPr>
          <w:lang w:val="en-US"/>
        </w:rPr>
        <w:t>“To ensure the fastest possible review process, we are asking authors not to submit presubmission inquiries related to Covid-19.” - NEJM site</w:t>
      </w:r>
    </w:p>
    <w:p w14:paraId="54FA27CC" w14:textId="7DE3ACCA" w:rsidR="7C939DBC" w:rsidRDefault="7C939DBC" w:rsidP="39A4890C">
      <w:pPr>
        <w:rPr>
          <w:lang w:val="en-US"/>
        </w:rPr>
      </w:pPr>
      <w:r w:rsidRPr="5911DDBD">
        <w:rPr>
          <w:lang w:val="en-US"/>
        </w:rPr>
        <w:t>--&gt; We write with Lancet modelling studies as an example, perhaps second choice?</w:t>
      </w:r>
      <w:r w:rsidR="4C410FBD" w:rsidRPr="5911DDBD">
        <w:rPr>
          <w:lang w:val="en-US"/>
        </w:rPr>
        <w:t xml:space="preserve"> (Lancet/Lancet Public Health/Lancet EClinical Medicine)</w:t>
      </w:r>
    </w:p>
    <w:p w14:paraId="16063E4C" w14:textId="2F5150FE" w:rsidR="00714DA1" w:rsidRPr="00234D3C" w:rsidRDefault="00234D3C">
      <w:pPr>
        <w:rPr>
          <w:rFonts w:asciiTheme="majorHAnsi" w:eastAsiaTheme="majorEastAsia" w:hAnsiTheme="majorHAnsi" w:cstheme="majorBidi"/>
          <w:b/>
          <w:color w:val="2E74B5" w:themeColor="accent1" w:themeShade="BF"/>
          <w:sz w:val="32"/>
          <w:szCs w:val="32"/>
          <w:lang w:val="en-US"/>
        </w:rPr>
      </w:pPr>
      <w:r w:rsidRPr="00234D3C">
        <w:rPr>
          <w:b/>
          <w:highlight w:val="yellow"/>
          <w:lang w:val="en-US"/>
        </w:rPr>
        <w:t>Currently ~ 3600 words</w:t>
      </w:r>
      <w:r w:rsidRPr="00234D3C">
        <w:rPr>
          <w:b/>
          <w:lang w:val="en-US"/>
        </w:rPr>
        <w:t xml:space="preserve"> </w:t>
      </w:r>
      <w:r w:rsidR="00714DA1" w:rsidRPr="00234D3C">
        <w:rPr>
          <w:b/>
          <w:lang w:val="en-US"/>
        </w:rPr>
        <w:br w:type="page"/>
      </w:r>
    </w:p>
    <w:p w14:paraId="4D59845A" w14:textId="5CA7376D" w:rsidR="00737CE6" w:rsidRDefault="00737CE6" w:rsidP="39A4890C">
      <w:pPr>
        <w:pStyle w:val="Heading1"/>
        <w:rPr>
          <w:lang w:val="en-US"/>
        </w:rPr>
      </w:pPr>
      <w:commentRangeStart w:id="17"/>
      <w:r w:rsidRPr="39A4890C">
        <w:rPr>
          <w:lang w:val="en-US"/>
        </w:rPr>
        <w:lastRenderedPageBreak/>
        <w:t>Abstract</w:t>
      </w:r>
      <w:commentRangeEnd w:id="17"/>
      <w:r w:rsidR="00234D3C">
        <w:rPr>
          <w:rStyle w:val="CommentReference"/>
          <w:rFonts w:asciiTheme="minorHAnsi" w:eastAsiaTheme="minorHAnsi" w:hAnsiTheme="minorHAnsi" w:cstheme="minorBidi"/>
          <w:color w:val="auto"/>
        </w:rPr>
        <w:commentReference w:id="17"/>
      </w:r>
    </w:p>
    <w:p w14:paraId="7E375399" w14:textId="28A51911" w:rsidR="00737CE6" w:rsidRDefault="00737CE6" w:rsidP="39A4890C">
      <w:pPr>
        <w:pStyle w:val="Heading2"/>
        <w:rPr>
          <w:lang w:val="en-US"/>
        </w:rPr>
      </w:pPr>
      <w:r w:rsidRPr="39A4890C">
        <w:rPr>
          <w:lang w:val="en-US"/>
        </w:rPr>
        <w:t>Background</w:t>
      </w:r>
      <w:r w:rsidR="575ACEF7" w:rsidRPr="39A4890C">
        <w:rPr>
          <w:lang w:val="en-US"/>
        </w:rPr>
        <w:t xml:space="preserve"> </w:t>
      </w:r>
    </w:p>
    <w:p w14:paraId="756024EB" w14:textId="5101653D" w:rsidR="00CF102E" w:rsidRDefault="2D123B5C" w:rsidP="5911DDBD">
      <w:pPr>
        <w:spacing w:line="257" w:lineRule="auto"/>
        <w:rPr>
          <w:rFonts w:ascii="Calibri" w:eastAsia="Calibri" w:hAnsi="Calibri" w:cs="Calibri"/>
          <w:lang w:val="en-US"/>
        </w:rPr>
      </w:pPr>
      <w:r w:rsidRPr="5911DDBD">
        <w:rPr>
          <w:rFonts w:ascii="Calibri" w:eastAsia="Calibri" w:hAnsi="Calibri" w:cs="Calibri"/>
          <w:lang w:val="en-US"/>
        </w:rPr>
        <w:t xml:space="preserve">COVID-19 has put unprecedented pressure on health care systems worldwide. This has </w:t>
      </w:r>
      <w:r w:rsidR="690F5B0A" w:rsidRPr="5911DDBD">
        <w:rPr>
          <w:rFonts w:ascii="Calibri" w:eastAsia="Calibri" w:hAnsi="Calibri" w:cs="Calibri"/>
          <w:lang w:val="en-US"/>
        </w:rPr>
        <w:t>led</w:t>
      </w:r>
      <w:r w:rsidRPr="5911DDBD">
        <w:rPr>
          <w:rFonts w:ascii="Calibri" w:eastAsia="Calibri" w:hAnsi="Calibri" w:cs="Calibri"/>
          <w:lang w:val="en-US"/>
        </w:rPr>
        <w:t xml:space="preserve"> to a reduction of the health care capacity available for </w:t>
      </w:r>
      <w:commentRangeStart w:id="18"/>
      <w:r w:rsidRPr="5911DDBD">
        <w:rPr>
          <w:rFonts w:ascii="Calibri" w:eastAsia="Calibri" w:hAnsi="Calibri" w:cs="Calibri"/>
          <w:lang w:val="en-US"/>
        </w:rPr>
        <w:t>usual</w:t>
      </w:r>
      <w:commentRangeEnd w:id="18"/>
      <w:r w:rsidR="00CA1D47">
        <w:rPr>
          <w:rStyle w:val="CommentReference"/>
        </w:rPr>
        <w:commentReference w:id="18"/>
      </w:r>
      <w:r w:rsidRPr="5911DDBD">
        <w:rPr>
          <w:rFonts w:ascii="Calibri" w:eastAsia="Calibri" w:hAnsi="Calibri" w:cs="Calibri"/>
          <w:lang w:val="en-US"/>
        </w:rPr>
        <w:t xml:space="preserve"> care, especially for non-emergency surgical interventions. As a result, an accumulating group of patients is waiting for vital surgeries</w:t>
      </w:r>
      <w:r w:rsidR="1A8865B7" w:rsidRPr="5911DDBD">
        <w:rPr>
          <w:rFonts w:ascii="Calibri" w:eastAsia="Calibri" w:hAnsi="Calibri" w:cs="Calibri"/>
          <w:lang w:val="en-US"/>
        </w:rPr>
        <w:t xml:space="preserve"> and our</w:t>
      </w:r>
      <w:r w:rsidRPr="5911DDBD">
        <w:rPr>
          <w:rFonts w:ascii="Calibri" w:eastAsia="Calibri" w:hAnsi="Calibri" w:cs="Calibri"/>
          <w:lang w:val="en-US"/>
        </w:rPr>
        <w:t xml:space="preserve"> society</w:t>
      </w:r>
      <w:r w:rsidR="12A7DD86" w:rsidRPr="5911DDBD">
        <w:rPr>
          <w:rFonts w:ascii="Calibri" w:eastAsia="Calibri" w:hAnsi="Calibri" w:cs="Calibri"/>
          <w:lang w:val="en-US"/>
        </w:rPr>
        <w:t xml:space="preserve"> is</w:t>
      </w:r>
      <w:r w:rsidRPr="5911DDBD">
        <w:rPr>
          <w:rFonts w:ascii="Calibri" w:eastAsia="Calibri" w:hAnsi="Calibri" w:cs="Calibri"/>
          <w:lang w:val="en-US"/>
        </w:rPr>
        <w:t xml:space="preserve"> </w:t>
      </w:r>
      <w:r w:rsidR="14DD5B1D" w:rsidRPr="5911DDBD">
        <w:rPr>
          <w:rFonts w:ascii="Calibri" w:eastAsia="Calibri" w:hAnsi="Calibri" w:cs="Calibri"/>
          <w:lang w:val="en-US"/>
        </w:rPr>
        <w:t xml:space="preserve">currently </w:t>
      </w:r>
      <w:r w:rsidRPr="5911DDBD">
        <w:rPr>
          <w:rFonts w:ascii="Calibri" w:eastAsia="Calibri" w:hAnsi="Calibri" w:cs="Calibri"/>
          <w:lang w:val="en-US"/>
        </w:rPr>
        <w:t xml:space="preserve">facing dilemmas about which patients should be prioritized. </w:t>
      </w:r>
      <w:r w:rsidR="77CE9379" w:rsidRPr="5911DDBD">
        <w:rPr>
          <w:rFonts w:ascii="Calibri" w:eastAsia="Calibri" w:hAnsi="Calibri" w:cs="Calibri"/>
          <w:lang w:val="en-US"/>
        </w:rPr>
        <w:t xml:space="preserve">Therefore, </w:t>
      </w:r>
      <w:commentRangeStart w:id="19"/>
      <w:r w:rsidR="77CE9379" w:rsidRPr="5911DDBD">
        <w:rPr>
          <w:rFonts w:ascii="Calibri" w:eastAsia="Calibri" w:hAnsi="Calibri" w:cs="Calibri"/>
          <w:lang w:val="en-US"/>
        </w:rPr>
        <w:t xml:space="preserve">we aim </w:t>
      </w:r>
      <w:commentRangeEnd w:id="19"/>
      <w:r w:rsidR="00674DF9">
        <w:rPr>
          <w:rStyle w:val="CommentReference"/>
        </w:rPr>
        <w:commentReference w:id="19"/>
      </w:r>
      <w:r w:rsidR="77CE9379" w:rsidRPr="5911DDBD">
        <w:rPr>
          <w:rFonts w:ascii="Calibri" w:eastAsia="Calibri" w:hAnsi="Calibri" w:cs="Calibri"/>
          <w:lang w:val="en-US"/>
        </w:rPr>
        <w:t>to develop a decision model to estimate the effects of delay of surgical interventio</w:t>
      </w:r>
      <w:r w:rsidR="00CD22EF">
        <w:rPr>
          <w:rFonts w:ascii="Calibri" w:eastAsia="Calibri" w:hAnsi="Calibri" w:cs="Calibri"/>
          <w:lang w:val="en-US"/>
        </w:rPr>
        <w:t xml:space="preserve">n on health that can be used </w:t>
      </w:r>
      <w:r w:rsidR="77CE9379" w:rsidRPr="5911DDBD">
        <w:rPr>
          <w:rFonts w:ascii="Calibri" w:eastAsia="Calibri" w:hAnsi="Calibri" w:cs="Calibri"/>
          <w:lang w:val="en-US"/>
        </w:rPr>
        <w:t>to guide prioritization of surgical intervention f</w:t>
      </w:r>
      <w:ins w:id="20" w:author="G. Geleijnse" w:date="2020-05-22T08:38:00Z">
        <w:r w:rsidR="00674DF9">
          <w:rPr>
            <w:rFonts w:ascii="Calibri" w:eastAsia="Calibri" w:hAnsi="Calibri" w:cs="Calibri"/>
            <w:lang w:val="en-US"/>
          </w:rPr>
          <w:t>r</w:t>
        </w:r>
      </w:ins>
      <w:r w:rsidR="77CE9379" w:rsidRPr="5911DDBD">
        <w:rPr>
          <w:rFonts w:ascii="Calibri" w:eastAsia="Calibri" w:hAnsi="Calibri" w:cs="Calibri"/>
          <w:lang w:val="en-US"/>
        </w:rPr>
        <w:t>o</w:t>
      </w:r>
      <w:del w:id="21" w:author="G. Geleijnse" w:date="2020-05-22T08:38:00Z">
        <w:r w:rsidR="77CE9379" w:rsidRPr="5911DDBD" w:rsidDel="00674DF9">
          <w:rPr>
            <w:rFonts w:ascii="Calibri" w:eastAsia="Calibri" w:hAnsi="Calibri" w:cs="Calibri"/>
            <w:lang w:val="en-US"/>
          </w:rPr>
          <w:delText>r</w:delText>
        </w:r>
      </w:del>
      <w:r w:rsidR="77CE9379" w:rsidRPr="5911DDBD">
        <w:rPr>
          <w:rFonts w:ascii="Calibri" w:eastAsia="Calibri" w:hAnsi="Calibri" w:cs="Calibri"/>
          <w:lang w:val="en-US"/>
        </w:rPr>
        <w:t>m a utilitarian perspective.</w:t>
      </w:r>
    </w:p>
    <w:p w14:paraId="29C44449" w14:textId="2D7113F6" w:rsidR="00CF102E" w:rsidRDefault="00CF102E" w:rsidP="5911DDBD">
      <w:pPr>
        <w:spacing w:line="257" w:lineRule="auto"/>
        <w:rPr>
          <w:lang w:val="en-US"/>
        </w:rPr>
      </w:pPr>
      <w:r w:rsidRPr="5911DDBD">
        <w:rPr>
          <w:rFonts w:asciiTheme="majorHAnsi" w:eastAsiaTheme="majorEastAsia" w:hAnsiTheme="majorHAnsi" w:cstheme="majorBidi"/>
          <w:color w:val="2E74B5" w:themeColor="accent1" w:themeShade="BF"/>
          <w:sz w:val="26"/>
          <w:szCs w:val="26"/>
          <w:lang w:val="en-US"/>
        </w:rPr>
        <w:t>Methods</w:t>
      </w:r>
    </w:p>
    <w:p w14:paraId="05AD1657" w14:textId="2E8B965C" w:rsidR="6822F292" w:rsidRDefault="2A7BBB39" w:rsidP="39A4890C">
      <w:pPr>
        <w:spacing w:line="257" w:lineRule="auto"/>
        <w:rPr>
          <w:rFonts w:ascii="Calibri" w:eastAsia="Calibri" w:hAnsi="Calibri" w:cs="Calibri"/>
          <w:lang w:val="en-US"/>
        </w:rPr>
      </w:pPr>
      <w:r w:rsidRPr="636709EE">
        <w:rPr>
          <w:rFonts w:ascii="Calibri" w:eastAsia="Calibri" w:hAnsi="Calibri" w:cs="Calibri"/>
          <w:lang w:val="en-US"/>
        </w:rPr>
        <w:t xml:space="preserve">A </w:t>
      </w:r>
      <w:r w:rsidR="623992C3" w:rsidRPr="636709EE">
        <w:rPr>
          <w:rFonts w:ascii="Calibri" w:eastAsia="Calibri" w:hAnsi="Calibri" w:cs="Calibri"/>
          <w:lang w:val="en-US"/>
        </w:rPr>
        <w:t>simple</w:t>
      </w:r>
      <w:r w:rsidRPr="636709EE">
        <w:rPr>
          <w:rFonts w:ascii="Calibri" w:eastAsia="Calibri" w:hAnsi="Calibri" w:cs="Calibri"/>
          <w:lang w:val="en-US"/>
        </w:rPr>
        <w:t xml:space="preserve"> </w:t>
      </w:r>
      <w:r w:rsidR="76C08BBD" w:rsidRPr="636709EE">
        <w:rPr>
          <w:rFonts w:ascii="Calibri" w:eastAsia="Calibri" w:hAnsi="Calibri" w:cs="Calibri"/>
          <w:lang w:val="en-US"/>
        </w:rPr>
        <w:t xml:space="preserve">cohort </w:t>
      </w:r>
      <w:r w:rsidR="1D5CFBBB" w:rsidRPr="636709EE">
        <w:rPr>
          <w:rFonts w:ascii="Calibri" w:eastAsia="Calibri" w:hAnsi="Calibri" w:cs="Calibri"/>
          <w:lang w:val="en-US"/>
        </w:rPr>
        <w:t>state-transition</w:t>
      </w:r>
      <w:r w:rsidR="59E186D9" w:rsidRPr="636709EE">
        <w:rPr>
          <w:rFonts w:ascii="Calibri" w:eastAsia="Calibri" w:hAnsi="Calibri" w:cs="Calibri"/>
          <w:lang w:val="en-US"/>
        </w:rPr>
        <w:t xml:space="preserve"> </w:t>
      </w:r>
      <w:r w:rsidR="1D5CFBBB" w:rsidRPr="636709EE">
        <w:rPr>
          <w:rFonts w:ascii="Calibri" w:eastAsia="Calibri" w:hAnsi="Calibri" w:cs="Calibri"/>
          <w:lang w:val="en-US"/>
        </w:rPr>
        <w:t>model</w:t>
      </w:r>
      <w:r w:rsidR="6822F292" w:rsidRPr="636709EE">
        <w:rPr>
          <w:rFonts w:ascii="Calibri" w:eastAsia="Calibri" w:hAnsi="Calibri" w:cs="Calibri"/>
          <w:lang w:val="en-US"/>
        </w:rPr>
        <w:t xml:space="preserve"> </w:t>
      </w:r>
      <w:r w:rsidR="6C923BF2" w:rsidRPr="636709EE">
        <w:rPr>
          <w:rFonts w:ascii="Calibri" w:eastAsia="Calibri" w:hAnsi="Calibri" w:cs="Calibri"/>
          <w:lang w:val="en-US"/>
        </w:rPr>
        <w:t>was developed</w:t>
      </w:r>
      <w:r w:rsidR="31842AB1" w:rsidRPr="636709EE">
        <w:rPr>
          <w:rFonts w:ascii="Calibri" w:eastAsia="Calibri" w:hAnsi="Calibri" w:cs="Calibri"/>
          <w:lang w:val="en-US"/>
        </w:rPr>
        <w:t xml:space="preserve"> to </w:t>
      </w:r>
      <w:r w:rsidR="4D5FD6A8" w:rsidRPr="636709EE">
        <w:rPr>
          <w:rFonts w:ascii="Calibri" w:eastAsia="Calibri" w:hAnsi="Calibri" w:cs="Calibri"/>
          <w:lang w:val="en-US"/>
        </w:rPr>
        <w:t xml:space="preserve">simulate </w:t>
      </w:r>
      <w:r w:rsidR="31842AB1" w:rsidRPr="636709EE">
        <w:rPr>
          <w:rFonts w:ascii="Calibri" w:eastAsia="Calibri" w:hAnsi="Calibri" w:cs="Calibri"/>
          <w:lang w:val="en-US"/>
        </w:rPr>
        <w:t>the long-term implications of delaying surgery.</w:t>
      </w:r>
      <w:r w:rsidR="6C923BF2" w:rsidRPr="636709EE">
        <w:rPr>
          <w:rFonts w:ascii="Calibri" w:eastAsia="Calibri" w:hAnsi="Calibri" w:cs="Calibri"/>
          <w:lang w:val="en-US"/>
        </w:rPr>
        <w:t xml:space="preserve"> </w:t>
      </w:r>
      <w:r w:rsidR="5C2CAAC5" w:rsidRPr="636709EE">
        <w:rPr>
          <w:rFonts w:ascii="Calibri" w:eastAsia="Calibri" w:hAnsi="Calibri" w:cs="Calibri"/>
          <w:lang w:val="en-US"/>
        </w:rPr>
        <w:t>W</w:t>
      </w:r>
      <w:r w:rsidR="0BFBD5F4" w:rsidRPr="636709EE">
        <w:rPr>
          <w:rFonts w:ascii="Calibri" w:eastAsia="Calibri" w:hAnsi="Calibri" w:cs="Calibri"/>
          <w:lang w:val="en-US"/>
        </w:rPr>
        <w:t xml:space="preserve">e compared scenarios </w:t>
      </w:r>
      <w:r w:rsidR="3CFE8599" w:rsidRPr="636709EE">
        <w:rPr>
          <w:rFonts w:ascii="Calibri" w:eastAsia="Calibri" w:hAnsi="Calibri" w:cs="Calibri"/>
          <w:lang w:val="en-US"/>
        </w:rPr>
        <w:t xml:space="preserve">of delaying surgery from two weeks up to a year (with </w:t>
      </w:r>
      <w:commentRangeStart w:id="22"/>
      <w:r w:rsidR="3CFE8599" w:rsidRPr="636709EE">
        <w:rPr>
          <w:rFonts w:ascii="Calibri" w:eastAsia="Calibri" w:hAnsi="Calibri" w:cs="Calibri"/>
          <w:lang w:val="en-US"/>
        </w:rPr>
        <w:t>intervals</w:t>
      </w:r>
      <w:commentRangeEnd w:id="22"/>
      <w:r w:rsidR="00DB1A5E">
        <w:rPr>
          <w:rStyle w:val="CommentReference"/>
        </w:rPr>
        <w:commentReference w:id="22"/>
      </w:r>
      <w:r w:rsidR="3CFE8599" w:rsidRPr="636709EE">
        <w:rPr>
          <w:rFonts w:ascii="Calibri" w:eastAsia="Calibri" w:hAnsi="Calibri" w:cs="Calibri"/>
          <w:lang w:val="en-US"/>
        </w:rPr>
        <w:t xml:space="preserve"> of 10 weeks) </w:t>
      </w:r>
      <w:commentRangeStart w:id="23"/>
      <w:r w:rsidR="3CFE8599" w:rsidRPr="636709EE">
        <w:rPr>
          <w:rFonts w:ascii="Calibri" w:eastAsia="Calibri" w:hAnsi="Calibri" w:cs="Calibri"/>
          <w:lang w:val="en-US"/>
        </w:rPr>
        <w:t>and</w:t>
      </w:r>
      <w:commentRangeEnd w:id="23"/>
      <w:r w:rsidR="00DB1A5E">
        <w:rPr>
          <w:rStyle w:val="CommentReference"/>
        </w:rPr>
        <w:commentReference w:id="23"/>
      </w:r>
      <w:r w:rsidR="3CFE8599" w:rsidRPr="636709EE">
        <w:rPr>
          <w:rFonts w:ascii="Calibri" w:eastAsia="Calibri" w:hAnsi="Calibri" w:cs="Calibri"/>
          <w:lang w:val="en-US"/>
        </w:rPr>
        <w:t xml:space="preserve"> no surgery at all</w:t>
      </w:r>
      <w:r w:rsidR="64035672" w:rsidRPr="636709EE">
        <w:rPr>
          <w:rFonts w:ascii="Calibri" w:eastAsia="Calibri" w:hAnsi="Calibri" w:cs="Calibri"/>
          <w:lang w:val="en-US"/>
        </w:rPr>
        <w:t xml:space="preserve">. </w:t>
      </w:r>
      <w:r w:rsidR="3C23EE07" w:rsidRPr="636709EE">
        <w:rPr>
          <w:rFonts w:ascii="Calibri" w:eastAsia="Calibri" w:hAnsi="Calibri" w:cs="Calibri"/>
          <w:lang w:val="en-US"/>
        </w:rPr>
        <w:t>Model p</w:t>
      </w:r>
      <w:r w:rsidR="7EFCE243" w:rsidRPr="636709EE">
        <w:rPr>
          <w:rFonts w:ascii="Calibri" w:eastAsia="Calibri" w:hAnsi="Calibri" w:cs="Calibri"/>
          <w:lang w:val="en-US"/>
        </w:rPr>
        <w:t>arameter values</w:t>
      </w:r>
      <w:r w:rsidR="763CBB0C" w:rsidRPr="636709EE">
        <w:rPr>
          <w:rFonts w:ascii="Calibri" w:eastAsia="Calibri" w:hAnsi="Calibri" w:cs="Calibri"/>
          <w:lang w:val="en-US"/>
        </w:rPr>
        <w:t xml:space="preserve"> </w:t>
      </w:r>
      <w:r w:rsidR="03D863F5" w:rsidRPr="636709EE">
        <w:rPr>
          <w:rFonts w:ascii="Calibri" w:eastAsia="Calibri" w:hAnsi="Calibri" w:cs="Calibri"/>
          <w:lang w:val="en-US"/>
        </w:rPr>
        <w:t xml:space="preserve">were </w:t>
      </w:r>
      <w:r w:rsidR="763CBB0C" w:rsidRPr="636709EE">
        <w:rPr>
          <w:rFonts w:ascii="Calibri" w:eastAsia="Calibri" w:hAnsi="Calibri" w:cs="Calibri"/>
          <w:lang w:val="en-US"/>
        </w:rPr>
        <w:t xml:space="preserve">based on </w:t>
      </w:r>
      <w:r w:rsidR="0195220A" w:rsidRPr="636709EE">
        <w:rPr>
          <w:rFonts w:ascii="Calibri" w:eastAsia="Calibri" w:hAnsi="Calibri" w:cs="Calibri"/>
          <w:lang w:val="en-US"/>
        </w:rPr>
        <w:t xml:space="preserve">Dutch and American </w:t>
      </w:r>
      <w:r w:rsidR="763CBB0C" w:rsidRPr="636709EE">
        <w:rPr>
          <w:rFonts w:ascii="Calibri" w:eastAsia="Calibri" w:hAnsi="Calibri" w:cs="Calibri"/>
          <w:lang w:val="en-US"/>
        </w:rPr>
        <w:t>registries, literature</w:t>
      </w:r>
      <w:r w:rsidR="7D1BB7DA" w:rsidRPr="636709EE">
        <w:rPr>
          <w:rFonts w:ascii="Calibri" w:eastAsia="Calibri" w:hAnsi="Calibri" w:cs="Calibri"/>
          <w:lang w:val="en-US"/>
        </w:rPr>
        <w:t>,</w:t>
      </w:r>
      <w:r w:rsidR="3E8460B9" w:rsidRPr="636709EE">
        <w:rPr>
          <w:rFonts w:ascii="Calibri" w:eastAsia="Calibri" w:hAnsi="Calibri" w:cs="Calibri"/>
          <w:lang w:val="en-US"/>
        </w:rPr>
        <w:t xml:space="preserve"> and the</w:t>
      </w:r>
      <w:r w:rsidR="763CBB0C" w:rsidRPr="636709EE">
        <w:rPr>
          <w:rFonts w:ascii="Calibri" w:eastAsia="Calibri" w:hAnsi="Calibri" w:cs="Calibri"/>
          <w:lang w:val="en-US"/>
        </w:rPr>
        <w:t xml:space="preserve"> global burden of disease study by the World Health Organization. </w:t>
      </w:r>
      <w:r w:rsidR="4F2847E7" w:rsidRPr="636709EE">
        <w:rPr>
          <w:rFonts w:ascii="Calibri" w:eastAsia="Calibri" w:hAnsi="Calibri" w:cs="Calibri"/>
          <w:lang w:val="en-US"/>
        </w:rPr>
        <w:t>For each surgi</w:t>
      </w:r>
      <w:r w:rsidR="14D71289" w:rsidRPr="636709EE">
        <w:rPr>
          <w:rFonts w:ascii="Calibri" w:eastAsia="Calibri" w:hAnsi="Calibri" w:cs="Calibri"/>
          <w:lang w:val="en-US"/>
        </w:rPr>
        <w:t>cal i</w:t>
      </w:r>
      <w:r w:rsidR="4F2847E7" w:rsidRPr="636709EE">
        <w:rPr>
          <w:rFonts w:ascii="Calibri" w:eastAsia="Calibri" w:hAnsi="Calibri" w:cs="Calibri"/>
          <w:lang w:val="en-US"/>
        </w:rPr>
        <w:t>ndication, w</w:t>
      </w:r>
      <w:r w:rsidR="62B79A33" w:rsidRPr="636709EE">
        <w:rPr>
          <w:rFonts w:ascii="Calibri" w:eastAsia="Calibri" w:hAnsi="Calibri" w:cs="Calibri"/>
          <w:lang w:val="en-US"/>
        </w:rPr>
        <w:t>e estimate</w:t>
      </w:r>
      <w:ins w:id="24" w:author="G. Geleijnse" w:date="2020-05-22T16:00:00Z">
        <w:r w:rsidR="00DB1A5E">
          <w:rPr>
            <w:rFonts w:ascii="Calibri" w:eastAsia="Calibri" w:hAnsi="Calibri" w:cs="Calibri"/>
            <w:lang w:val="en-US"/>
          </w:rPr>
          <w:t>d</w:t>
        </w:r>
      </w:ins>
      <w:r w:rsidR="62B79A33" w:rsidRPr="636709EE">
        <w:rPr>
          <w:rFonts w:ascii="Calibri" w:eastAsia="Calibri" w:hAnsi="Calibri" w:cs="Calibri"/>
          <w:lang w:val="en-US"/>
        </w:rPr>
        <w:t xml:space="preserve"> the</w:t>
      </w:r>
      <w:r w:rsidR="601FF003" w:rsidRPr="636709EE">
        <w:rPr>
          <w:rFonts w:ascii="Calibri" w:eastAsia="Calibri" w:hAnsi="Calibri" w:cs="Calibri"/>
          <w:lang w:val="en-US"/>
        </w:rPr>
        <w:t xml:space="preserve"> average</w:t>
      </w:r>
      <w:r w:rsidR="62B79A33" w:rsidRPr="636709EE">
        <w:rPr>
          <w:rFonts w:ascii="Calibri" w:eastAsia="Calibri" w:hAnsi="Calibri" w:cs="Calibri"/>
          <w:lang w:val="en-US"/>
        </w:rPr>
        <w:t xml:space="preserve"> expected quality-adjusted-life-years (QALYs) </w:t>
      </w:r>
      <w:commentRangeStart w:id="25"/>
      <w:r w:rsidR="75E1E7AF" w:rsidRPr="636709EE">
        <w:rPr>
          <w:rFonts w:ascii="Calibri" w:eastAsia="Calibri" w:hAnsi="Calibri" w:cs="Calibri"/>
          <w:lang w:val="en-US"/>
        </w:rPr>
        <w:t>under</w:t>
      </w:r>
      <w:commentRangeEnd w:id="25"/>
      <w:r w:rsidR="00DB1A5E">
        <w:rPr>
          <w:rStyle w:val="CommentReference"/>
        </w:rPr>
        <w:commentReference w:id="25"/>
      </w:r>
      <w:r w:rsidR="62B79A33" w:rsidRPr="636709EE">
        <w:rPr>
          <w:rFonts w:ascii="Calibri" w:eastAsia="Calibri" w:hAnsi="Calibri" w:cs="Calibri"/>
          <w:lang w:val="en-US"/>
        </w:rPr>
        <w:t xml:space="preserve"> </w:t>
      </w:r>
      <w:r w:rsidR="48A8E37C" w:rsidRPr="636709EE">
        <w:rPr>
          <w:rFonts w:ascii="Calibri" w:eastAsia="Calibri" w:hAnsi="Calibri" w:cs="Calibri"/>
          <w:lang w:val="en-US"/>
        </w:rPr>
        <w:t xml:space="preserve">the different scenarios. </w:t>
      </w:r>
      <w:r w:rsidR="6F0D657E" w:rsidRPr="636709EE">
        <w:rPr>
          <w:rFonts w:ascii="Calibri" w:eastAsia="Calibri" w:hAnsi="Calibri" w:cs="Calibri"/>
          <w:lang w:val="en-US"/>
        </w:rPr>
        <w:t>U</w:t>
      </w:r>
      <w:r w:rsidR="48A8E37C" w:rsidRPr="636709EE">
        <w:rPr>
          <w:rFonts w:ascii="Calibri" w:eastAsia="Calibri" w:hAnsi="Calibri" w:cs="Calibri"/>
          <w:lang w:val="en-US"/>
        </w:rPr>
        <w:t xml:space="preserve">rgency </w:t>
      </w:r>
      <w:r w:rsidR="2BB3CF87" w:rsidRPr="636709EE">
        <w:rPr>
          <w:rFonts w:ascii="Calibri" w:eastAsia="Calibri" w:hAnsi="Calibri" w:cs="Calibri"/>
          <w:lang w:val="en-US"/>
        </w:rPr>
        <w:t xml:space="preserve">was </w:t>
      </w:r>
      <w:r w:rsidR="2D3D80FB" w:rsidRPr="636709EE">
        <w:rPr>
          <w:rFonts w:ascii="Calibri" w:eastAsia="Calibri" w:hAnsi="Calibri" w:cs="Calibri"/>
          <w:lang w:val="en-US"/>
        </w:rPr>
        <w:t>defined as</w:t>
      </w:r>
      <w:r w:rsidR="2BB3CF87" w:rsidRPr="636709EE">
        <w:rPr>
          <w:rFonts w:ascii="Calibri" w:eastAsia="Calibri" w:hAnsi="Calibri" w:cs="Calibri"/>
          <w:lang w:val="en-US"/>
        </w:rPr>
        <w:t xml:space="preserve"> expected health loss</w:t>
      </w:r>
      <w:r w:rsidR="48A8E37C" w:rsidRPr="636709EE">
        <w:rPr>
          <w:rFonts w:ascii="Calibri" w:eastAsia="Calibri" w:hAnsi="Calibri" w:cs="Calibri"/>
          <w:lang w:val="en-US"/>
        </w:rPr>
        <w:t xml:space="preserve"> </w:t>
      </w:r>
      <w:r w:rsidR="0A57DF2B" w:rsidRPr="636709EE">
        <w:rPr>
          <w:rFonts w:ascii="Calibri" w:eastAsia="Calibri" w:hAnsi="Calibri" w:cs="Calibri"/>
          <w:lang w:val="en-US"/>
        </w:rPr>
        <w:t xml:space="preserve">due to </w:t>
      </w:r>
      <w:commentRangeStart w:id="26"/>
      <w:r w:rsidR="4CABA2DF" w:rsidRPr="636709EE">
        <w:rPr>
          <w:rFonts w:ascii="Calibri" w:eastAsia="Calibri" w:hAnsi="Calibri" w:cs="Calibri"/>
          <w:lang w:val="en-US"/>
        </w:rPr>
        <w:t xml:space="preserve">surgery </w:t>
      </w:r>
      <w:r w:rsidR="31F51105" w:rsidRPr="636709EE">
        <w:rPr>
          <w:rFonts w:ascii="Calibri" w:eastAsia="Calibri" w:hAnsi="Calibri" w:cs="Calibri"/>
          <w:lang w:val="en-US"/>
        </w:rPr>
        <w:t>delay</w:t>
      </w:r>
      <w:commentRangeEnd w:id="26"/>
      <w:r w:rsidR="00DB1A5E">
        <w:rPr>
          <w:rStyle w:val="CommentReference"/>
        </w:rPr>
        <w:commentReference w:id="26"/>
      </w:r>
      <w:r w:rsidR="2B1AB3D8" w:rsidRPr="636709EE">
        <w:rPr>
          <w:rFonts w:ascii="Calibri" w:eastAsia="Calibri" w:hAnsi="Calibri" w:cs="Calibri"/>
          <w:lang w:val="en-US"/>
        </w:rPr>
        <w:t>,</w:t>
      </w:r>
      <w:r w:rsidR="0A57DF2B" w:rsidRPr="636709EE">
        <w:rPr>
          <w:rFonts w:ascii="Calibri" w:eastAsia="Calibri" w:hAnsi="Calibri" w:cs="Calibri"/>
          <w:lang w:val="en-US"/>
        </w:rPr>
        <w:t xml:space="preserve"> expressed </w:t>
      </w:r>
      <w:r w:rsidR="6794ADAF" w:rsidRPr="636709EE">
        <w:rPr>
          <w:rFonts w:ascii="Calibri" w:eastAsia="Calibri" w:hAnsi="Calibri" w:cs="Calibri"/>
          <w:lang w:val="en-US"/>
        </w:rPr>
        <w:t>in</w:t>
      </w:r>
      <w:r w:rsidR="0A57DF2B" w:rsidRPr="636709EE">
        <w:rPr>
          <w:rFonts w:ascii="Calibri" w:eastAsia="Calibri" w:hAnsi="Calibri" w:cs="Calibri"/>
          <w:lang w:val="en-US"/>
        </w:rPr>
        <w:t xml:space="preserve"> QALY loss per </w:t>
      </w:r>
      <w:r w:rsidR="07998852" w:rsidRPr="636709EE">
        <w:rPr>
          <w:rFonts w:ascii="Calibri" w:eastAsia="Calibri" w:hAnsi="Calibri" w:cs="Calibri"/>
          <w:lang w:val="en-US"/>
        </w:rPr>
        <w:t>month</w:t>
      </w:r>
      <w:r w:rsidR="0A57DF2B" w:rsidRPr="636709EE">
        <w:rPr>
          <w:rFonts w:ascii="Calibri" w:eastAsia="Calibri" w:hAnsi="Calibri" w:cs="Calibri"/>
          <w:lang w:val="en-US"/>
        </w:rPr>
        <w:t xml:space="preserve"> (</w:t>
      </w:r>
      <w:r w:rsidR="0E63BA25" w:rsidRPr="636709EE">
        <w:rPr>
          <w:rFonts w:ascii="Calibri" w:eastAsia="Calibri" w:hAnsi="Calibri" w:cs="Calibri"/>
          <w:lang w:val="en-US"/>
        </w:rPr>
        <w:t>QALY/month</w:t>
      </w:r>
      <w:r w:rsidR="0A57DF2B" w:rsidRPr="636709EE">
        <w:rPr>
          <w:rFonts w:ascii="Calibri" w:eastAsia="Calibri" w:hAnsi="Calibri" w:cs="Calibri"/>
          <w:lang w:val="en-US"/>
        </w:rPr>
        <w:t>).</w:t>
      </w:r>
      <w:r w:rsidR="5F49363D" w:rsidRPr="636709EE">
        <w:rPr>
          <w:rFonts w:ascii="Calibri" w:eastAsia="Calibri" w:hAnsi="Calibri" w:cs="Calibri"/>
          <w:lang w:val="en-US"/>
        </w:rPr>
        <w:t xml:space="preserve"> A probabilistic sensitivity analysis (PSA) was performed to </w:t>
      </w:r>
      <w:r w:rsidR="00CD22EF">
        <w:rPr>
          <w:rFonts w:ascii="Calibri" w:eastAsia="Calibri" w:hAnsi="Calibri" w:cs="Calibri"/>
          <w:lang w:val="en-US"/>
        </w:rPr>
        <w:t>incorporate</w:t>
      </w:r>
      <w:r w:rsidR="44EB8187" w:rsidRPr="636709EE">
        <w:rPr>
          <w:rFonts w:ascii="Calibri" w:eastAsia="Calibri" w:hAnsi="Calibri" w:cs="Calibri"/>
          <w:lang w:val="en-US"/>
        </w:rPr>
        <w:t xml:space="preserve"> </w:t>
      </w:r>
      <w:r w:rsidR="5F49363D" w:rsidRPr="636709EE">
        <w:rPr>
          <w:rFonts w:ascii="Calibri" w:eastAsia="Calibri" w:hAnsi="Calibri" w:cs="Calibri"/>
          <w:lang w:val="en-US"/>
        </w:rPr>
        <w:t>parameter u</w:t>
      </w:r>
      <w:r w:rsidR="31D5666C" w:rsidRPr="636709EE">
        <w:rPr>
          <w:rFonts w:ascii="Calibri" w:eastAsia="Calibri" w:hAnsi="Calibri" w:cs="Calibri"/>
          <w:lang w:val="en-US"/>
        </w:rPr>
        <w:t xml:space="preserve">ncertainty </w:t>
      </w:r>
      <w:r w:rsidR="592E7758" w:rsidRPr="636709EE">
        <w:rPr>
          <w:rFonts w:ascii="Calibri" w:eastAsia="Calibri" w:hAnsi="Calibri" w:cs="Calibri"/>
          <w:lang w:val="en-US"/>
        </w:rPr>
        <w:t xml:space="preserve">in </w:t>
      </w:r>
      <w:r w:rsidR="5F49363D" w:rsidRPr="636709EE">
        <w:rPr>
          <w:rFonts w:ascii="Calibri" w:eastAsia="Calibri" w:hAnsi="Calibri" w:cs="Calibri"/>
          <w:lang w:val="en-US"/>
        </w:rPr>
        <w:t xml:space="preserve">the </w:t>
      </w:r>
      <w:r w:rsidR="12388453" w:rsidRPr="636709EE">
        <w:rPr>
          <w:rFonts w:ascii="Calibri" w:eastAsia="Calibri" w:hAnsi="Calibri" w:cs="Calibri"/>
          <w:lang w:val="en-US"/>
        </w:rPr>
        <w:t xml:space="preserve">model </w:t>
      </w:r>
      <w:r w:rsidR="5EA56648" w:rsidRPr="636709EE">
        <w:rPr>
          <w:rFonts w:ascii="Calibri" w:eastAsia="Calibri" w:hAnsi="Calibri" w:cs="Calibri"/>
          <w:lang w:val="en-US"/>
        </w:rPr>
        <w:t xml:space="preserve">estimates. </w:t>
      </w:r>
      <w:r w:rsidR="0FE9F3B2" w:rsidRPr="636709EE">
        <w:rPr>
          <w:rFonts w:ascii="Calibri" w:eastAsia="Calibri" w:hAnsi="Calibri" w:cs="Calibri"/>
          <w:lang w:val="en-US"/>
        </w:rPr>
        <w:t xml:space="preserve">This model was applied to semi-elective surgery </w:t>
      </w:r>
      <w:ins w:id="27" w:author="G. Geleijnse" w:date="2020-05-22T16:08:00Z">
        <w:r w:rsidR="00DB1A5E">
          <w:rPr>
            <w:rFonts w:ascii="Calibri" w:eastAsia="Calibri" w:hAnsi="Calibri" w:cs="Calibri"/>
            <w:lang w:val="en-US"/>
          </w:rPr>
          <w:t xml:space="preserve">on adults </w:t>
        </w:r>
      </w:ins>
      <w:r w:rsidR="0FE9F3B2" w:rsidRPr="636709EE">
        <w:rPr>
          <w:rFonts w:ascii="Calibri" w:eastAsia="Calibri" w:hAnsi="Calibri" w:cs="Calibri"/>
          <w:lang w:val="en-US"/>
        </w:rPr>
        <w:t xml:space="preserve">(non-urgent, </w:t>
      </w:r>
      <w:ins w:id="28" w:author="G. Geleijnse" w:date="2020-05-22T16:05:00Z">
        <w:r w:rsidR="00DB1A5E">
          <w:rPr>
            <w:rFonts w:ascii="Calibri" w:eastAsia="Calibri" w:hAnsi="Calibri" w:cs="Calibri"/>
            <w:lang w:val="en-US"/>
          </w:rPr>
          <w:t xml:space="preserve">not necessary within 3 days and </w:t>
        </w:r>
      </w:ins>
      <w:r w:rsidR="0FE9F3B2" w:rsidRPr="636709EE">
        <w:rPr>
          <w:rFonts w:ascii="Calibri" w:eastAsia="Calibri" w:hAnsi="Calibri" w:cs="Calibri"/>
          <w:lang w:val="en-US"/>
        </w:rPr>
        <w:t>ideally performed within 3 weeks)</w:t>
      </w:r>
      <w:r w:rsidR="48CF2D9A" w:rsidRPr="636709EE">
        <w:rPr>
          <w:rFonts w:ascii="Calibri" w:eastAsia="Calibri" w:hAnsi="Calibri" w:cs="Calibri"/>
          <w:lang w:val="en-US"/>
        </w:rPr>
        <w:t xml:space="preserve"> commonly performed in a Dutch academic hospital</w:t>
      </w:r>
      <w:r w:rsidR="0FE9F3B2" w:rsidRPr="636709EE">
        <w:rPr>
          <w:rFonts w:ascii="Calibri" w:eastAsia="Calibri" w:hAnsi="Calibri" w:cs="Calibri"/>
          <w:lang w:val="en-US"/>
        </w:rPr>
        <w:t xml:space="preserve"> </w:t>
      </w:r>
      <w:r w:rsidR="3E2C90BC" w:rsidRPr="636709EE">
        <w:rPr>
          <w:rFonts w:ascii="Calibri" w:eastAsia="Calibri" w:hAnsi="Calibri" w:cs="Calibri"/>
          <w:lang w:val="en-US"/>
        </w:rPr>
        <w:t>(</w:t>
      </w:r>
      <w:r w:rsidR="0FE9F3B2" w:rsidRPr="636709EE">
        <w:rPr>
          <w:rFonts w:ascii="Calibri" w:eastAsia="Calibri" w:hAnsi="Calibri" w:cs="Calibri"/>
          <w:lang w:val="en-US"/>
        </w:rPr>
        <w:t xml:space="preserve">34 </w:t>
      </w:r>
      <w:r w:rsidR="4B283EBA" w:rsidRPr="636709EE">
        <w:rPr>
          <w:rFonts w:ascii="Calibri" w:eastAsia="Calibri" w:hAnsi="Calibri" w:cs="Calibri"/>
          <w:lang w:val="en-US"/>
        </w:rPr>
        <w:t xml:space="preserve">procedures, </w:t>
      </w:r>
      <w:commentRangeStart w:id="29"/>
      <w:r w:rsidR="4B283EBA" w:rsidRPr="636709EE">
        <w:rPr>
          <w:rFonts w:ascii="Calibri" w:eastAsia="Calibri" w:hAnsi="Calibri" w:cs="Calibri"/>
          <w:lang w:val="en-US"/>
        </w:rPr>
        <w:t>47</w:t>
      </w:r>
      <w:commentRangeEnd w:id="29"/>
      <w:r w:rsidR="00F3380A">
        <w:rPr>
          <w:rStyle w:val="CommentReference"/>
        </w:rPr>
        <w:commentReference w:id="29"/>
      </w:r>
      <w:r w:rsidR="4B283EBA" w:rsidRPr="636709EE">
        <w:rPr>
          <w:rFonts w:ascii="Calibri" w:eastAsia="Calibri" w:hAnsi="Calibri" w:cs="Calibri"/>
          <w:lang w:val="en-US"/>
        </w:rPr>
        <w:t xml:space="preserve">% </w:t>
      </w:r>
      <w:r w:rsidR="0FE9F3B2" w:rsidRPr="636709EE">
        <w:rPr>
          <w:rFonts w:ascii="Calibri" w:eastAsia="Calibri" w:hAnsi="Calibri" w:cs="Calibri"/>
          <w:lang w:val="en-US"/>
        </w:rPr>
        <w:t xml:space="preserve">of the total semi-elective </w:t>
      </w:r>
      <w:r w:rsidR="067CEF32" w:rsidRPr="636709EE">
        <w:rPr>
          <w:rFonts w:ascii="Calibri" w:eastAsia="Calibri" w:hAnsi="Calibri" w:cs="Calibri"/>
          <w:lang w:val="en-US"/>
        </w:rPr>
        <w:t>program</w:t>
      </w:r>
      <w:r w:rsidR="0FE9F3B2" w:rsidRPr="636709EE">
        <w:rPr>
          <w:rFonts w:ascii="Calibri" w:eastAsia="Calibri" w:hAnsi="Calibri" w:cs="Calibri"/>
          <w:lang w:val="en-US"/>
        </w:rPr>
        <w:t>)</w:t>
      </w:r>
      <w:r w:rsidR="67A0A524" w:rsidRPr="636709EE">
        <w:rPr>
          <w:rFonts w:ascii="Calibri" w:eastAsia="Calibri" w:hAnsi="Calibri" w:cs="Calibri"/>
          <w:lang w:val="en-US"/>
        </w:rPr>
        <w:t>.</w:t>
      </w:r>
    </w:p>
    <w:p w14:paraId="68617D15" w14:textId="7552060A" w:rsidR="006D27F5" w:rsidRDefault="006D27F5" w:rsidP="39A4890C">
      <w:pPr>
        <w:pStyle w:val="Heading2"/>
        <w:spacing w:before="0" w:after="160" w:line="257" w:lineRule="auto"/>
        <w:rPr>
          <w:rFonts w:ascii="Calibri" w:eastAsia="Calibri" w:hAnsi="Calibri" w:cs="Calibri"/>
          <w:sz w:val="22"/>
          <w:szCs w:val="22"/>
          <w:lang w:val="en-US"/>
        </w:rPr>
      </w:pPr>
      <w:r w:rsidRPr="39A4890C">
        <w:rPr>
          <w:lang w:val="en-US"/>
        </w:rPr>
        <w:t>Results</w:t>
      </w:r>
    </w:p>
    <w:p w14:paraId="4EB4D464" w14:textId="4D84D60B" w:rsidR="00354D49" w:rsidRDefault="00354D49" w:rsidP="636709EE">
      <w:pPr>
        <w:rPr>
          <w:lang w:val="en-US"/>
        </w:rPr>
      </w:pPr>
      <w:commentRangeStart w:id="31"/>
      <w:r w:rsidRPr="5911DDBD">
        <w:rPr>
          <w:lang w:val="en-US"/>
        </w:rPr>
        <w:t>The</w:t>
      </w:r>
      <w:r w:rsidR="003E5752" w:rsidRPr="5911DDBD">
        <w:rPr>
          <w:lang w:val="en-US"/>
        </w:rPr>
        <w:t xml:space="preserve"> maximum</w:t>
      </w:r>
      <w:r w:rsidRPr="5911DDBD">
        <w:rPr>
          <w:lang w:val="en-US"/>
        </w:rPr>
        <w:t xml:space="preserve"> QALYs</w:t>
      </w:r>
      <w:r w:rsidR="2FA01D4B" w:rsidRPr="5911DDBD">
        <w:rPr>
          <w:lang w:val="en-US"/>
        </w:rPr>
        <w:t xml:space="preserve"> gained varied</w:t>
      </w:r>
      <w:r w:rsidRPr="5911DDBD">
        <w:rPr>
          <w:lang w:val="en-US"/>
        </w:rPr>
        <w:t xml:space="preserve"> </w:t>
      </w:r>
      <w:r w:rsidR="1BF2E206" w:rsidRPr="5911DDBD">
        <w:rPr>
          <w:lang w:val="en-US"/>
        </w:rPr>
        <w:t xml:space="preserve">widely </w:t>
      </w:r>
      <w:r w:rsidR="066D105D" w:rsidRPr="5911DDBD">
        <w:rPr>
          <w:lang w:val="en-US"/>
        </w:rPr>
        <w:t>between procedures</w:t>
      </w:r>
      <w:r w:rsidR="2976397D" w:rsidRPr="5911DDBD">
        <w:rPr>
          <w:lang w:val="en-US"/>
        </w:rPr>
        <w:t>,</w:t>
      </w:r>
      <w:r w:rsidR="066D105D" w:rsidRPr="5911DDBD">
        <w:rPr>
          <w:lang w:val="en-US"/>
        </w:rPr>
        <w:t xml:space="preserve"> from </w:t>
      </w:r>
      <w:r w:rsidR="5D94B23F" w:rsidRPr="5911DDBD">
        <w:rPr>
          <w:lang w:val="en-US"/>
        </w:rPr>
        <w:t>0.54</w:t>
      </w:r>
      <w:r w:rsidR="35F30593" w:rsidRPr="5911DDBD">
        <w:rPr>
          <w:lang w:val="en-US"/>
        </w:rPr>
        <w:t xml:space="preserve"> QALYs</w:t>
      </w:r>
      <w:r w:rsidR="0871D245" w:rsidRPr="5911DDBD">
        <w:rPr>
          <w:lang w:val="en-US"/>
        </w:rPr>
        <w:t xml:space="preserve"> </w:t>
      </w:r>
      <w:r w:rsidR="6080B510" w:rsidRPr="5911DDBD">
        <w:rPr>
          <w:lang w:val="en-US"/>
        </w:rPr>
        <w:t>(</w:t>
      </w:r>
      <w:r w:rsidR="0871D245" w:rsidRPr="5911DDBD">
        <w:rPr>
          <w:lang w:val="en-US"/>
        </w:rPr>
        <w:t xml:space="preserve">95% CI: </w:t>
      </w:r>
      <w:r w:rsidR="7BB41C7E" w:rsidRPr="5911DDBD">
        <w:rPr>
          <w:lang w:val="en-US"/>
        </w:rPr>
        <w:t>0.</w:t>
      </w:r>
      <w:r w:rsidR="6121B162" w:rsidRPr="5911DDBD">
        <w:rPr>
          <w:lang w:val="en-US"/>
        </w:rPr>
        <w:t>48</w:t>
      </w:r>
      <w:r w:rsidR="34677B95" w:rsidRPr="5911DDBD">
        <w:rPr>
          <w:lang w:val="en-US"/>
        </w:rPr>
        <w:t xml:space="preserve"> – 0.61</w:t>
      </w:r>
      <w:r w:rsidR="6DFDE68A" w:rsidRPr="5911DDBD">
        <w:rPr>
          <w:lang w:val="en-US"/>
        </w:rPr>
        <w:t xml:space="preserve">) </w:t>
      </w:r>
      <w:r w:rsidR="6316F09E" w:rsidRPr="5911DDBD">
        <w:rPr>
          <w:lang w:val="en-US"/>
        </w:rPr>
        <w:t xml:space="preserve">for resection of high-grade glioma </w:t>
      </w:r>
      <w:r w:rsidRPr="5911DDBD">
        <w:rPr>
          <w:lang w:val="en-US"/>
        </w:rPr>
        <w:t xml:space="preserve">to </w:t>
      </w:r>
      <w:r w:rsidR="52318DF1" w:rsidRPr="5911DDBD">
        <w:rPr>
          <w:lang w:val="en-US"/>
        </w:rPr>
        <w:t>10.3 QALYs</w:t>
      </w:r>
      <w:r w:rsidR="1E51B3F0" w:rsidRPr="5911DDBD">
        <w:rPr>
          <w:lang w:val="en-US"/>
        </w:rPr>
        <w:t xml:space="preserve"> 95% CI: </w:t>
      </w:r>
      <w:r w:rsidR="7A52D4E6" w:rsidRPr="5911DDBD">
        <w:rPr>
          <w:lang w:val="en-US"/>
        </w:rPr>
        <w:t xml:space="preserve">8.7 </w:t>
      </w:r>
      <w:r w:rsidR="1E51B3F0" w:rsidRPr="5911DDBD">
        <w:rPr>
          <w:lang w:val="en-US"/>
        </w:rPr>
        <w:t>-</w:t>
      </w:r>
      <w:r w:rsidR="31A54002" w:rsidRPr="5911DDBD">
        <w:rPr>
          <w:lang w:val="en-US"/>
        </w:rPr>
        <w:t xml:space="preserve"> 11.9</w:t>
      </w:r>
      <w:r w:rsidR="0D517A4F" w:rsidRPr="5911DDBD">
        <w:rPr>
          <w:lang w:val="en-US"/>
        </w:rPr>
        <w:t>)</w:t>
      </w:r>
      <w:r w:rsidR="5B74BB5B" w:rsidRPr="5911DDBD">
        <w:rPr>
          <w:lang w:val="en-US"/>
        </w:rPr>
        <w:t xml:space="preserve"> for kidney transplantation</w:t>
      </w:r>
      <w:r w:rsidR="6D9E4346" w:rsidRPr="5911DDBD">
        <w:rPr>
          <w:lang w:val="en-US"/>
        </w:rPr>
        <w:t>.</w:t>
      </w:r>
      <w:r w:rsidRPr="5911DDBD">
        <w:rPr>
          <w:lang w:val="en-US"/>
        </w:rPr>
        <w:t xml:space="preserve"> The </w:t>
      </w:r>
      <w:r w:rsidR="03226B7A" w:rsidRPr="5911DDBD">
        <w:rPr>
          <w:lang w:val="en-US"/>
        </w:rPr>
        <w:t>three</w:t>
      </w:r>
      <w:r w:rsidRPr="5911DDBD">
        <w:rPr>
          <w:lang w:val="en-US"/>
        </w:rPr>
        <w:t xml:space="preserve"> most urgent interventions were </w:t>
      </w:r>
      <w:r w:rsidR="5701EFA2" w:rsidRPr="5911DDBD">
        <w:rPr>
          <w:lang w:val="en-US"/>
        </w:rPr>
        <w:t xml:space="preserve">surgically </w:t>
      </w:r>
      <w:r w:rsidR="00B36A8C" w:rsidRPr="5911DDBD">
        <w:rPr>
          <w:lang w:val="en-US"/>
        </w:rPr>
        <w:t>repairing an a</w:t>
      </w:r>
      <w:r w:rsidR="561D70A5" w:rsidRPr="5911DDBD">
        <w:rPr>
          <w:lang w:val="en-US"/>
        </w:rPr>
        <w:t xml:space="preserve">bdominal aneurysm of the aorta </w:t>
      </w:r>
      <w:r w:rsidRPr="5911DDBD">
        <w:rPr>
          <w:lang w:val="en-US"/>
        </w:rPr>
        <w:t>(-</w:t>
      </w:r>
      <w:r w:rsidR="00B36A8C" w:rsidRPr="5911DDBD">
        <w:rPr>
          <w:lang w:val="en-US"/>
        </w:rPr>
        <w:t>0.</w:t>
      </w:r>
      <w:r w:rsidR="49D0DB95" w:rsidRPr="5911DDBD">
        <w:rPr>
          <w:lang w:val="en-US"/>
        </w:rPr>
        <w:t>1</w:t>
      </w:r>
      <w:r w:rsidR="05F09108" w:rsidRPr="5911DDBD">
        <w:rPr>
          <w:lang w:val="en-US"/>
        </w:rPr>
        <w:t>1</w:t>
      </w:r>
      <w:r w:rsidRPr="5911DDBD">
        <w:rPr>
          <w:lang w:val="en-US"/>
        </w:rPr>
        <w:t xml:space="preserve"> QALY/</w:t>
      </w:r>
      <w:r w:rsidR="162BFC04" w:rsidRPr="5911DDBD">
        <w:rPr>
          <w:lang w:val="en-US"/>
        </w:rPr>
        <w:t>month</w:t>
      </w:r>
      <w:r w:rsidRPr="5911DDBD">
        <w:rPr>
          <w:lang w:val="en-US"/>
        </w:rPr>
        <w:t xml:space="preserve">, 95% CI: </w:t>
      </w:r>
      <w:r w:rsidR="00B36A8C" w:rsidRPr="5911DDBD">
        <w:rPr>
          <w:lang w:val="en-US"/>
        </w:rPr>
        <w:t>-0.</w:t>
      </w:r>
      <w:r w:rsidR="015BAC35" w:rsidRPr="5911DDBD">
        <w:rPr>
          <w:lang w:val="en-US"/>
        </w:rPr>
        <w:t>1</w:t>
      </w:r>
      <w:r w:rsidR="22738618" w:rsidRPr="5911DDBD">
        <w:rPr>
          <w:lang w:val="en-US"/>
        </w:rPr>
        <w:t>3</w:t>
      </w:r>
      <w:r w:rsidR="00B36A8C" w:rsidRPr="5911DDBD">
        <w:rPr>
          <w:lang w:val="en-US"/>
        </w:rPr>
        <w:t xml:space="preserve"> –</w:t>
      </w:r>
      <w:r w:rsidRPr="5911DDBD">
        <w:rPr>
          <w:lang w:val="en-US"/>
        </w:rPr>
        <w:t xml:space="preserve"> </w:t>
      </w:r>
      <w:r w:rsidR="00B36A8C" w:rsidRPr="5911DDBD">
        <w:rPr>
          <w:lang w:val="en-US"/>
        </w:rPr>
        <w:t>-0.0</w:t>
      </w:r>
      <w:r w:rsidR="41BE6934" w:rsidRPr="5911DDBD">
        <w:rPr>
          <w:lang w:val="en-US"/>
        </w:rPr>
        <w:t>9</w:t>
      </w:r>
      <w:r w:rsidRPr="5911DDBD">
        <w:rPr>
          <w:lang w:val="en-US"/>
        </w:rPr>
        <w:t xml:space="preserve">), </w:t>
      </w:r>
      <w:r w:rsidR="6D4A6980" w:rsidRPr="5911DDBD">
        <w:rPr>
          <w:lang w:val="en-US"/>
        </w:rPr>
        <w:t xml:space="preserve">implantation of a pacemaker </w:t>
      </w:r>
      <w:r w:rsidRPr="5911DDBD">
        <w:rPr>
          <w:lang w:val="en-US"/>
        </w:rPr>
        <w:t>(</w:t>
      </w:r>
      <w:r w:rsidR="33C785B9" w:rsidRPr="5911DDBD">
        <w:rPr>
          <w:lang w:val="en-US"/>
        </w:rPr>
        <w:t>-0.11 QALY/month, 95% CI: -0.22 - -0.04</w:t>
      </w:r>
      <w:r w:rsidRPr="5911DDBD">
        <w:rPr>
          <w:lang w:val="en-US"/>
        </w:rPr>
        <w:t xml:space="preserve">), </w:t>
      </w:r>
      <w:r w:rsidR="26865917" w:rsidRPr="5911DDBD">
        <w:rPr>
          <w:lang w:val="en-US"/>
        </w:rPr>
        <w:t>and the resection of cholang</w:t>
      </w:r>
      <w:r w:rsidR="33579CA6" w:rsidRPr="5911DDBD">
        <w:rPr>
          <w:lang w:val="en-US"/>
        </w:rPr>
        <w:t>i</w:t>
      </w:r>
      <w:r w:rsidR="26865917" w:rsidRPr="5911DDBD">
        <w:rPr>
          <w:lang w:val="en-US"/>
        </w:rPr>
        <w:t xml:space="preserve">ocarcinoma </w:t>
      </w:r>
      <w:r w:rsidRPr="5911DDBD">
        <w:rPr>
          <w:lang w:val="en-US"/>
        </w:rPr>
        <w:t>(</w:t>
      </w:r>
      <w:r w:rsidR="34ABA3DB" w:rsidRPr="5911DDBD">
        <w:rPr>
          <w:lang w:val="en-US"/>
        </w:rPr>
        <w:t>-0.09 QALY/month, 95% CI: -0.12 - -0.06</w:t>
      </w:r>
      <w:r w:rsidRPr="5911DDBD">
        <w:rPr>
          <w:lang w:val="en-US"/>
        </w:rPr>
        <w:t xml:space="preserve">). The </w:t>
      </w:r>
      <w:r w:rsidR="27D80749" w:rsidRPr="5911DDBD">
        <w:rPr>
          <w:lang w:val="en-US"/>
        </w:rPr>
        <w:t>three</w:t>
      </w:r>
      <w:r w:rsidRPr="5911DDBD">
        <w:rPr>
          <w:lang w:val="en-US"/>
        </w:rPr>
        <w:t xml:space="preserve"> least urgent interventions were </w:t>
      </w:r>
      <w:r w:rsidR="09766975" w:rsidRPr="5911DDBD">
        <w:rPr>
          <w:lang w:val="en-US"/>
        </w:rPr>
        <w:t xml:space="preserve">the placing of a shunt for </w:t>
      </w:r>
      <w:r w:rsidR="5B7A8D53" w:rsidRPr="5911DDBD">
        <w:rPr>
          <w:lang w:val="en-US"/>
        </w:rPr>
        <w:t>dialysis</w:t>
      </w:r>
      <w:r w:rsidR="09766975" w:rsidRPr="5911DDBD">
        <w:rPr>
          <w:lang w:val="en-US"/>
        </w:rPr>
        <w:t xml:space="preserve"> </w:t>
      </w:r>
      <w:r w:rsidRPr="5911DDBD">
        <w:rPr>
          <w:lang w:val="en-US"/>
        </w:rPr>
        <w:t>(-</w:t>
      </w:r>
      <w:r w:rsidR="00B36A8C" w:rsidRPr="5911DDBD">
        <w:rPr>
          <w:lang w:val="en-US"/>
        </w:rPr>
        <w:t>0.0</w:t>
      </w:r>
      <w:r w:rsidR="707B638D" w:rsidRPr="5911DDBD">
        <w:rPr>
          <w:lang w:val="en-US"/>
        </w:rPr>
        <w:t>1</w:t>
      </w:r>
      <w:r w:rsidR="352CDE2D" w:rsidRPr="5911DDBD">
        <w:rPr>
          <w:lang w:val="en-US"/>
        </w:rPr>
        <w:t xml:space="preserve"> </w:t>
      </w:r>
      <w:r w:rsidRPr="5911DDBD">
        <w:rPr>
          <w:lang w:val="en-US"/>
        </w:rPr>
        <w:t>QALY/</w:t>
      </w:r>
      <w:r w:rsidR="5EBEC747" w:rsidRPr="5911DDBD">
        <w:rPr>
          <w:lang w:val="en-US"/>
        </w:rPr>
        <w:t>month</w:t>
      </w:r>
      <w:r w:rsidRPr="5911DDBD">
        <w:rPr>
          <w:lang w:val="en-US"/>
        </w:rPr>
        <w:t xml:space="preserve">, 95% CI: </w:t>
      </w:r>
      <w:r w:rsidR="00B36A8C" w:rsidRPr="5911DDBD">
        <w:rPr>
          <w:lang w:val="en-US"/>
        </w:rPr>
        <w:t>-0.0</w:t>
      </w:r>
      <w:r w:rsidR="2F7E9E83" w:rsidRPr="5911DDBD">
        <w:rPr>
          <w:lang w:val="en-US"/>
        </w:rPr>
        <w:t>1</w:t>
      </w:r>
      <w:r w:rsidR="00B36A8C" w:rsidRPr="5911DDBD">
        <w:rPr>
          <w:lang w:val="en-US"/>
        </w:rPr>
        <w:t xml:space="preserve"> – -0.0</w:t>
      </w:r>
      <w:r w:rsidR="3AE57C91" w:rsidRPr="5911DDBD">
        <w:rPr>
          <w:lang w:val="en-US"/>
        </w:rPr>
        <w:t>0</w:t>
      </w:r>
      <w:r w:rsidR="00182E81">
        <w:rPr>
          <w:lang w:val="en-US"/>
        </w:rPr>
        <w:t>5</w:t>
      </w:r>
      <w:r w:rsidR="00B36A8C" w:rsidRPr="5911DDBD">
        <w:rPr>
          <w:lang w:val="en-US"/>
        </w:rPr>
        <w:t xml:space="preserve">), </w:t>
      </w:r>
      <w:r w:rsidR="5260BC75" w:rsidRPr="5911DDBD">
        <w:rPr>
          <w:lang w:val="en-US"/>
        </w:rPr>
        <w:t>resection of thyroid cancer (-0.01 QALY/month, 95% CI: -0.02 - -0.01),</w:t>
      </w:r>
      <w:r w:rsidR="38B50232" w:rsidRPr="5911DDBD">
        <w:rPr>
          <w:lang w:val="en-US"/>
        </w:rPr>
        <w:t xml:space="preserve"> and the </w:t>
      </w:r>
      <w:r w:rsidR="53716C4C" w:rsidRPr="5911DDBD">
        <w:rPr>
          <w:lang w:val="en-US"/>
        </w:rPr>
        <w:t>resection of mild salivary gland carcinoma (-0.01 QALY/month, 95% CI: -0.03 - -0.01)</w:t>
      </w:r>
      <w:r w:rsidR="38B50232" w:rsidRPr="5911DDBD">
        <w:rPr>
          <w:lang w:val="en-US"/>
        </w:rPr>
        <w:t>.</w:t>
      </w:r>
      <w:commentRangeEnd w:id="31"/>
      <w:r w:rsidR="000016BF">
        <w:rPr>
          <w:rStyle w:val="CommentReference"/>
        </w:rPr>
        <w:commentReference w:id="31"/>
      </w:r>
    </w:p>
    <w:p w14:paraId="046549B0" w14:textId="12FAA4E3" w:rsidR="006D27F5" w:rsidRDefault="006D27F5" w:rsidP="39A4890C">
      <w:pPr>
        <w:pStyle w:val="Heading2"/>
        <w:rPr>
          <w:lang w:val="en-US"/>
        </w:rPr>
      </w:pPr>
      <w:r w:rsidRPr="39A4890C">
        <w:rPr>
          <w:lang w:val="en-US"/>
        </w:rPr>
        <w:t>Conclusion</w:t>
      </w:r>
    </w:p>
    <w:p w14:paraId="33023EA8" w14:textId="7E0D2408" w:rsidR="739D3A68" w:rsidRDefault="4FF3CD6C" w:rsidP="5911DDBD">
      <w:pPr>
        <w:spacing w:line="257" w:lineRule="auto"/>
        <w:rPr>
          <w:rFonts w:ascii="Calibri" w:eastAsia="Calibri" w:hAnsi="Calibri" w:cs="Calibri"/>
          <w:lang w:val="en-US"/>
        </w:rPr>
      </w:pPr>
      <w:r w:rsidRPr="5911DDBD">
        <w:rPr>
          <w:rFonts w:ascii="Calibri" w:eastAsia="Calibri" w:hAnsi="Calibri" w:cs="Calibri"/>
          <w:lang w:val="en-US"/>
        </w:rPr>
        <w:t xml:space="preserve">Our </w:t>
      </w:r>
      <w:r w:rsidR="14F7921D" w:rsidRPr="5911DDBD">
        <w:rPr>
          <w:rFonts w:ascii="Calibri" w:eastAsia="Calibri" w:hAnsi="Calibri" w:cs="Calibri"/>
          <w:lang w:val="en-US"/>
        </w:rPr>
        <w:t>d</w:t>
      </w:r>
      <w:r w:rsidR="137C71CC" w:rsidRPr="5911DDBD">
        <w:rPr>
          <w:rFonts w:ascii="Calibri" w:eastAsia="Calibri" w:hAnsi="Calibri" w:cs="Calibri"/>
          <w:lang w:val="en-US"/>
        </w:rPr>
        <w:t xml:space="preserve">ecision model </w:t>
      </w:r>
      <w:r w:rsidR="2C528E6D" w:rsidRPr="5911DDBD">
        <w:rPr>
          <w:rFonts w:ascii="Calibri" w:eastAsia="Calibri" w:hAnsi="Calibri" w:cs="Calibri"/>
          <w:lang w:val="en-US"/>
        </w:rPr>
        <w:t xml:space="preserve">guides </w:t>
      </w:r>
      <w:r w:rsidR="00CD22EF">
        <w:rPr>
          <w:rFonts w:ascii="Calibri" w:eastAsia="Calibri" w:hAnsi="Calibri" w:cs="Calibri"/>
          <w:lang w:val="en-US"/>
        </w:rPr>
        <w:t xml:space="preserve">prioritization </w:t>
      </w:r>
      <w:r w:rsidR="75804B53" w:rsidRPr="5911DDBD">
        <w:rPr>
          <w:rFonts w:ascii="Calibri" w:eastAsia="Calibri" w:hAnsi="Calibri" w:cs="Calibri"/>
          <w:lang w:val="en-US"/>
        </w:rPr>
        <w:t xml:space="preserve">of </w:t>
      </w:r>
      <w:r w:rsidR="39961F4B" w:rsidRPr="5911DDBD">
        <w:rPr>
          <w:rFonts w:ascii="Calibri" w:eastAsia="Calibri" w:hAnsi="Calibri" w:cs="Calibri"/>
          <w:lang w:val="en-US"/>
        </w:rPr>
        <w:t xml:space="preserve">surgical care </w:t>
      </w:r>
      <w:commentRangeStart w:id="32"/>
      <w:del w:id="33" w:author="G. Geleijnse" w:date="2020-05-22T16:46:00Z">
        <w:r w:rsidR="137C71CC" w:rsidRPr="5911DDBD" w:rsidDel="008668E7">
          <w:rPr>
            <w:rFonts w:ascii="Calibri" w:eastAsia="Calibri" w:hAnsi="Calibri" w:cs="Calibri"/>
            <w:lang w:val="en-US"/>
          </w:rPr>
          <w:delText xml:space="preserve">in times of scarcity </w:delText>
        </w:r>
        <w:r w:rsidR="00CD22EF" w:rsidRPr="5911DDBD" w:rsidDel="008668E7">
          <w:rPr>
            <w:rFonts w:ascii="Calibri" w:eastAsia="Calibri" w:hAnsi="Calibri" w:cs="Calibri"/>
            <w:lang w:val="en-US"/>
          </w:rPr>
          <w:delText>(due to COVID-19)</w:delText>
        </w:r>
        <w:commentRangeEnd w:id="32"/>
        <w:r w:rsidR="008668E7" w:rsidDel="008668E7">
          <w:rPr>
            <w:rStyle w:val="CommentReference"/>
          </w:rPr>
          <w:commentReference w:id="32"/>
        </w:r>
        <w:r w:rsidR="00CD22EF" w:rsidDel="008668E7">
          <w:rPr>
            <w:rFonts w:ascii="Calibri" w:eastAsia="Calibri" w:hAnsi="Calibri" w:cs="Calibri"/>
            <w:lang w:val="en-US"/>
          </w:rPr>
          <w:delText xml:space="preserve"> </w:delText>
        </w:r>
      </w:del>
      <w:del w:id="34" w:author="G. Geleijnse" w:date="2020-05-22T16:48:00Z">
        <w:r w:rsidR="137C71CC" w:rsidRPr="5911DDBD" w:rsidDel="008668E7">
          <w:rPr>
            <w:rFonts w:ascii="Calibri" w:eastAsia="Calibri" w:hAnsi="Calibri" w:cs="Calibri"/>
            <w:lang w:val="en-US"/>
          </w:rPr>
          <w:delText xml:space="preserve">in </w:delText>
        </w:r>
        <w:r w:rsidR="78540F73" w:rsidRPr="5911DDBD" w:rsidDel="008668E7">
          <w:rPr>
            <w:rFonts w:ascii="Calibri" w:eastAsia="Calibri" w:hAnsi="Calibri" w:cs="Calibri"/>
            <w:lang w:val="en-US"/>
          </w:rPr>
          <w:delText xml:space="preserve">surgical </w:delText>
        </w:r>
        <w:r w:rsidR="137C71CC" w:rsidRPr="5911DDBD" w:rsidDel="008668E7">
          <w:rPr>
            <w:rFonts w:ascii="Calibri" w:eastAsia="Calibri" w:hAnsi="Calibri" w:cs="Calibri"/>
            <w:lang w:val="en-US"/>
          </w:rPr>
          <w:delText>capacity</w:delText>
        </w:r>
        <w:r w:rsidR="4E8E4831" w:rsidRPr="5911DDBD" w:rsidDel="008668E7">
          <w:rPr>
            <w:rFonts w:ascii="Calibri" w:eastAsia="Calibri" w:hAnsi="Calibri" w:cs="Calibri"/>
            <w:lang w:val="en-US"/>
          </w:rPr>
          <w:delText xml:space="preserve"> </w:delText>
        </w:r>
      </w:del>
      <w:r w:rsidR="00CD22EF">
        <w:rPr>
          <w:rFonts w:ascii="Calibri" w:eastAsia="Calibri" w:hAnsi="Calibri" w:cs="Calibri"/>
          <w:lang w:val="en-US"/>
        </w:rPr>
        <w:t>from</w:t>
      </w:r>
      <w:r w:rsidR="00CD22EF" w:rsidRPr="5911DDBD">
        <w:rPr>
          <w:rFonts w:ascii="Calibri" w:eastAsia="Calibri" w:hAnsi="Calibri" w:cs="Calibri"/>
          <w:lang w:val="en-US"/>
        </w:rPr>
        <w:t xml:space="preserve"> a utilitarian </w:t>
      </w:r>
      <w:r w:rsidR="00CD22EF">
        <w:rPr>
          <w:rFonts w:ascii="Calibri" w:eastAsia="Calibri" w:hAnsi="Calibri" w:cs="Calibri"/>
          <w:lang w:val="en-US"/>
        </w:rPr>
        <w:t>perspective</w:t>
      </w:r>
      <w:ins w:id="35" w:author="G. Geleijnse" w:date="2020-05-22T16:46:00Z">
        <w:r w:rsidR="008668E7" w:rsidRPr="008668E7">
          <w:rPr>
            <w:rFonts w:ascii="Calibri" w:eastAsia="Calibri" w:hAnsi="Calibri" w:cs="Calibri"/>
            <w:lang w:val="en-US"/>
          </w:rPr>
          <w:t xml:space="preserve"> </w:t>
        </w:r>
        <w:commentRangeStart w:id="36"/>
        <w:r w:rsidR="008668E7" w:rsidRPr="5911DDBD">
          <w:rPr>
            <w:rFonts w:ascii="Calibri" w:eastAsia="Calibri" w:hAnsi="Calibri" w:cs="Calibri"/>
            <w:lang w:val="en-US"/>
          </w:rPr>
          <w:t>in times of scarcity (due to COVID-19)</w:t>
        </w:r>
        <w:commentRangeEnd w:id="36"/>
        <w:r w:rsidR="008668E7">
          <w:rPr>
            <w:rStyle w:val="CommentReference"/>
          </w:rPr>
          <w:commentReference w:id="36"/>
        </w:r>
      </w:ins>
      <w:r w:rsidR="2630EDA3" w:rsidRPr="5911DDBD">
        <w:rPr>
          <w:rFonts w:ascii="Calibri" w:eastAsia="Calibri" w:hAnsi="Calibri" w:cs="Calibri"/>
          <w:lang w:val="en-US"/>
        </w:rPr>
        <w:t>.</w:t>
      </w:r>
      <w:r w:rsidR="137C71CC" w:rsidRPr="5911DDBD">
        <w:rPr>
          <w:rFonts w:ascii="Calibri" w:eastAsia="Calibri" w:hAnsi="Calibri" w:cs="Calibri"/>
          <w:lang w:val="en-US"/>
        </w:rPr>
        <w:t xml:space="preserve"> </w:t>
      </w:r>
      <w:r w:rsidR="4C38BF8A" w:rsidRPr="5911DDBD">
        <w:rPr>
          <w:rFonts w:ascii="Calibri" w:eastAsia="Calibri" w:hAnsi="Calibri" w:cs="Calibri"/>
          <w:lang w:val="en-US"/>
        </w:rPr>
        <w:t>T</w:t>
      </w:r>
      <w:r w:rsidR="459AB448" w:rsidRPr="5911DDBD">
        <w:rPr>
          <w:rFonts w:ascii="Calibri" w:eastAsia="Calibri" w:hAnsi="Calibri" w:cs="Calibri"/>
          <w:lang w:val="en-US"/>
        </w:rPr>
        <w:t xml:space="preserve">he </w:t>
      </w:r>
      <w:r w:rsidR="137C71CC" w:rsidRPr="5911DDBD">
        <w:rPr>
          <w:rFonts w:ascii="Calibri" w:eastAsia="Calibri" w:hAnsi="Calibri" w:cs="Calibri"/>
          <w:lang w:val="en-US"/>
        </w:rPr>
        <w:t xml:space="preserve">expected health </w:t>
      </w:r>
      <w:r w:rsidR="6CE0A19A" w:rsidRPr="5911DDBD">
        <w:rPr>
          <w:rFonts w:ascii="Calibri" w:eastAsia="Calibri" w:hAnsi="Calibri" w:cs="Calibri"/>
          <w:lang w:val="en-US"/>
        </w:rPr>
        <w:t>loss due to delay</w:t>
      </w:r>
      <w:r w:rsidR="1934C159" w:rsidRPr="5911DDBD">
        <w:rPr>
          <w:rFonts w:ascii="Calibri" w:eastAsia="Calibri" w:hAnsi="Calibri" w:cs="Calibri"/>
          <w:lang w:val="en-US"/>
        </w:rPr>
        <w:t xml:space="preserve"> </w:t>
      </w:r>
      <w:ins w:id="37" w:author="G. Geleijnse" w:date="2020-05-22T16:49:00Z">
        <w:r w:rsidR="008668E7">
          <w:rPr>
            <w:rFonts w:ascii="Calibri" w:eastAsia="Calibri" w:hAnsi="Calibri" w:cs="Calibri"/>
            <w:lang w:val="en-US"/>
          </w:rPr>
          <w:t xml:space="preserve">of surgery </w:t>
        </w:r>
      </w:ins>
      <w:r w:rsidR="1934C159" w:rsidRPr="5911DDBD">
        <w:rPr>
          <w:rFonts w:ascii="Calibri" w:eastAsia="Calibri" w:hAnsi="Calibri" w:cs="Calibri"/>
          <w:lang w:val="en-US"/>
        </w:rPr>
        <w:t xml:space="preserve">could </w:t>
      </w:r>
      <w:del w:id="38" w:author="G. Geleijnse" w:date="2020-05-22T16:49:00Z">
        <w:r w:rsidR="1934C159" w:rsidRPr="5911DDBD" w:rsidDel="008668E7">
          <w:rPr>
            <w:rFonts w:ascii="Calibri" w:eastAsia="Calibri" w:hAnsi="Calibri" w:cs="Calibri"/>
            <w:lang w:val="en-US"/>
          </w:rPr>
          <w:delText xml:space="preserve">be </w:delText>
        </w:r>
      </w:del>
      <w:r w:rsidR="1934C159" w:rsidRPr="5911DDBD">
        <w:rPr>
          <w:rFonts w:ascii="Calibri" w:eastAsia="Calibri" w:hAnsi="Calibri" w:cs="Calibri"/>
          <w:i/>
          <w:iCs/>
          <w:lang w:val="en-US"/>
        </w:rPr>
        <w:t>reliably</w:t>
      </w:r>
      <w:r w:rsidR="1934C159" w:rsidRPr="5911DDBD">
        <w:rPr>
          <w:rFonts w:ascii="Calibri" w:eastAsia="Calibri" w:hAnsi="Calibri" w:cs="Calibri"/>
          <w:lang w:val="en-US"/>
        </w:rPr>
        <w:t xml:space="preserve"> </w:t>
      </w:r>
      <w:ins w:id="39" w:author="G. Geleijnse" w:date="2020-05-22T16:49:00Z">
        <w:r w:rsidR="008668E7">
          <w:rPr>
            <w:rFonts w:ascii="Calibri" w:eastAsia="Calibri" w:hAnsi="Calibri" w:cs="Calibri"/>
            <w:lang w:val="en-US"/>
          </w:rPr>
          <w:t xml:space="preserve">be </w:t>
        </w:r>
      </w:ins>
      <w:r w:rsidR="1D71B9EE" w:rsidRPr="5911DDBD">
        <w:rPr>
          <w:rFonts w:ascii="Calibri" w:eastAsia="Calibri" w:hAnsi="Calibri" w:cs="Calibri"/>
          <w:lang w:val="en-US"/>
        </w:rPr>
        <w:t>quantified</w:t>
      </w:r>
      <w:r w:rsidR="1934C159" w:rsidRPr="5911DDBD">
        <w:rPr>
          <w:rFonts w:ascii="Calibri" w:eastAsia="Calibri" w:hAnsi="Calibri" w:cs="Calibri"/>
          <w:lang w:val="en-US"/>
        </w:rPr>
        <w:t>. This observation</w:t>
      </w:r>
      <w:r w:rsidR="29A46A9B" w:rsidRPr="5911DDBD">
        <w:rPr>
          <w:rFonts w:ascii="Calibri" w:eastAsia="Calibri" w:hAnsi="Calibri" w:cs="Calibri"/>
          <w:lang w:val="en-US"/>
        </w:rPr>
        <w:t xml:space="preserve"> can help to minimize health losses when trying to overcome </w:t>
      </w:r>
      <w:ins w:id="40" w:author="G. Geleijnse" w:date="2020-05-22T16:50:00Z">
        <w:r w:rsidR="008668E7">
          <w:rPr>
            <w:rFonts w:ascii="Calibri" w:eastAsia="Calibri" w:hAnsi="Calibri" w:cs="Calibri"/>
            <w:lang w:val="en-US"/>
          </w:rPr>
          <w:t xml:space="preserve">the </w:t>
        </w:r>
      </w:ins>
      <w:r w:rsidR="29A46A9B" w:rsidRPr="5911DDBD">
        <w:rPr>
          <w:rFonts w:ascii="Calibri" w:eastAsia="Calibri" w:hAnsi="Calibri" w:cs="Calibri"/>
          <w:lang w:val="en-US"/>
        </w:rPr>
        <w:t>delay in semi-elective surgical procedures.</w:t>
      </w:r>
      <w:r w:rsidR="44CA49E7" w:rsidRPr="5911DDBD">
        <w:rPr>
          <w:rFonts w:ascii="Calibri" w:eastAsia="Calibri" w:hAnsi="Calibri" w:cs="Calibri"/>
          <w:lang w:val="en-US"/>
        </w:rPr>
        <w:t xml:space="preserve"> </w:t>
      </w:r>
      <w:commentRangeStart w:id="41"/>
      <w:r w:rsidR="44CA49E7" w:rsidRPr="5911DDBD">
        <w:rPr>
          <w:rFonts w:ascii="Calibri" w:eastAsia="Calibri" w:hAnsi="Calibri" w:cs="Calibri"/>
          <w:lang w:val="en-US"/>
        </w:rPr>
        <w:t>Placing this tool in the context of different ethical perspectives and combining it with capacity management tools is key to achieve large-scale implementation.</w:t>
      </w:r>
      <w:commentRangeEnd w:id="41"/>
      <w:r w:rsidR="002D33ED">
        <w:rPr>
          <w:rStyle w:val="CommentReference"/>
        </w:rPr>
        <w:commentReference w:id="41"/>
      </w:r>
    </w:p>
    <w:p w14:paraId="12EF2A1D" w14:textId="0C23A848" w:rsidR="739D3A68" w:rsidRDefault="739D3A68" w:rsidP="39A4890C">
      <w:pPr>
        <w:rPr>
          <w:lang w:val="en-US"/>
        </w:rPr>
      </w:pPr>
      <w:r w:rsidRPr="39A4890C">
        <w:rPr>
          <w:lang w:val="en-US"/>
        </w:rPr>
        <w:br w:type="page"/>
      </w:r>
    </w:p>
    <w:p w14:paraId="0DBBF11F" w14:textId="39F2336E" w:rsidR="438F5BE1" w:rsidRDefault="438F5BE1" w:rsidP="04F59E2C">
      <w:pPr>
        <w:pStyle w:val="Heading2"/>
        <w:rPr>
          <w:lang w:val="en-US"/>
        </w:rPr>
      </w:pPr>
      <w:r w:rsidRPr="04F59E2C">
        <w:rPr>
          <w:lang w:val="en-US"/>
        </w:rPr>
        <w:lastRenderedPageBreak/>
        <w:t>Background</w:t>
      </w:r>
    </w:p>
    <w:p w14:paraId="1BBCC7EC" w14:textId="551AF1A1" w:rsidR="256137A7" w:rsidRDefault="04E49AF8" w:rsidP="5911DDBD">
      <w:pPr>
        <w:rPr>
          <w:rFonts w:eastAsiaTheme="minorEastAsia"/>
          <w:lang w:val="en-US"/>
        </w:rPr>
      </w:pPr>
      <w:r w:rsidRPr="5911DDBD">
        <w:rPr>
          <w:rFonts w:eastAsiaTheme="minorEastAsia"/>
          <w:lang w:val="en-US"/>
        </w:rPr>
        <w:t xml:space="preserve">COVID-19 has put unprecedented pressure on health care </w:t>
      </w:r>
      <w:r w:rsidR="7C1043E8" w:rsidRPr="5911DDBD">
        <w:rPr>
          <w:rFonts w:ascii="Calibri" w:eastAsia="Calibri" w:hAnsi="Calibri" w:cs="Calibri"/>
          <w:lang w:val="en-US"/>
        </w:rPr>
        <w:t>systems</w:t>
      </w:r>
      <w:r w:rsidR="7C1043E8" w:rsidRPr="5911DDBD">
        <w:rPr>
          <w:rFonts w:eastAsiaTheme="minorEastAsia"/>
          <w:lang w:val="en-US"/>
        </w:rPr>
        <w:t xml:space="preserve"> </w:t>
      </w:r>
      <w:r w:rsidRPr="5911DDBD">
        <w:rPr>
          <w:rFonts w:eastAsiaTheme="minorEastAsia"/>
          <w:lang w:val="en-US"/>
        </w:rPr>
        <w:t>worldwide</w:t>
      </w:r>
      <w:r w:rsidR="3B1EFF61" w:rsidRPr="5911DDBD">
        <w:rPr>
          <w:rFonts w:eastAsiaTheme="minorEastAsia"/>
          <w:lang w:val="en-US"/>
        </w:rPr>
        <w:t xml:space="preserve">. </w:t>
      </w:r>
      <w:r w:rsidR="16852D24" w:rsidRPr="5911DDBD">
        <w:rPr>
          <w:rFonts w:eastAsiaTheme="minorEastAsia"/>
          <w:lang w:val="en-US"/>
        </w:rPr>
        <w:t>T</w:t>
      </w:r>
      <w:r w:rsidR="55AE9608" w:rsidRPr="5911DDBD">
        <w:rPr>
          <w:rFonts w:eastAsiaTheme="minorEastAsia"/>
          <w:lang w:val="en-US"/>
        </w:rPr>
        <w:t xml:space="preserve">he health </w:t>
      </w:r>
      <w:r w:rsidR="5F6DBC1A" w:rsidRPr="5911DDBD">
        <w:rPr>
          <w:rFonts w:eastAsiaTheme="minorEastAsia"/>
          <w:lang w:val="en-US"/>
        </w:rPr>
        <w:t xml:space="preserve">care </w:t>
      </w:r>
      <w:r w:rsidR="42F4CB79" w:rsidRPr="5911DDBD">
        <w:rPr>
          <w:rFonts w:eastAsiaTheme="minorEastAsia"/>
          <w:lang w:val="en-US"/>
        </w:rPr>
        <w:t>demand</w:t>
      </w:r>
      <w:r w:rsidR="13A25980" w:rsidRPr="5911DDBD">
        <w:rPr>
          <w:rFonts w:eastAsiaTheme="minorEastAsia"/>
          <w:lang w:val="en-US"/>
        </w:rPr>
        <w:t xml:space="preserve"> of the pandemic</w:t>
      </w:r>
      <w:r w:rsidR="42F4CB79" w:rsidRPr="5911DDBD">
        <w:rPr>
          <w:rFonts w:eastAsiaTheme="minorEastAsia"/>
          <w:lang w:val="en-US"/>
        </w:rPr>
        <w:t xml:space="preserve"> supersedes</w:t>
      </w:r>
      <w:r w:rsidR="7CF8D75B" w:rsidRPr="5911DDBD">
        <w:rPr>
          <w:rFonts w:eastAsiaTheme="minorEastAsia"/>
          <w:lang w:val="en-US"/>
        </w:rPr>
        <w:t xml:space="preserve"> </w:t>
      </w:r>
      <w:r w:rsidR="5A32669C" w:rsidRPr="5911DDBD">
        <w:rPr>
          <w:rFonts w:eastAsiaTheme="minorEastAsia"/>
          <w:lang w:val="en-US"/>
        </w:rPr>
        <w:t xml:space="preserve">total </w:t>
      </w:r>
      <w:r w:rsidR="7CF8D75B" w:rsidRPr="5911DDBD">
        <w:rPr>
          <w:rFonts w:eastAsiaTheme="minorEastAsia"/>
          <w:lang w:val="en-US"/>
        </w:rPr>
        <w:t xml:space="preserve">usual health care capacity, far beyond </w:t>
      </w:r>
      <w:r w:rsidR="6130A9ED" w:rsidRPr="5911DDBD">
        <w:rPr>
          <w:rFonts w:eastAsiaTheme="minorEastAsia"/>
          <w:lang w:val="en-US"/>
        </w:rPr>
        <w:t xml:space="preserve">the demand that was </w:t>
      </w:r>
      <w:r w:rsidR="47A93FDD" w:rsidRPr="5911DDBD">
        <w:rPr>
          <w:rFonts w:eastAsiaTheme="minorEastAsia"/>
          <w:lang w:val="en-US"/>
        </w:rPr>
        <w:t xml:space="preserve">imposed by </w:t>
      </w:r>
      <w:r w:rsidR="000D187D">
        <w:rPr>
          <w:rFonts w:eastAsiaTheme="minorEastAsia"/>
          <w:lang w:val="en-US"/>
        </w:rPr>
        <w:t>the 2017 influenza pandemic</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1,2</w:t>
      </w:r>
      <w:r w:rsidR="000D187D">
        <w:rPr>
          <w:rFonts w:eastAsiaTheme="minorEastAsia"/>
          <w:lang w:val="en-US"/>
        </w:rPr>
        <w:fldChar w:fldCharType="end"/>
      </w:r>
      <w:r w:rsidR="37C6F248" w:rsidRPr="5911DDBD">
        <w:rPr>
          <w:rFonts w:eastAsiaTheme="minorEastAsia"/>
          <w:lang w:val="en-US"/>
        </w:rPr>
        <w:t xml:space="preserve"> </w:t>
      </w:r>
      <w:r w:rsidR="428F29CE" w:rsidRPr="5911DDBD">
        <w:rPr>
          <w:rFonts w:eastAsiaTheme="minorEastAsia"/>
          <w:lang w:val="en-US"/>
        </w:rPr>
        <w:t>T</w:t>
      </w:r>
      <w:r w:rsidR="0580B1E8" w:rsidRPr="5911DDBD">
        <w:rPr>
          <w:rFonts w:eastAsiaTheme="minorEastAsia"/>
          <w:lang w:val="en-US"/>
        </w:rPr>
        <w:t>h</w:t>
      </w:r>
      <w:r w:rsidR="778D12D6" w:rsidRPr="5911DDBD">
        <w:rPr>
          <w:rFonts w:eastAsiaTheme="minorEastAsia"/>
          <w:lang w:val="en-US"/>
        </w:rPr>
        <w:t>is</w:t>
      </w:r>
      <w:r w:rsidR="0580B1E8" w:rsidRPr="5911DDBD">
        <w:rPr>
          <w:rFonts w:eastAsiaTheme="minorEastAsia"/>
          <w:lang w:val="en-US"/>
        </w:rPr>
        <w:t xml:space="preserve"> pressure on </w:t>
      </w:r>
      <w:r w:rsidR="6233496C" w:rsidRPr="5911DDBD">
        <w:rPr>
          <w:rFonts w:eastAsiaTheme="minorEastAsia"/>
          <w:lang w:val="en-US"/>
        </w:rPr>
        <w:t>the available health care</w:t>
      </w:r>
      <w:r w:rsidR="0580B1E8" w:rsidRPr="5911DDBD">
        <w:rPr>
          <w:rFonts w:eastAsiaTheme="minorEastAsia"/>
          <w:lang w:val="en-US"/>
        </w:rPr>
        <w:t xml:space="preserve"> capacity</w:t>
      </w:r>
      <w:r w:rsidR="7BB3C363" w:rsidRPr="5911DDBD">
        <w:rPr>
          <w:rFonts w:eastAsiaTheme="minorEastAsia"/>
          <w:lang w:val="en-US"/>
        </w:rPr>
        <w:t xml:space="preserve"> </w:t>
      </w:r>
      <w:r w:rsidR="421CAD50" w:rsidRPr="5911DDBD">
        <w:rPr>
          <w:rFonts w:eastAsiaTheme="minorEastAsia"/>
          <w:lang w:val="en-US"/>
        </w:rPr>
        <w:t>impact</w:t>
      </w:r>
      <w:r w:rsidR="7155068A" w:rsidRPr="5911DDBD">
        <w:rPr>
          <w:rFonts w:eastAsiaTheme="minorEastAsia"/>
          <w:lang w:val="en-US"/>
        </w:rPr>
        <w:t>s</w:t>
      </w:r>
      <w:r w:rsidR="421CAD50" w:rsidRPr="5911DDBD">
        <w:rPr>
          <w:rFonts w:eastAsiaTheme="minorEastAsia"/>
          <w:lang w:val="en-US"/>
        </w:rPr>
        <w:t xml:space="preserve"> the </w:t>
      </w:r>
      <w:r w:rsidR="03AB8E50" w:rsidRPr="5911DDBD">
        <w:rPr>
          <w:rFonts w:eastAsiaTheme="minorEastAsia"/>
          <w:lang w:val="en-US"/>
        </w:rPr>
        <w:t xml:space="preserve">continuity of </w:t>
      </w:r>
      <w:r w:rsidR="419A50BE" w:rsidRPr="5911DDBD">
        <w:rPr>
          <w:rFonts w:eastAsiaTheme="minorEastAsia"/>
          <w:lang w:val="en-US"/>
        </w:rPr>
        <w:t>usual</w:t>
      </w:r>
      <w:r w:rsidR="03AB8E50" w:rsidRPr="5911DDBD">
        <w:rPr>
          <w:rFonts w:eastAsiaTheme="minorEastAsia"/>
          <w:lang w:val="en-US"/>
        </w:rPr>
        <w:t xml:space="preserve"> </w:t>
      </w:r>
      <w:r w:rsidR="22A3A594" w:rsidRPr="5911DDBD">
        <w:rPr>
          <w:rFonts w:eastAsiaTheme="minorEastAsia"/>
          <w:lang w:val="en-US"/>
        </w:rPr>
        <w:t>care</w:t>
      </w:r>
      <w:r w:rsidR="139B7B8C" w:rsidRPr="5911DDBD">
        <w:rPr>
          <w:rFonts w:eastAsiaTheme="minorEastAsia"/>
          <w:lang w:val="en-US"/>
        </w:rPr>
        <w:t xml:space="preserve">. </w:t>
      </w:r>
    </w:p>
    <w:p w14:paraId="0A5E86E6" w14:textId="64F9C039" w:rsidR="59F76BD3" w:rsidRDefault="59F76BD3" w:rsidP="5911DDBD">
      <w:pPr>
        <w:rPr>
          <w:rFonts w:eastAsiaTheme="minorEastAsia"/>
          <w:lang w:val="en-US"/>
        </w:rPr>
      </w:pPr>
      <w:r w:rsidRPr="5911DDBD">
        <w:rPr>
          <w:rFonts w:eastAsiaTheme="minorEastAsia"/>
          <w:lang w:val="en-US"/>
        </w:rPr>
        <w:t>We can identify m</w:t>
      </w:r>
      <w:r w:rsidR="3AE51640" w:rsidRPr="5911DDBD">
        <w:rPr>
          <w:rFonts w:eastAsiaTheme="minorEastAsia"/>
          <w:lang w:val="en-US"/>
        </w:rPr>
        <w:t>ultiple causes</w:t>
      </w:r>
      <w:r w:rsidR="518166EB" w:rsidRPr="5911DDBD">
        <w:rPr>
          <w:rFonts w:eastAsiaTheme="minorEastAsia"/>
          <w:lang w:val="en-US"/>
        </w:rPr>
        <w:t xml:space="preserve"> </w:t>
      </w:r>
      <w:r w:rsidR="3AE51640" w:rsidRPr="5911DDBD">
        <w:rPr>
          <w:rFonts w:eastAsiaTheme="minorEastAsia"/>
          <w:lang w:val="en-US"/>
        </w:rPr>
        <w:t xml:space="preserve">of the disruption of usual care. </w:t>
      </w:r>
      <w:r w:rsidR="7A496964" w:rsidRPr="5911DDBD">
        <w:rPr>
          <w:rFonts w:eastAsiaTheme="minorEastAsia"/>
          <w:lang w:val="en-US"/>
        </w:rPr>
        <w:t>At f</w:t>
      </w:r>
      <w:r w:rsidR="3AE51640" w:rsidRPr="5911DDBD">
        <w:rPr>
          <w:rFonts w:eastAsiaTheme="minorEastAsia"/>
          <w:lang w:val="en-US"/>
        </w:rPr>
        <w:t xml:space="preserve">irst, </w:t>
      </w:r>
      <w:r w:rsidR="11ED33E6" w:rsidRPr="5911DDBD">
        <w:rPr>
          <w:rFonts w:eastAsiaTheme="minorEastAsia"/>
          <w:lang w:val="en-US"/>
        </w:rPr>
        <w:t xml:space="preserve">because </w:t>
      </w:r>
      <w:r w:rsidR="028B7B1B" w:rsidRPr="5911DDBD">
        <w:rPr>
          <w:rFonts w:eastAsiaTheme="minorEastAsia"/>
          <w:lang w:val="en-US"/>
        </w:rPr>
        <w:t>wards</w:t>
      </w:r>
      <w:r w:rsidR="56BBE1F3" w:rsidRPr="5911DDBD">
        <w:rPr>
          <w:rFonts w:eastAsiaTheme="minorEastAsia"/>
          <w:lang w:val="en-US"/>
        </w:rPr>
        <w:t xml:space="preserve"> and operating </w:t>
      </w:r>
      <w:r w:rsidR="35B576C9" w:rsidRPr="5911DDBD">
        <w:rPr>
          <w:rFonts w:eastAsiaTheme="minorEastAsia"/>
          <w:lang w:val="en-US"/>
        </w:rPr>
        <w:t xml:space="preserve">theaters </w:t>
      </w:r>
      <w:r w:rsidR="028B7B1B" w:rsidRPr="5911DDBD">
        <w:rPr>
          <w:rFonts w:eastAsiaTheme="minorEastAsia"/>
          <w:lang w:val="en-US"/>
        </w:rPr>
        <w:t>are converted to</w:t>
      </w:r>
      <w:r w:rsidR="6D77622E" w:rsidRPr="5911DDBD">
        <w:rPr>
          <w:rFonts w:eastAsiaTheme="minorEastAsia"/>
          <w:lang w:val="en-US"/>
        </w:rPr>
        <w:t xml:space="preserve"> </w:t>
      </w:r>
      <w:r w:rsidR="028B7B1B" w:rsidRPr="5911DDBD">
        <w:rPr>
          <w:rFonts w:eastAsiaTheme="minorEastAsia"/>
          <w:lang w:val="en-US"/>
        </w:rPr>
        <w:t>COVID-19 care</w:t>
      </w:r>
      <w:r w:rsidR="44DFE9F2" w:rsidRPr="5911DDBD">
        <w:rPr>
          <w:rFonts w:eastAsiaTheme="minorEastAsia"/>
          <w:lang w:val="en-US"/>
        </w:rPr>
        <w:t xml:space="preserve"> facilities</w:t>
      </w:r>
      <w:r w:rsidR="028B7B1B" w:rsidRPr="5911DDBD">
        <w:rPr>
          <w:rFonts w:eastAsiaTheme="minorEastAsia"/>
          <w:lang w:val="en-US"/>
        </w:rPr>
        <w:t xml:space="preserve">, </w:t>
      </w:r>
      <w:r w:rsidR="20963166" w:rsidRPr="5911DDBD">
        <w:rPr>
          <w:rFonts w:eastAsiaTheme="minorEastAsia"/>
          <w:lang w:val="en-US"/>
        </w:rPr>
        <w:t xml:space="preserve">fewer non-COVID-19 patients can be admitted </w:t>
      </w:r>
      <w:r w:rsidR="1974DFE7" w:rsidRPr="5911DDBD">
        <w:rPr>
          <w:rFonts w:eastAsiaTheme="minorEastAsia"/>
          <w:lang w:val="en-US"/>
        </w:rPr>
        <w:t xml:space="preserve">or </w:t>
      </w:r>
      <w:r w:rsidR="268A6506" w:rsidRPr="5911DDBD">
        <w:rPr>
          <w:rFonts w:eastAsiaTheme="minorEastAsia"/>
          <w:lang w:val="en-US"/>
        </w:rPr>
        <w:t>undergo surgery</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3</w:t>
      </w:r>
      <w:r w:rsidR="000D187D">
        <w:rPr>
          <w:rFonts w:eastAsiaTheme="minorEastAsia"/>
          <w:lang w:val="en-US"/>
        </w:rPr>
        <w:fldChar w:fldCharType="end"/>
      </w:r>
      <w:r w:rsidR="6B99243A" w:rsidRPr="5911DDBD">
        <w:rPr>
          <w:rFonts w:eastAsiaTheme="minorEastAsia"/>
          <w:lang w:val="en-US"/>
        </w:rPr>
        <w:t xml:space="preserve"> </w:t>
      </w:r>
      <w:r w:rsidR="0684FED8" w:rsidRPr="5911DDBD">
        <w:rPr>
          <w:rFonts w:eastAsiaTheme="minorEastAsia"/>
          <w:lang w:val="en-US"/>
        </w:rPr>
        <w:t>Second</w:t>
      </w:r>
      <w:r w:rsidR="6B99243A" w:rsidRPr="5911DDBD">
        <w:rPr>
          <w:rFonts w:eastAsiaTheme="minorEastAsia"/>
          <w:lang w:val="en-US"/>
        </w:rPr>
        <w:t xml:space="preserve">, </w:t>
      </w:r>
      <w:r w:rsidR="128619E4" w:rsidRPr="5911DDBD">
        <w:rPr>
          <w:rFonts w:eastAsiaTheme="minorEastAsia"/>
          <w:lang w:val="en-US"/>
        </w:rPr>
        <w:t>because</w:t>
      </w:r>
      <w:r w:rsidR="035A04FF" w:rsidRPr="5911DDBD">
        <w:rPr>
          <w:rFonts w:eastAsiaTheme="minorEastAsia"/>
          <w:lang w:val="en-US"/>
        </w:rPr>
        <w:t xml:space="preserve"> physicians </w:t>
      </w:r>
      <w:r w:rsidR="50B62A96" w:rsidRPr="5911DDBD">
        <w:rPr>
          <w:rFonts w:eastAsiaTheme="minorEastAsia"/>
          <w:lang w:val="en-US"/>
        </w:rPr>
        <w:t xml:space="preserve">are deployed to </w:t>
      </w:r>
      <w:r w:rsidR="035A04FF" w:rsidRPr="5911DDBD">
        <w:rPr>
          <w:rFonts w:eastAsiaTheme="minorEastAsia"/>
          <w:lang w:val="en-US"/>
        </w:rPr>
        <w:t>car</w:t>
      </w:r>
      <w:r w:rsidR="5CE0F497" w:rsidRPr="5911DDBD">
        <w:rPr>
          <w:rFonts w:eastAsiaTheme="minorEastAsia"/>
          <w:lang w:val="en-US"/>
        </w:rPr>
        <w:t>e</w:t>
      </w:r>
      <w:r w:rsidR="035A04FF" w:rsidRPr="5911DDBD">
        <w:rPr>
          <w:rFonts w:eastAsiaTheme="minorEastAsia"/>
          <w:lang w:val="en-US"/>
        </w:rPr>
        <w:t xml:space="preserve"> for COVID-19 </w:t>
      </w:r>
      <w:r w:rsidR="7D72E49A" w:rsidRPr="5911DDBD">
        <w:rPr>
          <w:rFonts w:eastAsiaTheme="minorEastAsia"/>
          <w:lang w:val="en-US"/>
        </w:rPr>
        <w:t xml:space="preserve">patients, </w:t>
      </w:r>
      <w:r w:rsidR="376DBFBD" w:rsidRPr="5911DDBD">
        <w:rPr>
          <w:rFonts w:eastAsiaTheme="minorEastAsia"/>
          <w:lang w:val="en-US"/>
        </w:rPr>
        <w:t xml:space="preserve">fewer patients are </w:t>
      </w:r>
      <w:r w:rsidR="54722CA4" w:rsidRPr="5911DDBD">
        <w:rPr>
          <w:rFonts w:eastAsiaTheme="minorEastAsia"/>
          <w:lang w:val="en-US"/>
        </w:rPr>
        <w:t xml:space="preserve">be </w:t>
      </w:r>
      <w:r w:rsidR="376DBFBD" w:rsidRPr="5911DDBD">
        <w:rPr>
          <w:rFonts w:eastAsiaTheme="minorEastAsia"/>
          <w:lang w:val="en-US"/>
        </w:rPr>
        <w:t>seen and referred</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4,5</w:t>
      </w:r>
      <w:r w:rsidR="000D187D">
        <w:rPr>
          <w:rFonts w:eastAsiaTheme="minorEastAsia"/>
          <w:lang w:val="en-US"/>
        </w:rPr>
        <w:fldChar w:fldCharType="end"/>
      </w:r>
      <w:r w:rsidR="4406F35A" w:rsidRPr="5911DDBD">
        <w:rPr>
          <w:rFonts w:eastAsiaTheme="minorEastAsia"/>
          <w:i/>
          <w:iCs/>
          <w:lang w:val="en-US"/>
        </w:rPr>
        <w:t xml:space="preserve"> </w:t>
      </w:r>
      <w:r w:rsidR="6D8E8330" w:rsidRPr="5911DDBD">
        <w:rPr>
          <w:rFonts w:eastAsiaTheme="minorEastAsia"/>
          <w:lang w:val="en-US"/>
        </w:rPr>
        <w:t xml:space="preserve">In the Netherlands, </w:t>
      </w:r>
      <w:r w:rsidR="0DDE2912" w:rsidRPr="5911DDBD">
        <w:rPr>
          <w:rFonts w:eastAsiaTheme="minorEastAsia"/>
          <w:lang w:val="en-US"/>
        </w:rPr>
        <w:t xml:space="preserve">we </w:t>
      </w:r>
      <w:r w:rsidR="000D187D">
        <w:rPr>
          <w:rFonts w:eastAsiaTheme="minorEastAsia"/>
          <w:lang w:val="en-US"/>
        </w:rPr>
        <w:t xml:space="preserve">observed </w:t>
      </w:r>
      <w:r w:rsidR="2E2DB1A8" w:rsidRPr="5911DDBD">
        <w:rPr>
          <w:rFonts w:eastAsiaTheme="minorEastAsia"/>
          <w:lang w:val="en-US"/>
        </w:rPr>
        <w:t>a</w:t>
      </w:r>
      <w:r w:rsidR="2140A6CF" w:rsidRPr="5911DDBD">
        <w:rPr>
          <w:rFonts w:eastAsiaTheme="minorEastAsia"/>
          <w:lang w:val="en-US"/>
        </w:rPr>
        <w:t xml:space="preserve"> 90% decrease </w:t>
      </w:r>
      <w:r w:rsidR="003BDB2E" w:rsidRPr="5911DDBD">
        <w:rPr>
          <w:rFonts w:eastAsiaTheme="minorEastAsia"/>
          <w:lang w:val="en-US"/>
        </w:rPr>
        <w:t xml:space="preserve">in </w:t>
      </w:r>
      <w:r w:rsidR="2140A6CF" w:rsidRPr="5911DDBD">
        <w:rPr>
          <w:rFonts w:eastAsiaTheme="minorEastAsia"/>
          <w:lang w:val="en-US"/>
        </w:rPr>
        <w:t>referrals</w:t>
      </w:r>
      <w:r w:rsidR="6032C111" w:rsidRPr="5911DDBD">
        <w:rPr>
          <w:rFonts w:eastAsiaTheme="minorEastAsia"/>
          <w:lang w:val="en-US"/>
        </w:rPr>
        <w:t xml:space="preserve"> </w:t>
      </w:r>
      <w:r w:rsidR="6C0A78A6" w:rsidRPr="5911DDBD">
        <w:rPr>
          <w:rFonts w:eastAsiaTheme="minorEastAsia"/>
          <w:lang w:val="en-US"/>
        </w:rPr>
        <w:t>during the first part of the crisis compared to previous years</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6</w:t>
      </w:r>
      <w:r w:rsidR="000D187D">
        <w:rPr>
          <w:rFonts w:eastAsiaTheme="minorEastAsia"/>
          <w:lang w:val="en-US"/>
        </w:rPr>
        <w:fldChar w:fldCharType="end"/>
      </w:r>
      <w:r w:rsidR="2140A6CF" w:rsidRPr="5911DDBD">
        <w:rPr>
          <w:rFonts w:eastAsiaTheme="minorEastAsia"/>
          <w:lang w:val="en-US"/>
        </w:rPr>
        <w:t xml:space="preserve"> </w:t>
      </w:r>
      <w:r w:rsidR="62A8AFAE" w:rsidRPr="5911DDBD">
        <w:rPr>
          <w:rFonts w:eastAsiaTheme="minorEastAsia"/>
          <w:lang w:val="en-US"/>
        </w:rPr>
        <w:t>Finally</w:t>
      </w:r>
      <w:r w:rsidR="056A0462" w:rsidRPr="5911DDBD">
        <w:rPr>
          <w:rFonts w:eastAsiaTheme="minorEastAsia"/>
          <w:lang w:val="en-US"/>
        </w:rPr>
        <w:t xml:space="preserve">, </w:t>
      </w:r>
      <w:r w:rsidR="063382E6" w:rsidRPr="5911DDBD">
        <w:rPr>
          <w:rFonts w:eastAsiaTheme="minorEastAsia"/>
          <w:lang w:val="en-US"/>
        </w:rPr>
        <w:t xml:space="preserve">fear of </w:t>
      </w:r>
      <w:r w:rsidR="5FD94130" w:rsidRPr="5911DDBD">
        <w:rPr>
          <w:rFonts w:eastAsiaTheme="minorEastAsia"/>
          <w:lang w:val="en-US"/>
        </w:rPr>
        <w:t xml:space="preserve">the virus </w:t>
      </w:r>
      <w:r w:rsidR="3BC120CB" w:rsidRPr="5911DDBD">
        <w:rPr>
          <w:rFonts w:eastAsiaTheme="minorEastAsia"/>
          <w:lang w:val="en-US"/>
        </w:rPr>
        <w:t xml:space="preserve">may leave sick people reluctant to seek </w:t>
      </w:r>
      <w:r w:rsidR="56550D4E" w:rsidRPr="5911DDBD">
        <w:rPr>
          <w:rFonts w:eastAsiaTheme="minorEastAsia"/>
          <w:lang w:val="en-US"/>
        </w:rPr>
        <w:t xml:space="preserve">the </w:t>
      </w:r>
      <w:r w:rsidR="3BC120CB" w:rsidRPr="5911DDBD">
        <w:rPr>
          <w:rFonts w:eastAsiaTheme="minorEastAsia"/>
          <w:lang w:val="en-US"/>
        </w:rPr>
        <w:t>care</w:t>
      </w:r>
      <w:r w:rsidR="63331FE3" w:rsidRPr="5911DDBD">
        <w:rPr>
          <w:rFonts w:eastAsiaTheme="minorEastAsia"/>
          <w:lang w:val="en-US"/>
        </w:rPr>
        <w:t xml:space="preserve"> </w:t>
      </w:r>
      <w:r w:rsidR="5546A599" w:rsidRPr="5911DDBD">
        <w:rPr>
          <w:rFonts w:eastAsiaTheme="minorEastAsia"/>
          <w:lang w:val="en-US"/>
        </w:rPr>
        <w:t>they need</w:t>
      </w:r>
      <w:r w:rsidR="000D187D">
        <w:rPr>
          <w:rFonts w:eastAsiaTheme="minorEastAsia"/>
          <w:lang w:val="en-US"/>
        </w:rPr>
        <w:t xml:space="preserve"> </w:t>
      </w:r>
      <w:r w:rsidR="000D187D">
        <w:rPr>
          <w:rFonts w:eastAsiaTheme="minorEastAsia"/>
          <w:lang w:val="en-US"/>
        </w:rPr>
        <w:fldChar w:fldCharType="begin" w:fldLock="1"/>
      </w:r>
      <w:r w:rsidR="000D187D">
        <w:rPr>
          <w:rFonts w:eastAsiaTheme="minorEastAsia"/>
          <w:lang w:val="en-US"/>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4,5</w:t>
      </w:r>
      <w:r w:rsidR="000D187D">
        <w:rPr>
          <w:rFonts w:eastAsiaTheme="minorEastAsia"/>
          <w:lang w:val="en-US"/>
        </w:rPr>
        <w:fldChar w:fldCharType="end"/>
      </w:r>
      <w:r w:rsidR="1CFC35F6" w:rsidRPr="5911DDBD">
        <w:rPr>
          <w:rFonts w:eastAsiaTheme="minorEastAsia"/>
          <w:lang w:val="en-US"/>
        </w:rPr>
        <w:t xml:space="preserve">, as has been seen in </w:t>
      </w:r>
      <w:r w:rsidR="000D187D">
        <w:rPr>
          <w:rFonts w:eastAsiaTheme="minorEastAsia"/>
          <w:lang w:val="en-US"/>
        </w:rPr>
        <w:t>similar health crise</w:t>
      </w:r>
      <w:r w:rsidR="008C69CA">
        <w:rPr>
          <w:rFonts w:eastAsiaTheme="minorEastAsia"/>
          <w:lang w:val="en-US"/>
        </w:rPr>
        <w:t>s</w:t>
      </w:r>
      <w:r w:rsidR="1CFC35F6" w:rsidRPr="5911DDBD">
        <w:rPr>
          <w:rFonts w:eastAsiaTheme="minorEastAsia"/>
          <w:lang w:val="en-US"/>
        </w:rPr>
        <w:t xml:space="preserve"> like the SARS epidemic</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Pr>
          <w:rFonts w:eastAsiaTheme="minorEastAsia"/>
          <w:lang w:val="en-US"/>
        </w:rPr>
        <w:fldChar w:fldCharType="separate"/>
      </w:r>
      <w:r w:rsidR="000D187D" w:rsidRPr="00007659">
        <w:rPr>
          <w:rFonts w:eastAsiaTheme="minorEastAsia"/>
          <w:noProof/>
          <w:vertAlign w:val="superscript"/>
        </w:rPr>
        <w:t>7</w:t>
      </w:r>
      <w:r w:rsidR="000D187D">
        <w:rPr>
          <w:rFonts w:eastAsiaTheme="minorEastAsia"/>
          <w:lang w:val="en-US"/>
        </w:rPr>
        <w:fldChar w:fldCharType="end"/>
      </w:r>
    </w:p>
    <w:p w14:paraId="3F8864FC" w14:textId="76E82AA5" w:rsidR="256137A7" w:rsidRDefault="75544506" w:rsidP="5911DDBD">
      <w:pPr>
        <w:rPr>
          <w:rFonts w:ascii="Calibri" w:eastAsia="Calibri" w:hAnsi="Calibri" w:cs="Calibri"/>
          <w:sz w:val="23"/>
          <w:szCs w:val="23"/>
          <w:lang w:val="en-US"/>
        </w:rPr>
      </w:pPr>
      <w:r w:rsidRPr="5911DDBD">
        <w:rPr>
          <w:rFonts w:eastAsiaTheme="minorEastAsia"/>
          <w:lang w:val="en-US"/>
        </w:rPr>
        <w:t>D</w:t>
      </w:r>
      <w:r w:rsidR="67F74E8F" w:rsidRPr="5911DDBD">
        <w:rPr>
          <w:rFonts w:eastAsiaTheme="minorEastAsia"/>
          <w:lang w:val="en-US"/>
        </w:rPr>
        <w:t xml:space="preserve">elay in surgical care may impose </w:t>
      </w:r>
      <w:r w:rsidR="48BE4051" w:rsidRPr="5911DDBD">
        <w:rPr>
          <w:rFonts w:eastAsiaTheme="minorEastAsia"/>
          <w:lang w:val="en-US"/>
        </w:rPr>
        <w:t xml:space="preserve">complex </w:t>
      </w:r>
      <w:r w:rsidR="303D0391" w:rsidRPr="5911DDBD">
        <w:rPr>
          <w:rFonts w:eastAsiaTheme="minorEastAsia"/>
          <w:lang w:val="en-US"/>
        </w:rPr>
        <w:t>health care problems</w:t>
      </w:r>
      <w:r w:rsidR="51EB5119" w:rsidRPr="5911DDBD">
        <w:rPr>
          <w:rFonts w:eastAsiaTheme="minorEastAsia"/>
          <w:lang w:val="en-US"/>
        </w:rPr>
        <w:t xml:space="preserve">. </w:t>
      </w:r>
      <w:r w:rsidR="083658F7" w:rsidRPr="5911DDBD">
        <w:rPr>
          <w:rFonts w:eastAsiaTheme="minorEastAsia"/>
          <w:sz w:val="23"/>
          <w:szCs w:val="23"/>
          <w:lang w:val="en-US"/>
        </w:rPr>
        <w:t>In the first part of the crisis</w:t>
      </w:r>
      <w:r w:rsidR="4B41F0B0" w:rsidRPr="5911DDBD">
        <w:rPr>
          <w:rFonts w:eastAsiaTheme="minorEastAsia"/>
          <w:sz w:val="23"/>
          <w:szCs w:val="23"/>
          <w:lang w:val="en-US"/>
        </w:rPr>
        <w:t xml:space="preserve"> in the Netherlands</w:t>
      </w:r>
      <w:r w:rsidR="083658F7" w:rsidRPr="5911DDBD">
        <w:rPr>
          <w:rFonts w:eastAsiaTheme="minorEastAsia"/>
          <w:sz w:val="23"/>
          <w:szCs w:val="23"/>
          <w:lang w:val="en-US"/>
        </w:rPr>
        <w:t>,</w:t>
      </w:r>
      <w:r w:rsidR="03FA9FD1" w:rsidRPr="5911DDBD">
        <w:rPr>
          <w:rFonts w:eastAsiaTheme="minorEastAsia"/>
          <w:sz w:val="23"/>
          <w:szCs w:val="23"/>
          <w:lang w:val="en-US"/>
        </w:rPr>
        <w:t xml:space="preserve"> </w:t>
      </w:r>
      <w:r w:rsidR="083658F7" w:rsidRPr="5911DDBD">
        <w:rPr>
          <w:rFonts w:eastAsiaTheme="minorEastAsia"/>
          <w:sz w:val="23"/>
          <w:szCs w:val="23"/>
          <w:lang w:val="en-US"/>
        </w:rPr>
        <w:t>75</w:t>
      </w:r>
      <w:r w:rsidR="22132C5D" w:rsidRPr="5911DDBD">
        <w:rPr>
          <w:rFonts w:eastAsiaTheme="minorEastAsia"/>
          <w:sz w:val="23"/>
          <w:szCs w:val="23"/>
          <w:lang w:val="en-US"/>
        </w:rPr>
        <w:t>-</w:t>
      </w:r>
      <w:r w:rsidR="083658F7" w:rsidRPr="5911DDBD">
        <w:rPr>
          <w:rFonts w:eastAsiaTheme="minorEastAsia"/>
          <w:sz w:val="23"/>
          <w:szCs w:val="23"/>
          <w:lang w:val="en-US"/>
        </w:rPr>
        <w:t>90%</w:t>
      </w:r>
      <w:r w:rsidR="6C05344A" w:rsidRPr="5911DDBD">
        <w:rPr>
          <w:rFonts w:eastAsiaTheme="minorEastAsia"/>
          <w:sz w:val="23"/>
          <w:szCs w:val="23"/>
          <w:lang w:val="en-US"/>
        </w:rPr>
        <w:t xml:space="preserve"> </w:t>
      </w:r>
      <w:r w:rsidR="201E9234" w:rsidRPr="5911DDBD">
        <w:rPr>
          <w:rFonts w:eastAsiaTheme="minorEastAsia"/>
          <w:sz w:val="23"/>
          <w:szCs w:val="23"/>
          <w:lang w:val="en-US"/>
        </w:rPr>
        <w:t xml:space="preserve">fewer </w:t>
      </w:r>
      <w:r w:rsidR="083658F7" w:rsidRPr="5911DDBD">
        <w:rPr>
          <w:rFonts w:eastAsiaTheme="minorEastAsia"/>
          <w:sz w:val="23"/>
          <w:szCs w:val="23"/>
          <w:lang w:val="en-US"/>
        </w:rPr>
        <w:t xml:space="preserve">surgeries </w:t>
      </w:r>
      <w:r w:rsidR="0C6B9404" w:rsidRPr="5911DDBD">
        <w:rPr>
          <w:rFonts w:eastAsiaTheme="minorEastAsia"/>
          <w:sz w:val="23"/>
          <w:szCs w:val="23"/>
          <w:lang w:val="en-US"/>
        </w:rPr>
        <w:t xml:space="preserve">were performed </w:t>
      </w:r>
      <w:r w:rsidR="3142F2E2" w:rsidRPr="5911DDBD">
        <w:rPr>
          <w:rFonts w:eastAsiaTheme="minorEastAsia"/>
          <w:sz w:val="23"/>
          <w:szCs w:val="23"/>
          <w:lang w:val="en-US"/>
        </w:rPr>
        <w:t>compared to</w:t>
      </w:r>
      <w:r w:rsidR="0C6B9404" w:rsidRPr="5911DDBD">
        <w:rPr>
          <w:rFonts w:eastAsiaTheme="minorEastAsia"/>
          <w:sz w:val="23"/>
          <w:szCs w:val="23"/>
          <w:lang w:val="en-US"/>
        </w:rPr>
        <w:t xml:space="preserve"> previous years</w:t>
      </w:r>
      <w:r w:rsidR="00200F83">
        <w:rPr>
          <w:rFonts w:eastAsiaTheme="minorEastAsia"/>
          <w:sz w:val="23"/>
          <w:szCs w:val="23"/>
          <w:lang w:val="en-US"/>
        </w:rPr>
        <w:t>.</w:t>
      </w:r>
      <w:r w:rsidR="000D187D">
        <w:rPr>
          <w:rFonts w:eastAsiaTheme="minorEastAsia"/>
          <w:sz w:val="23"/>
          <w:szCs w:val="23"/>
          <w:lang w:val="en-US"/>
        </w:rPr>
        <w:fldChar w:fldCharType="begin" w:fldLock="1"/>
      </w:r>
      <w:r w:rsidR="000D187D">
        <w:rPr>
          <w:rFonts w:eastAsiaTheme="minorEastAsia"/>
          <w:sz w:val="23"/>
          <w:szCs w:val="23"/>
          <w:lang w:val="en-US"/>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sz w:val="23"/>
          <w:szCs w:val="23"/>
          <w:lang w:val="en-US"/>
        </w:rPr>
        <w:fldChar w:fldCharType="separate"/>
      </w:r>
      <w:r w:rsidR="000D187D" w:rsidRPr="000D187D">
        <w:rPr>
          <w:rFonts w:eastAsiaTheme="minorEastAsia"/>
          <w:noProof/>
          <w:sz w:val="23"/>
          <w:szCs w:val="23"/>
          <w:vertAlign w:val="superscript"/>
          <w:lang w:val="en-US"/>
        </w:rPr>
        <w:t>6</w:t>
      </w:r>
      <w:r w:rsidR="000D187D">
        <w:rPr>
          <w:rFonts w:eastAsiaTheme="minorEastAsia"/>
          <w:sz w:val="23"/>
          <w:szCs w:val="23"/>
          <w:lang w:val="en-US"/>
        </w:rPr>
        <w:fldChar w:fldCharType="end"/>
      </w:r>
      <w:r w:rsidR="083658F7" w:rsidRPr="5911DDBD">
        <w:rPr>
          <w:rFonts w:eastAsiaTheme="minorEastAsia"/>
          <w:sz w:val="23"/>
          <w:szCs w:val="23"/>
          <w:lang w:val="en-US"/>
        </w:rPr>
        <w:t xml:space="preserve"> The</w:t>
      </w:r>
      <w:r w:rsidR="2FDD41C2" w:rsidRPr="5911DDBD">
        <w:rPr>
          <w:rFonts w:eastAsiaTheme="minorEastAsia"/>
          <w:sz w:val="23"/>
          <w:szCs w:val="23"/>
          <w:lang w:val="en-US"/>
        </w:rPr>
        <w:t xml:space="preserve"> </w:t>
      </w:r>
      <w:r w:rsidR="083658F7" w:rsidRPr="5911DDBD">
        <w:rPr>
          <w:rFonts w:eastAsiaTheme="minorEastAsia"/>
          <w:sz w:val="23"/>
          <w:szCs w:val="23"/>
          <w:lang w:val="en-US"/>
        </w:rPr>
        <w:t xml:space="preserve">impact </w:t>
      </w:r>
      <w:r w:rsidR="6C2DBF35" w:rsidRPr="5911DDBD">
        <w:rPr>
          <w:rFonts w:eastAsiaTheme="minorEastAsia"/>
          <w:sz w:val="23"/>
          <w:szCs w:val="23"/>
          <w:lang w:val="en-US"/>
        </w:rPr>
        <w:t xml:space="preserve">on health care logistics </w:t>
      </w:r>
      <w:r w:rsidR="083658F7" w:rsidRPr="5911DDBD">
        <w:rPr>
          <w:rFonts w:eastAsiaTheme="minorEastAsia"/>
          <w:sz w:val="23"/>
          <w:szCs w:val="23"/>
          <w:lang w:val="en-US"/>
        </w:rPr>
        <w:t xml:space="preserve">of these delays </w:t>
      </w:r>
      <w:r w:rsidR="4DCDC274" w:rsidRPr="5911DDBD">
        <w:rPr>
          <w:rFonts w:eastAsiaTheme="minorEastAsia"/>
          <w:sz w:val="23"/>
          <w:szCs w:val="23"/>
          <w:lang w:val="en-US"/>
        </w:rPr>
        <w:t>can be substantial:</w:t>
      </w:r>
      <w:r w:rsidR="083658F7" w:rsidRPr="5911DDBD">
        <w:rPr>
          <w:rFonts w:eastAsiaTheme="minorEastAsia"/>
          <w:sz w:val="23"/>
          <w:szCs w:val="23"/>
          <w:lang w:val="en-US"/>
        </w:rPr>
        <w:t xml:space="preserve"> </w:t>
      </w:r>
      <w:r w:rsidR="51EB5119" w:rsidRPr="5911DDBD">
        <w:rPr>
          <w:rFonts w:eastAsiaTheme="minorEastAsia"/>
          <w:sz w:val="23"/>
          <w:szCs w:val="23"/>
          <w:lang w:val="en-US"/>
        </w:rPr>
        <w:t>A modelling study for orthopedic surgery showed that if elective orthopedic surgery would have resumed in June 2020 in the USA, it would have taken 7-16 months until the health-care system performed at 90% of the expected pre-pandemic forecasted volume of surgery</w:t>
      </w:r>
      <w:r w:rsidR="00200F83">
        <w:rPr>
          <w:rFonts w:eastAsiaTheme="minorEastAsia"/>
          <w:sz w:val="23"/>
          <w:szCs w:val="23"/>
          <w:lang w:val="en-US"/>
        </w:rPr>
        <w:t>.</w:t>
      </w:r>
      <w:r w:rsidR="000D187D">
        <w:rPr>
          <w:rFonts w:eastAsiaTheme="minorEastAsia"/>
          <w:sz w:val="23"/>
          <w:szCs w:val="23"/>
          <w:lang w:val="en-US"/>
        </w:rPr>
        <w:fldChar w:fldCharType="begin" w:fldLock="1"/>
      </w:r>
      <w:r w:rsidR="000D187D">
        <w:rPr>
          <w:rFonts w:eastAsiaTheme="minorEastAsia"/>
          <w:sz w:val="23"/>
          <w:szCs w:val="23"/>
          <w:lang w:val="en-US"/>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Pr>
          <w:rFonts w:eastAsiaTheme="minorEastAsia"/>
          <w:sz w:val="23"/>
          <w:szCs w:val="23"/>
          <w:lang w:val="en-US"/>
        </w:rPr>
        <w:fldChar w:fldCharType="separate"/>
      </w:r>
      <w:r w:rsidR="000D187D" w:rsidRPr="000D187D">
        <w:rPr>
          <w:rFonts w:eastAsiaTheme="minorEastAsia"/>
          <w:noProof/>
          <w:sz w:val="23"/>
          <w:szCs w:val="23"/>
          <w:vertAlign w:val="superscript"/>
          <w:lang w:val="en-US"/>
        </w:rPr>
        <w:t>8</w:t>
      </w:r>
      <w:r w:rsidR="000D187D">
        <w:rPr>
          <w:rFonts w:eastAsiaTheme="minorEastAsia"/>
          <w:sz w:val="23"/>
          <w:szCs w:val="23"/>
          <w:lang w:val="en-US"/>
        </w:rPr>
        <w:fldChar w:fldCharType="end"/>
      </w:r>
      <w:r w:rsidR="3C4577D6" w:rsidRPr="5911DDBD">
        <w:rPr>
          <w:rFonts w:eastAsiaTheme="minorEastAsia"/>
          <w:sz w:val="23"/>
          <w:szCs w:val="23"/>
          <w:lang w:val="en-US"/>
        </w:rPr>
        <w:t xml:space="preserve"> </w:t>
      </w:r>
      <w:r w:rsidR="0EA74164" w:rsidRPr="5911DDBD">
        <w:rPr>
          <w:rFonts w:eastAsiaTheme="minorEastAsia"/>
          <w:sz w:val="23"/>
          <w:szCs w:val="23"/>
          <w:lang w:val="en-US"/>
        </w:rPr>
        <w:t>Because an accumulating group of patients is waiting for vital surgeries, our society is facing dilemmas about which patients should be prioritized.</w:t>
      </w:r>
      <w:r w:rsidR="401C91F5" w:rsidRPr="5911DDBD">
        <w:rPr>
          <w:rFonts w:eastAsiaTheme="minorEastAsia"/>
          <w:sz w:val="23"/>
          <w:szCs w:val="23"/>
          <w:lang w:val="en-US"/>
        </w:rPr>
        <w:t xml:space="preserve"> </w:t>
      </w:r>
    </w:p>
    <w:p w14:paraId="4961370D" w14:textId="3C2B0C87" w:rsidR="256137A7" w:rsidRPr="000D187D" w:rsidRDefault="401C91F5" w:rsidP="5911DDBD">
      <w:pPr>
        <w:rPr>
          <w:rFonts w:eastAsiaTheme="minorEastAsia"/>
          <w:lang w:val="en-US"/>
        </w:rPr>
      </w:pPr>
      <w:r w:rsidRPr="000D187D">
        <w:rPr>
          <w:rFonts w:eastAsiaTheme="minorEastAsia"/>
          <w:lang w:val="en-US"/>
        </w:rPr>
        <w:t xml:space="preserve">Experts in the field of medical ethics, </w:t>
      </w:r>
      <w:r w:rsidR="63C37A7D" w:rsidRPr="000D187D">
        <w:rPr>
          <w:rFonts w:eastAsiaTheme="minorEastAsia"/>
          <w:lang w:val="en-US"/>
        </w:rPr>
        <w:t xml:space="preserve">recently proposed that </w:t>
      </w:r>
      <w:r w:rsidR="280D53EC" w:rsidRPr="000D187D">
        <w:rPr>
          <w:rFonts w:eastAsiaTheme="minorEastAsia"/>
          <w:lang w:val="en-US"/>
        </w:rPr>
        <w:t xml:space="preserve">the distribution of </w:t>
      </w:r>
      <w:r w:rsidR="787790E5" w:rsidRPr="000D187D">
        <w:rPr>
          <w:rFonts w:eastAsiaTheme="minorEastAsia"/>
          <w:lang w:val="en-US"/>
        </w:rPr>
        <w:t xml:space="preserve">scarce </w:t>
      </w:r>
      <w:r w:rsidR="36DC8F99" w:rsidRPr="000D187D">
        <w:rPr>
          <w:rFonts w:eastAsiaTheme="minorEastAsia"/>
          <w:lang w:val="en-US"/>
        </w:rPr>
        <w:t>(</w:t>
      </w:r>
      <w:r w:rsidR="787790E5" w:rsidRPr="000D187D">
        <w:rPr>
          <w:rFonts w:eastAsiaTheme="minorEastAsia"/>
          <w:lang w:val="en-US"/>
        </w:rPr>
        <w:t>surgical</w:t>
      </w:r>
      <w:r w:rsidR="362D7AE5" w:rsidRPr="000D187D">
        <w:rPr>
          <w:rFonts w:eastAsiaTheme="minorEastAsia"/>
          <w:lang w:val="en-US"/>
        </w:rPr>
        <w:t>)</w:t>
      </w:r>
      <w:r w:rsidR="787790E5" w:rsidRPr="000D187D">
        <w:rPr>
          <w:rFonts w:eastAsiaTheme="minorEastAsia"/>
          <w:lang w:val="en-US"/>
        </w:rPr>
        <w:t xml:space="preserve"> </w:t>
      </w:r>
      <w:r w:rsidR="7EB1166A" w:rsidRPr="000D187D">
        <w:rPr>
          <w:rFonts w:eastAsiaTheme="minorEastAsia"/>
          <w:lang w:val="en-US"/>
        </w:rPr>
        <w:t xml:space="preserve">resources </w:t>
      </w:r>
      <w:r w:rsidR="004F1948" w:rsidRPr="000D187D">
        <w:rPr>
          <w:rFonts w:eastAsiaTheme="minorEastAsia"/>
          <w:lang w:val="en-US"/>
        </w:rPr>
        <w:t>can be</w:t>
      </w:r>
      <w:r w:rsidR="7EB1166A" w:rsidRPr="000D187D">
        <w:rPr>
          <w:rFonts w:eastAsiaTheme="minorEastAsia"/>
          <w:lang w:val="en-US"/>
        </w:rPr>
        <w:t xml:space="preserve"> </w:t>
      </w:r>
      <w:r w:rsidR="6832733B" w:rsidRPr="000D187D">
        <w:rPr>
          <w:rFonts w:eastAsiaTheme="minorEastAsia"/>
          <w:lang w:val="en-US"/>
        </w:rPr>
        <w:t xml:space="preserve">evaluated by the following four ethical values: </w:t>
      </w:r>
      <w:r w:rsidR="1A564374" w:rsidRPr="000D187D">
        <w:rPr>
          <w:rFonts w:eastAsiaTheme="minorEastAsia"/>
          <w:lang w:val="en-US"/>
        </w:rPr>
        <w:t xml:space="preserve">1) </w:t>
      </w:r>
      <w:r w:rsidR="2823FB9C" w:rsidRPr="000D187D">
        <w:rPr>
          <w:rFonts w:eastAsiaTheme="minorEastAsia"/>
          <w:lang w:val="en-US"/>
        </w:rPr>
        <w:t>T</w:t>
      </w:r>
      <w:r w:rsidR="520E02B1" w:rsidRPr="000D187D">
        <w:rPr>
          <w:rFonts w:eastAsiaTheme="minorEastAsia"/>
          <w:lang w:val="en-US"/>
        </w:rPr>
        <w:t xml:space="preserve">he </w:t>
      </w:r>
      <w:r w:rsidR="6B551FD4" w:rsidRPr="000D187D">
        <w:rPr>
          <w:rFonts w:eastAsiaTheme="minorEastAsia"/>
          <w:lang w:val="en-US"/>
        </w:rPr>
        <w:t xml:space="preserve">scarce resources </w:t>
      </w:r>
      <w:r w:rsidR="520E02B1" w:rsidRPr="000D187D">
        <w:rPr>
          <w:rFonts w:eastAsiaTheme="minorEastAsia"/>
          <w:lang w:val="en-US"/>
        </w:rPr>
        <w:t>are</w:t>
      </w:r>
      <w:r w:rsidR="79D2767C" w:rsidRPr="000D187D">
        <w:rPr>
          <w:rFonts w:eastAsiaTheme="minorEastAsia"/>
          <w:lang w:val="en-US"/>
        </w:rPr>
        <w:t xml:space="preserve"> used to</w:t>
      </w:r>
      <w:r w:rsidR="520E02B1" w:rsidRPr="000D187D">
        <w:rPr>
          <w:rFonts w:eastAsiaTheme="minorEastAsia"/>
          <w:lang w:val="en-US"/>
        </w:rPr>
        <w:t xml:space="preserve"> </w:t>
      </w:r>
      <w:r w:rsidR="1A564374" w:rsidRPr="000D187D">
        <w:rPr>
          <w:rFonts w:eastAsiaTheme="minorEastAsia"/>
          <w:lang w:val="en-US"/>
        </w:rPr>
        <w:t>maximize</w:t>
      </w:r>
      <w:r w:rsidR="6399FAAA" w:rsidRPr="000D187D">
        <w:rPr>
          <w:rFonts w:eastAsiaTheme="minorEastAsia"/>
          <w:lang w:val="en-US"/>
        </w:rPr>
        <w:t xml:space="preserve"> the benefits</w:t>
      </w:r>
      <w:r w:rsidR="1932986F" w:rsidRPr="000D187D">
        <w:rPr>
          <w:rFonts w:eastAsiaTheme="minorEastAsia"/>
          <w:lang w:val="en-US"/>
        </w:rPr>
        <w:t>; 2)</w:t>
      </w:r>
      <w:r w:rsidR="0EA74164" w:rsidRPr="000D187D">
        <w:rPr>
          <w:rFonts w:eastAsiaTheme="minorEastAsia"/>
          <w:lang w:val="en-US"/>
        </w:rPr>
        <w:t xml:space="preserve"> </w:t>
      </w:r>
      <w:r w:rsidR="2652AFC5" w:rsidRPr="000D187D">
        <w:rPr>
          <w:rFonts w:eastAsiaTheme="minorEastAsia"/>
          <w:lang w:val="en-US"/>
        </w:rPr>
        <w:t>P</w:t>
      </w:r>
      <w:r w:rsidR="0ECCFAFA" w:rsidRPr="000D187D">
        <w:rPr>
          <w:rFonts w:eastAsiaTheme="minorEastAsia"/>
          <w:lang w:val="en-US"/>
        </w:rPr>
        <w:t xml:space="preserve">eople are </w:t>
      </w:r>
      <w:r w:rsidR="0EA74164" w:rsidRPr="000D187D">
        <w:rPr>
          <w:rFonts w:eastAsiaTheme="minorEastAsia"/>
          <w:lang w:val="en-US"/>
        </w:rPr>
        <w:t>treat</w:t>
      </w:r>
      <w:r w:rsidR="576CD02D" w:rsidRPr="000D187D">
        <w:rPr>
          <w:rFonts w:eastAsiaTheme="minorEastAsia"/>
          <w:lang w:val="en-US"/>
        </w:rPr>
        <w:t>ed</w:t>
      </w:r>
      <w:r w:rsidR="0EA74164" w:rsidRPr="000D187D">
        <w:rPr>
          <w:rFonts w:eastAsiaTheme="minorEastAsia"/>
          <w:lang w:val="en-US"/>
        </w:rPr>
        <w:t xml:space="preserve"> equally</w:t>
      </w:r>
      <w:r w:rsidR="29C08CB0" w:rsidRPr="000D187D">
        <w:rPr>
          <w:rFonts w:eastAsiaTheme="minorEastAsia"/>
          <w:lang w:val="en-US"/>
        </w:rPr>
        <w:t xml:space="preserve">; 3) </w:t>
      </w:r>
      <w:r w:rsidR="07781F8B" w:rsidRPr="000D187D">
        <w:rPr>
          <w:rFonts w:eastAsiaTheme="minorEastAsia"/>
          <w:lang w:val="en-US"/>
        </w:rPr>
        <w:t>I</w:t>
      </w:r>
      <w:r w:rsidR="0EA74164" w:rsidRPr="000D187D">
        <w:rPr>
          <w:rFonts w:eastAsiaTheme="minorEastAsia"/>
          <w:lang w:val="en-US"/>
        </w:rPr>
        <w:t>nstrumental value</w:t>
      </w:r>
      <w:r w:rsidR="0DBEBFEC" w:rsidRPr="000D187D">
        <w:rPr>
          <w:rFonts w:eastAsiaTheme="minorEastAsia"/>
          <w:lang w:val="en-US"/>
        </w:rPr>
        <w:t xml:space="preserve"> </w:t>
      </w:r>
      <w:r w:rsidR="4AD00FD4" w:rsidRPr="000D187D">
        <w:rPr>
          <w:rFonts w:eastAsiaTheme="minorEastAsia"/>
          <w:lang w:val="en-US"/>
        </w:rPr>
        <w:t xml:space="preserve">is </w:t>
      </w:r>
      <w:r w:rsidR="0DBEBFEC" w:rsidRPr="000D187D">
        <w:rPr>
          <w:rFonts w:eastAsiaTheme="minorEastAsia"/>
          <w:lang w:val="en-US"/>
        </w:rPr>
        <w:t>promoted and rewarded; 4)</w:t>
      </w:r>
      <w:r w:rsidR="0EA74164" w:rsidRPr="000D187D">
        <w:rPr>
          <w:rFonts w:eastAsiaTheme="minorEastAsia"/>
          <w:lang w:val="en-US"/>
        </w:rPr>
        <w:t xml:space="preserve"> </w:t>
      </w:r>
      <w:r w:rsidR="54CC680E" w:rsidRPr="000D187D">
        <w:rPr>
          <w:rFonts w:eastAsiaTheme="minorEastAsia"/>
          <w:lang w:val="en-US"/>
        </w:rPr>
        <w:t>T</w:t>
      </w:r>
      <w:r w:rsidR="0EA74164" w:rsidRPr="000D187D">
        <w:rPr>
          <w:rFonts w:eastAsiaTheme="minorEastAsia"/>
          <w:lang w:val="en-US"/>
        </w:rPr>
        <w:t>he worst off</w:t>
      </w:r>
      <w:r w:rsidR="000D187D" w:rsidRPr="000D187D">
        <w:rPr>
          <w:rFonts w:eastAsiaTheme="minorEastAsia"/>
          <w:lang w:val="en-US"/>
        </w:rPr>
        <w:t xml:space="preserve"> are prioritized</w:t>
      </w:r>
      <w:r w:rsidR="00200F83">
        <w:rPr>
          <w:rFonts w:eastAsiaTheme="minorEastAsia"/>
          <w:lang w:val="en-US"/>
        </w:rPr>
        <w:t>.</w:t>
      </w:r>
      <w:r w:rsidR="000D187D" w:rsidRPr="000D187D">
        <w:rPr>
          <w:rFonts w:eastAsiaTheme="minorEastAsia"/>
          <w:vertAlign w:val="superscript"/>
          <w:lang w:val="en-US"/>
        </w:rPr>
        <w:fldChar w:fldCharType="begin" w:fldLock="1"/>
      </w:r>
      <w:r w:rsidR="000D187D" w:rsidRPr="000D187D">
        <w:rPr>
          <w:rFonts w:eastAsiaTheme="minorEastAsia"/>
          <w:vertAlign w:val="superscript"/>
          <w:lang w:val="en-US"/>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0D187D">
        <w:rPr>
          <w:rFonts w:eastAsiaTheme="minorEastAsia"/>
          <w:vertAlign w:val="superscript"/>
          <w:lang w:val="en-US"/>
        </w:rPr>
        <w:fldChar w:fldCharType="separate"/>
      </w:r>
      <w:r w:rsidR="000D187D" w:rsidRPr="000D187D">
        <w:rPr>
          <w:rFonts w:eastAsiaTheme="minorEastAsia"/>
          <w:noProof/>
          <w:vertAlign w:val="superscript"/>
          <w:lang w:val="en-US"/>
        </w:rPr>
        <w:t>2</w:t>
      </w:r>
      <w:r w:rsidR="000D187D" w:rsidRPr="000D187D">
        <w:rPr>
          <w:rFonts w:eastAsiaTheme="minorEastAsia"/>
          <w:vertAlign w:val="superscript"/>
          <w:lang w:val="en-US"/>
        </w:rPr>
        <w:fldChar w:fldCharType="end"/>
      </w:r>
      <w:r w:rsidR="09229DE7" w:rsidRPr="000D187D">
        <w:rPr>
          <w:rFonts w:eastAsiaTheme="minorEastAsia"/>
          <w:lang w:val="en-US"/>
        </w:rPr>
        <w:t xml:space="preserve"> </w:t>
      </w:r>
      <w:r w:rsidR="7C30960B" w:rsidRPr="000D187D">
        <w:rPr>
          <w:rFonts w:eastAsiaTheme="minorEastAsia"/>
          <w:lang w:val="en-US"/>
        </w:rPr>
        <w:t xml:space="preserve">In the context of a pandemic, it justifiable to </w:t>
      </w:r>
      <w:r w:rsidR="00516760">
        <w:rPr>
          <w:rFonts w:eastAsiaTheme="minorEastAsia"/>
          <w:lang w:val="en-US"/>
        </w:rPr>
        <w:t xml:space="preserve">focus on maximizing </w:t>
      </w:r>
      <w:r w:rsidR="7C30960B" w:rsidRPr="000D187D">
        <w:rPr>
          <w:rFonts w:eastAsiaTheme="minorEastAsia"/>
          <w:lang w:val="en-US"/>
        </w:rPr>
        <w:t xml:space="preserve">the </w:t>
      </w:r>
      <w:r w:rsidR="613C78D6" w:rsidRPr="000D187D">
        <w:rPr>
          <w:rFonts w:eastAsiaTheme="minorEastAsia"/>
          <w:lang w:val="en-US"/>
        </w:rPr>
        <w:t>benefits</w:t>
      </w:r>
      <w:r w:rsidR="7C30960B" w:rsidRPr="000D187D">
        <w:rPr>
          <w:rFonts w:eastAsiaTheme="minorEastAsia"/>
          <w:lang w:val="en-US"/>
        </w:rPr>
        <w:t xml:space="preserve"> (first value)</w:t>
      </w:r>
      <w:r w:rsidR="00200F83">
        <w:rPr>
          <w:rFonts w:eastAsiaTheme="minorEastAsia"/>
          <w:lang w:val="en-US"/>
        </w:rPr>
        <w:t>.</w:t>
      </w:r>
      <w:r w:rsidR="00516760">
        <w:rPr>
          <w:rFonts w:eastAsiaTheme="minorEastAsia"/>
          <w:lang w:val="en-US"/>
        </w:rPr>
        <w:t xml:space="preserve"> </w:t>
      </w:r>
      <w:r w:rsidR="00516760">
        <w:rPr>
          <w:rFonts w:eastAsiaTheme="minorEastAsia"/>
          <w:lang w:val="en-US"/>
        </w:rPr>
        <w:fldChar w:fldCharType="begin" w:fldLock="1"/>
      </w:r>
      <w:r w:rsidR="00516760">
        <w:rPr>
          <w:rFonts w:eastAsiaTheme="minorEastAsia"/>
          <w:lang w:val="en-US"/>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Pr>
          <w:rFonts w:eastAsiaTheme="minorEastAsia"/>
          <w:lang w:val="en-US"/>
        </w:rPr>
        <w:fldChar w:fldCharType="separate"/>
      </w:r>
      <w:r w:rsidR="00516760" w:rsidRPr="00516760">
        <w:rPr>
          <w:rFonts w:eastAsiaTheme="minorEastAsia"/>
          <w:noProof/>
          <w:vertAlign w:val="superscript"/>
          <w:lang w:val="en-US"/>
        </w:rPr>
        <w:t>9–13</w:t>
      </w:r>
      <w:r w:rsidR="00516760">
        <w:rPr>
          <w:rFonts w:eastAsiaTheme="minorEastAsia"/>
          <w:lang w:val="en-US"/>
        </w:rPr>
        <w:fldChar w:fldCharType="end"/>
      </w:r>
      <w:r w:rsidR="4C608E21" w:rsidRPr="000D187D">
        <w:rPr>
          <w:rFonts w:eastAsiaTheme="minorEastAsia"/>
          <w:lang w:val="en-US"/>
        </w:rPr>
        <w:t xml:space="preserve"> This is consistent with utilitarian ethical perspective</w:t>
      </w:r>
      <w:r w:rsidR="486161A8" w:rsidRPr="000D187D">
        <w:rPr>
          <w:rFonts w:eastAsiaTheme="minorEastAsia"/>
          <w:lang w:val="en-US"/>
        </w:rPr>
        <w:t>s</w:t>
      </w:r>
      <w:r w:rsidR="5D3306F3" w:rsidRPr="000D187D">
        <w:rPr>
          <w:rFonts w:eastAsiaTheme="minorEastAsia"/>
          <w:lang w:val="en-US"/>
        </w:rPr>
        <w:t xml:space="preserve">, which </w:t>
      </w:r>
      <w:r w:rsidR="4C608E21" w:rsidRPr="000D187D">
        <w:rPr>
          <w:rFonts w:eastAsiaTheme="minorEastAsia"/>
          <w:lang w:val="en-US"/>
        </w:rPr>
        <w:t>emphasize population outcomes</w:t>
      </w:r>
      <w:r w:rsidR="26644134" w:rsidRPr="000D187D">
        <w:rPr>
          <w:rFonts w:eastAsiaTheme="minorEastAsia"/>
          <w:lang w:val="en-US"/>
        </w:rPr>
        <w:t xml:space="preserve"> over individual outcomes</w:t>
      </w:r>
      <w:r w:rsidR="00200F83">
        <w:rPr>
          <w:rFonts w:eastAsiaTheme="minorEastAsia"/>
          <w:lang w:val="en-US"/>
        </w:rPr>
        <w:t>.</w:t>
      </w:r>
      <w:r w:rsidR="00516760">
        <w:rPr>
          <w:rFonts w:eastAsiaTheme="minorEastAsia"/>
          <w:lang w:val="en-US"/>
        </w:rPr>
        <w:fldChar w:fldCharType="begin" w:fldLock="1"/>
      </w:r>
      <w:r w:rsidR="00516760">
        <w:rPr>
          <w:rFonts w:eastAsiaTheme="minorEastAsia"/>
          <w:lang w:val="en-US"/>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Pr>
          <w:rFonts w:eastAsiaTheme="minorEastAsia"/>
          <w:lang w:val="en-US"/>
        </w:rPr>
        <w:fldChar w:fldCharType="separate"/>
      </w:r>
      <w:r w:rsidR="00516760" w:rsidRPr="00516760">
        <w:rPr>
          <w:rFonts w:eastAsiaTheme="minorEastAsia"/>
          <w:noProof/>
          <w:vertAlign w:val="superscript"/>
          <w:lang w:val="en-US"/>
        </w:rPr>
        <w:t>14</w:t>
      </w:r>
      <w:r w:rsidR="00516760">
        <w:rPr>
          <w:rFonts w:eastAsiaTheme="minorEastAsia"/>
          <w:lang w:val="en-US"/>
        </w:rPr>
        <w:fldChar w:fldCharType="end"/>
      </w:r>
      <w:r w:rsidR="6FC25B31" w:rsidRPr="000D187D">
        <w:rPr>
          <w:rFonts w:eastAsiaTheme="minorEastAsia"/>
          <w:lang w:val="en-US"/>
        </w:rPr>
        <w:t xml:space="preserve"> </w:t>
      </w:r>
    </w:p>
    <w:p w14:paraId="23A17867" w14:textId="60F7E6E3" w:rsidR="256137A7" w:rsidRDefault="008C69CA" w:rsidP="636709EE">
      <w:pPr>
        <w:rPr>
          <w:rFonts w:eastAsiaTheme="minorEastAsia"/>
          <w:sz w:val="23"/>
          <w:szCs w:val="23"/>
          <w:lang w:val="en-US"/>
        </w:rPr>
      </w:pPr>
      <w:r w:rsidRPr="5911DDBD">
        <w:rPr>
          <w:rFonts w:eastAsiaTheme="minorEastAsia"/>
          <w:sz w:val="23"/>
          <w:szCs w:val="23"/>
          <w:lang w:val="en-US"/>
        </w:rPr>
        <w:t>As state</w:t>
      </w:r>
      <w:r>
        <w:rPr>
          <w:rFonts w:eastAsiaTheme="minorEastAsia"/>
          <w:sz w:val="23"/>
          <w:szCs w:val="23"/>
          <w:lang w:val="en-US"/>
        </w:rPr>
        <w:t>d</w:t>
      </w:r>
      <w:r w:rsidRPr="5911DDBD">
        <w:rPr>
          <w:rFonts w:eastAsiaTheme="minorEastAsia"/>
          <w:sz w:val="23"/>
          <w:szCs w:val="23"/>
          <w:lang w:val="en-US"/>
        </w:rPr>
        <w:t xml:space="preserve"> by </w:t>
      </w:r>
      <w:r>
        <w:rPr>
          <w:rFonts w:ascii="Calibri" w:eastAsia="Calibri" w:hAnsi="Calibri" w:cs="Calibri"/>
          <w:lang w:val="en-US"/>
        </w:rPr>
        <w:t xml:space="preserve">Emanuel </w:t>
      </w:r>
      <w:r w:rsidRPr="5911DDBD">
        <w:rPr>
          <w:rFonts w:ascii="Calibri" w:eastAsia="Calibri" w:hAnsi="Calibri" w:cs="Calibri"/>
          <w:lang w:val="en-US"/>
        </w:rPr>
        <w:t>et al.</w:t>
      </w:r>
      <w:r w:rsidRPr="00516760">
        <w:rPr>
          <w:rFonts w:ascii="Calibri" w:eastAsia="Calibri" w:hAnsi="Calibri" w:cs="Calibri"/>
          <w:iCs/>
          <w:lang w:val="en-US"/>
        </w:rPr>
        <w:t>, “</w:t>
      </w:r>
      <w:r w:rsidRPr="00516760">
        <w:rPr>
          <w:rFonts w:ascii="Calibri" w:eastAsia="Calibri" w:hAnsi="Calibri" w:cs="Calibri"/>
          <w:iCs/>
          <w:sz w:val="23"/>
          <w:szCs w:val="23"/>
          <w:lang w:val="en-US"/>
        </w:rPr>
        <w:t>The question is not whether to set priorities, but how to do so ethically and consistently, rather than basing decisions on individual institutions’ approaches or a clinician’s intuition in the heat of the moment</w:t>
      </w:r>
      <w:r w:rsidRPr="00516760">
        <w:rPr>
          <w:rFonts w:ascii="Calibri" w:eastAsia="Calibri" w:hAnsi="Calibri" w:cs="Calibri"/>
          <w:sz w:val="23"/>
          <w:szCs w:val="23"/>
          <w:lang w:val="en-US"/>
        </w:rPr>
        <w:t>”</w:t>
      </w:r>
      <w:r w:rsidR="00200F83">
        <w:rPr>
          <w:rFonts w:ascii="Calibri" w:eastAsia="Calibri" w:hAnsi="Calibri" w:cs="Calibri"/>
          <w:sz w:val="23"/>
          <w:szCs w:val="23"/>
          <w:lang w:val="en-US"/>
        </w:rPr>
        <w:t>.</w:t>
      </w:r>
      <w:r>
        <w:rPr>
          <w:rFonts w:ascii="Calibri" w:eastAsia="Calibri" w:hAnsi="Calibri" w:cs="Calibri"/>
          <w:sz w:val="23"/>
          <w:szCs w:val="23"/>
          <w:lang w:val="en-US"/>
        </w:rPr>
        <w:fldChar w:fldCharType="begin" w:fldLock="1"/>
      </w:r>
      <w:r>
        <w:rPr>
          <w:rFonts w:ascii="Calibri" w:eastAsia="Calibri" w:hAnsi="Calibri" w:cs="Calibri"/>
          <w:sz w:val="23"/>
          <w:szCs w:val="23"/>
          <w:lang w:val="en-US"/>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Pr>
          <w:rFonts w:ascii="Calibri" w:eastAsia="Calibri" w:hAnsi="Calibri" w:cs="Calibri"/>
          <w:sz w:val="23"/>
          <w:szCs w:val="23"/>
          <w:lang w:val="en-US"/>
        </w:rPr>
        <w:fldChar w:fldCharType="separate"/>
      </w:r>
      <w:r w:rsidRPr="000D187D">
        <w:rPr>
          <w:rFonts w:ascii="Calibri" w:eastAsia="Calibri" w:hAnsi="Calibri" w:cs="Calibri"/>
          <w:noProof/>
          <w:sz w:val="23"/>
          <w:szCs w:val="23"/>
          <w:vertAlign w:val="superscript"/>
          <w:lang w:val="en-US"/>
        </w:rPr>
        <w:t>2</w:t>
      </w:r>
      <w:r>
        <w:rPr>
          <w:rFonts w:ascii="Calibri" w:eastAsia="Calibri" w:hAnsi="Calibri" w:cs="Calibri"/>
          <w:sz w:val="23"/>
          <w:szCs w:val="23"/>
          <w:lang w:val="en-US"/>
        </w:rPr>
        <w:fldChar w:fldCharType="end"/>
      </w:r>
      <w:r w:rsidRPr="008C69CA">
        <w:rPr>
          <w:lang w:val="en-US"/>
        </w:rPr>
        <w:t xml:space="preserve"> </w:t>
      </w:r>
      <w:r>
        <w:rPr>
          <w:rFonts w:ascii="Calibri" w:eastAsia="Calibri" w:hAnsi="Calibri" w:cs="Calibri"/>
          <w:sz w:val="23"/>
          <w:szCs w:val="23"/>
          <w:lang w:val="en-US"/>
        </w:rPr>
        <w:t>I</w:t>
      </w:r>
      <w:r w:rsidRPr="636709EE">
        <w:rPr>
          <w:lang w:val="en-US"/>
        </w:rPr>
        <w:t xml:space="preserve">n </w:t>
      </w:r>
      <w:r>
        <w:rPr>
          <w:lang w:val="en-US"/>
        </w:rPr>
        <w:t>reality</w:t>
      </w:r>
      <w:r w:rsidRPr="636709EE">
        <w:rPr>
          <w:lang w:val="en-US"/>
        </w:rPr>
        <w:t>,</w:t>
      </w:r>
      <w:r>
        <w:rPr>
          <w:lang w:val="en-US"/>
        </w:rPr>
        <w:t xml:space="preserve"> however,</w:t>
      </w:r>
      <w:r w:rsidRPr="636709EE">
        <w:rPr>
          <w:lang w:val="en-US"/>
        </w:rPr>
        <w:t xml:space="preserve"> surgical patients </w:t>
      </w:r>
      <w:r>
        <w:rPr>
          <w:lang w:val="en-US"/>
        </w:rPr>
        <w:t xml:space="preserve">are most </w:t>
      </w:r>
      <w:r w:rsidRPr="636709EE">
        <w:rPr>
          <w:lang w:val="en-US"/>
        </w:rPr>
        <w:t xml:space="preserve">often </w:t>
      </w:r>
      <w:r>
        <w:rPr>
          <w:lang w:val="en-US"/>
        </w:rPr>
        <w:t xml:space="preserve">triaged </w:t>
      </w:r>
      <w:commentRangeStart w:id="42"/>
      <w:r>
        <w:rPr>
          <w:lang w:val="en-US"/>
        </w:rPr>
        <w:t xml:space="preserve">by individual institutions’ </w:t>
      </w:r>
      <w:r w:rsidRPr="636709EE">
        <w:rPr>
          <w:lang w:val="en-US"/>
        </w:rPr>
        <w:t>team</w:t>
      </w:r>
      <w:r>
        <w:rPr>
          <w:lang w:val="en-US"/>
        </w:rPr>
        <w:t>s of experts</w:t>
      </w:r>
      <w:commentRangeEnd w:id="42"/>
      <w:r w:rsidR="000016BF">
        <w:rPr>
          <w:rStyle w:val="CommentReference"/>
        </w:rPr>
        <w:commentReference w:id="42"/>
      </w:r>
      <w:r w:rsidR="00200F83">
        <w:rPr>
          <w:lang w:val="en-US"/>
        </w:rPr>
        <w:t>.</w:t>
      </w:r>
      <w:r>
        <w:rPr>
          <w:lang w:val="en-US"/>
        </w:rPr>
        <w:fldChar w:fldCharType="begin" w:fldLock="1"/>
      </w:r>
      <w:r>
        <w:rPr>
          <w:lang w:val="en-US"/>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Pr>
          <w:lang w:val="en-US"/>
        </w:rPr>
        <w:fldChar w:fldCharType="separate"/>
      </w:r>
      <w:r w:rsidRPr="00516760">
        <w:rPr>
          <w:noProof/>
          <w:vertAlign w:val="superscript"/>
          <w:lang w:val="en-US"/>
        </w:rPr>
        <w:t>15</w:t>
      </w:r>
      <w:r>
        <w:rPr>
          <w:lang w:val="en-US"/>
        </w:rPr>
        <w:fldChar w:fldCharType="end"/>
      </w:r>
      <w:r w:rsidRPr="636709EE">
        <w:rPr>
          <w:lang w:val="en-US"/>
        </w:rPr>
        <w:t xml:space="preserve"> </w:t>
      </w:r>
      <w:commentRangeStart w:id="43"/>
      <w:r>
        <w:rPr>
          <w:lang w:val="en-US"/>
        </w:rPr>
        <w:t xml:space="preserve">Experts, for which it </w:t>
      </w:r>
      <w:r w:rsidRPr="636709EE">
        <w:rPr>
          <w:lang w:val="en-US"/>
        </w:rPr>
        <w:t>is known that the agreement of prioritization is low</w:t>
      </w:r>
      <w:r>
        <w:rPr>
          <w:lang w:val="en-US"/>
        </w:rPr>
        <w:fldChar w:fldCharType="begin" w:fldLock="1"/>
      </w:r>
      <w:r>
        <w:rPr>
          <w:lang w:val="en-US"/>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Pr>
          <w:lang w:val="en-US"/>
        </w:rPr>
        <w:fldChar w:fldCharType="separate"/>
      </w:r>
      <w:r w:rsidRPr="00516760">
        <w:rPr>
          <w:noProof/>
          <w:vertAlign w:val="superscript"/>
          <w:lang w:val="en-US"/>
        </w:rPr>
        <w:t>16</w:t>
      </w:r>
      <w:r>
        <w:rPr>
          <w:lang w:val="en-US"/>
        </w:rPr>
        <w:fldChar w:fldCharType="end"/>
      </w:r>
      <w:r w:rsidRPr="636709EE">
        <w:rPr>
          <w:lang w:val="en-US"/>
        </w:rPr>
        <w:t xml:space="preserve">. </w:t>
      </w:r>
      <w:r w:rsidR="0FA23138" w:rsidRPr="636709EE">
        <w:rPr>
          <w:lang w:val="en-US"/>
        </w:rPr>
        <w:t>T</w:t>
      </w:r>
      <w:r w:rsidR="6E8373DC" w:rsidRPr="636709EE">
        <w:rPr>
          <w:rFonts w:eastAsiaTheme="minorEastAsia"/>
          <w:sz w:val="23"/>
          <w:szCs w:val="23"/>
          <w:lang w:val="en-US"/>
        </w:rPr>
        <w:t xml:space="preserve">o our knowledge, </w:t>
      </w:r>
      <w:r w:rsidR="6FC25B31" w:rsidRPr="636709EE">
        <w:rPr>
          <w:rFonts w:eastAsiaTheme="minorEastAsia"/>
          <w:sz w:val="23"/>
          <w:szCs w:val="23"/>
          <w:lang w:val="en-US"/>
        </w:rPr>
        <w:t>no</w:t>
      </w:r>
      <w:r w:rsidR="43B48730" w:rsidRPr="636709EE">
        <w:rPr>
          <w:rFonts w:eastAsiaTheme="minorEastAsia"/>
          <w:sz w:val="23"/>
          <w:szCs w:val="23"/>
          <w:lang w:val="en-US"/>
        </w:rPr>
        <w:t xml:space="preserve"> </w:t>
      </w:r>
      <w:r>
        <w:rPr>
          <w:rFonts w:eastAsiaTheme="minorEastAsia"/>
          <w:sz w:val="23"/>
          <w:szCs w:val="23"/>
          <w:lang w:val="en-US"/>
        </w:rPr>
        <w:t xml:space="preserve">objective, quantitative, evidence-based approach </w:t>
      </w:r>
      <w:r w:rsidR="6FC25B31" w:rsidRPr="636709EE">
        <w:rPr>
          <w:rFonts w:eastAsiaTheme="minorEastAsia"/>
          <w:sz w:val="23"/>
          <w:szCs w:val="23"/>
          <w:lang w:val="en-US"/>
        </w:rPr>
        <w:t xml:space="preserve">has </w:t>
      </w:r>
      <w:r w:rsidR="32B3C325" w:rsidRPr="636709EE">
        <w:rPr>
          <w:rFonts w:eastAsiaTheme="minorEastAsia"/>
          <w:sz w:val="23"/>
          <w:szCs w:val="23"/>
          <w:lang w:val="en-US"/>
        </w:rPr>
        <w:t xml:space="preserve">yet </w:t>
      </w:r>
      <w:r w:rsidR="6FC25B31" w:rsidRPr="636709EE">
        <w:rPr>
          <w:rFonts w:eastAsiaTheme="minorEastAsia"/>
          <w:sz w:val="23"/>
          <w:szCs w:val="23"/>
          <w:lang w:val="en-US"/>
        </w:rPr>
        <w:t xml:space="preserve">been </w:t>
      </w:r>
      <w:r w:rsidR="361CF97B" w:rsidRPr="636709EE">
        <w:rPr>
          <w:rFonts w:eastAsiaTheme="minorEastAsia"/>
          <w:sz w:val="23"/>
          <w:szCs w:val="23"/>
          <w:lang w:val="en-US"/>
        </w:rPr>
        <w:t>developed</w:t>
      </w:r>
      <w:r w:rsidR="6FC25B31" w:rsidRPr="636709EE">
        <w:rPr>
          <w:rFonts w:eastAsiaTheme="minorEastAsia"/>
          <w:sz w:val="23"/>
          <w:szCs w:val="23"/>
          <w:lang w:val="en-US"/>
        </w:rPr>
        <w:t>.</w:t>
      </w:r>
      <w:commentRangeEnd w:id="43"/>
      <w:r w:rsidR="00FC2F85">
        <w:rPr>
          <w:rStyle w:val="CommentReference"/>
        </w:rPr>
        <w:commentReference w:id="43"/>
      </w:r>
    </w:p>
    <w:p w14:paraId="40C85AE4" w14:textId="7619CDD1" w:rsidR="256137A7" w:rsidRDefault="12BEE698" w:rsidP="04F59E2C">
      <w:pPr>
        <w:rPr>
          <w:rFonts w:ascii="Calibri" w:eastAsia="Calibri" w:hAnsi="Calibri" w:cs="Calibri"/>
          <w:lang w:val="en-US"/>
        </w:rPr>
      </w:pPr>
      <w:r w:rsidRPr="5911DDBD">
        <w:rPr>
          <w:rFonts w:ascii="Calibri" w:eastAsia="Calibri" w:hAnsi="Calibri" w:cs="Calibri"/>
          <w:lang w:val="en-US"/>
        </w:rPr>
        <w:t xml:space="preserve">Therefore, the aim of our study is </w:t>
      </w:r>
      <w:r w:rsidR="319EC840" w:rsidRPr="5911DDBD">
        <w:rPr>
          <w:rFonts w:ascii="Calibri" w:eastAsia="Calibri" w:hAnsi="Calibri" w:cs="Calibri"/>
          <w:lang w:val="en-US"/>
        </w:rPr>
        <w:t xml:space="preserve">to develop a decision model to estimate the </w:t>
      </w:r>
      <w:r w:rsidR="008C69CA">
        <w:rPr>
          <w:rFonts w:ascii="Calibri" w:eastAsia="Calibri" w:hAnsi="Calibri" w:cs="Calibri"/>
          <w:lang w:val="en-US"/>
        </w:rPr>
        <w:t xml:space="preserve">impact </w:t>
      </w:r>
      <w:del w:id="44" w:author="rob baatenburg de jong" w:date="2020-05-21T11:08:00Z">
        <w:r w:rsidR="008C69CA" w:rsidDel="000016BF">
          <w:rPr>
            <w:rFonts w:ascii="Calibri" w:eastAsia="Calibri" w:hAnsi="Calibri" w:cs="Calibri"/>
            <w:lang w:val="en-US"/>
          </w:rPr>
          <w:delText xml:space="preserve">on health </w:delText>
        </w:r>
      </w:del>
      <w:r w:rsidR="008C69CA">
        <w:rPr>
          <w:rFonts w:ascii="Calibri" w:eastAsia="Calibri" w:hAnsi="Calibri" w:cs="Calibri"/>
          <w:lang w:val="en-US"/>
        </w:rPr>
        <w:t xml:space="preserve">of postponing </w:t>
      </w:r>
      <w:r w:rsidR="319EC840" w:rsidRPr="5911DDBD">
        <w:rPr>
          <w:rFonts w:ascii="Calibri" w:eastAsia="Calibri" w:hAnsi="Calibri" w:cs="Calibri"/>
          <w:lang w:val="en-US"/>
        </w:rPr>
        <w:t>surgical intervention</w:t>
      </w:r>
      <w:ins w:id="45" w:author="rob baatenburg de jong" w:date="2020-05-21T11:08:00Z">
        <w:r w:rsidR="000016BF" w:rsidRPr="000016BF">
          <w:rPr>
            <w:rFonts w:ascii="Calibri" w:eastAsia="Calibri" w:hAnsi="Calibri" w:cs="Calibri"/>
            <w:lang w:val="en-US"/>
          </w:rPr>
          <w:t xml:space="preserve"> </w:t>
        </w:r>
        <w:r w:rsidR="000016BF">
          <w:rPr>
            <w:rFonts w:ascii="Calibri" w:eastAsia="Calibri" w:hAnsi="Calibri" w:cs="Calibri"/>
            <w:lang w:val="en-US"/>
          </w:rPr>
          <w:t>on health</w:t>
        </w:r>
      </w:ins>
      <w:r w:rsidR="008C69CA">
        <w:rPr>
          <w:rFonts w:ascii="Calibri" w:eastAsia="Calibri" w:hAnsi="Calibri" w:cs="Calibri"/>
          <w:lang w:val="en-US"/>
        </w:rPr>
        <w:t xml:space="preserve">. This measure of urgency might </w:t>
      </w:r>
      <w:r w:rsidR="319EC840" w:rsidRPr="5911DDBD">
        <w:rPr>
          <w:rFonts w:ascii="Calibri" w:eastAsia="Calibri" w:hAnsi="Calibri" w:cs="Calibri"/>
          <w:lang w:val="en-US"/>
        </w:rPr>
        <w:t xml:space="preserve">be used </w:t>
      </w:r>
      <w:r w:rsidR="008C69CA">
        <w:rPr>
          <w:rFonts w:ascii="Calibri" w:eastAsia="Calibri" w:hAnsi="Calibri" w:cs="Calibri"/>
          <w:lang w:val="en-US"/>
        </w:rPr>
        <w:t xml:space="preserve">to </w:t>
      </w:r>
      <w:r w:rsidR="319EC840" w:rsidRPr="5911DDBD">
        <w:rPr>
          <w:rFonts w:ascii="Calibri" w:eastAsia="Calibri" w:hAnsi="Calibri" w:cs="Calibri"/>
          <w:lang w:val="en-US"/>
        </w:rPr>
        <w:t>guide prioritization of surgical intervention form a utilitarian perspective.</w:t>
      </w:r>
      <w:r w:rsidR="5A8C9F72" w:rsidRPr="5911DDBD">
        <w:rPr>
          <w:rFonts w:ascii="Calibri" w:eastAsia="Calibri" w:hAnsi="Calibri" w:cs="Calibri"/>
          <w:lang w:val="en-US"/>
        </w:rPr>
        <w:t xml:space="preserve"> </w:t>
      </w:r>
      <w:r w:rsidR="65DC346E" w:rsidRPr="5911DDBD">
        <w:rPr>
          <w:rFonts w:ascii="Calibri" w:eastAsia="Calibri" w:hAnsi="Calibri" w:cs="Calibri"/>
          <w:lang w:val="en-US"/>
        </w:rPr>
        <w:t>Although t</w:t>
      </w:r>
      <w:r w:rsidR="31972D52" w:rsidRPr="5911DDBD">
        <w:rPr>
          <w:rFonts w:ascii="Calibri" w:eastAsia="Calibri" w:hAnsi="Calibri" w:cs="Calibri"/>
          <w:lang w:val="en-US"/>
        </w:rPr>
        <w:t xml:space="preserve">his </w:t>
      </w:r>
      <w:r w:rsidR="008C69CA">
        <w:rPr>
          <w:rFonts w:ascii="Calibri" w:eastAsia="Calibri" w:hAnsi="Calibri" w:cs="Calibri"/>
          <w:lang w:val="en-US"/>
        </w:rPr>
        <w:t xml:space="preserve">strategy was conceived </w:t>
      </w:r>
      <w:r w:rsidR="6374631D" w:rsidRPr="5911DDBD">
        <w:rPr>
          <w:rFonts w:ascii="Calibri" w:eastAsia="Calibri" w:hAnsi="Calibri" w:cs="Calibri"/>
          <w:lang w:val="en-US"/>
        </w:rPr>
        <w:t xml:space="preserve">during the COVID-19 pandemic, </w:t>
      </w:r>
      <w:r w:rsidR="54C7B04F" w:rsidRPr="5911DDBD">
        <w:rPr>
          <w:rFonts w:ascii="Calibri" w:eastAsia="Calibri" w:hAnsi="Calibri" w:cs="Calibri"/>
          <w:lang w:val="en-US"/>
        </w:rPr>
        <w:t>our</w:t>
      </w:r>
      <w:r w:rsidR="6374631D" w:rsidRPr="5911DDBD">
        <w:rPr>
          <w:rFonts w:ascii="Calibri" w:eastAsia="Calibri" w:hAnsi="Calibri" w:cs="Calibri"/>
          <w:lang w:val="en-US"/>
        </w:rPr>
        <w:t xml:space="preserve"> secondary aim </w:t>
      </w:r>
      <w:r w:rsidR="35B6D260" w:rsidRPr="5911DDBD">
        <w:rPr>
          <w:rFonts w:ascii="Calibri" w:eastAsia="Calibri" w:hAnsi="Calibri" w:cs="Calibri"/>
          <w:lang w:val="en-US"/>
        </w:rPr>
        <w:t xml:space="preserve">is </w:t>
      </w:r>
      <w:r w:rsidR="6374631D" w:rsidRPr="5911DDBD">
        <w:rPr>
          <w:rFonts w:ascii="Calibri" w:eastAsia="Calibri" w:hAnsi="Calibri" w:cs="Calibri"/>
          <w:lang w:val="en-US"/>
        </w:rPr>
        <w:t xml:space="preserve">to ensure applicability to the </w:t>
      </w:r>
      <w:r w:rsidR="2A3F7C20" w:rsidRPr="5911DDBD">
        <w:rPr>
          <w:rFonts w:ascii="Calibri" w:eastAsia="Calibri" w:hAnsi="Calibri" w:cs="Calibri"/>
          <w:lang w:val="en-US"/>
        </w:rPr>
        <w:t xml:space="preserve">context of </w:t>
      </w:r>
      <w:r w:rsidR="19384220" w:rsidRPr="5911DDBD">
        <w:rPr>
          <w:rFonts w:ascii="Calibri" w:eastAsia="Calibri" w:hAnsi="Calibri" w:cs="Calibri"/>
          <w:lang w:val="en-US"/>
        </w:rPr>
        <w:t xml:space="preserve">upcoming </w:t>
      </w:r>
      <w:r w:rsidR="774D57D0" w:rsidRPr="5911DDBD">
        <w:rPr>
          <w:rFonts w:ascii="Calibri" w:eastAsia="Calibri" w:hAnsi="Calibri" w:cs="Calibri"/>
          <w:lang w:val="en-US"/>
        </w:rPr>
        <w:t xml:space="preserve">pandemics, </w:t>
      </w:r>
      <w:r w:rsidR="175989DD" w:rsidRPr="5911DDBD">
        <w:rPr>
          <w:rFonts w:ascii="Calibri" w:eastAsia="Calibri" w:hAnsi="Calibri" w:cs="Calibri"/>
          <w:lang w:val="en-US"/>
        </w:rPr>
        <w:t xml:space="preserve">as well as </w:t>
      </w:r>
      <w:r w:rsidR="1C38A579" w:rsidRPr="5911DDBD">
        <w:rPr>
          <w:rFonts w:ascii="Calibri" w:eastAsia="Calibri" w:hAnsi="Calibri" w:cs="Calibri"/>
          <w:lang w:val="en-US"/>
        </w:rPr>
        <w:t>to</w:t>
      </w:r>
      <w:r w:rsidR="774D57D0" w:rsidRPr="5911DDBD">
        <w:rPr>
          <w:rFonts w:ascii="Calibri" w:eastAsia="Calibri" w:hAnsi="Calibri" w:cs="Calibri"/>
          <w:lang w:val="en-US"/>
        </w:rPr>
        <w:t xml:space="preserve"> the context of usual care.</w:t>
      </w:r>
    </w:p>
    <w:p w14:paraId="23D5DC6B" w14:textId="77777777" w:rsidR="438F5BE1" w:rsidRDefault="438F5BE1" w:rsidP="39A4890C">
      <w:pPr>
        <w:pStyle w:val="Heading2"/>
        <w:rPr>
          <w:lang w:val="en-US"/>
        </w:rPr>
      </w:pPr>
      <w:r w:rsidRPr="39A4890C">
        <w:rPr>
          <w:lang w:val="en-US"/>
        </w:rPr>
        <w:t>Methods</w:t>
      </w:r>
    </w:p>
    <w:p w14:paraId="4D3739C7" w14:textId="48CA26F8" w:rsidR="438F5BE1" w:rsidRDefault="497E6C1F" w:rsidP="00516760">
      <w:pPr>
        <w:rPr>
          <w:rFonts w:ascii="Calibri" w:eastAsia="Calibri" w:hAnsi="Calibri" w:cs="Calibri"/>
          <w:lang w:val="en-US"/>
        </w:rPr>
      </w:pPr>
      <w:r w:rsidRPr="5911DDBD">
        <w:rPr>
          <w:lang w:val="en-US"/>
        </w:rPr>
        <w:t xml:space="preserve">This </w:t>
      </w:r>
      <w:r w:rsidR="6125538A" w:rsidRPr="5911DDBD">
        <w:rPr>
          <w:lang w:val="en-US"/>
        </w:rPr>
        <w:t xml:space="preserve">manuscript has been written </w:t>
      </w:r>
      <w:r w:rsidRPr="5911DDBD">
        <w:rPr>
          <w:lang w:val="en-US"/>
        </w:rPr>
        <w:t>conform the CHEER guidelines</w:t>
      </w:r>
      <w:r w:rsidR="17703BBA" w:rsidRPr="5911DDBD">
        <w:rPr>
          <w:lang w:val="en-US"/>
        </w:rPr>
        <w:t xml:space="preserve"> for reporting health-economical evaluations</w:t>
      </w:r>
      <w:r w:rsidR="00516760">
        <w:rPr>
          <w:lang w:val="en-US"/>
        </w:rPr>
        <w:fldChar w:fldCharType="begin" w:fldLock="1"/>
      </w:r>
      <w:r w:rsidR="00516760">
        <w:rPr>
          <w:lang w:val="en-US"/>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2530b343-a691-3d8a-8374-5c80dcb5d418"]}],"mendeley":{"formattedCitation":"&lt;sup&gt;17&lt;/sup&gt;","plainTextFormattedCitation":"17","previouslyFormattedCitation":"&lt;sup&gt;17&lt;/sup&gt;"},"properties":{"noteIndex":0},"schema":"https://github.com/citation-style-language/schema/raw/master/csl-citation.json"}</w:instrText>
      </w:r>
      <w:r w:rsidR="00516760">
        <w:rPr>
          <w:lang w:val="en-US"/>
        </w:rPr>
        <w:fldChar w:fldCharType="separate"/>
      </w:r>
      <w:r w:rsidR="00516760" w:rsidRPr="00516760">
        <w:rPr>
          <w:noProof/>
          <w:vertAlign w:val="superscript"/>
          <w:lang w:val="en-US"/>
        </w:rPr>
        <w:t>17</w:t>
      </w:r>
      <w:r w:rsidR="00516760">
        <w:rPr>
          <w:lang w:val="en-US"/>
        </w:rPr>
        <w:fldChar w:fldCharType="end"/>
      </w:r>
      <w:r w:rsidR="17703BBA" w:rsidRPr="5911DDBD">
        <w:rPr>
          <w:lang w:val="en-US"/>
        </w:rPr>
        <w:t xml:space="preserve">. </w:t>
      </w:r>
      <w:r w:rsidR="6A168F23" w:rsidRPr="5911DDBD">
        <w:rPr>
          <w:lang w:val="en-US"/>
        </w:rPr>
        <w:t>The</w:t>
      </w:r>
      <w:r w:rsidR="25356529" w:rsidRPr="5911DDBD">
        <w:rPr>
          <w:lang w:val="en-US"/>
        </w:rPr>
        <w:t xml:space="preserve"> model</w:t>
      </w:r>
      <w:r w:rsidR="6A168F23" w:rsidRPr="5911DDBD">
        <w:rPr>
          <w:lang w:val="en-US"/>
        </w:rPr>
        <w:t xml:space="preserve"> </w:t>
      </w:r>
      <w:ins w:id="46" w:author="rob baatenburg de jong" w:date="2020-05-21T11:08:00Z">
        <w:r w:rsidR="000016BF">
          <w:rPr>
            <w:lang w:val="en-US"/>
          </w:rPr>
          <w:t xml:space="preserve">was </w:t>
        </w:r>
      </w:ins>
      <w:del w:id="47" w:author="rob baatenburg de jong" w:date="2020-05-21T11:08:00Z">
        <w:r w:rsidR="5D00BC3F" w:rsidRPr="5911DDBD" w:rsidDel="000016BF">
          <w:rPr>
            <w:lang w:val="en-US"/>
          </w:rPr>
          <w:delText xml:space="preserve">in </w:delText>
        </w:r>
      </w:del>
      <w:r w:rsidR="5D00BC3F" w:rsidRPr="5911DDBD">
        <w:rPr>
          <w:lang w:val="en-US"/>
        </w:rPr>
        <w:t>buil</w:t>
      </w:r>
      <w:ins w:id="48" w:author="rob baatenburg de jong" w:date="2020-05-21T11:08:00Z">
        <w:r w:rsidR="000016BF">
          <w:rPr>
            <w:lang w:val="en-US"/>
          </w:rPr>
          <w:t>t</w:t>
        </w:r>
      </w:ins>
      <w:del w:id="49" w:author="rob baatenburg de jong" w:date="2020-05-21T11:08:00Z">
        <w:r w:rsidR="5D00BC3F" w:rsidRPr="5911DDBD" w:rsidDel="000016BF">
          <w:rPr>
            <w:lang w:val="en-US"/>
          </w:rPr>
          <w:delText>d</w:delText>
        </w:r>
      </w:del>
      <w:r w:rsidR="5D00BC3F" w:rsidRPr="5911DDBD">
        <w:rPr>
          <w:lang w:val="en-US"/>
        </w:rPr>
        <w:t xml:space="preserve"> in R software</w:t>
      </w:r>
      <w:r w:rsidR="0BB6E199" w:rsidRPr="5911DDBD">
        <w:rPr>
          <w:lang w:val="en-US"/>
        </w:rPr>
        <w:t xml:space="preserve"> (</w:t>
      </w:r>
      <w:r w:rsidR="00516760" w:rsidRPr="00516760">
        <w:rPr>
          <w:lang w:val="en-US"/>
        </w:rPr>
        <w:t>R Core Team (2013). R: A language and environment for statistical</w:t>
      </w:r>
      <w:r w:rsidR="00516760">
        <w:rPr>
          <w:lang w:val="en-US"/>
        </w:rPr>
        <w:t xml:space="preserve"> </w:t>
      </w:r>
      <w:r w:rsidR="00516760" w:rsidRPr="00516760">
        <w:rPr>
          <w:lang w:val="en-US"/>
        </w:rPr>
        <w:t>computing. R Foundation for Statistical Computing, Vienna, Austria.</w:t>
      </w:r>
      <w:r w:rsidR="0BB6E199" w:rsidRPr="5911DDBD">
        <w:rPr>
          <w:lang w:val="en-US"/>
        </w:rPr>
        <w:t>)</w:t>
      </w:r>
      <w:r w:rsidR="3E927376" w:rsidRPr="5911DDBD">
        <w:rPr>
          <w:lang w:val="en-US"/>
        </w:rPr>
        <w:t xml:space="preserve"> and</w:t>
      </w:r>
      <w:r w:rsidR="0E96ACC2" w:rsidRPr="5911DDBD">
        <w:rPr>
          <w:lang w:val="en-US"/>
        </w:rPr>
        <w:t xml:space="preserve"> the code is based on tutorial</w:t>
      </w:r>
      <w:r w:rsidR="14AA56E1" w:rsidRPr="5911DDBD">
        <w:rPr>
          <w:lang w:val="en-US"/>
        </w:rPr>
        <w:t>s</w:t>
      </w:r>
      <w:r w:rsidR="0E96ACC2" w:rsidRPr="5911DDBD">
        <w:rPr>
          <w:lang w:val="en-US"/>
        </w:rPr>
        <w:t xml:space="preserve"> provided by the DART</w:t>
      </w:r>
      <w:r w:rsidR="3F054FD8" w:rsidRPr="5911DDBD">
        <w:rPr>
          <w:lang w:val="en-US"/>
        </w:rPr>
        <w:t>H</w:t>
      </w:r>
      <w:r w:rsidR="0084022E">
        <w:rPr>
          <w:lang w:val="en-US"/>
        </w:rPr>
        <w:t xml:space="preserve"> workgroup</w:t>
      </w:r>
      <w:r w:rsidR="00200F83">
        <w:rPr>
          <w:lang w:val="en-US"/>
        </w:rPr>
        <w:t>.</w:t>
      </w:r>
      <w:r w:rsidR="0084022E">
        <w:rPr>
          <w:lang w:val="en-US"/>
        </w:rPr>
        <w:fldChar w:fldCharType="begin" w:fldLock="1"/>
      </w:r>
      <w:r w:rsidR="00C047C6">
        <w:rPr>
          <w:lang w:val="en-US"/>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18,19&lt;/sup&gt;","plainTextFormattedCitation":"18,19","previouslyFormattedCitation":"&lt;sup&gt;18,19&lt;/sup&gt;"},"properties":{"noteIndex":0},"schema":"https://github.com/citation-style-language/schema/raw/master/csl-citation.json"}</w:instrText>
      </w:r>
      <w:r w:rsidR="0084022E">
        <w:rPr>
          <w:lang w:val="en-US"/>
        </w:rPr>
        <w:fldChar w:fldCharType="separate"/>
      </w:r>
      <w:r w:rsidR="0084022E" w:rsidRPr="0084022E">
        <w:rPr>
          <w:noProof/>
          <w:vertAlign w:val="superscript"/>
          <w:lang w:val="en-US"/>
        </w:rPr>
        <w:t>18,19</w:t>
      </w:r>
      <w:r w:rsidR="0084022E">
        <w:rPr>
          <w:lang w:val="en-US"/>
        </w:rPr>
        <w:fldChar w:fldCharType="end"/>
      </w:r>
      <w:r w:rsidR="0084022E">
        <w:rPr>
          <w:lang w:val="en-US"/>
        </w:rPr>
        <w:t xml:space="preserve"> </w:t>
      </w:r>
      <w:r w:rsidR="0BB6E199" w:rsidRPr="5911DDBD">
        <w:rPr>
          <w:lang w:val="en-US"/>
        </w:rPr>
        <w:t>The model code</w:t>
      </w:r>
      <w:r w:rsidR="5D00BC3F" w:rsidRPr="5911DDBD">
        <w:rPr>
          <w:lang w:val="en-US"/>
        </w:rPr>
        <w:t xml:space="preserve"> </w:t>
      </w:r>
      <w:r w:rsidR="647B3385" w:rsidRPr="5911DDBD">
        <w:rPr>
          <w:lang w:val="en-US"/>
        </w:rPr>
        <w:t>and input data</w:t>
      </w:r>
      <w:r w:rsidR="6A168F23" w:rsidRPr="5911DDBD">
        <w:rPr>
          <w:lang w:val="en-US"/>
        </w:rPr>
        <w:t xml:space="preserve"> </w:t>
      </w:r>
      <w:r w:rsidR="47C9FD85" w:rsidRPr="5911DDBD">
        <w:rPr>
          <w:lang w:val="en-US"/>
        </w:rPr>
        <w:t>are</w:t>
      </w:r>
      <w:r w:rsidR="4CDDF185" w:rsidRPr="5911DDBD">
        <w:rPr>
          <w:lang w:val="en-US"/>
        </w:rPr>
        <w:t xml:space="preserve"> freely</w:t>
      </w:r>
      <w:r w:rsidR="47C9FD85" w:rsidRPr="5911DDBD">
        <w:rPr>
          <w:lang w:val="en-US"/>
        </w:rPr>
        <w:t xml:space="preserve"> </w:t>
      </w:r>
      <w:r w:rsidR="60AEA2F4" w:rsidRPr="5911DDBD">
        <w:rPr>
          <w:lang w:val="en-US"/>
        </w:rPr>
        <w:t>available via</w:t>
      </w:r>
      <w:r w:rsidR="0C86CA25" w:rsidRPr="5911DDBD">
        <w:rPr>
          <w:lang w:val="en-US"/>
        </w:rPr>
        <w:t xml:space="preserve"> a GitHub repository</w:t>
      </w:r>
      <w:r w:rsidR="6A168F23" w:rsidRPr="5911DDBD">
        <w:rPr>
          <w:lang w:val="en-US"/>
        </w:rPr>
        <w:t xml:space="preserve">: </w:t>
      </w:r>
      <w:hyperlink r:id="rId16">
        <w:r w:rsidR="18A35708" w:rsidRPr="5911DDBD">
          <w:rPr>
            <w:rStyle w:val="Hyperlink"/>
            <w:rFonts w:ascii="Calibri" w:eastAsia="Calibri" w:hAnsi="Calibri" w:cs="Calibri"/>
            <w:lang w:val="en-US"/>
          </w:rPr>
          <w:t>https://github.com/erasmusmc-mgz/VB_OR_t</w:t>
        </w:r>
      </w:hyperlink>
      <w:commentRangeStart w:id="50"/>
      <w:r w:rsidR="18A35708" w:rsidRPr="5911DDBD">
        <w:rPr>
          <w:rStyle w:val="Hyperlink"/>
          <w:rFonts w:ascii="Calibri" w:eastAsia="Calibri" w:hAnsi="Calibri" w:cs="Calibri"/>
          <w:lang w:val="en-US"/>
        </w:rPr>
        <w:t>riage</w:t>
      </w:r>
      <w:r w:rsidR="18A35708" w:rsidRPr="5911DDBD">
        <w:rPr>
          <w:rFonts w:ascii="Calibri" w:eastAsia="Calibri" w:hAnsi="Calibri" w:cs="Calibri"/>
          <w:lang w:val="en-US"/>
        </w:rPr>
        <w:t>.</w:t>
      </w:r>
      <w:commentRangeEnd w:id="50"/>
      <w:r w:rsidR="438F5BE1">
        <w:commentReference w:id="50"/>
      </w:r>
    </w:p>
    <w:p w14:paraId="19049486" w14:textId="3EC0EBB9" w:rsidR="438F5BE1" w:rsidRDefault="2E6165B6" w:rsidP="39A4890C">
      <w:pPr>
        <w:pStyle w:val="Heading3"/>
        <w:rPr>
          <w:lang w:val="en-US"/>
        </w:rPr>
      </w:pPr>
      <w:commentRangeStart w:id="51"/>
      <w:r w:rsidRPr="39A4890C">
        <w:rPr>
          <w:lang w:val="en-US"/>
        </w:rPr>
        <w:lastRenderedPageBreak/>
        <w:t xml:space="preserve">Patients </w:t>
      </w:r>
      <w:commentRangeEnd w:id="51"/>
      <w:r w:rsidR="000016BF">
        <w:rPr>
          <w:rStyle w:val="CommentReference"/>
          <w:rFonts w:asciiTheme="minorHAnsi" w:eastAsiaTheme="minorHAnsi" w:hAnsiTheme="minorHAnsi" w:cstheme="minorBidi"/>
          <w:color w:val="auto"/>
        </w:rPr>
        <w:commentReference w:id="51"/>
      </w:r>
      <w:r w:rsidRPr="39A4890C">
        <w:rPr>
          <w:lang w:val="en-US"/>
        </w:rPr>
        <w:t xml:space="preserve">and setting </w:t>
      </w:r>
    </w:p>
    <w:p w14:paraId="232F8109" w14:textId="1F1E1435" w:rsidR="00516760" w:rsidRDefault="00516760" w:rsidP="00516760">
      <w:pPr>
        <w:spacing w:after="0" w:line="276" w:lineRule="auto"/>
        <w:rPr>
          <w:lang w:val="en-US"/>
        </w:rPr>
      </w:pPr>
      <w:r w:rsidRPr="5911DDBD">
        <w:rPr>
          <w:lang w:val="en-US"/>
        </w:rPr>
        <w:t>The procedures evaluated in this study comprised of non-pediatric, semi-elective surgeries. A semi-elective procedure was defined as a procedure that is non-urgent</w:t>
      </w:r>
      <w:r w:rsidR="00BE6480">
        <w:rPr>
          <w:lang w:val="en-US"/>
        </w:rPr>
        <w:t>,</w:t>
      </w:r>
      <w:r w:rsidRPr="5911DDBD">
        <w:rPr>
          <w:lang w:val="en-US"/>
        </w:rPr>
        <w:t xml:space="preserve"> but ideally performed within three weeks. A selection of semi-elective procedures for this modelling study was based on electronic patient registry data of the Erasmus MC (University Medical Center based in Rotterdam, The Netherlands). From this patient registry, we retrieved the surgery time, length of </w:t>
      </w:r>
      <w:r w:rsidRPr="5911DDBD">
        <w:rPr>
          <w:rFonts w:ascii="Calibri" w:eastAsia="Calibri" w:hAnsi="Calibri" w:cs="Calibri"/>
          <w:lang w:val="en-US"/>
        </w:rPr>
        <w:t>stay at an</w:t>
      </w:r>
      <w:r w:rsidRPr="5911DDBD">
        <w:rPr>
          <w:lang w:val="en-US"/>
        </w:rPr>
        <w:t xml:space="preserve"> intensive care unit (ICU), and length</w:t>
      </w:r>
      <w:r w:rsidR="00BE6480">
        <w:rPr>
          <w:lang w:val="en-US"/>
        </w:rPr>
        <w:t xml:space="preserve"> of</w:t>
      </w:r>
      <w:r w:rsidRPr="5911DDBD">
        <w:rPr>
          <w:lang w:val="en-US"/>
        </w:rPr>
        <w:t xml:space="preserve"> stay at a non-ICU unit of all non-urgent procedures between July 2017</w:t>
      </w:r>
      <w:r w:rsidR="00621EAC">
        <w:rPr>
          <w:lang w:val="en-US"/>
        </w:rPr>
        <w:t xml:space="preserve"> and</w:t>
      </w:r>
      <w:r w:rsidRPr="5911DDBD">
        <w:rPr>
          <w:lang w:val="en-US"/>
        </w:rPr>
        <w:t xml:space="preserve"> May 2020. Procedures that were performed at least 80 times were selected. These selected procedures were </w:t>
      </w:r>
      <w:r w:rsidR="00621EAC">
        <w:rPr>
          <w:lang w:val="en-US"/>
        </w:rPr>
        <w:t xml:space="preserve">consecutively </w:t>
      </w:r>
      <w:r w:rsidRPr="5911DDBD">
        <w:rPr>
          <w:lang w:val="en-US"/>
        </w:rPr>
        <w:t xml:space="preserve">classified by two </w:t>
      </w:r>
      <w:ins w:id="52" w:author="rob baatenburg de jong" w:date="2020-05-21T11:10:00Z">
        <w:r w:rsidR="00E678CD">
          <w:rPr>
            <w:lang w:val="en-US"/>
          </w:rPr>
          <w:t>sen</w:t>
        </w:r>
      </w:ins>
      <w:ins w:id="53" w:author="rob baatenburg de jong" w:date="2020-05-21T11:11:00Z">
        <w:r w:rsidR="00E678CD">
          <w:rPr>
            <w:lang w:val="en-US"/>
          </w:rPr>
          <w:t xml:space="preserve">ior clinicians </w:t>
        </w:r>
      </w:ins>
      <w:del w:id="54" w:author="rob baatenburg de jong" w:date="2020-05-21T11:10:00Z">
        <w:r w:rsidRPr="5911DDBD" w:rsidDel="00E678CD">
          <w:rPr>
            <w:lang w:val="en-US"/>
          </w:rPr>
          <w:delText xml:space="preserve">surgeons </w:delText>
        </w:r>
      </w:del>
      <w:r w:rsidRPr="5911DDBD">
        <w:rPr>
          <w:lang w:val="en-US"/>
        </w:rPr>
        <w:t>(</w:t>
      </w:r>
      <w:commentRangeStart w:id="55"/>
      <w:r w:rsidRPr="5911DDBD">
        <w:rPr>
          <w:lang w:val="en-US"/>
        </w:rPr>
        <w:t>JvS</w:t>
      </w:r>
      <w:commentRangeEnd w:id="55"/>
      <w:r w:rsidR="00E678CD">
        <w:rPr>
          <w:rStyle w:val="CommentReference"/>
        </w:rPr>
        <w:commentReference w:id="55"/>
      </w:r>
      <w:r w:rsidRPr="5911DDBD">
        <w:rPr>
          <w:lang w:val="en-US"/>
        </w:rPr>
        <w:t xml:space="preserve">, </w:t>
      </w:r>
      <w:commentRangeStart w:id="56"/>
      <w:r w:rsidRPr="5911DDBD">
        <w:rPr>
          <w:lang w:val="en-US"/>
        </w:rPr>
        <w:t>RBdJ</w:t>
      </w:r>
      <w:commentRangeEnd w:id="56"/>
      <w:r w:rsidR="00E678CD">
        <w:rPr>
          <w:rStyle w:val="CommentReference"/>
        </w:rPr>
        <w:commentReference w:id="56"/>
      </w:r>
      <w:r w:rsidRPr="5911DDBD">
        <w:rPr>
          <w:lang w:val="en-US"/>
        </w:rPr>
        <w:t xml:space="preserve">) as </w:t>
      </w:r>
      <w:r w:rsidR="00621EAC">
        <w:rPr>
          <w:lang w:val="en-US"/>
        </w:rPr>
        <w:t xml:space="preserve">a </w:t>
      </w:r>
      <w:r w:rsidRPr="5911DDBD">
        <w:rPr>
          <w:lang w:val="en-US"/>
        </w:rPr>
        <w:t xml:space="preserve">semi-elective </w:t>
      </w:r>
      <w:r w:rsidR="00621EAC">
        <w:rPr>
          <w:lang w:val="en-US"/>
        </w:rPr>
        <w:t xml:space="preserve">procedure </w:t>
      </w:r>
      <w:r w:rsidRPr="5911DDBD">
        <w:rPr>
          <w:lang w:val="en-US"/>
        </w:rPr>
        <w:t>based on their experience. Ultimately, 61 semi-elective procedures were selected.</w:t>
      </w:r>
    </w:p>
    <w:p w14:paraId="7075F20F" w14:textId="77777777" w:rsidR="00516760" w:rsidRDefault="00516760" w:rsidP="00516760">
      <w:pPr>
        <w:spacing w:after="0" w:line="276" w:lineRule="auto"/>
        <w:rPr>
          <w:lang w:val="en-US"/>
        </w:rPr>
      </w:pPr>
    </w:p>
    <w:p w14:paraId="28167D6C" w14:textId="4AD4890B" w:rsidR="438F5BE1" w:rsidRPr="00CA1D47" w:rsidRDefault="00516760" w:rsidP="00516760">
      <w:pPr>
        <w:rPr>
          <w:ins w:id="57" w:author="rob baatenburg de jong" w:date="2020-05-21T11:46:00Z"/>
          <w:lang w:val="nl-NL"/>
          <w:rPrChange w:id="58" w:author="G. Geleijnse" w:date="2020-05-22T08:32:00Z">
            <w:rPr>
              <w:ins w:id="59" w:author="rob baatenburg de jong" w:date="2020-05-21T11:46:00Z"/>
              <w:lang w:val="en-US"/>
            </w:rPr>
          </w:rPrChange>
        </w:rPr>
      </w:pPr>
      <w:r w:rsidRPr="5911DDBD">
        <w:rPr>
          <w:lang w:val="en-US"/>
        </w:rPr>
        <w:t xml:space="preserve">The patient populations in this study are average patients with an indication of one of the selected 61 non-pediatric semi-elective procedures. The average age of the patients was used as the initial age of the simulated cohort in the model. Where possible, </w:t>
      </w:r>
      <w:ins w:id="60" w:author="rob baatenburg de jong" w:date="2020-05-21T11:25:00Z">
        <w:r w:rsidR="00FC2F85">
          <w:rPr>
            <w:lang w:val="en-US"/>
          </w:rPr>
          <w:t xml:space="preserve">survival </w:t>
        </w:r>
      </w:ins>
      <w:r w:rsidRPr="5911DDBD">
        <w:rPr>
          <w:lang w:val="en-US"/>
        </w:rPr>
        <w:t xml:space="preserve">data from Dutch registries was used. In this study, we only focus on health benefits. </w:t>
      </w:r>
      <w:commentRangeStart w:id="61"/>
      <w:r w:rsidRPr="5911DDBD">
        <w:rPr>
          <w:lang w:val="en-US"/>
        </w:rPr>
        <w:t xml:space="preserve">A discount rate of 0.015 per year for health benefits was used, as </w:t>
      </w:r>
      <w:r w:rsidR="00621EAC">
        <w:rPr>
          <w:lang w:val="en-US"/>
        </w:rPr>
        <w:t xml:space="preserve">this </w:t>
      </w:r>
      <w:r w:rsidRPr="5911DDBD">
        <w:rPr>
          <w:lang w:val="en-US"/>
        </w:rPr>
        <w:t xml:space="preserve">is </w:t>
      </w:r>
      <w:r w:rsidR="00621EAC">
        <w:rPr>
          <w:lang w:val="en-US"/>
        </w:rPr>
        <w:t>common</w:t>
      </w:r>
      <w:r w:rsidRPr="5911DDBD">
        <w:rPr>
          <w:lang w:val="en-US"/>
        </w:rPr>
        <w:t xml:space="preserve"> </w:t>
      </w:r>
      <w:r w:rsidR="00621EAC">
        <w:rPr>
          <w:lang w:val="en-US"/>
        </w:rPr>
        <w:t xml:space="preserve">practice </w:t>
      </w:r>
      <w:r w:rsidRPr="5911DDBD">
        <w:rPr>
          <w:lang w:val="en-US"/>
        </w:rPr>
        <w:t>in the Netherlands</w:t>
      </w:r>
      <w:r w:rsidR="00200F83">
        <w:rPr>
          <w:lang w:val="en-US"/>
        </w:rPr>
        <w:t>.</w:t>
      </w:r>
      <w:r>
        <w:rPr>
          <w:lang w:val="en-US"/>
        </w:rPr>
        <w:fldChar w:fldCharType="begin" w:fldLock="1"/>
      </w:r>
      <w:r w:rsidR="00C047C6">
        <w:rPr>
          <w:lang w:val="en-US"/>
        </w:rPr>
        <w:instrText>ADDIN CSL_CITATION {"citationItems":[{"id":"ITEM-1","itemData":{"author":[{"dropping-particle":"","family":"Zorginstituut Nederland","given":"","non-dropping-particle":"","parse-names":false,"suffix":""}],"id":"ITEM-1","issued":{"date-parts":[["2016"]]},"title":"Richtlijn voor het uitvoeren van economische evaluaties in de gezondheidszorg","type":"article-journal"},"uris":["http://www.mendeley.com/documents/?uuid=166f94c9-aa3d-3879-adf7-e105d24c30d6"]}],"mendeley":{"formattedCitation":"&lt;sup&gt;20&lt;/sup&gt;","plainTextFormattedCitation":"20","previouslyFormattedCitation":"&lt;sup&gt;20&lt;/sup&gt;"},"properties":{"noteIndex":0},"schema":"https://github.com/citation-style-language/schema/raw/master/csl-citation.json"}</w:instrText>
      </w:r>
      <w:r>
        <w:rPr>
          <w:lang w:val="en-US"/>
        </w:rPr>
        <w:fldChar w:fldCharType="separate"/>
      </w:r>
      <w:r w:rsidR="0084022E" w:rsidRPr="00CA1D47">
        <w:rPr>
          <w:noProof/>
          <w:vertAlign w:val="superscript"/>
          <w:lang w:val="nl-NL"/>
          <w:rPrChange w:id="62" w:author="G. Geleijnse" w:date="2020-05-22T08:32:00Z">
            <w:rPr>
              <w:noProof/>
              <w:vertAlign w:val="superscript"/>
              <w:lang w:val="en-US"/>
            </w:rPr>
          </w:rPrChange>
        </w:rPr>
        <w:t>20</w:t>
      </w:r>
      <w:r>
        <w:rPr>
          <w:lang w:val="en-US"/>
        </w:rPr>
        <w:fldChar w:fldCharType="end"/>
      </w:r>
      <w:commentRangeEnd w:id="61"/>
      <w:r w:rsidR="00FC2F85">
        <w:rPr>
          <w:rStyle w:val="CommentReference"/>
        </w:rPr>
        <w:commentReference w:id="61"/>
      </w:r>
    </w:p>
    <w:p w14:paraId="569A589D" w14:textId="7A467545" w:rsidR="00572679" w:rsidRPr="00CA1D47" w:rsidRDefault="00572679" w:rsidP="00516760">
      <w:pPr>
        <w:rPr>
          <w:ins w:id="63" w:author="rob baatenburg de jong" w:date="2020-05-21T11:46:00Z"/>
          <w:lang w:val="nl-NL"/>
          <w:rPrChange w:id="64" w:author="G. Geleijnse" w:date="2020-05-22T08:32:00Z">
            <w:rPr>
              <w:ins w:id="65" w:author="rob baatenburg de jong" w:date="2020-05-21T11:46:00Z"/>
              <w:lang w:val="en-US"/>
            </w:rPr>
          </w:rPrChange>
        </w:rPr>
      </w:pPr>
    </w:p>
    <w:p w14:paraId="7C0DCA07" w14:textId="4E844365" w:rsidR="00572679" w:rsidRPr="00572679" w:rsidRDefault="00572679" w:rsidP="00516760">
      <w:pPr>
        <w:rPr>
          <w:lang w:val="nl-NL"/>
          <w:rPrChange w:id="66" w:author="rob baatenburg de jong" w:date="2020-05-21T11:46:00Z">
            <w:rPr>
              <w:lang w:val="en-US"/>
            </w:rPr>
          </w:rPrChange>
        </w:rPr>
      </w:pPr>
      <w:ins w:id="67" w:author="rob baatenburg de jong" w:date="2020-05-21T11:46:00Z">
        <w:r w:rsidRPr="00572679">
          <w:rPr>
            <w:lang w:val="nl-NL"/>
            <w:rPrChange w:id="68" w:author="rob baatenburg de jong" w:date="2020-05-21T11:46:00Z">
              <w:rPr>
                <w:lang w:val="en-US"/>
              </w:rPr>
            </w:rPrChange>
          </w:rPr>
          <w:t>Moet je nog iets zeggen over het feit dat we indien van toepassing</w:t>
        </w:r>
        <w:r>
          <w:rPr>
            <w:lang w:val="nl-NL"/>
          </w:rPr>
          <w:t xml:space="preserve"> gekeken hebben naar een mild vs vergevorderd stadium</w:t>
        </w:r>
      </w:ins>
      <w:ins w:id="69" w:author="rob baatenburg de jong" w:date="2020-05-21T11:47:00Z">
        <w:r>
          <w:rPr>
            <w:lang w:val="nl-NL"/>
          </w:rPr>
          <w:t>?</w:t>
        </w:r>
      </w:ins>
    </w:p>
    <w:p w14:paraId="6AAE4EFE" w14:textId="632769B1" w:rsidR="438F5BE1" w:rsidRDefault="17703BBA" w:rsidP="39A4890C">
      <w:pPr>
        <w:pStyle w:val="Heading3"/>
        <w:rPr>
          <w:lang w:val="en-US"/>
        </w:rPr>
      </w:pPr>
      <w:r w:rsidRPr="39A4890C">
        <w:rPr>
          <w:lang w:val="en-US"/>
        </w:rPr>
        <w:t>Markov model</w:t>
      </w:r>
    </w:p>
    <w:p w14:paraId="02B91D1C" w14:textId="415984AA" w:rsidR="2FB1C186" w:rsidRDefault="32A06425" w:rsidP="39A4890C">
      <w:pPr>
        <w:rPr>
          <w:lang w:val="en-US"/>
        </w:rPr>
      </w:pPr>
      <w:r w:rsidRPr="5911DDBD">
        <w:rPr>
          <w:lang w:val="en-US"/>
        </w:rPr>
        <w:t xml:space="preserve">To quantify the </w:t>
      </w:r>
      <w:r w:rsidR="3189EEB8" w:rsidRPr="5911DDBD">
        <w:rPr>
          <w:lang w:val="en-US"/>
        </w:rPr>
        <w:t>long-term</w:t>
      </w:r>
      <w:r w:rsidRPr="5911DDBD">
        <w:rPr>
          <w:lang w:val="en-US"/>
        </w:rPr>
        <w:t xml:space="preserve"> </w:t>
      </w:r>
      <w:r w:rsidR="27BE5CFD" w:rsidRPr="5911DDBD">
        <w:rPr>
          <w:lang w:val="en-US"/>
        </w:rPr>
        <w:t xml:space="preserve">health </w:t>
      </w:r>
      <w:r w:rsidRPr="5911DDBD">
        <w:rPr>
          <w:lang w:val="en-US"/>
        </w:rPr>
        <w:t>effects of surgery delay we made use of a Markov cohort state-</w:t>
      </w:r>
      <w:r w:rsidR="5074D5FA" w:rsidRPr="5911DDBD">
        <w:rPr>
          <w:lang w:val="en-US"/>
        </w:rPr>
        <w:t>transition</w:t>
      </w:r>
      <w:r w:rsidRPr="5911DDBD">
        <w:rPr>
          <w:lang w:val="en-US"/>
        </w:rPr>
        <w:t xml:space="preserve"> model</w:t>
      </w:r>
      <w:r w:rsidR="7020F6C5" w:rsidRPr="5911DDBD">
        <w:rPr>
          <w:lang w:val="en-US"/>
        </w:rPr>
        <w:t xml:space="preserve"> (cSTM)</w:t>
      </w:r>
      <w:r w:rsidRPr="5911DDBD">
        <w:rPr>
          <w:lang w:val="en-US"/>
        </w:rPr>
        <w:t>. Th</w:t>
      </w:r>
      <w:r w:rsidR="4665C0AD" w:rsidRPr="5911DDBD">
        <w:rPr>
          <w:lang w:val="en-US"/>
        </w:rPr>
        <w:t>is</w:t>
      </w:r>
      <w:r w:rsidRPr="5911DDBD">
        <w:rPr>
          <w:lang w:val="en-US"/>
        </w:rPr>
        <w:t xml:space="preserve"> model</w:t>
      </w:r>
      <w:r w:rsidR="43592C67" w:rsidRPr="5911DDBD">
        <w:rPr>
          <w:lang w:val="en-US"/>
        </w:rPr>
        <w:t xml:space="preserve"> type is</w:t>
      </w:r>
      <w:r w:rsidRPr="5911DDBD">
        <w:rPr>
          <w:lang w:val="en-US"/>
        </w:rPr>
        <w:t xml:space="preserve"> frequently used in clinical decision analysis</w:t>
      </w:r>
      <w:r w:rsidR="3ECC6C06" w:rsidRPr="5911DDBD">
        <w:rPr>
          <w:lang w:val="en-US"/>
        </w:rPr>
        <w:t>,</w:t>
      </w:r>
      <w:r w:rsidRPr="5911DDBD">
        <w:rPr>
          <w:lang w:val="en-US"/>
        </w:rPr>
        <w:t xml:space="preserve"> because </w:t>
      </w:r>
      <w:r w:rsidR="50060A60" w:rsidRPr="5911DDBD">
        <w:rPr>
          <w:lang w:val="en-US"/>
        </w:rPr>
        <w:t>it is</w:t>
      </w:r>
      <w:r w:rsidRPr="5911DDBD">
        <w:rPr>
          <w:lang w:val="en-US"/>
        </w:rPr>
        <w:t xml:space="preserve"> relatively simple to build, easy to communicate and can </w:t>
      </w:r>
      <w:r w:rsidR="68EA8E4B" w:rsidRPr="5911DDBD">
        <w:rPr>
          <w:lang w:val="en-US"/>
        </w:rPr>
        <w:t>synthesize</w:t>
      </w:r>
      <w:r w:rsidRPr="5911DDBD">
        <w:rPr>
          <w:lang w:val="en-US"/>
        </w:rPr>
        <w:t xml:space="preserve"> data from different sources to estimate long-term outcomes</w:t>
      </w:r>
      <w:r w:rsidR="00200F83">
        <w:rPr>
          <w:lang w:val="en-US"/>
        </w:rPr>
        <w:t>.</w:t>
      </w:r>
      <w:r w:rsidR="00516760">
        <w:rPr>
          <w:lang w:val="en-US"/>
        </w:rPr>
        <w:fldChar w:fldCharType="begin" w:fldLock="1"/>
      </w:r>
      <w:r w:rsidR="00C047C6">
        <w:rPr>
          <w:lang w:val="en-US"/>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21,22&lt;/sup&gt;","plainTextFormattedCitation":"21,22","previouslyFormattedCitation":"&lt;sup&gt;21,22&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21,22</w:t>
      </w:r>
      <w:r w:rsidR="00516760">
        <w:rPr>
          <w:lang w:val="en-US"/>
        </w:rPr>
        <w:fldChar w:fldCharType="end"/>
      </w:r>
      <w:r w:rsidRPr="5911DDBD">
        <w:rPr>
          <w:lang w:val="en-US"/>
        </w:rPr>
        <w:t xml:space="preserve"> </w:t>
      </w:r>
      <w:r w:rsidR="60C4AE84" w:rsidRPr="5911DDBD">
        <w:rPr>
          <w:lang w:val="en-US"/>
        </w:rPr>
        <w:t>A cSTM</w:t>
      </w:r>
      <w:r w:rsidR="03B23358" w:rsidRPr="5911DDBD">
        <w:rPr>
          <w:lang w:val="en-US"/>
        </w:rPr>
        <w:t xml:space="preserve"> </w:t>
      </w:r>
      <w:r w:rsidR="2E3132D7" w:rsidRPr="5911DDBD">
        <w:rPr>
          <w:lang w:val="en-US"/>
        </w:rPr>
        <w:t>simulate</w:t>
      </w:r>
      <w:r w:rsidR="31E969BC" w:rsidRPr="5911DDBD">
        <w:rPr>
          <w:lang w:val="en-US"/>
        </w:rPr>
        <w:t>s</w:t>
      </w:r>
      <w:r w:rsidR="2E3132D7" w:rsidRPr="5911DDBD">
        <w:rPr>
          <w:lang w:val="en-US"/>
        </w:rPr>
        <w:t xml:space="preserve"> </w:t>
      </w:r>
      <w:r w:rsidR="03B23358" w:rsidRPr="5911DDBD">
        <w:rPr>
          <w:lang w:val="en-US"/>
        </w:rPr>
        <w:t xml:space="preserve">a hypothetical cohort of patients over a defined period in discrete time cycles </w:t>
      </w:r>
      <w:r w:rsidR="2275A92C" w:rsidRPr="5911DDBD">
        <w:rPr>
          <w:lang w:val="en-US"/>
        </w:rPr>
        <w:t>to</w:t>
      </w:r>
      <w:r w:rsidR="00DC4B44">
        <w:rPr>
          <w:lang w:val="en-US"/>
        </w:rPr>
        <w:t xml:space="preserve"> estimate</w:t>
      </w:r>
      <w:r w:rsidR="0A318B72" w:rsidRPr="5911DDBD">
        <w:rPr>
          <w:lang w:val="en-US"/>
        </w:rPr>
        <w:t xml:space="preserve"> the average time individuals spend in </w:t>
      </w:r>
      <w:r w:rsidR="5B768AB1" w:rsidRPr="5911DDBD">
        <w:rPr>
          <w:lang w:val="en-US"/>
        </w:rPr>
        <w:t xml:space="preserve">the </w:t>
      </w:r>
      <w:r w:rsidR="0A318B72" w:rsidRPr="5911DDBD">
        <w:rPr>
          <w:lang w:val="en-US"/>
        </w:rPr>
        <w:t>various health states</w:t>
      </w:r>
      <w:r w:rsidR="00200F83">
        <w:rPr>
          <w:lang w:val="en-US"/>
        </w:rPr>
        <w:t>.</w:t>
      </w:r>
      <w:r w:rsidR="00516760">
        <w:rPr>
          <w:lang w:val="en-US"/>
        </w:rPr>
        <w:fldChar w:fldCharType="begin" w:fldLock="1"/>
      </w:r>
      <w:r w:rsidR="00C047C6">
        <w:rPr>
          <w:lang w:val="en-US"/>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21,23&lt;/sup&gt;","plainTextFormattedCitation":"21,23","previouslyFormattedCitation":"&lt;sup&gt;21,23&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21,23</w:t>
      </w:r>
      <w:r w:rsidR="00516760">
        <w:rPr>
          <w:lang w:val="en-US"/>
        </w:rPr>
        <w:fldChar w:fldCharType="end"/>
      </w:r>
      <w:r w:rsidR="00200F83">
        <w:rPr>
          <w:lang w:val="en-US"/>
        </w:rPr>
        <w:t xml:space="preserve"> </w:t>
      </w:r>
      <w:r w:rsidR="00DC4B44">
        <w:rPr>
          <w:lang w:val="en-US"/>
        </w:rPr>
        <w:t>Based on the time spent</w:t>
      </w:r>
      <w:r w:rsidR="17AAC78C" w:rsidRPr="5911DDBD">
        <w:rPr>
          <w:lang w:val="en-US"/>
        </w:rPr>
        <w:t xml:space="preserve"> in these state</w:t>
      </w:r>
      <w:r w:rsidR="00DC4B44">
        <w:rPr>
          <w:lang w:val="en-US"/>
        </w:rPr>
        <w:t>s,</w:t>
      </w:r>
      <w:r w:rsidR="17AAC78C" w:rsidRPr="5911DDBD">
        <w:rPr>
          <w:lang w:val="en-US"/>
        </w:rPr>
        <w:t xml:space="preserve"> health benefits</w:t>
      </w:r>
      <w:r w:rsidR="61641710" w:rsidRPr="5911DDBD">
        <w:rPr>
          <w:lang w:val="en-US"/>
        </w:rPr>
        <w:t xml:space="preserve"> can be calculated</w:t>
      </w:r>
      <w:r w:rsidR="00DC4B44">
        <w:rPr>
          <w:lang w:val="en-US"/>
        </w:rPr>
        <w:t xml:space="preserve">. Possible health benefits that can be calculated include the </w:t>
      </w:r>
      <w:r w:rsidR="17AAC78C" w:rsidRPr="5911DDBD">
        <w:rPr>
          <w:lang w:val="en-US"/>
        </w:rPr>
        <w:t xml:space="preserve">expected life years or </w:t>
      </w:r>
      <w:r w:rsidR="01B882A2" w:rsidRPr="5911DDBD">
        <w:rPr>
          <w:lang w:val="en-US"/>
        </w:rPr>
        <w:t>quality adjusted life years (QALYs)</w:t>
      </w:r>
      <w:r w:rsidR="1741EE30" w:rsidRPr="5911DDBD">
        <w:rPr>
          <w:lang w:val="en-US"/>
        </w:rPr>
        <w:t xml:space="preserve"> - the surrogate measure of life years with utility (“quality of life”)</w:t>
      </w:r>
      <w:r w:rsidR="00200F83">
        <w:rPr>
          <w:lang w:val="en-US"/>
        </w:rPr>
        <w:t>.</w:t>
      </w:r>
      <w:r w:rsidR="00516760">
        <w:rPr>
          <w:lang w:val="en-US"/>
        </w:rPr>
        <w:fldChar w:fldCharType="begin" w:fldLock="1"/>
      </w:r>
      <w:r w:rsidR="00C047C6">
        <w:rPr>
          <w:lang w:val="en-US"/>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23,24&lt;/sup&gt;","plainTextFormattedCitation":"23,24","previouslyFormattedCitation":"&lt;sup&gt;23,24&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23,24</w:t>
      </w:r>
      <w:r w:rsidR="00516760">
        <w:rPr>
          <w:lang w:val="en-US"/>
        </w:rPr>
        <w:fldChar w:fldCharType="end"/>
      </w:r>
    </w:p>
    <w:p w14:paraId="11E200AD" w14:textId="5C6BDE45" w:rsidR="2C34727F" w:rsidRDefault="3492ED08" w:rsidP="39A4890C">
      <w:pPr>
        <w:rPr>
          <w:lang w:val="en-US"/>
        </w:rPr>
      </w:pPr>
      <w:r w:rsidRPr="5911DDBD">
        <w:rPr>
          <w:lang w:val="en-US"/>
        </w:rPr>
        <w:t xml:space="preserve">For our </w:t>
      </w:r>
      <w:r w:rsidR="66A5AE35" w:rsidRPr="5911DDBD">
        <w:rPr>
          <w:lang w:val="en-US"/>
        </w:rPr>
        <w:t>aim</w:t>
      </w:r>
      <w:r w:rsidRPr="5911DDBD">
        <w:rPr>
          <w:lang w:val="en-US"/>
        </w:rPr>
        <w:t xml:space="preserve">, we developed a three-state </w:t>
      </w:r>
      <w:r w:rsidR="18E53183" w:rsidRPr="5911DDBD">
        <w:rPr>
          <w:rFonts w:ascii="Calibri" w:eastAsia="Calibri" w:hAnsi="Calibri" w:cs="Calibri"/>
          <w:lang w:val="en-US"/>
        </w:rPr>
        <w:t xml:space="preserve">cSTM </w:t>
      </w:r>
      <w:r w:rsidRPr="5911DDBD">
        <w:rPr>
          <w:rFonts w:ascii="Calibri" w:eastAsia="Calibri" w:hAnsi="Calibri" w:cs="Calibri"/>
          <w:lang w:val="en-US"/>
        </w:rPr>
        <w:t>with a preoperative state, a postoperative state, and a dead state (</w:t>
      </w:r>
      <w:r w:rsidR="7AD3D8B7" w:rsidRPr="5911DDBD">
        <w:rPr>
          <w:rFonts w:ascii="Calibri" w:eastAsia="Calibri" w:hAnsi="Calibri" w:cs="Calibri"/>
          <w:lang w:val="en-US"/>
        </w:rPr>
        <w:t>F</w:t>
      </w:r>
      <w:r w:rsidRPr="5911DDBD">
        <w:rPr>
          <w:rFonts w:ascii="Calibri" w:eastAsia="Calibri" w:hAnsi="Calibri" w:cs="Calibri"/>
          <w:lang w:val="en-US"/>
        </w:rPr>
        <w:t>igure 1).</w:t>
      </w:r>
      <w:r w:rsidRPr="5911DDBD">
        <w:rPr>
          <w:lang w:val="en-US"/>
        </w:rPr>
        <w:t xml:space="preserve"> The </w:t>
      </w:r>
      <w:r w:rsidR="23E9DCAF" w:rsidRPr="5911DDBD">
        <w:rPr>
          <w:lang w:val="en-US"/>
        </w:rPr>
        <w:t xml:space="preserve">entire </w:t>
      </w:r>
      <w:r w:rsidR="283240E3" w:rsidRPr="5911DDBD">
        <w:rPr>
          <w:lang w:val="en-US"/>
        </w:rPr>
        <w:t>cohort</w:t>
      </w:r>
      <w:r w:rsidRPr="5911DDBD">
        <w:rPr>
          <w:lang w:val="en-US"/>
        </w:rPr>
        <w:t xml:space="preserve"> starts in the preoperative state</w:t>
      </w:r>
      <w:r w:rsidR="00DC4B44">
        <w:rPr>
          <w:lang w:val="en-US"/>
        </w:rPr>
        <w:t>, and was followed</w:t>
      </w:r>
      <w:r w:rsidR="00DC4B44" w:rsidRPr="5911DDBD">
        <w:rPr>
          <w:lang w:val="en-US"/>
        </w:rPr>
        <w:t xml:space="preserve"> their entire remaining lifespan, until they are 100 years, using weekly </w:t>
      </w:r>
      <w:r w:rsidR="00DC4B44">
        <w:rPr>
          <w:lang w:val="en-US"/>
        </w:rPr>
        <w:t>cycles</w:t>
      </w:r>
      <w:r w:rsidRPr="5911DDBD">
        <w:rPr>
          <w:lang w:val="en-US"/>
        </w:rPr>
        <w:t xml:space="preserve">. </w:t>
      </w:r>
      <w:r w:rsidR="472A43A8" w:rsidRPr="5911DDBD">
        <w:rPr>
          <w:lang w:val="en-US"/>
        </w:rPr>
        <w:t>Th</w:t>
      </w:r>
      <w:r w:rsidRPr="5911DDBD">
        <w:rPr>
          <w:lang w:val="en-US"/>
        </w:rPr>
        <w:t>e transition from the preoperative state to the postoperative state was set to a specific week</w:t>
      </w:r>
      <w:r w:rsidR="00DC4B44">
        <w:rPr>
          <w:lang w:val="en-US"/>
        </w:rPr>
        <w:t>,</w:t>
      </w:r>
      <w:r w:rsidRPr="5911DDBD">
        <w:rPr>
          <w:lang w:val="en-US"/>
        </w:rPr>
        <w:t xml:space="preserve"> depending on the scenario. </w:t>
      </w:r>
      <w:r w:rsidR="33A6FFFD" w:rsidRPr="5911DDBD">
        <w:rPr>
          <w:lang w:val="en-US"/>
        </w:rPr>
        <w:t>We evaluated scenarios where patients were treated immediately (delay of two weeks) up to a delay of a year</w:t>
      </w:r>
      <w:r w:rsidR="64F4A74C" w:rsidRPr="5911DDBD">
        <w:rPr>
          <w:lang w:val="en-US"/>
        </w:rPr>
        <w:t xml:space="preserve"> using intervals of </w:t>
      </w:r>
      <w:r w:rsidR="00DC4B44">
        <w:rPr>
          <w:lang w:val="en-US"/>
        </w:rPr>
        <w:t xml:space="preserve">ten </w:t>
      </w:r>
      <w:r w:rsidR="64F4A74C" w:rsidRPr="5911DDBD">
        <w:rPr>
          <w:lang w:val="en-US"/>
        </w:rPr>
        <w:t>weeks</w:t>
      </w:r>
      <w:r w:rsidR="33A6FFFD" w:rsidRPr="5911DDBD">
        <w:rPr>
          <w:lang w:val="en-US"/>
        </w:rPr>
        <w:t xml:space="preserve">. In addition, we evaluated the scenario where nobody </w:t>
      </w:r>
      <w:r w:rsidR="57591E29" w:rsidRPr="5911DDBD">
        <w:rPr>
          <w:lang w:val="en-US"/>
        </w:rPr>
        <w:t>ever</w:t>
      </w:r>
      <w:r w:rsidR="33A6FFFD" w:rsidRPr="5911DDBD">
        <w:rPr>
          <w:lang w:val="en-US"/>
        </w:rPr>
        <w:t xml:space="preserve"> receive</w:t>
      </w:r>
      <w:r w:rsidR="22ED54DC" w:rsidRPr="5911DDBD">
        <w:rPr>
          <w:lang w:val="en-US"/>
        </w:rPr>
        <w:t>d</w:t>
      </w:r>
      <w:r w:rsidR="33A6FFFD" w:rsidRPr="5911DDBD">
        <w:rPr>
          <w:lang w:val="en-US"/>
        </w:rPr>
        <w:t xml:space="preserve"> treatment</w:t>
      </w:r>
      <w:r w:rsidR="00DC4B44">
        <w:rPr>
          <w:lang w:val="en-US"/>
        </w:rPr>
        <w:t>: this was modeled by</w:t>
      </w:r>
      <w:r w:rsidR="29524A89" w:rsidRPr="5911DDBD">
        <w:rPr>
          <w:lang w:val="en-US"/>
        </w:rPr>
        <w:t xml:space="preserve"> follow</w:t>
      </w:r>
      <w:r w:rsidR="00DC4B44">
        <w:rPr>
          <w:lang w:val="en-US"/>
        </w:rPr>
        <w:t>ing</w:t>
      </w:r>
      <w:r w:rsidR="29524A89" w:rsidRPr="5911DDBD">
        <w:rPr>
          <w:lang w:val="en-US"/>
        </w:rPr>
        <w:t xml:space="preserve"> patients their remaining </w:t>
      </w:r>
      <w:r w:rsidR="00DC4B44">
        <w:rPr>
          <w:lang w:val="en-US"/>
        </w:rPr>
        <w:t>lifespan</w:t>
      </w:r>
      <w:r w:rsidR="29524A89" w:rsidRPr="5911DDBD">
        <w:rPr>
          <w:lang w:val="en-US"/>
        </w:rPr>
        <w:t xml:space="preserve"> in the preoperative healt</w:t>
      </w:r>
      <w:r w:rsidR="00DC4B44">
        <w:rPr>
          <w:lang w:val="en-US"/>
        </w:rPr>
        <w:t>h</w:t>
      </w:r>
      <w:r w:rsidR="29524A89" w:rsidRPr="5911DDBD">
        <w:rPr>
          <w:lang w:val="en-US"/>
        </w:rPr>
        <w:t xml:space="preserve"> state</w:t>
      </w:r>
      <w:r w:rsidR="33A6FFFD" w:rsidRPr="5911DDBD">
        <w:rPr>
          <w:lang w:val="en-US"/>
        </w:rPr>
        <w:t>. In all scenarios, t</w:t>
      </w:r>
      <w:r w:rsidRPr="5911DDBD">
        <w:rPr>
          <w:lang w:val="en-US"/>
        </w:rPr>
        <w:t xml:space="preserve">he transitions from the pre- and postoperative states to the absorbing state dead were based on survival data, as described in the next section. </w:t>
      </w:r>
    </w:p>
    <w:p w14:paraId="6CB8CEB9" w14:textId="4DAAAC06" w:rsidR="438F5BE1" w:rsidRDefault="0838F516" w:rsidP="39A4890C">
      <w:pPr>
        <w:pStyle w:val="Heading3"/>
        <w:rPr>
          <w:lang w:val="en-US"/>
        </w:rPr>
      </w:pPr>
      <w:r w:rsidRPr="39A4890C">
        <w:rPr>
          <w:lang w:val="en-US"/>
        </w:rPr>
        <w:t xml:space="preserve">Survival </w:t>
      </w:r>
    </w:p>
    <w:p w14:paraId="0BECA14F" w14:textId="12D490C2" w:rsidR="438F5BE1" w:rsidRDefault="571FACFA" w:rsidP="39A4890C">
      <w:pPr>
        <w:rPr>
          <w:lang w:val="en-US"/>
        </w:rPr>
      </w:pPr>
      <w:r w:rsidRPr="04F59E2C">
        <w:rPr>
          <w:lang w:val="en-US"/>
        </w:rPr>
        <w:t>Two types of survival data were required</w:t>
      </w:r>
      <w:r w:rsidR="00200F83">
        <w:rPr>
          <w:lang w:val="en-US"/>
        </w:rPr>
        <w:t xml:space="preserve"> </w:t>
      </w:r>
      <w:r w:rsidR="00200F83" w:rsidRPr="04F59E2C">
        <w:rPr>
          <w:lang w:val="en-US"/>
        </w:rPr>
        <w:t>to model the survival in the pre- and postoperative health state</w:t>
      </w:r>
      <w:r w:rsidR="00200F83">
        <w:rPr>
          <w:lang w:val="en-US"/>
        </w:rPr>
        <w:t>, the s</w:t>
      </w:r>
      <w:r w:rsidRPr="04F59E2C">
        <w:rPr>
          <w:lang w:val="en-US"/>
        </w:rPr>
        <w:t>urvival</w:t>
      </w:r>
      <w:r w:rsidR="5FACCB8F" w:rsidRPr="04F59E2C">
        <w:rPr>
          <w:lang w:val="en-US"/>
        </w:rPr>
        <w:t xml:space="preserve"> wit</w:t>
      </w:r>
      <w:r w:rsidR="532F2265" w:rsidRPr="04F59E2C">
        <w:rPr>
          <w:lang w:val="en-US"/>
        </w:rPr>
        <w:t>h</w:t>
      </w:r>
      <w:r w:rsidR="6BB55B23" w:rsidRPr="04F59E2C">
        <w:rPr>
          <w:lang w:val="en-US"/>
        </w:rPr>
        <w:t xml:space="preserve"> </w:t>
      </w:r>
      <w:r w:rsidR="5FACCB8F" w:rsidRPr="04F59E2C">
        <w:rPr>
          <w:lang w:val="en-US"/>
        </w:rPr>
        <w:t xml:space="preserve">and </w:t>
      </w:r>
      <w:r w:rsidR="6BCD1A54" w:rsidRPr="04F59E2C">
        <w:rPr>
          <w:lang w:val="en-US"/>
        </w:rPr>
        <w:t>with</w:t>
      </w:r>
      <w:r w:rsidR="50714525" w:rsidRPr="04F59E2C">
        <w:rPr>
          <w:lang w:val="en-US"/>
        </w:rPr>
        <w:t>out</w:t>
      </w:r>
      <w:r w:rsidR="6BCD1A54" w:rsidRPr="04F59E2C">
        <w:rPr>
          <w:lang w:val="en-US"/>
        </w:rPr>
        <w:t xml:space="preserve"> </w:t>
      </w:r>
      <w:r w:rsidR="5FACCB8F" w:rsidRPr="04F59E2C">
        <w:rPr>
          <w:lang w:val="en-US"/>
        </w:rPr>
        <w:t>treatment</w:t>
      </w:r>
      <w:r w:rsidR="00200F83">
        <w:rPr>
          <w:lang w:val="en-US"/>
        </w:rPr>
        <w:t xml:space="preserve"> </w:t>
      </w:r>
      <w:r w:rsidR="00200F83" w:rsidRPr="04F59E2C">
        <w:rPr>
          <w:lang w:val="en-US"/>
        </w:rPr>
        <w:t>respectivel</w:t>
      </w:r>
      <w:r w:rsidR="00200F83">
        <w:rPr>
          <w:lang w:val="en-US"/>
        </w:rPr>
        <w:t>y</w:t>
      </w:r>
      <w:r w:rsidR="00200F83" w:rsidRPr="04F59E2C">
        <w:rPr>
          <w:lang w:val="en-US"/>
        </w:rPr>
        <w:t>.</w:t>
      </w:r>
      <w:r w:rsidR="14AA5252" w:rsidRPr="04F59E2C">
        <w:rPr>
          <w:lang w:val="en-US"/>
        </w:rPr>
        <w:t xml:space="preserve"> </w:t>
      </w:r>
      <w:r w:rsidR="1DA06EAE" w:rsidRPr="04F59E2C">
        <w:rPr>
          <w:lang w:val="en-US"/>
        </w:rPr>
        <w:t>The s</w:t>
      </w:r>
      <w:r w:rsidR="10E7A3A6" w:rsidRPr="04F59E2C">
        <w:rPr>
          <w:lang w:val="en-US"/>
        </w:rPr>
        <w:t>urvival</w:t>
      </w:r>
      <w:r w:rsidR="160DF179" w:rsidRPr="04F59E2C">
        <w:rPr>
          <w:lang w:val="en-US"/>
        </w:rPr>
        <w:t xml:space="preserve"> data</w:t>
      </w:r>
      <w:r w:rsidR="10E7A3A6" w:rsidRPr="04F59E2C">
        <w:rPr>
          <w:lang w:val="en-US"/>
        </w:rPr>
        <w:t xml:space="preserve"> with treatment </w:t>
      </w:r>
      <w:r w:rsidR="35AEC880" w:rsidRPr="04F59E2C">
        <w:rPr>
          <w:lang w:val="en-US"/>
        </w:rPr>
        <w:t>w</w:t>
      </w:r>
      <w:r w:rsidR="00200F83">
        <w:rPr>
          <w:lang w:val="en-US"/>
        </w:rPr>
        <w:t>as</w:t>
      </w:r>
      <w:r w:rsidR="35AEC880" w:rsidRPr="04F59E2C">
        <w:rPr>
          <w:lang w:val="en-US"/>
        </w:rPr>
        <w:t xml:space="preserve"> obtained</w:t>
      </w:r>
      <w:r w:rsidR="6923125E" w:rsidRPr="04F59E2C">
        <w:rPr>
          <w:lang w:val="en-US"/>
        </w:rPr>
        <w:t xml:space="preserve"> from Dutch registries </w:t>
      </w:r>
      <w:r w:rsidR="2466E58F" w:rsidRPr="04F59E2C">
        <w:rPr>
          <w:lang w:val="en-US"/>
        </w:rPr>
        <w:t xml:space="preserve">for </w:t>
      </w:r>
      <w:r w:rsidR="6B3AB9F3" w:rsidRPr="04F59E2C">
        <w:rPr>
          <w:lang w:val="en-US"/>
        </w:rPr>
        <w:t>oncological</w:t>
      </w:r>
      <w:r w:rsidR="00007659">
        <w:rPr>
          <w:lang w:val="en-US"/>
        </w:rPr>
        <w:fldChar w:fldCharType="begin" w:fldLock="1"/>
      </w:r>
      <w:r w:rsidR="00C047C6">
        <w:rPr>
          <w:lang w:val="en-US"/>
        </w:rPr>
        <w:instrText>ADDIN CSL_CITATION {"citationItems":[{"id":"ITEM-1","itemData":{"URL":"https://iknl.nl/kankersoorten","accessed":{"date-parts":[["2020","5","19"]]},"id":"ITEM-1","issued":{"date-parts":[["0"]]},"title":"Kankersoorten - IKNL","type":"webpage"},"uris":["http://www.mendeley.com/documents/?uuid=cad566b4-f449-3e5a-b620-68c46222fd62"]}],"mendeley":{"formattedCitation":"&lt;sup&gt;25&lt;/sup&gt;","plainTextFormattedCitation":"25","previouslyFormattedCitation":"&lt;sup&gt;25&lt;/sup&gt;"},"properties":{"noteIndex":0},"schema":"https://github.com/citation-style-language/schema/raw/master/csl-citation.json"}</w:instrText>
      </w:r>
      <w:r w:rsidR="00007659">
        <w:rPr>
          <w:lang w:val="en-US"/>
        </w:rPr>
        <w:fldChar w:fldCharType="separate"/>
      </w:r>
      <w:r w:rsidR="0084022E" w:rsidRPr="0084022E">
        <w:rPr>
          <w:noProof/>
          <w:vertAlign w:val="superscript"/>
          <w:lang w:val="en-US"/>
        </w:rPr>
        <w:t>25</w:t>
      </w:r>
      <w:r w:rsidR="00007659">
        <w:rPr>
          <w:lang w:val="en-US"/>
        </w:rPr>
        <w:fldChar w:fldCharType="end"/>
      </w:r>
      <w:r w:rsidR="1C58D4AB" w:rsidRPr="04F59E2C">
        <w:rPr>
          <w:lang w:val="en-US"/>
        </w:rPr>
        <w:t xml:space="preserve"> </w:t>
      </w:r>
      <w:r w:rsidR="00007659">
        <w:rPr>
          <w:lang w:val="en-US"/>
        </w:rPr>
        <w:t>and cardiothoracic</w:t>
      </w:r>
      <w:r w:rsidR="00007659">
        <w:rPr>
          <w:lang w:val="en-US"/>
        </w:rPr>
        <w:fldChar w:fldCharType="begin" w:fldLock="1"/>
      </w:r>
      <w:r w:rsidR="00C047C6">
        <w:rPr>
          <w:lang w:val="en-US"/>
        </w:rPr>
        <w:instrText>ADDIN CSL_CITATION {"citationItems":[{"id":"ITEM-1","itemData":{"URL":"https://nederlandsehartregistratie.nl/","accessed":{"date-parts":[["2020","5","19"]]},"id":"ITEM-1","issued":{"date-parts":[["0"]]},"title":"NHR","type":"webpage"},"uris":["http://www.mendeley.com/documents/?uuid=172f5ac7-11fa-310e-af92-d34588c9be64"]}],"mendeley":{"formattedCitation":"&lt;sup&gt;26&lt;/sup&gt;","plainTextFormattedCitation":"26","previouslyFormattedCitation":"&lt;sup&gt;26&lt;/sup&gt;"},"properties":{"noteIndex":0},"schema":"https://github.com/citation-style-language/schema/raw/master/csl-citation.json"}</w:instrText>
      </w:r>
      <w:r w:rsidR="00007659">
        <w:rPr>
          <w:lang w:val="en-US"/>
        </w:rPr>
        <w:fldChar w:fldCharType="separate"/>
      </w:r>
      <w:r w:rsidR="0084022E" w:rsidRPr="0084022E">
        <w:rPr>
          <w:noProof/>
          <w:vertAlign w:val="superscript"/>
          <w:lang w:val="en-US"/>
        </w:rPr>
        <w:t>26</w:t>
      </w:r>
      <w:r w:rsidR="00007659">
        <w:rPr>
          <w:lang w:val="en-US"/>
        </w:rPr>
        <w:fldChar w:fldCharType="end"/>
      </w:r>
      <w:r w:rsidR="00007659">
        <w:rPr>
          <w:lang w:val="en-US"/>
        </w:rPr>
        <w:t xml:space="preserve"> </w:t>
      </w:r>
      <w:r w:rsidR="6B3AB9F3" w:rsidRPr="04F59E2C">
        <w:rPr>
          <w:lang w:val="en-US"/>
        </w:rPr>
        <w:t>surgical procedures</w:t>
      </w:r>
      <w:r w:rsidR="6626517E" w:rsidRPr="04F59E2C">
        <w:rPr>
          <w:lang w:val="en-US"/>
        </w:rPr>
        <w:t xml:space="preserve">, </w:t>
      </w:r>
      <w:r w:rsidR="7E406E91" w:rsidRPr="04F59E2C">
        <w:rPr>
          <w:lang w:val="en-US"/>
        </w:rPr>
        <w:t xml:space="preserve">and from </w:t>
      </w:r>
      <w:r w:rsidR="6626517E" w:rsidRPr="04F59E2C">
        <w:rPr>
          <w:lang w:val="en-US"/>
        </w:rPr>
        <w:t xml:space="preserve">literature </w:t>
      </w:r>
      <w:r w:rsidR="29553890" w:rsidRPr="04F59E2C">
        <w:rPr>
          <w:lang w:val="en-US"/>
        </w:rPr>
        <w:t>for</w:t>
      </w:r>
      <w:r w:rsidR="6626517E" w:rsidRPr="04F59E2C">
        <w:rPr>
          <w:lang w:val="en-US"/>
        </w:rPr>
        <w:t xml:space="preserve"> the other procedures.</w:t>
      </w:r>
      <w:r w:rsidR="7CD5890C" w:rsidRPr="04F59E2C">
        <w:rPr>
          <w:lang w:val="en-US"/>
        </w:rPr>
        <w:t xml:space="preserve"> </w:t>
      </w:r>
      <w:r w:rsidR="6626517E" w:rsidRPr="04F59E2C">
        <w:rPr>
          <w:lang w:val="en-US"/>
        </w:rPr>
        <w:t>The survival</w:t>
      </w:r>
      <w:r w:rsidR="7BF2F43F" w:rsidRPr="04F59E2C">
        <w:rPr>
          <w:lang w:val="en-US"/>
        </w:rPr>
        <w:t xml:space="preserve"> data</w:t>
      </w:r>
      <w:r w:rsidR="6626517E" w:rsidRPr="04F59E2C">
        <w:rPr>
          <w:lang w:val="en-US"/>
        </w:rPr>
        <w:t xml:space="preserve"> without treatment for all procedures is based on</w:t>
      </w:r>
      <w:r w:rsidR="7B28C647" w:rsidRPr="04F59E2C">
        <w:rPr>
          <w:lang w:val="en-US"/>
        </w:rPr>
        <w:t xml:space="preserve"> data from published studies.</w:t>
      </w:r>
      <w:r w:rsidR="074F98C6" w:rsidRPr="04F59E2C">
        <w:rPr>
          <w:lang w:val="en-US"/>
        </w:rPr>
        <w:t xml:space="preserve"> </w:t>
      </w:r>
      <w:r w:rsidR="58C83122" w:rsidRPr="04F59E2C">
        <w:rPr>
          <w:lang w:val="en-US"/>
        </w:rPr>
        <w:t>If either survival with or without treatment was</w:t>
      </w:r>
      <w:r w:rsidR="2C238349" w:rsidRPr="04F59E2C">
        <w:rPr>
          <w:lang w:val="en-US"/>
        </w:rPr>
        <w:t xml:space="preserve"> lacking</w:t>
      </w:r>
      <w:r w:rsidR="58C83122" w:rsidRPr="04F59E2C">
        <w:rPr>
          <w:lang w:val="en-US"/>
        </w:rPr>
        <w:t xml:space="preserve">, the reported treatment effect (preferably evaluated in a randomized controlled trial) was used to calculate the </w:t>
      </w:r>
      <w:r w:rsidR="58C83122" w:rsidRPr="04F59E2C">
        <w:rPr>
          <w:lang w:val="en-US"/>
        </w:rPr>
        <w:lastRenderedPageBreak/>
        <w:t xml:space="preserve">missing survival parameter. </w:t>
      </w:r>
      <w:r w:rsidR="086D4807" w:rsidRPr="04F59E2C">
        <w:rPr>
          <w:lang w:val="en-US"/>
        </w:rPr>
        <w:t xml:space="preserve">An overview of all parameter values and </w:t>
      </w:r>
      <w:r w:rsidR="42B67139" w:rsidRPr="04F59E2C">
        <w:rPr>
          <w:lang w:val="en-US"/>
        </w:rPr>
        <w:t>their</w:t>
      </w:r>
      <w:r w:rsidR="086D4807" w:rsidRPr="04F59E2C">
        <w:rPr>
          <w:lang w:val="en-US"/>
        </w:rPr>
        <w:t xml:space="preserve"> sources can be found in Appendix A. </w:t>
      </w:r>
    </w:p>
    <w:p w14:paraId="7FC2265C" w14:textId="77777777" w:rsidR="00CF728A" w:rsidRDefault="00CF728A" w:rsidP="39A4890C">
      <w:pPr>
        <w:rPr>
          <w:lang w:val="en-US"/>
        </w:rPr>
      </w:pPr>
    </w:p>
    <w:p w14:paraId="2ECEC6E2" w14:textId="0A3A2B3D" w:rsidR="438F5BE1" w:rsidRDefault="0989586B" w:rsidP="39A4890C">
      <w:pPr>
        <w:rPr>
          <w:lang w:val="en-US"/>
        </w:rPr>
      </w:pPr>
      <w:r w:rsidRPr="04F59E2C">
        <w:rPr>
          <w:lang w:val="en-US"/>
        </w:rPr>
        <w:t xml:space="preserve">The disease specific mortality was </w:t>
      </w:r>
      <w:r w:rsidR="73CCB6FD" w:rsidRPr="04F59E2C">
        <w:rPr>
          <w:lang w:val="en-US"/>
        </w:rPr>
        <w:t>added to</w:t>
      </w:r>
      <w:r w:rsidRPr="04F59E2C">
        <w:rPr>
          <w:lang w:val="en-US"/>
        </w:rPr>
        <w:t xml:space="preserve"> the overall age</w:t>
      </w:r>
      <w:r w:rsidR="33EE9DEB" w:rsidRPr="04F59E2C">
        <w:rPr>
          <w:lang w:val="en-US"/>
        </w:rPr>
        <w:t>-</w:t>
      </w:r>
      <w:r w:rsidRPr="04F59E2C">
        <w:rPr>
          <w:lang w:val="en-US"/>
        </w:rPr>
        <w:t xml:space="preserve">specific </w:t>
      </w:r>
      <w:r w:rsidR="25D06C52" w:rsidRPr="04F59E2C">
        <w:rPr>
          <w:lang w:val="en-US"/>
        </w:rPr>
        <w:t xml:space="preserve">background </w:t>
      </w:r>
      <w:r w:rsidRPr="04F59E2C">
        <w:rPr>
          <w:lang w:val="en-US"/>
        </w:rPr>
        <w:t xml:space="preserve">mortality from the Dutch </w:t>
      </w:r>
      <w:r w:rsidR="00CF728A">
        <w:rPr>
          <w:lang w:val="en-US"/>
        </w:rPr>
        <w:t>C</w:t>
      </w:r>
      <w:r w:rsidR="566A4F04" w:rsidRPr="04F59E2C">
        <w:rPr>
          <w:lang w:val="en-US"/>
        </w:rPr>
        <w:t xml:space="preserve">entral </w:t>
      </w:r>
      <w:r w:rsidR="00CF728A">
        <w:rPr>
          <w:lang w:val="en-US"/>
        </w:rPr>
        <w:t>Bureau</w:t>
      </w:r>
      <w:r w:rsidR="566A4F04" w:rsidRPr="04F59E2C">
        <w:rPr>
          <w:lang w:val="en-US"/>
        </w:rPr>
        <w:t xml:space="preserve"> of </w:t>
      </w:r>
      <w:r w:rsidR="00CF728A">
        <w:rPr>
          <w:lang w:val="en-US"/>
        </w:rPr>
        <w:t>S</w:t>
      </w:r>
      <w:r w:rsidR="566A4F04" w:rsidRPr="04F59E2C">
        <w:rPr>
          <w:lang w:val="en-US"/>
        </w:rPr>
        <w:t>tatistics</w:t>
      </w:r>
      <w:r w:rsidR="00CF728A">
        <w:rPr>
          <w:lang w:val="en-US"/>
        </w:rPr>
        <w:t>.</w:t>
      </w:r>
      <w:r w:rsidR="00C047C6">
        <w:rPr>
          <w:lang w:val="en-US"/>
        </w:rPr>
        <w:fldChar w:fldCharType="begin" w:fldLock="1"/>
      </w:r>
      <w:r w:rsidR="00100057">
        <w:rPr>
          <w:lang w:val="en-US"/>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27&lt;/sup&gt;","plainTextFormattedCitation":"27","previouslyFormattedCitation":"&lt;sup&gt;27&lt;/sup&gt;"},"properties":{"noteIndex":0},"schema":"https://github.com/citation-style-language/schema/raw/master/csl-citation.json"}</w:instrText>
      </w:r>
      <w:r w:rsidR="00C047C6">
        <w:rPr>
          <w:lang w:val="en-US"/>
        </w:rPr>
        <w:fldChar w:fldCharType="separate"/>
      </w:r>
      <w:r w:rsidR="00C047C6" w:rsidRPr="00C047C6">
        <w:rPr>
          <w:noProof/>
          <w:vertAlign w:val="superscript"/>
          <w:lang w:val="en-US"/>
        </w:rPr>
        <w:t>27</w:t>
      </w:r>
      <w:r w:rsidR="00C047C6">
        <w:rPr>
          <w:lang w:val="en-US"/>
        </w:rPr>
        <w:fldChar w:fldCharType="end"/>
      </w:r>
      <w:r w:rsidR="00C047C6">
        <w:rPr>
          <w:lang w:val="en-US"/>
        </w:rPr>
        <w:t xml:space="preserve"> </w:t>
      </w:r>
      <w:r w:rsidR="5DE9CB77" w:rsidRPr="04F59E2C">
        <w:rPr>
          <w:lang w:val="en-US"/>
        </w:rPr>
        <w:t xml:space="preserve">All </w:t>
      </w:r>
      <w:r w:rsidR="288DD904" w:rsidRPr="04F59E2C">
        <w:rPr>
          <w:lang w:val="en-US"/>
        </w:rPr>
        <w:t>survival data</w:t>
      </w:r>
      <w:r w:rsidR="012EB7B2" w:rsidRPr="04F59E2C">
        <w:rPr>
          <w:lang w:val="en-US"/>
        </w:rPr>
        <w:t>,</w:t>
      </w:r>
      <w:r w:rsidR="288DD904" w:rsidRPr="04F59E2C">
        <w:rPr>
          <w:lang w:val="en-US"/>
        </w:rPr>
        <w:t xml:space="preserve"> including the disease specific mortality and age</w:t>
      </w:r>
      <w:r w:rsidR="3D506E25" w:rsidRPr="04F59E2C">
        <w:rPr>
          <w:lang w:val="en-US"/>
        </w:rPr>
        <w:t>-</w:t>
      </w:r>
      <w:r w:rsidR="288DD904" w:rsidRPr="04F59E2C">
        <w:rPr>
          <w:lang w:val="en-US"/>
        </w:rPr>
        <w:t>specific background mortality, had to be</w:t>
      </w:r>
      <w:r w:rsidR="2EDC6F4E" w:rsidRPr="04F59E2C">
        <w:rPr>
          <w:lang w:val="en-US"/>
        </w:rPr>
        <w:t xml:space="preserve"> converted to mortality risk per week (formulas presented in Appendix C). </w:t>
      </w:r>
    </w:p>
    <w:p w14:paraId="2E33CB8A" w14:textId="3BFF3806" w:rsidR="39A4890C" w:rsidRDefault="0EEA4B0A" w:rsidP="636709EE">
      <w:pPr>
        <w:rPr>
          <w:lang w:val="en-US"/>
        </w:rPr>
      </w:pPr>
      <w:r w:rsidRPr="636709EE">
        <w:rPr>
          <w:lang w:val="en-US"/>
        </w:rPr>
        <w:t xml:space="preserve">Since </w:t>
      </w:r>
      <w:r w:rsidR="006F2F1B">
        <w:rPr>
          <w:lang w:val="en-US"/>
        </w:rPr>
        <w:t>postponing</w:t>
      </w:r>
      <w:r w:rsidRPr="636709EE">
        <w:rPr>
          <w:lang w:val="en-US"/>
        </w:rPr>
        <w:t xml:space="preserve"> surgery </w:t>
      </w:r>
      <w:r w:rsidR="3EF3550D" w:rsidRPr="636709EE">
        <w:rPr>
          <w:lang w:val="en-US"/>
        </w:rPr>
        <w:t xml:space="preserve">can have </w:t>
      </w:r>
      <w:r w:rsidRPr="636709EE">
        <w:rPr>
          <w:lang w:val="en-US"/>
        </w:rPr>
        <w:t>consequences</w:t>
      </w:r>
      <w:r w:rsidR="52B05C2B" w:rsidRPr="636709EE">
        <w:rPr>
          <w:lang w:val="en-US"/>
        </w:rPr>
        <w:t xml:space="preserve"> on the effectiveness of the procedure</w:t>
      </w:r>
      <w:r w:rsidRPr="636709EE">
        <w:rPr>
          <w:lang w:val="en-US"/>
        </w:rPr>
        <w:t xml:space="preserve">, we included an </w:t>
      </w:r>
      <w:r w:rsidR="012BCDB6" w:rsidRPr="636709EE">
        <w:rPr>
          <w:lang w:val="en-US"/>
        </w:rPr>
        <w:t>additional parameter to the model reflect</w:t>
      </w:r>
      <w:r w:rsidR="5C467E2A" w:rsidRPr="636709EE">
        <w:rPr>
          <w:lang w:val="en-US"/>
        </w:rPr>
        <w:t>ing</w:t>
      </w:r>
      <w:r w:rsidR="012BCDB6" w:rsidRPr="636709EE">
        <w:rPr>
          <w:lang w:val="en-US"/>
        </w:rPr>
        <w:t xml:space="preserve"> the</w:t>
      </w:r>
      <w:r w:rsidR="02AE29D7" w:rsidRPr="636709EE">
        <w:rPr>
          <w:lang w:val="en-US"/>
        </w:rPr>
        <w:t xml:space="preserve"> time until no </w:t>
      </w:r>
      <w:r w:rsidR="1A16772A" w:rsidRPr="636709EE">
        <w:rPr>
          <w:lang w:val="en-US"/>
        </w:rPr>
        <w:t>effec</w:t>
      </w:r>
      <w:r w:rsidR="4A463812" w:rsidRPr="636709EE">
        <w:rPr>
          <w:lang w:val="en-US"/>
        </w:rPr>
        <w:t xml:space="preserve">t </w:t>
      </w:r>
      <w:r w:rsidR="00C047C6" w:rsidRPr="636709EE">
        <w:rPr>
          <w:lang w:val="en-US"/>
        </w:rPr>
        <w:t xml:space="preserve">can be expected </w:t>
      </w:r>
      <w:r w:rsidR="4A463812" w:rsidRPr="636709EE">
        <w:rPr>
          <w:lang w:val="en-US"/>
        </w:rPr>
        <w:t>of</w:t>
      </w:r>
      <w:r w:rsidR="02AE29D7" w:rsidRPr="636709EE">
        <w:rPr>
          <w:lang w:val="en-US"/>
        </w:rPr>
        <w:t xml:space="preserve"> treatment o</w:t>
      </w:r>
      <w:r w:rsidR="65B3483E" w:rsidRPr="636709EE">
        <w:rPr>
          <w:lang w:val="en-US"/>
        </w:rPr>
        <w:t>n</w:t>
      </w:r>
      <w:r w:rsidR="02AE29D7" w:rsidRPr="636709EE">
        <w:rPr>
          <w:lang w:val="en-US"/>
        </w:rPr>
        <w:t xml:space="preserve"> survival</w:t>
      </w:r>
      <w:r w:rsidR="12E12D4D" w:rsidRPr="636709EE">
        <w:rPr>
          <w:lang w:val="en-US"/>
        </w:rPr>
        <w:t xml:space="preserve">. In practice, this means that </w:t>
      </w:r>
      <w:r w:rsidR="5910773B" w:rsidRPr="636709EE">
        <w:rPr>
          <w:lang w:val="en-US"/>
        </w:rPr>
        <w:t>when this time has passed, we assumed that the</w:t>
      </w:r>
      <w:r w:rsidR="09F425F8" w:rsidRPr="636709EE">
        <w:rPr>
          <w:lang w:val="en-US"/>
        </w:rPr>
        <w:t xml:space="preserve"> surgery did not have any effect on the survival of the patient anymore</w:t>
      </w:r>
      <w:r w:rsidR="7B3312D5" w:rsidRPr="636709EE">
        <w:rPr>
          <w:lang w:val="en-US"/>
        </w:rPr>
        <w:t>.</w:t>
      </w:r>
      <w:r w:rsidR="7BE70412" w:rsidRPr="636709EE">
        <w:rPr>
          <w:lang w:val="en-US"/>
        </w:rPr>
        <w:t xml:space="preserve"> </w:t>
      </w:r>
      <w:r w:rsidR="00AE7483" w:rsidRPr="636709EE">
        <w:rPr>
          <w:lang w:val="en-US"/>
        </w:rPr>
        <w:t xml:space="preserve">This </w:t>
      </w:r>
      <w:r w:rsidR="390BFE41" w:rsidRPr="636709EE">
        <w:rPr>
          <w:lang w:val="en-US"/>
        </w:rPr>
        <w:t>time</w:t>
      </w:r>
      <w:r w:rsidR="00AE7483" w:rsidRPr="636709EE">
        <w:rPr>
          <w:lang w:val="en-US"/>
        </w:rPr>
        <w:t xml:space="preserve"> is often important in oncological surgeries, where after a specific time a tumor becomes inoperable</w:t>
      </w:r>
      <w:r w:rsidR="2D45C2AF" w:rsidRPr="636709EE">
        <w:rPr>
          <w:lang w:val="en-US"/>
        </w:rPr>
        <w:t xml:space="preserve">. </w:t>
      </w:r>
      <w:r w:rsidR="588089FD" w:rsidRPr="636709EE">
        <w:rPr>
          <w:lang w:val="en-US"/>
        </w:rPr>
        <w:t>T</w:t>
      </w:r>
      <w:r w:rsidR="4178577C" w:rsidRPr="636709EE">
        <w:rPr>
          <w:lang w:val="en-US"/>
        </w:rPr>
        <w:t xml:space="preserve">his </w:t>
      </w:r>
      <w:r w:rsidR="169A06BD" w:rsidRPr="636709EE">
        <w:rPr>
          <w:lang w:val="en-US"/>
        </w:rPr>
        <w:t xml:space="preserve">was translated </w:t>
      </w:r>
      <w:r w:rsidR="68F5C60D" w:rsidRPr="636709EE">
        <w:rPr>
          <w:lang w:val="en-US"/>
        </w:rPr>
        <w:t xml:space="preserve">in the model </w:t>
      </w:r>
      <w:r w:rsidR="555B227E" w:rsidRPr="636709EE">
        <w:rPr>
          <w:lang w:val="en-US"/>
        </w:rPr>
        <w:t>by</w:t>
      </w:r>
      <w:r w:rsidR="169A06BD" w:rsidRPr="636709EE">
        <w:rPr>
          <w:lang w:val="en-US"/>
        </w:rPr>
        <w:t xml:space="preserve"> </w:t>
      </w:r>
      <w:r w:rsidR="40E7A54A" w:rsidRPr="636709EE">
        <w:rPr>
          <w:lang w:val="en-US"/>
        </w:rPr>
        <w:t>set</w:t>
      </w:r>
      <w:r w:rsidR="3BDC15C5" w:rsidRPr="636709EE">
        <w:rPr>
          <w:lang w:val="en-US"/>
        </w:rPr>
        <w:t>ting</w:t>
      </w:r>
      <w:r w:rsidR="40E7A54A" w:rsidRPr="636709EE">
        <w:rPr>
          <w:lang w:val="en-US"/>
        </w:rPr>
        <w:t xml:space="preserve"> the </w:t>
      </w:r>
      <w:r w:rsidR="4178577C" w:rsidRPr="636709EE">
        <w:rPr>
          <w:lang w:val="en-US"/>
        </w:rPr>
        <w:t xml:space="preserve">postoperative survival </w:t>
      </w:r>
      <w:r w:rsidR="238BC957" w:rsidRPr="636709EE">
        <w:rPr>
          <w:lang w:val="en-US"/>
        </w:rPr>
        <w:t xml:space="preserve">equal </w:t>
      </w:r>
      <w:r w:rsidR="4178577C" w:rsidRPr="636709EE">
        <w:rPr>
          <w:lang w:val="en-US"/>
        </w:rPr>
        <w:t>to the preoperative survival</w:t>
      </w:r>
      <w:r w:rsidR="76AC1AD2" w:rsidRPr="636709EE">
        <w:rPr>
          <w:lang w:val="en-US"/>
        </w:rPr>
        <w:t xml:space="preserve"> </w:t>
      </w:r>
      <w:r w:rsidR="7CC7AEB2" w:rsidRPr="636709EE">
        <w:rPr>
          <w:lang w:val="en-US"/>
        </w:rPr>
        <w:t xml:space="preserve">if the delay </w:t>
      </w:r>
      <w:r w:rsidR="1FBD00EE" w:rsidRPr="636709EE">
        <w:rPr>
          <w:lang w:val="en-US"/>
        </w:rPr>
        <w:t xml:space="preserve">was longer than </w:t>
      </w:r>
      <w:r w:rsidR="76AC1AD2" w:rsidRPr="636709EE">
        <w:rPr>
          <w:lang w:val="en-US"/>
        </w:rPr>
        <w:t>this time</w:t>
      </w:r>
      <w:r w:rsidR="4178577C" w:rsidRPr="636709EE">
        <w:rPr>
          <w:lang w:val="en-US"/>
        </w:rPr>
        <w:t xml:space="preserve">. </w:t>
      </w:r>
      <w:r w:rsidR="38F01129" w:rsidRPr="636709EE">
        <w:rPr>
          <w:lang w:val="en-US"/>
        </w:rPr>
        <w:t>The data for this time to no effect of survival ca</w:t>
      </w:r>
      <w:r w:rsidR="444976BA" w:rsidRPr="636709EE">
        <w:rPr>
          <w:lang w:val="en-US"/>
        </w:rPr>
        <w:t>me</w:t>
      </w:r>
      <w:r w:rsidR="38F01129" w:rsidRPr="636709EE">
        <w:rPr>
          <w:lang w:val="en-US"/>
        </w:rPr>
        <w:t xml:space="preserve"> from </w:t>
      </w:r>
      <w:r w:rsidR="59EE33CC" w:rsidRPr="636709EE">
        <w:rPr>
          <w:lang w:val="en-US"/>
        </w:rPr>
        <w:t>literature</w:t>
      </w:r>
      <w:r w:rsidR="3DE001B7" w:rsidRPr="636709EE">
        <w:rPr>
          <w:lang w:val="en-US"/>
        </w:rPr>
        <w:t xml:space="preserve"> </w:t>
      </w:r>
      <w:r w:rsidR="5CE07A04" w:rsidRPr="636709EE">
        <w:rPr>
          <w:lang w:val="en-US"/>
        </w:rPr>
        <w:t>(Appendix A).</w:t>
      </w:r>
      <w:r w:rsidR="5CE07A04" w:rsidRPr="636709EE">
        <w:rPr>
          <w:color w:val="FF0000"/>
          <w:lang w:val="en-US"/>
        </w:rPr>
        <w:t xml:space="preserve"> </w:t>
      </w:r>
      <w:r w:rsidR="7B008B2D" w:rsidRPr="636709EE">
        <w:rPr>
          <w:lang w:val="en-US"/>
        </w:rPr>
        <w:t>F</w:t>
      </w:r>
      <w:r w:rsidR="0FCEB6AA" w:rsidRPr="636709EE">
        <w:rPr>
          <w:lang w:val="en-US"/>
        </w:rPr>
        <w:t xml:space="preserve">or most procedures, </w:t>
      </w:r>
      <w:r w:rsidR="3B5FC3B6" w:rsidRPr="636709EE">
        <w:rPr>
          <w:lang w:val="en-US"/>
        </w:rPr>
        <w:t xml:space="preserve">only data about the minimal delay not associated with worse survival was </w:t>
      </w:r>
      <w:r w:rsidR="53DEE744" w:rsidRPr="636709EE">
        <w:rPr>
          <w:lang w:val="en-US"/>
        </w:rPr>
        <w:t xml:space="preserve">evaluated in the literature. </w:t>
      </w:r>
      <w:r w:rsidR="666A8CD6" w:rsidRPr="636709EE">
        <w:rPr>
          <w:lang w:val="en-US"/>
        </w:rPr>
        <w:t xml:space="preserve">For those procedures, we assumed the upper limit of this parameter to be a year (the maximum delay we </w:t>
      </w:r>
      <w:r w:rsidR="43F8C0BB" w:rsidRPr="636709EE">
        <w:rPr>
          <w:lang w:val="en-US"/>
        </w:rPr>
        <w:t>evaluated</w:t>
      </w:r>
      <w:r w:rsidR="666A8CD6" w:rsidRPr="636709EE">
        <w:rPr>
          <w:lang w:val="en-US"/>
        </w:rPr>
        <w:t xml:space="preserve">), and </w:t>
      </w:r>
      <w:r w:rsidR="6EB0B25A" w:rsidRPr="636709EE">
        <w:rPr>
          <w:lang w:val="en-US"/>
        </w:rPr>
        <w:t xml:space="preserve">the mean </w:t>
      </w:r>
      <w:r w:rsidR="3A6ABCDE" w:rsidRPr="636709EE">
        <w:rPr>
          <w:lang w:val="en-US"/>
        </w:rPr>
        <w:t>of the lower and upper limit</w:t>
      </w:r>
      <w:r w:rsidR="28E89DB2" w:rsidRPr="636709EE">
        <w:rPr>
          <w:lang w:val="en-US"/>
        </w:rPr>
        <w:t xml:space="preserve"> </w:t>
      </w:r>
      <w:r w:rsidR="6EB0B25A" w:rsidRPr="636709EE">
        <w:rPr>
          <w:lang w:val="en-US"/>
        </w:rPr>
        <w:t>as average.</w:t>
      </w:r>
    </w:p>
    <w:p w14:paraId="25E3A1A8" w14:textId="71BE2BA1" w:rsidR="438F5BE1" w:rsidRDefault="4A65F273" w:rsidP="39A4890C">
      <w:pPr>
        <w:pStyle w:val="Heading3"/>
        <w:rPr>
          <w:lang w:val="en-US"/>
        </w:rPr>
      </w:pPr>
      <w:r w:rsidRPr="39A4890C">
        <w:rPr>
          <w:lang w:val="en-US"/>
        </w:rPr>
        <w:t>Quality of life</w:t>
      </w:r>
    </w:p>
    <w:p w14:paraId="4BD2DA6F" w14:textId="10F82351" w:rsidR="0BA7C532" w:rsidRDefault="0BA7C532" w:rsidP="04F59E2C">
      <w:pPr>
        <w:rPr>
          <w:lang w:val="en-US"/>
        </w:rPr>
      </w:pPr>
      <w:r w:rsidRPr="636709EE">
        <w:rPr>
          <w:lang w:val="en-US"/>
        </w:rPr>
        <w:t>The</w:t>
      </w:r>
      <w:r w:rsidR="49FCFF8F" w:rsidRPr="636709EE">
        <w:rPr>
          <w:lang w:val="en-US"/>
        </w:rPr>
        <w:t xml:space="preserve"> </w:t>
      </w:r>
      <w:commentRangeStart w:id="70"/>
      <w:r w:rsidR="49FCFF8F" w:rsidRPr="636709EE">
        <w:rPr>
          <w:lang w:val="en-US"/>
        </w:rPr>
        <w:t>quality of life</w:t>
      </w:r>
      <w:r w:rsidR="24FCE049" w:rsidRPr="636709EE">
        <w:rPr>
          <w:lang w:val="en-US"/>
        </w:rPr>
        <w:t xml:space="preserve"> (QoL)</w:t>
      </w:r>
      <w:r w:rsidR="49FCFF8F" w:rsidRPr="636709EE">
        <w:rPr>
          <w:lang w:val="en-US"/>
        </w:rPr>
        <w:t xml:space="preserve"> </w:t>
      </w:r>
      <w:commentRangeEnd w:id="70"/>
      <w:r w:rsidR="00270429">
        <w:rPr>
          <w:rStyle w:val="CommentReference"/>
        </w:rPr>
        <w:commentReference w:id="70"/>
      </w:r>
      <w:r w:rsidR="49FCFF8F" w:rsidRPr="636709EE">
        <w:rPr>
          <w:lang w:val="en-US"/>
        </w:rPr>
        <w:t>values in the preoperative and postoperative hea</w:t>
      </w:r>
      <w:r w:rsidR="00C047C6">
        <w:rPr>
          <w:lang w:val="en-US"/>
        </w:rPr>
        <w:t>l</w:t>
      </w:r>
      <w:r w:rsidR="49FCFF8F" w:rsidRPr="636709EE">
        <w:rPr>
          <w:lang w:val="en-US"/>
        </w:rPr>
        <w:t xml:space="preserve">th states </w:t>
      </w:r>
      <w:r w:rsidR="7AF2B659" w:rsidRPr="636709EE">
        <w:rPr>
          <w:lang w:val="en-US"/>
        </w:rPr>
        <w:t xml:space="preserve">were based on disutility weights </w:t>
      </w:r>
      <w:r w:rsidR="2518E86B" w:rsidRPr="636709EE">
        <w:rPr>
          <w:lang w:val="en-US"/>
        </w:rPr>
        <w:t>from the Global Burden of Disease Study 20</w:t>
      </w:r>
      <w:r w:rsidR="00C047C6">
        <w:rPr>
          <w:lang w:val="en-US"/>
        </w:rPr>
        <w:t>16</w:t>
      </w:r>
      <w:r w:rsidR="00B6789B">
        <w:rPr>
          <w:lang w:val="en-US"/>
        </w:rPr>
        <w:t>.</w:t>
      </w:r>
      <w:r w:rsidR="0065107A">
        <w:rPr>
          <w:lang w:val="en-US"/>
        </w:rPr>
        <w:fldChar w:fldCharType="begin" w:fldLock="1"/>
      </w:r>
      <w:r w:rsidR="00100057">
        <w:rPr>
          <w:lang w:val="en-US"/>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28&lt;/sup&gt;","plainTextFormattedCitation":"28","previouslyFormattedCitation":"&lt;sup&gt;28&lt;/sup&gt;"},"properties":{"noteIndex":0},"schema":"https://github.com/citation-style-language/schema/raw/master/csl-citation.json"}</w:instrText>
      </w:r>
      <w:r w:rsidR="0065107A">
        <w:rPr>
          <w:lang w:val="en-US"/>
        </w:rPr>
        <w:fldChar w:fldCharType="separate"/>
      </w:r>
      <w:r w:rsidR="00C047C6" w:rsidRPr="00C047C6">
        <w:rPr>
          <w:noProof/>
          <w:vertAlign w:val="superscript"/>
          <w:lang w:val="en-US"/>
        </w:rPr>
        <w:t>28</w:t>
      </w:r>
      <w:r w:rsidR="0065107A">
        <w:rPr>
          <w:lang w:val="en-US"/>
        </w:rPr>
        <w:fldChar w:fldCharType="end"/>
      </w:r>
      <w:r w:rsidR="2518E86B" w:rsidRPr="636709EE">
        <w:rPr>
          <w:lang w:val="en-US"/>
        </w:rPr>
        <w:t xml:space="preserve"> </w:t>
      </w:r>
      <w:r w:rsidR="6F6552DF" w:rsidRPr="636709EE">
        <w:rPr>
          <w:rFonts w:ascii="Calibri" w:eastAsia="Calibri" w:hAnsi="Calibri" w:cs="Calibri"/>
          <w:lang w:val="en-US"/>
        </w:rPr>
        <w:t>Th</w:t>
      </w:r>
      <w:r w:rsidR="00C047C6">
        <w:rPr>
          <w:rFonts w:ascii="Calibri" w:eastAsia="Calibri" w:hAnsi="Calibri" w:cs="Calibri"/>
          <w:lang w:val="en-US"/>
        </w:rPr>
        <w:t>is</w:t>
      </w:r>
      <w:r w:rsidR="6F6552DF" w:rsidRPr="636709EE">
        <w:rPr>
          <w:rFonts w:ascii="Calibri" w:eastAsia="Calibri" w:hAnsi="Calibri" w:cs="Calibri"/>
          <w:lang w:val="en-US"/>
        </w:rPr>
        <w:t xml:space="preserve"> </w:t>
      </w:r>
      <w:r w:rsidR="107687DA" w:rsidRPr="636709EE">
        <w:rPr>
          <w:rFonts w:ascii="Calibri" w:eastAsia="Calibri" w:hAnsi="Calibri" w:cs="Calibri"/>
          <w:lang w:val="en-US"/>
        </w:rPr>
        <w:t xml:space="preserve">study </w:t>
      </w:r>
      <w:r w:rsidR="6F6552DF" w:rsidRPr="636709EE">
        <w:rPr>
          <w:rFonts w:ascii="Calibri" w:eastAsia="Calibri" w:hAnsi="Calibri" w:cs="Calibri"/>
          <w:lang w:val="en-US"/>
        </w:rPr>
        <w:t>reports disability weights</w:t>
      </w:r>
      <w:r w:rsidR="126BF28B" w:rsidRPr="636709EE">
        <w:rPr>
          <w:rFonts w:ascii="Calibri" w:eastAsia="Calibri" w:hAnsi="Calibri" w:cs="Calibri"/>
          <w:lang w:val="en-US"/>
        </w:rPr>
        <w:t xml:space="preserve"> for nonfatal health outcomes. </w:t>
      </w:r>
      <w:r w:rsidR="6F6552DF" w:rsidRPr="636709EE">
        <w:rPr>
          <w:rFonts w:ascii="Calibri" w:eastAsia="Calibri" w:hAnsi="Calibri" w:cs="Calibri"/>
          <w:lang w:val="en-US"/>
        </w:rPr>
        <w:t>Disability weights represent the magnitude of health loss associated with specific health outcomes</w:t>
      </w:r>
      <w:r w:rsidR="7BFF59B9" w:rsidRPr="636709EE">
        <w:rPr>
          <w:rFonts w:ascii="Calibri" w:eastAsia="Calibri" w:hAnsi="Calibri" w:cs="Calibri"/>
          <w:lang w:val="en-US"/>
        </w:rPr>
        <w:t xml:space="preserve">, where 0 </w:t>
      </w:r>
      <w:r w:rsidR="00C047C6">
        <w:rPr>
          <w:rFonts w:ascii="Calibri" w:eastAsia="Calibri" w:hAnsi="Calibri" w:cs="Calibri"/>
          <w:lang w:val="en-US"/>
        </w:rPr>
        <w:t>represents</w:t>
      </w:r>
      <w:r w:rsidR="7BFF59B9" w:rsidRPr="636709EE">
        <w:rPr>
          <w:rFonts w:ascii="Calibri" w:eastAsia="Calibri" w:hAnsi="Calibri" w:cs="Calibri"/>
          <w:lang w:val="en-US"/>
        </w:rPr>
        <w:t xml:space="preserve"> a state of </w:t>
      </w:r>
      <w:r w:rsidR="00C047C6">
        <w:rPr>
          <w:rFonts w:ascii="Calibri" w:eastAsia="Calibri" w:hAnsi="Calibri" w:cs="Calibri"/>
          <w:lang w:val="en-US"/>
        </w:rPr>
        <w:t xml:space="preserve">full </w:t>
      </w:r>
      <w:r w:rsidR="7BFF59B9" w:rsidRPr="636709EE">
        <w:rPr>
          <w:rFonts w:ascii="Calibri" w:eastAsia="Calibri" w:hAnsi="Calibri" w:cs="Calibri"/>
          <w:lang w:val="en-US"/>
        </w:rPr>
        <w:t xml:space="preserve">health and 1 </w:t>
      </w:r>
      <w:r w:rsidR="00C047C6">
        <w:rPr>
          <w:rFonts w:ascii="Calibri" w:eastAsia="Calibri" w:hAnsi="Calibri" w:cs="Calibri"/>
          <w:lang w:val="en-US"/>
        </w:rPr>
        <w:t xml:space="preserve">represents </w:t>
      </w:r>
      <w:r w:rsidR="7BFF59B9" w:rsidRPr="636709EE">
        <w:rPr>
          <w:rFonts w:ascii="Calibri" w:eastAsia="Calibri" w:hAnsi="Calibri" w:cs="Calibri"/>
          <w:lang w:val="en-US"/>
        </w:rPr>
        <w:t xml:space="preserve">death. </w:t>
      </w:r>
      <w:r w:rsidR="43E29A2E" w:rsidRPr="636709EE">
        <w:rPr>
          <w:rFonts w:ascii="Calibri" w:eastAsia="Calibri" w:hAnsi="Calibri" w:cs="Calibri"/>
          <w:lang w:val="en-US"/>
        </w:rPr>
        <w:t>These weights</w:t>
      </w:r>
      <w:r w:rsidR="6F6552DF" w:rsidRPr="636709EE">
        <w:rPr>
          <w:rFonts w:ascii="Calibri" w:eastAsia="Calibri" w:hAnsi="Calibri" w:cs="Calibri"/>
          <w:lang w:val="en-US"/>
        </w:rPr>
        <w:t xml:space="preserve"> can be used to calculate years lived with disability</w:t>
      </w:r>
      <w:r w:rsidR="7A948ABB" w:rsidRPr="636709EE">
        <w:rPr>
          <w:rFonts w:ascii="Calibri" w:eastAsia="Calibri" w:hAnsi="Calibri" w:cs="Calibri"/>
          <w:lang w:val="en-US"/>
        </w:rPr>
        <w:t xml:space="preserve"> </w:t>
      </w:r>
      <w:r w:rsidR="6F6552DF" w:rsidRPr="636709EE">
        <w:rPr>
          <w:rFonts w:ascii="Calibri" w:eastAsia="Calibri" w:hAnsi="Calibri" w:cs="Calibri"/>
          <w:lang w:val="en-US"/>
        </w:rPr>
        <w:t>(YLD)</w:t>
      </w:r>
      <w:r w:rsidR="00B6789B">
        <w:rPr>
          <w:rFonts w:ascii="Calibri" w:eastAsia="Calibri" w:hAnsi="Calibri" w:cs="Calibri"/>
          <w:lang w:val="en-US"/>
        </w:rPr>
        <w:t>.</w:t>
      </w:r>
      <w:r w:rsidR="0065107A">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29&lt;/sup&gt;","plainTextFormattedCitation":"29","previouslyFormattedCitation":"&lt;sup&gt;29&lt;/sup&gt;"},"properties":{"noteIndex":0},"schema":"https://github.com/citation-style-language/schema/raw/master/csl-citation.json"}</w:instrText>
      </w:r>
      <w:r w:rsidR="0065107A">
        <w:rPr>
          <w:rFonts w:ascii="Calibri" w:eastAsia="Calibri" w:hAnsi="Calibri" w:cs="Calibri"/>
          <w:lang w:val="en-US"/>
        </w:rPr>
        <w:fldChar w:fldCharType="separate"/>
      </w:r>
      <w:r w:rsidR="00C047C6" w:rsidRPr="00C047C6">
        <w:rPr>
          <w:rFonts w:ascii="Calibri" w:eastAsia="Calibri" w:hAnsi="Calibri" w:cs="Calibri"/>
          <w:noProof/>
          <w:vertAlign w:val="superscript"/>
          <w:lang w:val="en-US"/>
        </w:rPr>
        <w:t>29</w:t>
      </w:r>
      <w:r w:rsidR="0065107A">
        <w:rPr>
          <w:rFonts w:ascii="Calibri" w:eastAsia="Calibri" w:hAnsi="Calibri" w:cs="Calibri"/>
          <w:lang w:val="en-US"/>
        </w:rPr>
        <w:fldChar w:fldCharType="end"/>
      </w:r>
      <w:r w:rsidR="6F6552DF" w:rsidRPr="636709EE">
        <w:rPr>
          <w:rFonts w:ascii="Calibri" w:eastAsia="Calibri" w:hAnsi="Calibri" w:cs="Calibri"/>
          <w:lang w:val="en-US"/>
        </w:rPr>
        <w:t xml:space="preserve"> </w:t>
      </w:r>
      <w:r w:rsidR="1670F19C" w:rsidRPr="636709EE">
        <w:rPr>
          <w:rFonts w:ascii="Calibri" w:eastAsia="Calibri" w:hAnsi="Calibri" w:cs="Calibri"/>
          <w:lang w:val="en-US"/>
        </w:rPr>
        <w:t>The YLD summed with the years of life lost (YLLs) give the disability adjusted life years</w:t>
      </w:r>
      <w:r w:rsidR="73B9A4F5" w:rsidRPr="636709EE">
        <w:rPr>
          <w:rFonts w:ascii="Calibri" w:eastAsia="Calibri" w:hAnsi="Calibri" w:cs="Calibri"/>
          <w:lang w:val="en-US"/>
        </w:rPr>
        <w:t xml:space="preserve"> (DALY)</w:t>
      </w:r>
      <w:r w:rsidR="00B6789B">
        <w:rPr>
          <w:rFonts w:ascii="Calibri" w:eastAsia="Calibri" w:hAnsi="Calibri" w:cs="Calibri"/>
          <w:lang w:val="en-US"/>
        </w:rPr>
        <w:t>.</w:t>
      </w:r>
      <w:r w:rsidR="0065107A">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30&lt;/sup&gt;","plainTextFormattedCitation":"30","previouslyFormattedCitation":"&lt;sup&gt;30&lt;/sup&gt;"},"properties":{"noteIndex":0},"schema":"https://github.com/citation-style-language/schema/raw/master/csl-citation.json"}</w:instrText>
      </w:r>
      <w:r w:rsidR="0065107A">
        <w:rPr>
          <w:rFonts w:ascii="Calibri" w:eastAsia="Calibri" w:hAnsi="Calibri" w:cs="Calibri"/>
          <w:lang w:val="en-US"/>
        </w:rPr>
        <w:fldChar w:fldCharType="separate"/>
      </w:r>
      <w:r w:rsidR="00C047C6" w:rsidRPr="00C047C6">
        <w:rPr>
          <w:rFonts w:ascii="Calibri" w:eastAsia="Calibri" w:hAnsi="Calibri" w:cs="Calibri"/>
          <w:noProof/>
          <w:vertAlign w:val="superscript"/>
          <w:lang w:val="en-US"/>
        </w:rPr>
        <w:t>30</w:t>
      </w:r>
      <w:r w:rsidR="0065107A">
        <w:rPr>
          <w:rFonts w:ascii="Calibri" w:eastAsia="Calibri" w:hAnsi="Calibri" w:cs="Calibri"/>
          <w:lang w:val="en-US"/>
        </w:rPr>
        <w:fldChar w:fldCharType="end"/>
      </w:r>
      <w:r w:rsidR="00C047C6">
        <w:rPr>
          <w:rFonts w:ascii="Calibri" w:eastAsia="Calibri" w:hAnsi="Calibri" w:cs="Calibri"/>
          <w:lang w:val="en-US"/>
        </w:rPr>
        <w:t xml:space="preserve"> A</w:t>
      </w:r>
      <w:r w:rsidR="1670F19C" w:rsidRPr="636709EE">
        <w:rPr>
          <w:rFonts w:ascii="Calibri" w:eastAsia="Calibri" w:hAnsi="Calibri" w:cs="Calibri"/>
          <w:lang w:val="en-US"/>
        </w:rPr>
        <w:t xml:space="preserve"> surrogate measure </w:t>
      </w:r>
      <w:r w:rsidR="19C3BE31" w:rsidRPr="636709EE">
        <w:rPr>
          <w:rFonts w:ascii="Calibri" w:eastAsia="Calibri" w:hAnsi="Calibri" w:cs="Calibri"/>
          <w:lang w:val="en-US"/>
        </w:rPr>
        <w:t xml:space="preserve">where one DALY represents </w:t>
      </w:r>
      <w:r w:rsidR="00C047C6">
        <w:rPr>
          <w:rFonts w:ascii="Calibri" w:eastAsia="Calibri" w:hAnsi="Calibri" w:cs="Calibri"/>
          <w:lang w:val="en-US"/>
        </w:rPr>
        <w:t xml:space="preserve">losing </w:t>
      </w:r>
      <w:r w:rsidR="19C3BE31" w:rsidRPr="636709EE">
        <w:rPr>
          <w:rFonts w:ascii="Calibri" w:eastAsia="Calibri" w:hAnsi="Calibri" w:cs="Calibri"/>
          <w:lang w:val="en-US"/>
        </w:rPr>
        <w:t>one year in full healt</w:t>
      </w:r>
      <w:r w:rsidR="3E19A428" w:rsidRPr="636709EE">
        <w:rPr>
          <w:rFonts w:ascii="Calibri" w:eastAsia="Calibri" w:hAnsi="Calibri" w:cs="Calibri"/>
          <w:lang w:val="en-US"/>
        </w:rPr>
        <w:t>h</w:t>
      </w:r>
      <w:r w:rsidR="00C047C6">
        <w:rPr>
          <w:rFonts w:ascii="Calibri" w:eastAsia="Calibri" w:hAnsi="Calibri" w:cs="Calibri"/>
          <w:lang w:val="en-US"/>
        </w:rPr>
        <w:t>. This is the</w:t>
      </w:r>
      <w:r w:rsidR="19C3BE31" w:rsidRPr="636709EE">
        <w:rPr>
          <w:rFonts w:ascii="Calibri" w:eastAsia="Calibri" w:hAnsi="Calibri" w:cs="Calibri"/>
          <w:lang w:val="en-US"/>
        </w:rPr>
        <w:t xml:space="preserve"> </w:t>
      </w:r>
      <w:r w:rsidR="1670F19C" w:rsidRPr="636709EE">
        <w:rPr>
          <w:rFonts w:ascii="Calibri" w:eastAsia="Calibri" w:hAnsi="Calibri" w:cs="Calibri"/>
          <w:lang w:val="en-US"/>
        </w:rPr>
        <w:t>opposite of the QALY</w:t>
      </w:r>
      <w:r w:rsidR="00C047C6">
        <w:rPr>
          <w:rFonts w:ascii="Calibri" w:eastAsia="Calibri" w:hAnsi="Calibri" w:cs="Calibri"/>
          <w:lang w:val="en-US"/>
        </w:rPr>
        <w:t>, which represents a year spent in full health</w:t>
      </w:r>
      <w:r w:rsidR="1670F19C" w:rsidRPr="636709EE">
        <w:rPr>
          <w:rFonts w:ascii="Calibri" w:eastAsia="Calibri" w:hAnsi="Calibri" w:cs="Calibri"/>
          <w:lang w:val="en-US"/>
        </w:rPr>
        <w:t xml:space="preserve">. </w:t>
      </w:r>
      <w:r w:rsidR="653AAEA8" w:rsidRPr="636709EE">
        <w:rPr>
          <w:rFonts w:ascii="Calibri" w:eastAsia="Calibri" w:hAnsi="Calibri" w:cs="Calibri"/>
          <w:lang w:val="en-US"/>
        </w:rPr>
        <w:t>For our study, we used the composite of the disability weight as QoL values</w:t>
      </w:r>
      <w:r w:rsidR="00C047C6">
        <w:rPr>
          <w:rFonts w:ascii="Calibri" w:eastAsia="Calibri" w:hAnsi="Calibri" w:cs="Calibri"/>
          <w:lang w:val="en-US"/>
        </w:rPr>
        <w:t xml:space="preserve"> to calculate QALYs</w:t>
      </w:r>
      <w:r w:rsidR="653AAEA8" w:rsidRPr="636709EE">
        <w:rPr>
          <w:rFonts w:ascii="Calibri" w:eastAsia="Calibri" w:hAnsi="Calibri" w:cs="Calibri"/>
          <w:lang w:val="en-US"/>
        </w:rPr>
        <w:t xml:space="preserve">. </w:t>
      </w:r>
    </w:p>
    <w:p w14:paraId="16B690A3" w14:textId="1EF5080A" w:rsidR="755DB169" w:rsidRDefault="755DB169" w:rsidP="04F59E2C">
      <w:pPr>
        <w:rPr>
          <w:lang w:val="en-US"/>
        </w:rPr>
      </w:pPr>
      <w:r w:rsidRPr="5911DDBD">
        <w:rPr>
          <w:lang w:val="en-US"/>
        </w:rPr>
        <w:t>Where possible, the</w:t>
      </w:r>
      <w:r w:rsidR="7582407B" w:rsidRPr="5911DDBD">
        <w:rPr>
          <w:lang w:val="en-US"/>
        </w:rPr>
        <w:t xml:space="preserve"> disability</w:t>
      </w:r>
      <w:r w:rsidRPr="5911DDBD">
        <w:rPr>
          <w:lang w:val="en-US"/>
        </w:rPr>
        <w:t xml:space="preserve"> weight</w:t>
      </w:r>
      <w:r w:rsidR="493DA3DA" w:rsidRPr="5911DDBD">
        <w:rPr>
          <w:lang w:val="en-US"/>
        </w:rPr>
        <w:t xml:space="preserve"> of health states </w:t>
      </w:r>
      <w:r w:rsidR="00B6789B" w:rsidRPr="5911DDBD">
        <w:rPr>
          <w:lang w:val="en-US"/>
        </w:rPr>
        <w:t>was</w:t>
      </w:r>
      <w:r w:rsidRPr="5911DDBD">
        <w:rPr>
          <w:lang w:val="en-US"/>
        </w:rPr>
        <w:t xml:space="preserve"> directly based on the GBD 2016 update </w:t>
      </w:r>
      <w:commentRangeStart w:id="71"/>
      <w:commentRangeStart w:id="72"/>
      <w:r w:rsidRPr="5911DDBD">
        <w:rPr>
          <w:lang w:val="en-US"/>
        </w:rPr>
        <w:t xml:space="preserve">IHME_GBD_2016_DISABILITY_WEIGHTS_Y2017M09D14 (downloaded from </w:t>
      </w:r>
      <w:hyperlink r:id="rId17">
        <w:r w:rsidRPr="5911DDBD">
          <w:rPr>
            <w:rStyle w:val="Hyperlink"/>
            <w:lang w:val="en-US"/>
          </w:rPr>
          <w:t>http://ghdx.healthdata.org/gbd-2016</w:t>
        </w:r>
      </w:hyperlink>
      <w:r w:rsidR="1071F4AC" w:rsidRPr="5911DDBD">
        <w:rPr>
          <w:lang w:val="en-US"/>
        </w:rPr>
        <w:t xml:space="preserve">). </w:t>
      </w:r>
      <w:commentRangeEnd w:id="71"/>
      <w:r w:rsidR="0065107A">
        <w:rPr>
          <w:rStyle w:val="CommentReference"/>
        </w:rPr>
        <w:commentReference w:id="71"/>
      </w:r>
      <w:commentRangeEnd w:id="72"/>
      <w:r w:rsidR="00B6789B">
        <w:rPr>
          <w:rStyle w:val="CommentReference"/>
        </w:rPr>
        <w:commentReference w:id="72"/>
      </w:r>
      <w:r w:rsidR="1071F4AC" w:rsidRPr="5911DDBD">
        <w:rPr>
          <w:lang w:val="en-US"/>
        </w:rPr>
        <w:t>F</w:t>
      </w:r>
      <w:r w:rsidR="22F22B01" w:rsidRPr="5911DDBD">
        <w:rPr>
          <w:lang w:val="en-US"/>
        </w:rPr>
        <w:t xml:space="preserve">or the remaining </w:t>
      </w:r>
      <w:r w:rsidR="473F21E2" w:rsidRPr="5911DDBD">
        <w:rPr>
          <w:lang w:val="en-US"/>
        </w:rPr>
        <w:t>health states</w:t>
      </w:r>
      <w:r w:rsidR="22F22B01" w:rsidRPr="5911DDBD">
        <w:rPr>
          <w:lang w:val="en-US"/>
        </w:rPr>
        <w:t xml:space="preserve">, we </w:t>
      </w:r>
      <w:r w:rsidR="65FACCE4" w:rsidRPr="5911DDBD">
        <w:rPr>
          <w:lang w:val="en-US"/>
        </w:rPr>
        <w:t xml:space="preserve">followed the </w:t>
      </w:r>
      <w:r w:rsidR="007D2DF4">
        <w:rPr>
          <w:lang w:val="en-US"/>
        </w:rPr>
        <w:t>method</w:t>
      </w:r>
      <w:r w:rsidR="65FACCE4" w:rsidRPr="5911DDBD">
        <w:rPr>
          <w:lang w:val="en-US"/>
        </w:rPr>
        <w:t xml:space="preserve"> of </w:t>
      </w:r>
      <w:r w:rsidR="22F22B01" w:rsidRPr="5911DDBD">
        <w:rPr>
          <w:lang w:val="en-US"/>
        </w:rPr>
        <w:t>a</w:t>
      </w:r>
      <w:r w:rsidR="0B7F6B8A" w:rsidRPr="5911DDBD">
        <w:rPr>
          <w:lang w:val="en-US"/>
        </w:rPr>
        <w:t xml:space="preserve"> calibrated visual </w:t>
      </w:r>
      <w:r w:rsidR="295B3CCB" w:rsidRPr="5911DDBD">
        <w:rPr>
          <w:lang w:val="en-US"/>
        </w:rPr>
        <w:t>analogue</w:t>
      </w:r>
      <w:r w:rsidR="0B7F6B8A" w:rsidRPr="5911DDBD">
        <w:rPr>
          <w:lang w:val="en-US"/>
        </w:rPr>
        <w:t xml:space="preserve"> scale</w:t>
      </w:r>
      <w:r w:rsidR="68A1D714" w:rsidRPr="5911DDBD">
        <w:rPr>
          <w:lang w:val="en-US"/>
        </w:rPr>
        <w:t xml:space="preserve"> (VAS)</w:t>
      </w:r>
      <w:r w:rsidR="0B7F6B8A" w:rsidRPr="5911DDBD">
        <w:rPr>
          <w:lang w:val="en-US"/>
        </w:rPr>
        <w:t xml:space="preserve"> </w:t>
      </w:r>
      <w:r w:rsidR="007D2DF4">
        <w:rPr>
          <w:lang w:val="en-US"/>
        </w:rPr>
        <w:t>as</w:t>
      </w:r>
      <w:r w:rsidR="0B7F6B8A" w:rsidRPr="5911DDBD">
        <w:rPr>
          <w:lang w:val="en-US"/>
        </w:rPr>
        <w:t xml:space="preserve"> </w:t>
      </w:r>
      <w:r w:rsidR="00100057">
        <w:rPr>
          <w:lang w:val="en-US"/>
        </w:rPr>
        <w:t>described by Stouthard et al.</w:t>
      </w:r>
      <w:r w:rsidR="00100057">
        <w:rPr>
          <w:lang w:val="en-US"/>
        </w:rPr>
        <w:fldChar w:fldCharType="begin" w:fldLock="1"/>
      </w:r>
      <w:r w:rsidR="00100057">
        <w:rPr>
          <w:lang w:val="en-US"/>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31&lt;/sup&gt;","plainTextFormattedCitation":"31"},"properties":{"noteIndex":0},"schema":"https://github.com/citation-style-language/schema/raw/master/csl-citation.json"}</w:instrText>
      </w:r>
      <w:r w:rsidR="00100057">
        <w:rPr>
          <w:lang w:val="en-US"/>
        </w:rPr>
        <w:fldChar w:fldCharType="separate"/>
      </w:r>
      <w:r w:rsidR="00100057" w:rsidRPr="00100057">
        <w:rPr>
          <w:noProof/>
          <w:vertAlign w:val="superscript"/>
          <w:lang w:val="en-US"/>
        </w:rPr>
        <w:t>31</w:t>
      </w:r>
      <w:r w:rsidR="00100057">
        <w:rPr>
          <w:lang w:val="en-US"/>
        </w:rPr>
        <w:fldChar w:fldCharType="end"/>
      </w:r>
      <w:r w:rsidR="7B0641AA" w:rsidRPr="5911DDBD">
        <w:rPr>
          <w:lang w:val="en-US"/>
        </w:rPr>
        <w:t xml:space="preserve"> </w:t>
      </w:r>
      <w:r w:rsidR="007D2DF4">
        <w:rPr>
          <w:lang w:val="en-US"/>
        </w:rPr>
        <w:t xml:space="preserve">We made use of a calibrated VAS with WHO data and the missing </w:t>
      </w:r>
      <w:r w:rsidR="007D2DF4">
        <w:t>data on pre- and postoperative QoL was mapped on the WHO data by an expert panel.</w:t>
      </w:r>
      <w:r w:rsidR="007D2DF4">
        <w:rPr>
          <w:lang w:val="en-US"/>
        </w:rPr>
        <w:t xml:space="preserve"> </w:t>
      </w:r>
      <w:r w:rsidR="00F81350" w:rsidRPr="5911DDBD">
        <w:rPr>
          <w:lang w:val="en-US"/>
        </w:rPr>
        <w:t>The</w:t>
      </w:r>
      <w:r w:rsidR="10C543FC" w:rsidRPr="5911DDBD">
        <w:rPr>
          <w:lang w:val="en-US"/>
        </w:rPr>
        <w:t xml:space="preserve"> exper</w:t>
      </w:r>
      <w:r w:rsidR="7F93DA7F" w:rsidRPr="5911DDBD">
        <w:rPr>
          <w:lang w:val="en-US"/>
        </w:rPr>
        <w:t>t</w:t>
      </w:r>
      <w:r w:rsidR="10C543FC" w:rsidRPr="5911DDBD">
        <w:rPr>
          <w:lang w:val="en-US"/>
        </w:rPr>
        <w:t xml:space="preserve"> </w:t>
      </w:r>
      <w:r w:rsidR="00F81350" w:rsidRPr="5911DDBD">
        <w:rPr>
          <w:lang w:val="en-US"/>
        </w:rPr>
        <w:t xml:space="preserve">panel </w:t>
      </w:r>
      <w:r w:rsidR="306CE032" w:rsidRPr="5911DDBD">
        <w:rPr>
          <w:lang w:val="en-US"/>
        </w:rPr>
        <w:t xml:space="preserve">consisted of </w:t>
      </w:r>
      <w:r w:rsidR="7F434448" w:rsidRPr="5911DDBD">
        <w:rPr>
          <w:lang w:val="en-US"/>
        </w:rPr>
        <w:t xml:space="preserve">a diverse group of </w:t>
      </w:r>
      <w:r w:rsidR="7B0641AA" w:rsidRPr="5911DDBD">
        <w:rPr>
          <w:lang w:val="en-US"/>
        </w:rPr>
        <w:t>Dutch health care professionals</w:t>
      </w:r>
      <w:r w:rsidR="4557AA0F" w:rsidRPr="5911DDBD">
        <w:rPr>
          <w:lang w:val="en-US"/>
        </w:rPr>
        <w:t xml:space="preserve">, both </w:t>
      </w:r>
      <w:ins w:id="73" w:author="rob baatenburg de jong" w:date="2020-05-21T11:31:00Z">
        <w:r w:rsidR="006C5B68">
          <w:rPr>
            <w:lang w:val="en-US"/>
          </w:rPr>
          <w:t xml:space="preserve">surgeons </w:t>
        </w:r>
      </w:ins>
      <w:del w:id="74" w:author="rob baatenburg de jong" w:date="2020-05-21T11:31:00Z">
        <w:r w:rsidR="4557AA0F" w:rsidRPr="5911DDBD" w:rsidDel="006C5B68">
          <w:rPr>
            <w:lang w:val="en-US"/>
          </w:rPr>
          <w:delText xml:space="preserve">specialists </w:delText>
        </w:r>
      </w:del>
      <w:r w:rsidR="4557AA0F" w:rsidRPr="5911DDBD">
        <w:rPr>
          <w:lang w:val="en-US"/>
        </w:rPr>
        <w:t>(e.g. cardiothoracic surgeons</w:t>
      </w:r>
      <w:r w:rsidR="007D2DF4">
        <w:rPr>
          <w:lang w:val="en-US"/>
        </w:rPr>
        <w:t xml:space="preserve"> and </w:t>
      </w:r>
      <w:r w:rsidR="007D2DF4" w:rsidRPr="007D2DF4">
        <w:rPr>
          <w:lang w:val="en-US"/>
        </w:rPr>
        <w:t>gynecologic surge</w:t>
      </w:r>
      <w:r w:rsidR="007D2DF4">
        <w:rPr>
          <w:lang w:val="en-US"/>
        </w:rPr>
        <w:t>ons</w:t>
      </w:r>
      <w:r w:rsidR="4557AA0F" w:rsidRPr="5911DDBD">
        <w:rPr>
          <w:lang w:val="en-US"/>
        </w:rPr>
        <w:t>) as well as generalists (e.g.</w:t>
      </w:r>
      <w:r w:rsidR="007D2DF4">
        <w:rPr>
          <w:lang w:val="en-US"/>
        </w:rPr>
        <w:t xml:space="preserve"> </w:t>
      </w:r>
      <w:ins w:id="75" w:author="rob baatenburg de jong" w:date="2020-05-21T11:31:00Z">
        <w:r w:rsidR="006C5B68">
          <w:rPr>
            <w:lang w:val="en-US"/>
          </w:rPr>
          <w:t xml:space="preserve">doctors of internal medicine, </w:t>
        </w:r>
      </w:ins>
      <w:r w:rsidR="4557AA0F" w:rsidRPr="5911DDBD">
        <w:rPr>
          <w:lang w:val="en-US"/>
        </w:rPr>
        <w:t>geriatrists</w:t>
      </w:r>
      <w:r w:rsidR="007D2DF4">
        <w:rPr>
          <w:lang w:val="en-US"/>
        </w:rPr>
        <w:t xml:space="preserve"> and GPs</w:t>
      </w:r>
      <w:r w:rsidR="4557AA0F" w:rsidRPr="5911DDBD">
        <w:rPr>
          <w:lang w:val="en-US"/>
        </w:rPr>
        <w:t>)</w:t>
      </w:r>
      <w:r w:rsidR="7B0641AA" w:rsidRPr="5911DDBD">
        <w:rPr>
          <w:lang w:val="en-US"/>
        </w:rPr>
        <w:t xml:space="preserve">. Appendix D </w:t>
      </w:r>
      <w:r w:rsidR="007D2DF4">
        <w:rPr>
          <w:lang w:val="en-US"/>
        </w:rPr>
        <w:t>provided</w:t>
      </w:r>
      <w:r w:rsidR="653FE071" w:rsidRPr="5911DDBD">
        <w:rPr>
          <w:lang w:val="en-US"/>
        </w:rPr>
        <w:t xml:space="preserve"> the calibrated VAS used in the exercise as well as </w:t>
      </w:r>
      <w:commentRangeStart w:id="76"/>
      <w:r w:rsidR="653FE071" w:rsidRPr="5911DDBD">
        <w:rPr>
          <w:lang w:val="en-US"/>
        </w:rPr>
        <w:t>summary</w:t>
      </w:r>
      <w:r w:rsidR="7B0641AA" w:rsidRPr="5911DDBD">
        <w:rPr>
          <w:lang w:val="en-US"/>
        </w:rPr>
        <w:t xml:space="preserve"> of the participating</w:t>
      </w:r>
      <w:r w:rsidR="6EEDC1D8" w:rsidRPr="5911DDBD">
        <w:rPr>
          <w:lang w:val="en-US"/>
        </w:rPr>
        <w:t xml:space="preserve"> health care</w:t>
      </w:r>
      <w:r w:rsidR="7B0641AA" w:rsidRPr="5911DDBD">
        <w:rPr>
          <w:lang w:val="en-US"/>
        </w:rPr>
        <w:t xml:space="preserve"> professionals</w:t>
      </w:r>
      <w:commentRangeEnd w:id="76"/>
      <w:r w:rsidR="00063929">
        <w:rPr>
          <w:rStyle w:val="CommentReference"/>
        </w:rPr>
        <w:commentReference w:id="76"/>
      </w:r>
      <w:r w:rsidR="7B0641AA" w:rsidRPr="5911DDBD">
        <w:rPr>
          <w:lang w:val="en-US"/>
        </w:rPr>
        <w:t xml:space="preserve">. </w:t>
      </w:r>
      <w:r w:rsidR="56835970" w:rsidRPr="5911DDBD">
        <w:rPr>
          <w:lang w:val="en-US"/>
        </w:rPr>
        <w:t>The mean and 95% confidence interval of the</w:t>
      </w:r>
      <w:r w:rsidR="00270429">
        <w:rPr>
          <w:lang w:val="en-US"/>
        </w:rPr>
        <w:t xml:space="preserve"> ma</w:t>
      </w:r>
      <w:ins w:id="77" w:author="rob baatenburg de jong" w:date="2020-05-21T11:31:00Z">
        <w:r w:rsidR="006C5B68">
          <w:rPr>
            <w:lang w:val="en-US"/>
          </w:rPr>
          <w:t>p</w:t>
        </w:r>
      </w:ins>
      <w:r w:rsidR="00270429">
        <w:rPr>
          <w:lang w:val="en-US"/>
        </w:rPr>
        <w:t>ped</w:t>
      </w:r>
      <w:r w:rsidR="56835970" w:rsidRPr="5911DDBD">
        <w:rPr>
          <w:lang w:val="en-US"/>
        </w:rPr>
        <w:t xml:space="preserve"> </w:t>
      </w:r>
      <w:r w:rsidR="007D2DF4">
        <w:rPr>
          <w:lang w:val="en-US"/>
        </w:rPr>
        <w:t>QoL scores was</w:t>
      </w:r>
      <w:r w:rsidR="56835970" w:rsidRPr="5911DDBD">
        <w:rPr>
          <w:lang w:val="en-US"/>
        </w:rPr>
        <w:t xml:space="preserve"> used in the model.</w:t>
      </w:r>
      <w:r w:rsidR="72DF894A" w:rsidRPr="5911DDBD">
        <w:rPr>
          <w:lang w:val="en-US"/>
        </w:rPr>
        <w:t xml:space="preserve"> </w:t>
      </w:r>
    </w:p>
    <w:p w14:paraId="4D072140" w14:textId="75133C69" w:rsidR="72DF894A" w:rsidRDefault="72DF894A" w:rsidP="5911DDBD">
      <w:pPr>
        <w:rPr>
          <w:lang w:val="en-US"/>
        </w:rPr>
      </w:pPr>
      <w:r w:rsidRPr="5911DDBD">
        <w:rPr>
          <w:lang w:val="en-US"/>
        </w:rPr>
        <w:t>We estimated eight health states</w:t>
      </w:r>
      <w:r w:rsidR="00100057">
        <w:rPr>
          <w:lang w:val="en-US"/>
        </w:rPr>
        <w:t xml:space="preserve"> (three procedures)</w:t>
      </w:r>
      <w:r w:rsidRPr="5911DDBD">
        <w:rPr>
          <w:lang w:val="en-US"/>
        </w:rPr>
        <w:t xml:space="preserve"> twice in two separate sessions. The results were compared using two-sided t-tests.</w:t>
      </w:r>
      <w:r w:rsidR="1BAABA34" w:rsidRPr="5911DDBD">
        <w:rPr>
          <w:lang w:val="en-US"/>
        </w:rPr>
        <w:t xml:space="preserve"> The estimate</w:t>
      </w:r>
      <w:r w:rsidR="00100057">
        <w:rPr>
          <w:lang w:val="en-US"/>
        </w:rPr>
        <w:t>s</w:t>
      </w:r>
      <w:r w:rsidR="1BAABA34" w:rsidRPr="5911DDBD">
        <w:rPr>
          <w:lang w:val="en-US"/>
        </w:rPr>
        <w:t xml:space="preserve"> of the first session </w:t>
      </w:r>
      <w:r w:rsidR="00100057">
        <w:rPr>
          <w:lang w:val="en-US"/>
        </w:rPr>
        <w:t>were</w:t>
      </w:r>
      <w:r w:rsidR="1BAABA34" w:rsidRPr="5911DDBD">
        <w:rPr>
          <w:lang w:val="en-US"/>
        </w:rPr>
        <w:t xml:space="preserve"> used.</w:t>
      </w:r>
    </w:p>
    <w:p w14:paraId="6F4E0A1F" w14:textId="600A6724" w:rsidR="5E83DCF0" w:rsidRDefault="5E83DCF0" w:rsidP="04F59E2C">
      <w:pPr>
        <w:rPr>
          <w:rFonts w:ascii="Arial" w:eastAsia="Arial" w:hAnsi="Arial" w:cs="Arial"/>
          <w:color w:val="FF0000"/>
          <w:sz w:val="19"/>
          <w:szCs w:val="19"/>
          <w:lang w:val="en-US"/>
        </w:rPr>
      </w:pPr>
      <w:commentRangeStart w:id="78"/>
      <w:r w:rsidRPr="04F59E2C">
        <w:rPr>
          <w:rFonts w:ascii="Arial" w:eastAsia="Arial" w:hAnsi="Arial" w:cs="Arial"/>
          <w:color w:val="FF0000"/>
          <w:sz w:val="19"/>
          <w:szCs w:val="19"/>
          <w:lang w:val="en-US"/>
        </w:rPr>
        <w:t xml:space="preserve">Do we need details, like done 2 </w:t>
      </w:r>
      <w:r w:rsidR="533C0DBA" w:rsidRPr="04F59E2C">
        <w:rPr>
          <w:rFonts w:ascii="Arial" w:eastAsia="Arial" w:hAnsi="Arial" w:cs="Arial"/>
          <w:color w:val="FF0000"/>
          <w:sz w:val="19"/>
          <w:szCs w:val="19"/>
          <w:lang w:val="en-US"/>
        </w:rPr>
        <w:t xml:space="preserve">evening? </w:t>
      </w:r>
      <w:commentRangeEnd w:id="78"/>
      <w:r w:rsidR="006C5B68">
        <w:rPr>
          <w:rStyle w:val="CommentReference"/>
        </w:rPr>
        <w:commentReference w:id="78"/>
      </w:r>
      <w:r w:rsidR="533C0DBA" w:rsidRPr="04F59E2C">
        <w:rPr>
          <w:rFonts w:ascii="Arial" w:eastAsia="Arial" w:hAnsi="Arial" w:cs="Arial"/>
          <w:color w:val="FF0000"/>
          <w:sz w:val="19"/>
          <w:szCs w:val="19"/>
          <w:lang w:val="en-US"/>
        </w:rPr>
        <w:t xml:space="preserve">And data handling of the results? </w:t>
      </w:r>
    </w:p>
    <w:p w14:paraId="3D058850" w14:textId="6B4D4DF4" w:rsidR="0E032422" w:rsidRDefault="0E032422" w:rsidP="04F59E2C">
      <w:pPr>
        <w:rPr>
          <w:rFonts w:ascii="Arial" w:eastAsia="Arial" w:hAnsi="Arial" w:cs="Arial"/>
          <w:sz w:val="19"/>
          <w:szCs w:val="19"/>
          <w:highlight w:val="yellow"/>
          <w:lang w:val="en-US"/>
        </w:rPr>
      </w:pPr>
      <w:r w:rsidRPr="04F59E2C">
        <w:rPr>
          <w:rFonts w:ascii="Arial" w:eastAsia="Arial" w:hAnsi="Arial" w:cs="Arial"/>
          <w:sz w:val="19"/>
          <w:szCs w:val="19"/>
          <w:highlight w:val="yellow"/>
          <w:lang w:val="en-US"/>
        </w:rPr>
        <w:t>@Jan v B?</w:t>
      </w:r>
      <w:r w:rsidR="0B8BA1D6" w:rsidRPr="04F59E2C">
        <w:rPr>
          <w:rFonts w:ascii="Arial" w:eastAsia="Arial" w:hAnsi="Arial" w:cs="Arial"/>
          <w:sz w:val="19"/>
          <w:szCs w:val="19"/>
          <w:highlight w:val="yellow"/>
          <w:lang w:val="en-US"/>
        </w:rPr>
        <w:t xml:space="preserve"> Could you please check/help improving this paragraph and</w:t>
      </w:r>
      <w:r w:rsidR="007D2DF4">
        <w:rPr>
          <w:rFonts w:ascii="Arial" w:eastAsia="Arial" w:hAnsi="Arial" w:cs="Arial"/>
          <w:sz w:val="19"/>
          <w:szCs w:val="19"/>
          <w:highlight w:val="yellow"/>
          <w:lang w:val="en-US"/>
        </w:rPr>
        <w:t xml:space="preserve"> what need to be included in the a</w:t>
      </w:r>
      <w:r w:rsidR="0B8BA1D6" w:rsidRPr="04F59E2C">
        <w:rPr>
          <w:rFonts w:ascii="Arial" w:eastAsia="Arial" w:hAnsi="Arial" w:cs="Arial"/>
          <w:sz w:val="19"/>
          <w:szCs w:val="19"/>
          <w:highlight w:val="yellow"/>
          <w:lang w:val="en-US"/>
        </w:rPr>
        <w:t xml:space="preserve">ppendix? </w:t>
      </w:r>
    </w:p>
    <w:p w14:paraId="638EF59B" w14:textId="052A4330" w:rsidR="363711B5" w:rsidRDefault="363711B5" w:rsidP="04F59E2C">
      <w:pPr>
        <w:rPr>
          <w:lang w:val="en-US"/>
        </w:rPr>
      </w:pPr>
      <w:r w:rsidRPr="04F59E2C">
        <w:rPr>
          <w:lang w:val="en-US"/>
        </w:rPr>
        <w:lastRenderedPageBreak/>
        <w:t xml:space="preserve">Similar to the parameter for survival, we also included a </w:t>
      </w:r>
      <w:r w:rsidR="0ACA24A8" w:rsidRPr="04F59E2C">
        <w:rPr>
          <w:lang w:val="en-US"/>
        </w:rPr>
        <w:t xml:space="preserve">parameter for the </w:t>
      </w:r>
      <w:r w:rsidR="123C2E08" w:rsidRPr="04F59E2C">
        <w:rPr>
          <w:lang w:val="en-US"/>
        </w:rPr>
        <w:t xml:space="preserve">time until no effect of treatment </w:t>
      </w:r>
      <w:r w:rsidR="07F75B4C" w:rsidRPr="04F59E2C">
        <w:rPr>
          <w:lang w:val="en-US"/>
        </w:rPr>
        <w:t xml:space="preserve">can be expected </w:t>
      </w:r>
      <w:r w:rsidR="123C2E08" w:rsidRPr="04F59E2C">
        <w:rPr>
          <w:lang w:val="en-US"/>
        </w:rPr>
        <w:t xml:space="preserve">on </w:t>
      </w:r>
      <w:r w:rsidR="5122E78B" w:rsidRPr="04F59E2C">
        <w:rPr>
          <w:lang w:val="en-US"/>
        </w:rPr>
        <w:t>QoL</w:t>
      </w:r>
      <w:r w:rsidR="092F464D" w:rsidRPr="04F59E2C">
        <w:rPr>
          <w:lang w:val="en-US"/>
        </w:rPr>
        <w:t>. When the delay in surgery is higher than t</w:t>
      </w:r>
      <w:r w:rsidR="0E38ECB7" w:rsidRPr="04F59E2C">
        <w:rPr>
          <w:lang w:val="en-US"/>
        </w:rPr>
        <w:t xml:space="preserve">he time indicated by this </w:t>
      </w:r>
      <w:r w:rsidR="092F464D" w:rsidRPr="04F59E2C">
        <w:rPr>
          <w:lang w:val="en-US"/>
        </w:rPr>
        <w:t>parameter, the utility of the postoperative state will be equal to the utility of the preoperative state.</w:t>
      </w:r>
    </w:p>
    <w:p w14:paraId="2DACA0A9" w14:textId="2D0D5DD5" w:rsidR="7F807001" w:rsidRDefault="7F807001" w:rsidP="39A4890C">
      <w:pPr>
        <w:pStyle w:val="Heading3"/>
        <w:rPr>
          <w:lang w:val="en-US"/>
        </w:rPr>
      </w:pPr>
      <w:r w:rsidRPr="04F59E2C">
        <w:rPr>
          <w:lang w:val="en-US"/>
        </w:rPr>
        <w:t>A</w:t>
      </w:r>
      <w:r w:rsidR="438F5BE1" w:rsidRPr="04F59E2C">
        <w:rPr>
          <w:lang w:val="en-US"/>
        </w:rPr>
        <w:t>nalysis</w:t>
      </w:r>
    </w:p>
    <w:p w14:paraId="1B1CCF99" w14:textId="1724F3CD" w:rsidR="67AA1DAD" w:rsidRDefault="78792C13" w:rsidP="39A4890C">
      <w:pPr>
        <w:rPr>
          <w:lang w:val="en-US"/>
        </w:rPr>
      </w:pPr>
      <w:r w:rsidRPr="636709EE">
        <w:rPr>
          <w:lang w:val="en-US"/>
        </w:rPr>
        <w:t xml:space="preserve">Parameter uncertainty was </w:t>
      </w:r>
      <w:r w:rsidR="06C1E4D4" w:rsidRPr="636709EE">
        <w:rPr>
          <w:lang w:val="en-US"/>
        </w:rPr>
        <w:t>incorporated</w:t>
      </w:r>
      <w:r w:rsidRPr="636709EE">
        <w:rPr>
          <w:lang w:val="en-US"/>
        </w:rPr>
        <w:t xml:space="preserve"> using</w:t>
      </w:r>
      <w:r w:rsidR="69B44229" w:rsidRPr="636709EE">
        <w:rPr>
          <w:lang w:val="en-US"/>
        </w:rPr>
        <w:t xml:space="preserve"> a probabilistic sensitivity analysis</w:t>
      </w:r>
      <w:r w:rsidR="2DE29F2E" w:rsidRPr="636709EE">
        <w:rPr>
          <w:lang w:val="en-US"/>
        </w:rPr>
        <w:t>. I</w:t>
      </w:r>
      <w:r w:rsidR="69B44229" w:rsidRPr="636709EE">
        <w:rPr>
          <w:lang w:val="en-US"/>
        </w:rPr>
        <w:t>nstead of</w:t>
      </w:r>
      <w:r w:rsidR="3823885E" w:rsidRPr="636709EE">
        <w:rPr>
          <w:lang w:val="en-US"/>
        </w:rPr>
        <w:t xml:space="preserve"> simulating </w:t>
      </w:r>
      <w:r w:rsidR="7C717B05" w:rsidRPr="636709EE">
        <w:rPr>
          <w:lang w:val="en-US"/>
        </w:rPr>
        <w:t xml:space="preserve">all </w:t>
      </w:r>
      <w:r w:rsidR="4C0351CA" w:rsidRPr="636709EE">
        <w:rPr>
          <w:lang w:val="en-US"/>
        </w:rPr>
        <w:t>scenarios</w:t>
      </w:r>
      <w:r w:rsidR="7C717B05" w:rsidRPr="636709EE">
        <w:rPr>
          <w:lang w:val="en-US"/>
        </w:rPr>
        <w:t xml:space="preserve"> </w:t>
      </w:r>
      <w:r w:rsidR="3823885E" w:rsidRPr="636709EE">
        <w:rPr>
          <w:lang w:val="en-US"/>
        </w:rPr>
        <w:t>with</w:t>
      </w:r>
      <w:r w:rsidR="69B44229" w:rsidRPr="636709EE">
        <w:rPr>
          <w:lang w:val="en-US"/>
        </w:rPr>
        <w:t xml:space="preserve"> </w:t>
      </w:r>
      <w:r w:rsidR="09D611F5" w:rsidRPr="636709EE">
        <w:rPr>
          <w:lang w:val="en-US"/>
        </w:rPr>
        <w:t xml:space="preserve">one estimate per parameter, </w:t>
      </w:r>
      <w:r w:rsidR="6F63D187" w:rsidRPr="636709EE">
        <w:rPr>
          <w:lang w:val="en-US"/>
        </w:rPr>
        <w:t xml:space="preserve">we simulated all scenarios with </w:t>
      </w:r>
      <w:r w:rsidR="3BBF3381" w:rsidRPr="636709EE">
        <w:rPr>
          <w:lang w:val="en-US"/>
        </w:rPr>
        <w:t>100 parameter sets</w:t>
      </w:r>
      <w:r w:rsidR="1F6BFBAC" w:rsidRPr="636709EE">
        <w:rPr>
          <w:lang w:val="en-US"/>
        </w:rPr>
        <w:t xml:space="preserve">. These parameters sets </w:t>
      </w:r>
      <w:r w:rsidR="19D915F2" w:rsidRPr="636709EE">
        <w:rPr>
          <w:lang w:val="en-US"/>
        </w:rPr>
        <w:t xml:space="preserve">were </w:t>
      </w:r>
      <w:r w:rsidR="39A09F5B" w:rsidRPr="636709EE">
        <w:rPr>
          <w:lang w:val="en-US"/>
        </w:rPr>
        <w:t>drawn from</w:t>
      </w:r>
      <w:r w:rsidR="09D611F5" w:rsidRPr="636709EE">
        <w:rPr>
          <w:lang w:val="en-US"/>
        </w:rPr>
        <w:t xml:space="preserve"> </w:t>
      </w:r>
      <w:r w:rsidR="7202EC1C" w:rsidRPr="636709EE">
        <w:rPr>
          <w:lang w:val="en-US"/>
        </w:rPr>
        <w:t xml:space="preserve">the distribution of </w:t>
      </w:r>
      <w:r w:rsidR="13B733C6" w:rsidRPr="636709EE">
        <w:rPr>
          <w:lang w:val="en-US"/>
        </w:rPr>
        <w:t xml:space="preserve">each </w:t>
      </w:r>
      <w:r w:rsidR="2ECABE27" w:rsidRPr="636709EE">
        <w:rPr>
          <w:lang w:val="en-US"/>
        </w:rPr>
        <w:t>parameter</w:t>
      </w:r>
      <w:r w:rsidR="5D6F8953" w:rsidRPr="636709EE">
        <w:rPr>
          <w:lang w:val="en-US"/>
        </w:rPr>
        <w:t xml:space="preserve"> described by the 95% </w:t>
      </w:r>
      <w:r w:rsidR="02B3637D" w:rsidRPr="636709EE">
        <w:rPr>
          <w:lang w:val="en-US"/>
        </w:rPr>
        <w:t>c</w:t>
      </w:r>
      <w:r w:rsidR="5D6F8953" w:rsidRPr="636709EE">
        <w:rPr>
          <w:lang w:val="en-US"/>
        </w:rPr>
        <w:t>onfidence interval</w:t>
      </w:r>
      <w:r w:rsidR="4CF2958E" w:rsidRPr="636709EE">
        <w:rPr>
          <w:lang w:val="en-US"/>
        </w:rPr>
        <w:t>.</w:t>
      </w:r>
      <w:r w:rsidR="6790F66C" w:rsidRPr="636709EE">
        <w:rPr>
          <w:lang w:val="en-US"/>
        </w:rPr>
        <w:t xml:space="preserve"> </w:t>
      </w:r>
      <w:r w:rsidR="2EB64012" w:rsidRPr="636709EE">
        <w:rPr>
          <w:lang w:val="en-US"/>
        </w:rPr>
        <w:t>We assumed triangle distributions for the survival probabilities, the time</w:t>
      </w:r>
      <w:r w:rsidR="00063929">
        <w:rPr>
          <w:lang w:val="en-US"/>
        </w:rPr>
        <w:t xml:space="preserve"> </w:t>
      </w:r>
      <w:r w:rsidR="2EB64012" w:rsidRPr="636709EE">
        <w:rPr>
          <w:lang w:val="en-US"/>
        </w:rPr>
        <w:t>to</w:t>
      </w:r>
      <w:r w:rsidR="00063929">
        <w:rPr>
          <w:lang w:val="en-US"/>
        </w:rPr>
        <w:t xml:space="preserve"> </w:t>
      </w:r>
      <w:r w:rsidR="2EB64012" w:rsidRPr="636709EE">
        <w:rPr>
          <w:lang w:val="en-US"/>
        </w:rPr>
        <w:t>no</w:t>
      </w:r>
      <w:r w:rsidR="00063929">
        <w:rPr>
          <w:lang w:val="en-US"/>
        </w:rPr>
        <w:t xml:space="preserve"> </w:t>
      </w:r>
      <w:r w:rsidR="2EB64012" w:rsidRPr="636709EE">
        <w:rPr>
          <w:lang w:val="en-US"/>
        </w:rPr>
        <w:t>effect</w:t>
      </w:r>
      <w:r w:rsidR="00063929">
        <w:rPr>
          <w:lang w:val="en-US"/>
        </w:rPr>
        <w:t xml:space="preserve"> </w:t>
      </w:r>
      <w:r w:rsidR="2EB64012" w:rsidRPr="636709EE">
        <w:rPr>
          <w:lang w:val="en-US"/>
        </w:rPr>
        <w:t>on</w:t>
      </w:r>
      <w:r w:rsidR="00063929">
        <w:rPr>
          <w:lang w:val="en-US"/>
        </w:rPr>
        <w:t xml:space="preserve"> </w:t>
      </w:r>
      <w:r w:rsidR="2EB64012" w:rsidRPr="636709EE">
        <w:rPr>
          <w:lang w:val="en-US"/>
        </w:rPr>
        <w:t xml:space="preserve">survival or </w:t>
      </w:r>
      <w:r w:rsidR="343D67DD" w:rsidRPr="636709EE">
        <w:rPr>
          <w:lang w:val="en-US"/>
        </w:rPr>
        <w:t>QoL</w:t>
      </w:r>
      <w:r w:rsidR="2EB64012" w:rsidRPr="636709EE">
        <w:rPr>
          <w:lang w:val="en-US"/>
        </w:rPr>
        <w:t xml:space="preserve">, and utilities; we assumed lognormal distributions for </w:t>
      </w:r>
      <w:r w:rsidR="3C34CAB7" w:rsidRPr="636709EE">
        <w:rPr>
          <w:lang w:val="en-US"/>
        </w:rPr>
        <w:t xml:space="preserve">relative </w:t>
      </w:r>
      <w:r w:rsidR="2EB64012" w:rsidRPr="636709EE">
        <w:rPr>
          <w:lang w:val="en-US"/>
        </w:rPr>
        <w:t>treatment effect</w:t>
      </w:r>
      <w:r w:rsidR="3B10F7E0" w:rsidRPr="636709EE">
        <w:rPr>
          <w:lang w:val="en-US"/>
        </w:rPr>
        <w:t>s</w:t>
      </w:r>
      <w:r w:rsidR="00E3229F">
        <w:rPr>
          <w:lang w:val="en-US"/>
        </w:rPr>
        <w:t xml:space="preserve">; </w:t>
      </w:r>
      <w:r w:rsidR="2ED56EED" w:rsidRPr="636709EE">
        <w:rPr>
          <w:lang w:val="en-US"/>
        </w:rPr>
        <w:t xml:space="preserve">and </w:t>
      </w:r>
      <w:r w:rsidR="00E3229F">
        <w:rPr>
          <w:lang w:val="en-US"/>
        </w:rPr>
        <w:t xml:space="preserve">we assumed </w:t>
      </w:r>
      <w:r w:rsidR="2ED56EED" w:rsidRPr="636709EE">
        <w:rPr>
          <w:lang w:val="en-US"/>
        </w:rPr>
        <w:t>normal distributions for age.</w:t>
      </w:r>
      <w:r w:rsidR="70654D95" w:rsidRPr="636709EE">
        <w:rPr>
          <w:color w:val="FF0000"/>
          <w:lang w:val="en-US"/>
        </w:rPr>
        <w:t xml:space="preserve"> </w:t>
      </w:r>
      <w:r w:rsidR="1B1C308A" w:rsidRPr="636709EE">
        <w:rPr>
          <w:lang w:val="en-US"/>
        </w:rPr>
        <w:t xml:space="preserve">This procedure results in 100 </w:t>
      </w:r>
      <w:r w:rsidR="3F479B69" w:rsidRPr="636709EE">
        <w:rPr>
          <w:lang w:val="en-US"/>
        </w:rPr>
        <w:t xml:space="preserve">model </w:t>
      </w:r>
      <w:r w:rsidR="1B1C308A" w:rsidRPr="636709EE">
        <w:rPr>
          <w:lang w:val="en-US"/>
        </w:rPr>
        <w:t xml:space="preserve">estimates </w:t>
      </w:r>
      <w:r w:rsidR="542284EB" w:rsidRPr="636709EE">
        <w:rPr>
          <w:lang w:val="en-US"/>
        </w:rPr>
        <w:t>per</w:t>
      </w:r>
      <w:r w:rsidR="1B1C308A" w:rsidRPr="636709EE">
        <w:rPr>
          <w:lang w:val="en-US"/>
        </w:rPr>
        <w:t xml:space="preserve"> scenario. </w:t>
      </w:r>
      <w:r w:rsidR="70654D95" w:rsidRPr="636709EE">
        <w:rPr>
          <w:lang w:val="en-US"/>
        </w:rPr>
        <w:t xml:space="preserve">The </w:t>
      </w:r>
      <w:r w:rsidR="320380A0" w:rsidRPr="636709EE">
        <w:rPr>
          <w:lang w:val="en-US"/>
        </w:rPr>
        <w:t>50</w:t>
      </w:r>
      <w:r w:rsidR="00466DB7" w:rsidRPr="00466DB7">
        <w:rPr>
          <w:vertAlign w:val="superscript"/>
          <w:lang w:val="en-US"/>
        </w:rPr>
        <w:t>th</w:t>
      </w:r>
      <w:r w:rsidR="320380A0" w:rsidRPr="636709EE">
        <w:rPr>
          <w:lang w:val="en-US"/>
        </w:rPr>
        <w:t xml:space="preserve">, </w:t>
      </w:r>
      <w:r w:rsidR="70654D95" w:rsidRPr="636709EE">
        <w:rPr>
          <w:lang w:val="en-US"/>
        </w:rPr>
        <w:t>2.5</w:t>
      </w:r>
      <w:r w:rsidR="70654D95" w:rsidRPr="00466DB7">
        <w:rPr>
          <w:vertAlign w:val="superscript"/>
          <w:lang w:val="en-US"/>
        </w:rPr>
        <w:t>th</w:t>
      </w:r>
      <w:r w:rsidR="00466DB7">
        <w:rPr>
          <w:lang w:val="en-US"/>
        </w:rPr>
        <w:t xml:space="preserve">, </w:t>
      </w:r>
      <w:r w:rsidR="70654D95" w:rsidRPr="636709EE">
        <w:rPr>
          <w:lang w:val="en-US"/>
        </w:rPr>
        <w:t>and 97.5</w:t>
      </w:r>
      <w:r w:rsidR="70654D95" w:rsidRPr="00466DB7">
        <w:rPr>
          <w:vertAlign w:val="superscript"/>
          <w:lang w:val="en-US"/>
        </w:rPr>
        <w:t>th</w:t>
      </w:r>
      <w:r w:rsidR="70654D95" w:rsidRPr="636709EE">
        <w:rPr>
          <w:lang w:val="en-US"/>
        </w:rPr>
        <w:t xml:space="preserve"> percentile of </w:t>
      </w:r>
      <w:r w:rsidR="0119C086" w:rsidRPr="636709EE">
        <w:rPr>
          <w:lang w:val="en-US"/>
        </w:rPr>
        <w:t>these</w:t>
      </w:r>
      <w:r w:rsidR="70654D95" w:rsidRPr="636709EE">
        <w:rPr>
          <w:lang w:val="en-US"/>
        </w:rPr>
        <w:t xml:space="preserve"> estimates </w:t>
      </w:r>
      <w:r w:rsidR="725D7A92" w:rsidRPr="636709EE">
        <w:rPr>
          <w:lang w:val="en-US"/>
        </w:rPr>
        <w:t xml:space="preserve">were </w:t>
      </w:r>
      <w:r w:rsidR="05062B3C" w:rsidRPr="636709EE">
        <w:rPr>
          <w:lang w:val="en-US"/>
        </w:rPr>
        <w:t>calculated</w:t>
      </w:r>
      <w:r w:rsidR="5380DE0A" w:rsidRPr="636709EE">
        <w:rPr>
          <w:lang w:val="en-US"/>
        </w:rPr>
        <w:t>, which</w:t>
      </w:r>
      <w:r w:rsidR="05062B3C" w:rsidRPr="636709EE">
        <w:rPr>
          <w:lang w:val="en-US"/>
        </w:rPr>
        <w:t xml:space="preserve"> correspond to the </w:t>
      </w:r>
      <w:r w:rsidR="70654D95" w:rsidRPr="636709EE">
        <w:rPr>
          <w:lang w:val="en-US"/>
        </w:rPr>
        <w:t xml:space="preserve">main estimate </w:t>
      </w:r>
      <w:r w:rsidR="00784C81">
        <w:rPr>
          <w:lang w:val="en-US"/>
        </w:rPr>
        <w:t>a</w:t>
      </w:r>
      <w:r w:rsidR="70654D95" w:rsidRPr="636709EE">
        <w:rPr>
          <w:lang w:val="en-US"/>
        </w:rPr>
        <w:t xml:space="preserve">nd </w:t>
      </w:r>
      <w:r w:rsidR="00784C81">
        <w:rPr>
          <w:lang w:val="en-US"/>
        </w:rPr>
        <w:t xml:space="preserve">the lower and upper limit of the </w:t>
      </w:r>
      <w:r w:rsidR="70654D95" w:rsidRPr="636709EE">
        <w:rPr>
          <w:lang w:val="en-US"/>
        </w:rPr>
        <w:t>95% confidence interval</w:t>
      </w:r>
      <w:r w:rsidR="3FEA6400" w:rsidRPr="636709EE">
        <w:rPr>
          <w:lang w:val="en-US"/>
        </w:rPr>
        <w:t>, respectively</w:t>
      </w:r>
      <w:r w:rsidR="70654D95" w:rsidRPr="636709EE">
        <w:rPr>
          <w:lang w:val="en-US"/>
        </w:rPr>
        <w:t>.</w:t>
      </w:r>
    </w:p>
    <w:p w14:paraId="516CEBF8" w14:textId="77777777" w:rsidR="00194496" w:rsidRDefault="58D0837F" w:rsidP="636709EE">
      <w:pPr>
        <w:rPr>
          <w:lang w:val="en-US"/>
        </w:rPr>
      </w:pPr>
      <w:r w:rsidRPr="636709EE">
        <w:rPr>
          <w:lang w:val="en-US"/>
        </w:rPr>
        <w:t xml:space="preserve">To calculate </w:t>
      </w:r>
      <w:r w:rsidR="5F889E78" w:rsidRPr="636709EE">
        <w:rPr>
          <w:lang w:val="en-US"/>
        </w:rPr>
        <w:t xml:space="preserve">QALY loss </w:t>
      </w:r>
      <w:r w:rsidR="00194496">
        <w:rPr>
          <w:lang w:val="en-US"/>
        </w:rPr>
        <w:t>due to delay</w:t>
      </w:r>
      <w:r w:rsidR="5F889E78" w:rsidRPr="636709EE">
        <w:rPr>
          <w:lang w:val="en-US"/>
        </w:rPr>
        <w:t xml:space="preserve">, </w:t>
      </w:r>
      <w:r w:rsidR="044D8439" w:rsidRPr="636709EE">
        <w:rPr>
          <w:lang w:val="en-US"/>
        </w:rPr>
        <w:t>we subtracted the QALYs associated with delaying surgery</w:t>
      </w:r>
      <w:r w:rsidR="00194496">
        <w:rPr>
          <w:lang w:val="en-US"/>
        </w:rPr>
        <w:t xml:space="preserve"> for</w:t>
      </w:r>
      <w:r w:rsidR="044D8439" w:rsidRPr="636709EE">
        <w:rPr>
          <w:lang w:val="en-US"/>
        </w:rPr>
        <w:t xml:space="preserve"> 52 weeks from the QALYs associated with delaying the surgery for 2 weeks. </w:t>
      </w:r>
      <w:r w:rsidR="00194496">
        <w:rPr>
          <w:lang w:val="en-US"/>
        </w:rPr>
        <w:t xml:space="preserve">This gives the </w:t>
      </w:r>
      <w:r w:rsidR="0E073991" w:rsidRPr="636709EE">
        <w:rPr>
          <w:lang w:val="en-US"/>
        </w:rPr>
        <w:t>QALY loss per 50 weeks, w</w:t>
      </w:r>
      <w:r w:rsidR="00194496">
        <w:rPr>
          <w:lang w:val="en-US"/>
        </w:rPr>
        <w:t xml:space="preserve">hich we </w:t>
      </w:r>
      <w:r w:rsidR="0E073991" w:rsidRPr="636709EE">
        <w:rPr>
          <w:lang w:val="en-US"/>
        </w:rPr>
        <w:t>converted it to QALY loss per month.</w:t>
      </w:r>
      <w:r w:rsidR="00194496">
        <w:rPr>
          <w:lang w:val="en-US"/>
        </w:rPr>
        <w:t xml:space="preserve"> </w:t>
      </w:r>
    </w:p>
    <w:p w14:paraId="49F2B852" w14:textId="0A82A7D2" w:rsidR="64E36724" w:rsidRDefault="00B0055D" w:rsidP="636709EE">
      <w:pPr>
        <w:rPr>
          <w:lang w:val="en-US"/>
        </w:rPr>
      </w:pPr>
      <w:r>
        <w:rPr>
          <w:lang w:val="en-US"/>
        </w:rPr>
        <w:t>Finally, t</w:t>
      </w:r>
      <w:r w:rsidR="64E36724" w:rsidRPr="636709EE">
        <w:rPr>
          <w:lang w:val="en-US"/>
        </w:rPr>
        <w:t>he model results were visually compared to the capacity requirements, obtained from the electronic patient regis</w:t>
      </w:r>
      <w:r w:rsidR="3CC54208" w:rsidRPr="636709EE">
        <w:rPr>
          <w:lang w:val="en-US"/>
        </w:rPr>
        <w:t>t</w:t>
      </w:r>
      <w:r w:rsidR="64E36724" w:rsidRPr="636709EE">
        <w:rPr>
          <w:lang w:val="en-US"/>
        </w:rPr>
        <w:t>ry.</w:t>
      </w:r>
    </w:p>
    <w:p w14:paraId="2FD80C2A" w14:textId="5D4572B6" w:rsidR="6C6FBC03" w:rsidRDefault="6C6FBC03" w:rsidP="39A4890C">
      <w:pPr>
        <w:pStyle w:val="Heading3"/>
        <w:rPr>
          <w:lang w:val="en-US"/>
        </w:rPr>
      </w:pPr>
      <w:r w:rsidRPr="39A4890C">
        <w:rPr>
          <w:lang w:val="en-US"/>
        </w:rPr>
        <w:t>Assumptions</w:t>
      </w:r>
    </w:p>
    <w:p w14:paraId="5FB30131" w14:textId="2BEEFA82" w:rsidR="68AE23EC" w:rsidRDefault="68AE23EC" w:rsidP="39A4890C">
      <w:pPr>
        <w:rPr>
          <w:lang w:val="en-US"/>
        </w:rPr>
      </w:pPr>
      <w:r w:rsidRPr="39A4890C">
        <w:rPr>
          <w:lang w:val="en-US"/>
        </w:rPr>
        <w:t xml:space="preserve">Above, we have described the design of the model. This design translates to the following </w:t>
      </w:r>
      <w:r w:rsidR="44739946" w:rsidRPr="39A4890C">
        <w:rPr>
          <w:lang w:val="en-US"/>
        </w:rPr>
        <w:t xml:space="preserve">core </w:t>
      </w:r>
      <w:r w:rsidRPr="39A4890C">
        <w:rPr>
          <w:lang w:val="en-US"/>
        </w:rPr>
        <w:t>assumptions:</w:t>
      </w:r>
    </w:p>
    <w:p w14:paraId="61185D19" w14:textId="252E9CEC" w:rsidR="7A5A4521" w:rsidRDefault="7A5A4521" w:rsidP="256137A7">
      <w:pPr>
        <w:pStyle w:val="ListParagraph"/>
        <w:numPr>
          <w:ilvl w:val="0"/>
          <w:numId w:val="3"/>
        </w:numPr>
        <w:rPr>
          <w:rFonts w:eastAsiaTheme="minorEastAsia"/>
        </w:rPr>
      </w:pPr>
      <w:r w:rsidRPr="39A4890C">
        <w:rPr>
          <w:lang w:val="en-US"/>
        </w:rPr>
        <w:t xml:space="preserve">The health benefit of the </w:t>
      </w:r>
      <w:r w:rsidR="00194496">
        <w:rPr>
          <w:lang w:val="en-US"/>
        </w:rPr>
        <w:t xml:space="preserve">surgical </w:t>
      </w:r>
      <w:r w:rsidRPr="39A4890C">
        <w:rPr>
          <w:lang w:val="en-US"/>
        </w:rPr>
        <w:t>procedure for the average patient is evaluated.</w:t>
      </w:r>
    </w:p>
    <w:p w14:paraId="6DC0D642" w14:textId="62B8C183" w:rsidR="7A5A4521" w:rsidRDefault="5B07AD0F" w:rsidP="04F59E2C">
      <w:pPr>
        <w:pStyle w:val="ListParagraph"/>
        <w:numPr>
          <w:ilvl w:val="0"/>
          <w:numId w:val="3"/>
        </w:numPr>
        <w:rPr>
          <w:lang w:val="en-US"/>
        </w:rPr>
      </w:pPr>
      <w:r w:rsidRPr="04F59E2C">
        <w:rPr>
          <w:lang w:val="en-US"/>
        </w:rPr>
        <w:t xml:space="preserve">The model does not include </w:t>
      </w:r>
      <w:r w:rsidR="654F4901" w:rsidRPr="04F59E2C">
        <w:rPr>
          <w:lang w:val="en-US"/>
        </w:rPr>
        <w:t xml:space="preserve">complications </w:t>
      </w:r>
      <w:r w:rsidR="1881AA4D" w:rsidRPr="04F59E2C">
        <w:rPr>
          <w:lang w:val="en-US"/>
        </w:rPr>
        <w:t xml:space="preserve">or </w:t>
      </w:r>
      <w:r w:rsidR="03972782" w:rsidRPr="04F59E2C">
        <w:rPr>
          <w:lang w:val="en-US"/>
        </w:rPr>
        <w:t xml:space="preserve">a </w:t>
      </w:r>
      <w:r w:rsidR="1881AA4D" w:rsidRPr="04F59E2C">
        <w:rPr>
          <w:lang w:val="en-US"/>
        </w:rPr>
        <w:t xml:space="preserve">period </w:t>
      </w:r>
      <w:r w:rsidR="39E6B2DB" w:rsidRPr="04F59E2C">
        <w:rPr>
          <w:lang w:val="en-US"/>
        </w:rPr>
        <w:t xml:space="preserve">of recovery, </w:t>
      </w:r>
      <w:r w:rsidR="14FCCFE3" w:rsidRPr="04F59E2C">
        <w:rPr>
          <w:lang w:val="en-US"/>
        </w:rPr>
        <w:t xml:space="preserve">both of </w:t>
      </w:r>
      <w:r w:rsidR="39E6B2DB" w:rsidRPr="04F59E2C">
        <w:rPr>
          <w:lang w:val="en-US"/>
        </w:rPr>
        <w:t>which can</w:t>
      </w:r>
      <w:r w:rsidR="7422D3BC" w:rsidRPr="04F59E2C">
        <w:rPr>
          <w:lang w:val="en-US"/>
        </w:rPr>
        <w:t xml:space="preserve"> </w:t>
      </w:r>
      <w:r w:rsidR="7A75BA86" w:rsidRPr="04F59E2C">
        <w:rPr>
          <w:lang w:val="en-US"/>
        </w:rPr>
        <w:t>reduc</w:t>
      </w:r>
      <w:r w:rsidR="6F81D3EC" w:rsidRPr="04F59E2C">
        <w:rPr>
          <w:lang w:val="en-US"/>
        </w:rPr>
        <w:t>e</w:t>
      </w:r>
      <w:r w:rsidR="7A75BA86" w:rsidRPr="04F59E2C">
        <w:rPr>
          <w:lang w:val="en-US"/>
        </w:rPr>
        <w:t xml:space="preserve"> QoL</w:t>
      </w:r>
      <w:ins w:id="79" w:author="rob baatenburg de jong" w:date="2020-05-21T11:34:00Z">
        <w:r w:rsidR="006C5B68">
          <w:rPr>
            <w:lang w:val="en-US"/>
          </w:rPr>
          <w:t xml:space="preserve"> temporarily</w:t>
        </w:r>
      </w:ins>
      <w:r w:rsidR="7A75BA86" w:rsidRPr="04F59E2C">
        <w:rPr>
          <w:lang w:val="en-US"/>
        </w:rPr>
        <w:t xml:space="preserve">. </w:t>
      </w:r>
    </w:p>
    <w:p w14:paraId="394151F9" w14:textId="0119193B" w:rsidR="7A5A4521" w:rsidRDefault="69024569" w:rsidP="04F59E2C">
      <w:pPr>
        <w:pStyle w:val="ListParagraph"/>
        <w:numPr>
          <w:ilvl w:val="0"/>
          <w:numId w:val="3"/>
        </w:numPr>
        <w:rPr>
          <w:rFonts w:eastAsiaTheme="minorEastAsia"/>
        </w:rPr>
      </w:pPr>
      <w:r w:rsidRPr="04F59E2C">
        <w:rPr>
          <w:lang w:val="en-US"/>
        </w:rPr>
        <w:t>Surgical procedure</w:t>
      </w:r>
      <w:r w:rsidR="2981A1C4" w:rsidRPr="04F59E2C">
        <w:rPr>
          <w:lang w:val="en-US"/>
        </w:rPr>
        <w:t>s</w:t>
      </w:r>
      <w:r w:rsidRPr="04F59E2C">
        <w:rPr>
          <w:lang w:val="en-US"/>
        </w:rPr>
        <w:t xml:space="preserve"> </w:t>
      </w:r>
      <w:r w:rsidR="6A53C6B2" w:rsidRPr="04F59E2C">
        <w:rPr>
          <w:lang w:val="en-US"/>
        </w:rPr>
        <w:t xml:space="preserve">are successful: no </w:t>
      </w:r>
      <w:r w:rsidR="00194496">
        <w:rPr>
          <w:lang w:val="en-US"/>
        </w:rPr>
        <w:t xml:space="preserve">increased risk of mortality during surgery </w:t>
      </w:r>
      <w:r w:rsidR="6A53C6B2" w:rsidRPr="04F59E2C">
        <w:rPr>
          <w:lang w:val="en-US"/>
        </w:rPr>
        <w:t>is assumed</w:t>
      </w:r>
      <w:r w:rsidR="33F7D5DC" w:rsidRPr="04F59E2C">
        <w:rPr>
          <w:lang w:val="en-US"/>
        </w:rPr>
        <w:t>.</w:t>
      </w:r>
    </w:p>
    <w:p w14:paraId="5DC7BE93" w14:textId="72875963" w:rsidR="7A5A4521" w:rsidRPr="001E60E4" w:rsidRDefault="7A5A4521" w:rsidP="04F59E2C">
      <w:pPr>
        <w:pStyle w:val="ListParagraph"/>
        <w:numPr>
          <w:ilvl w:val="0"/>
          <w:numId w:val="3"/>
        </w:numPr>
        <w:rPr>
          <w:lang w:val="en-US"/>
        </w:rPr>
      </w:pPr>
      <w:r w:rsidRPr="001E60E4">
        <w:rPr>
          <w:lang w:val="en-US"/>
        </w:rPr>
        <w:t xml:space="preserve">The COVID-19 context does not impact the </w:t>
      </w:r>
      <w:r w:rsidR="004B240F">
        <w:rPr>
          <w:lang w:val="en-US"/>
        </w:rPr>
        <w:t xml:space="preserve">performance of the </w:t>
      </w:r>
      <w:r w:rsidRPr="001E60E4">
        <w:rPr>
          <w:lang w:val="en-US"/>
        </w:rPr>
        <w:t>surgical procedures.</w:t>
      </w:r>
    </w:p>
    <w:p w14:paraId="48C73266" w14:textId="53A8BBE2" w:rsidR="7A5A4521" w:rsidRDefault="7A5A4521" w:rsidP="04F59E2C">
      <w:pPr>
        <w:rPr>
          <w:lang w:val="en-US"/>
        </w:rPr>
      </w:pPr>
      <w:r w:rsidRPr="04F59E2C">
        <w:rPr>
          <w:lang w:val="en-US"/>
        </w:rPr>
        <w:t xml:space="preserve">The output of the model should therefore be interpreted as the maximum health gain associated by performing the </w:t>
      </w:r>
      <w:r w:rsidR="539E41C1" w:rsidRPr="04F59E2C">
        <w:rPr>
          <w:lang w:val="en-US"/>
        </w:rPr>
        <w:t>procedure successfully for an average patient, in an</w:t>
      </w:r>
      <w:r w:rsidR="7CE38D43" w:rsidRPr="04F59E2C">
        <w:rPr>
          <w:lang w:val="en-US"/>
        </w:rPr>
        <w:t xml:space="preserve"> OR-setting not complicated by COVID-19. As for the QALY loss per </w:t>
      </w:r>
      <w:r w:rsidR="75743067" w:rsidRPr="04F59E2C">
        <w:rPr>
          <w:lang w:val="en-US"/>
        </w:rPr>
        <w:t>month</w:t>
      </w:r>
      <w:r w:rsidR="7CE38D43" w:rsidRPr="04F59E2C">
        <w:rPr>
          <w:lang w:val="en-US"/>
        </w:rPr>
        <w:t xml:space="preserve">, </w:t>
      </w:r>
      <w:r w:rsidR="109FB951" w:rsidRPr="04F59E2C">
        <w:rPr>
          <w:lang w:val="en-US"/>
        </w:rPr>
        <w:t xml:space="preserve">we assume that complications and harm at </w:t>
      </w:r>
      <w:r w:rsidR="19E26B68" w:rsidRPr="04F59E2C">
        <w:rPr>
          <w:lang w:val="en-US"/>
        </w:rPr>
        <w:t>various delays are equal and</w:t>
      </w:r>
      <w:r w:rsidR="68CED794" w:rsidRPr="04F59E2C">
        <w:rPr>
          <w:lang w:val="en-US"/>
        </w:rPr>
        <w:t xml:space="preserve"> </w:t>
      </w:r>
      <w:r w:rsidR="43A50C7C" w:rsidRPr="04F59E2C">
        <w:rPr>
          <w:lang w:val="en-US"/>
        </w:rPr>
        <w:t>cancel each other out.</w:t>
      </w:r>
      <w:r w:rsidR="19E26B68" w:rsidRPr="04F59E2C">
        <w:rPr>
          <w:lang w:val="en-US"/>
        </w:rPr>
        <w:t xml:space="preserve"> </w:t>
      </w:r>
      <w:r w:rsidR="1E1A9F67" w:rsidRPr="04F59E2C">
        <w:rPr>
          <w:lang w:val="en-US"/>
        </w:rPr>
        <w:t>T</w:t>
      </w:r>
      <w:r w:rsidR="19E26B68" w:rsidRPr="04F59E2C">
        <w:rPr>
          <w:lang w:val="en-US"/>
        </w:rPr>
        <w:t xml:space="preserve">herefore, this measure </w:t>
      </w:r>
      <w:r w:rsidR="2B749400" w:rsidRPr="04F59E2C">
        <w:rPr>
          <w:lang w:val="en-US"/>
        </w:rPr>
        <w:t xml:space="preserve">of urgency </w:t>
      </w:r>
      <w:r w:rsidR="19E26B68" w:rsidRPr="04F59E2C">
        <w:rPr>
          <w:lang w:val="en-US"/>
        </w:rPr>
        <w:t xml:space="preserve">can be compared across treatments with </w:t>
      </w:r>
      <w:r w:rsidR="01A69722" w:rsidRPr="04F59E2C">
        <w:rPr>
          <w:lang w:val="en-US"/>
        </w:rPr>
        <w:t xml:space="preserve">varying </w:t>
      </w:r>
      <w:r w:rsidR="50E535F9" w:rsidRPr="04F59E2C">
        <w:rPr>
          <w:lang w:val="en-US"/>
        </w:rPr>
        <w:t xml:space="preserve">associated </w:t>
      </w:r>
      <w:r w:rsidR="19E26B68" w:rsidRPr="04F59E2C">
        <w:rPr>
          <w:lang w:val="en-US"/>
        </w:rPr>
        <w:t>harm.</w:t>
      </w:r>
    </w:p>
    <w:p w14:paraId="7B577325" w14:textId="77777777" w:rsidR="438F5BE1" w:rsidRDefault="438F5BE1" w:rsidP="39A4890C">
      <w:pPr>
        <w:pStyle w:val="Heading2"/>
        <w:rPr>
          <w:lang w:val="en-US"/>
        </w:rPr>
      </w:pPr>
      <w:r w:rsidRPr="39A4890C">
        <w:rPr>
          <w:lang w:val="en-US"/>
        </w:rPr>
        <w:t>Results</w:t>
      </w:r>
    </w:p>
    <w:p w14:paraId="46292CAD" w14:textId="34DDF4D3" w:rsidR="3F769E82" w:rsidRDefault="1B599225" w:rsidP="39A4890C">
      <w:pPr>
        <w:spacing w:before="40" w:after="0"/>
        <w:rPr>
          <w:lang w:val="en-US"/>
        </w:rPr>
      </w:pPr>
      <w:r w:rsidRPr="04F59E2C">
        <w:rPr>
          <w:lang w:val="en-US"/>
        </w:rPr>
        <w:t>Full i</w:t>
      </w:r>
      <w:r w:rsidR="688D3A1C" w:rsidRPr="04F59E2C">
        <w:rPr>
          <w:lang w:val="en-US"/>
        </w:rPr>
        <w:t>nput data was found for 34/61</w:t>
      </w:r>
      <w:r w:rsidR="0647D86A" w:rsidRPr="04F59E2C">
        <w:rPr>
          <w:lang w:val="en-US"/>
        </w:rPr>
        <w:t xml:space="preserve"> (56%)</w:t>
      </w:r>
      <w:r w:rsidR="688D3A1C" w:rsidRPr="04F59E2C">
        <w:rPr>
          <w:lang w:val="en-US"/>
        </w:rPr>
        <w:t xml:space="preserve"> selected procedures. These 34 evaluated procedures comprised of 4</w:t>
      </w:r>
      <w:r w:rsidR="001E60E4">
        <w:rPr>
          <w:lang w:val="en-US"/>
        </w:rPr>
        <w:t>7</w:t>
      </w:r>
      <w:r w:rsidR="688D3A1C" w:rsidRPr="04F59E2C">
        <w:rPr>
          <w:lang w:val="en-US"/>
        </w:rPr>
        <w:t xml:space="preserve">% of the total semi-elective </w:t>
      </w:r>
      <w:r w:rsidR="3B17E700" w:rsidRPr="04F59E2C">
        <w:rPr>
          <w:lang w:val="en-US"/>
        </w:rPr>
        <w:t>program</w:t>
      </w:r>
      <w:r w:rsidR="688D3A1C" w:rsidRPr="04F59E2C">
        <w:rPr>
          <w:lang w:val="en-US"/>
        </w:rPr>
        <w:t xml:space="preserve"> in our hospital</w:t>
      </w:r>
      <w:r w:rsidR="2DB1A235" w:rsidRPr="04F59E2C">
        <w:rPr>
          <w:lang w:val="en-US"/>
        </w:rPr>
        <w:t xml:space="preserve">. </w:t>
      </w:r>
      <w:r w:rsidR="64932EB7" w:rsidRPr="04F59E2C">
        <w:rPr>
          <w:lang w:val="en-US"/>
        </w:rPr>
        <w:t xml:space="preserve">We evaluated 8 </w:t>
      </w:r>
      <w:r w:rsidR="44BD89F3" w:rsidRPr="04F59E2C">
        <w:rPr>
          <w:lang w:val="en-US"/>
        </w:rPr>
        <w:t xml:space="preserve">(24%) </w:t>
      </w:r>
      <w:r w:rsidR="64932EB7" w:rsidRPr="04F59E2C">
        <w:rPr>
          <w:lang w:val="en-US"/>
        </w:rPr>
        <w:t xml:space="preserve">cardiothoracic procedures, 19 </w:t>
      </w:r>
      <w:r w:rsidR="1DAA502A" w:rsidRPr="04F59E2C">
        <w:rPr>
          <w:lang w:val="en-US"/>
        </w:rPr>
        <w:t xml:space="preserve">(56%) </w:t>
      </w:r>
      <w:r w:rsidR="64932EB7" w:rsidRPr="04F59E2C">
        <w:rPr>
          <w:lang w:val="en-US"/>
        </w:rPr>
        <w:t xml:space="preserve">oncological procedures, </w:t>
      </w:r>
      <w:r w:rsidR="09C9D088" w:rsidRPr="04F59E2C">
        <w:rPr>
          <w:lang w:val="en-US"/>
        </w:rPr>
        <w:t>2</w:t>
      </w:r>
      <w:r w:rsidR="1D493AAB" w:rsidRPr="04F59E2C">
        <w:rPr>
          <w:lang w:val="en-US"/>
        </w:rPr>
        <w:t xml:space="preserve"> (</w:t>
      </w:r>
      <w:r w:rsidR="70D9CC8E" w:rsidRPr="04F59E2C">
        <w:rPr>
          <w:lang w:val="en-US"/>
        </w:rPr>
        <w:t>6</w:t>
      </w:r>
      <w:r w:rsidR="1D493AAB" w:rsidRPr="04F59E2C">
        <w:rPr>
          <w:lang w:val="en-US"/>
        </w:rPr>
        <w:t>%)</w:t>
      </w:r>
      <w:r w:rsidR="64932EB7" w:rsidRPr="04F59E2C">
        <w:rPr>
          <w:lang w:val="en-US"/>
        </w:rPr>
        <w:t xml:space="preserve"> transplantation</w:t>
      </w:r>
      <w:r w:rsidR="2E4BDB5C" w:rsidRPr="04F59E2C">
        <w:rPr>
          <w:lang w:val="en-US"/>
        </w:rPr>
        <w:t>s</w:t>
      </w:r>
      <w:r w:rsidR="64932EB7" w:rsidRPr="04F59E2C">
        <w:rPr>
          <w:lang w:val="en-US"/>
        </w:rPr>
        <w:t xml:space="preserve">, 4 </w:t>
      </w:r>
      <w:r w:rsidR="4FA89AC9" w:rsidRPr="04F59E2C">
        <w:rPr>
          <w:lang w:val="en-US"/>
        </w:rPr>
        <w:t>(1</w:t>
      </w:r>
      <w:r w:rsidR="12187AE0" w:rsidRPr="04F59E2C">
        <w:rPr>
          <w:lang w:val="en-US"/>
        </w:rPr>
        <w:t>1</w:t>
      </w:r>
      <w:r w:rsidR="4FA89AC9" w:rsidRPr="04F59E2C">
        <w:rPr>
          <w:lang w:val="en-US"/>
        </w:rPr>
        <w:t xml:space="preserve">%) </w:t>
      </w:r>
      <w:r w:rsidR="64932EB7" w:rsidRPr="04F59E2C">
        <w:rPr>
          <w:lang w:val="en-US"/>
        </w:rPr>
        <w:t>vascular procedures</w:t>
      </w:r>
      <w:r w:rsidR="4711D338" w:rsidRPr="04F59E2C">
        <w:rPr>
          <w:lang w:val="en-US"/>
        </w:rPr>
        <w:t>, and 1 (3%) other type of procedure</w:t>
      </w:r>
      <w:r w:rsidR="64932EB7" w:rsidRPr="04F59E2C">
        <w:rPr>
          <w:lang w:val="en-US"/>
        </w:rPr>
        <w:t>.</w:t>
      </w:r>
    </w:p>
    <w:p w14:paraId="74F0FDD3" w14:textId="139E9750" w:rsidR="2FD08920" w:rsidRDefault="2FD08920" w:rsidP="39A4890C">
      <w:pPr>
        <w:spacing w:before="40" w:after="0"/>
        <w:rPr>
          <w:lang w:val="en-US"/>
        </w:rPr>
      </w:pPr>
    </w:p>
    <w:p w14:paraId="1468E243" w14:textId="0BDD4BDF" w:rsidR="63FEF3B7" w:rsidRDefault="68F2AC5B" w:rsidP="636709EE">
      <w:pPr>
        <w:rPr>
          <w:lang w:val="en-US"/>
        </w:rPr>
      </w:pPr>
      <w:r w:rsidRPr="5911DDBD">
        <w:rPr>
          <w:lang w:val="en-US"/>
        </w:rPr>
        <w:t>F</w:t>
      </w:r>
      <w:r w:rsidR="63FEF3B7" w:rsidRPr="5911DDBD">
        <w:rPr>
          <w:lang w:val="en-US"/>
        </w:rPr>
        <w:t>or 21</w:t>
      </w:r>
      <w:r w:rsidR="3F819407" w:rsidRPr="5911DDBD">
        <w:rPr>
          <w:lang w:val="en-US"/>
        </w:rPr>
        <w:t>/34</w:t>
      </w:r>
      <w:r w:rsidR="4361FC5F" w:rsidRPr="5911DDBD">
        <w:rPr>
          <w:lang w:val="en-US"/>
        </w:rPr>
        <w:t xml:space="preserve"> </w:t>
      </w:r>
      <w:r w:rsidR="486FAEA7" w:rsidRPr="5911DDBD">
        <w:rPr>
          <w:lang w:val="en-US"/>
        </w:rPr>
        <w:t xml:space="preserve">(62%) </w:t>
      </w:r>
      <w:r w:rsidR="25CA6F9A" w:rsidRPr="5911DDBD">
        <w:rPr>
          <w:lang w:val="en-US"/>
        </w:rPr>
        <w:t xml:space="preserve">procedures, </w:t>
      </w:r>
      <w:r w:rsidR="486FAEA7" w:rsidRPr="5911DDBD">
        <w:rPr>
          <w:lang w:val="en-US"/>
        </w:rPr>
        <w:t xml:space="preserve">the treatment effect was used to calculate the survival without treatment from the survival with treatment. </w:t>
      </w:r>
      <w:r w:rsidR="31681DEE" w:rsidRPr="5911DDBD">
        <w:rPr>
          <w:lang w:val="en-US"/>
        </w:rPr>
        <w:t xml:space="preserve">For 20 (59%) procedures, the utility </w:t>
      </w:r>
      <w:r w:rsidR="6D2EF18B" w:rsidRPr="5911DDBD">
        <w:rPr>
          <w:lang w:val="en-US"/>
        </w:rPr>
        <w:t xml:space="preserve">of the pre- and postoperative health state </w:t>
      </w:r>
      <w:r w:rsidR="31681DEE" w:rsidRPr="5911DDBD">
        <w:rPr>
          <w:lang w:val="en-US"/>
        </w:rPr>
        <w:t xml:space="preserve">was estimated by the expert </w:t>
      </w:r>
      <w:r w:rsidR="1509B580" w:rsidRPr="5911DDBD">
        <w:rPr>
          <w:lang w:val="en-US"/>
        </w:rPr>
        <w:t>panel.</w:t>
      </w:r>
      <w:r w:rsidR="42ACAC33" w:rsidRPr="5911DDBD">
        <w:rPr>
          <w:lang w:val="en-US"/>
        </w:rPr>
        <w:t xml:space="preserve"> </w:t>
      </w:r>
      <w:r w:rsidR="32F29B32" w:rsidRPr="5911DDBD">
        <w:rPr>
          <w:lang w:val="en-US"/>
        </w:rPr>
        <w:t xml:space="preserve">Out of the </w:t>
      </w:r>
      <w:r w:rsidR="1B10E44C" w:rsidRPr="5911DDBD">
        <w:rPr>
          <w:lang w:val="en-US"/>
        </w:rPr>
        <w:t>eight</w:t>
      </w:r>
      <w:r w:rsidR="28A4FF67" w:rsidRPr="5911DDBD">
        <w:rPr>
          <w:lang w:val="en-US"/>
        </w:rPr>
        <w:t xml:space="preserve"> health states</w:t>
      </w:r>
      <w:r w:rsidR="509F9ABE" w:rsidRPr="5911DDBD">
        <w:rPr>
          <w:lang w:val="en-US"/>
        </w:rPr>
        <w:t xml:space="preserve"> (of three procedures)</w:t>
      </w:r>
      <w:r w:rsidR="28A4FF67" w:rsidRPr="5911DDBD">
        <w:rPr>
          <w:lang w:val="en-US"/>
        </w:rPr>
        <w:t xml:space="preserve"> </w:t>
      </w:r>
      <w:r w:rsidR="687263BC" w:rsidRPr="5911DDBD">
        <w:rPr>
          <w:lang w:val="en-US"/>
        </w:rPr>
        <w:t xml:space="preserve">that were </w:t>
      </w:r>
      <w:r w:rsidR="42ACAC33" w:rsidRPr="5911DDBD">
        <w:rPr>
          <w:lang w:val="en-US"/>
        </w:rPr>
        <w:t xml:space="preserve">estimated </w:t>
      </w:r>
      <w:r w:rsidR="522F85C3" w:rsidRPr="5911DDBD">
        <w:rPr>
          <w:lang w:val="en-US"/>
        </w:rPr>
        <w:t>twice</w:t>
      </w:r>
      <w:r w:rsidR="004B240F">
        <w:rPr>
          <w:lang w:val="en-US"/>
        </w:rPr>
        <w:t xml:space="preserve"> by the panel</w:t>
      </w:r>
      <w:r w:rsidR="6F6DD304" w:rsidRPr="5911DDBD">
        <w:rPr>
          <w:lang w:val="en-US"/>
        </w:rPr>
        <w:t xml:space="preserve">, </w:t>
      </w:r>
      <w:r w:rsidR="40DFED69" w:rsidRPr="5911DDBD">
        <w:rPr>
          <w:lang w:val="en-US"/>
        </w:rPr>
        <w:t xml:space="preserve">six </w:t>
      </w:r>
      <w:r w:rsidR="42ACAC33" w:rsidRPr="5911DDBD">
        <w:rPr>
          <w:lang w:val="en-US"/>
        </w:rPr>
        <w:t xml:space="preserve">health states </w:t>
      </w:r>
      <w:r w:rsidR="3467AAA5" w:rsidRPr="5911DDBD">
        <w:rPr>
          <w:lang w:val="en-US"/>
        </w:rPr>
        <w:t xml:space="preserve">did not </w:t>
      </w:r>
      <w:r w:rsidR="42ACAC33" w:rsidRPr="5911DDBD">
        <w:rPr>
          <w:lang w:val="en-US"/>
        </w:rPr>
        <w:t>differ significa</w:t>
      </w:r>
      <w:r w:rsidR="1F1E7613" w:rsidRPr="5911DDBD">
        <w:rPr>
          <w:lang w:val="en-US"/>
        </w:rPr>
        <w:t>nt</w:t>
      </w:r>
      <w:r w:rsidR="42ACAC33" w:rsidRPr="5911DDBD">
        <w:rPr>
          <w:lang w:val="en-US"/>
        </w:rPr>
        <w:t>ly between the two sessions (table 3 Appendix B).</w:t>
      </w:r>
      <w:r w:rsidR="1509B580" w:rsidRPr="5911DDBD">
        <w:rPr>
          <w:lang w:val="en-US"/>
        </w:rPr>
        <w:t xml:space="preserve"> </w:t>
      </w:r>
      <w:r w:rsidR="0768857D" w:rsidRPr="5911DDBD">
        <w:rPr>
          <w:lang w:val="en-US"/>
        </w:rPr>
        <w:t xml:space="preserve">The only procedure where a </w:t>
      </w:r>
      <w:r w:rsidR="004B240F">
        <w:rPr>
          <w:lang w:val="en-US"/>
        </w:rPr>
        <w:t>“</w:t>
      </w:r>
      <w:r w:rsidR="0768857D" w:rsidRPr="5911DDBD">
        <w:rPr>
          <w:lang w:val="en-US"/>
        </w:rPr>
        <w:t>time</w:t>
      </w:r>
      <w:r w:rsidR="004B240F">
        <w:rPr>
          <w:lang w:val="en-US"/>
        </w:rPr>
        <w:t>-</w:t>
      </w:r>
      <w:r w:rsidR="0768857D" w:rsidRPr="5911DDBD">
        <w:rPr>
          <w:lang w:val="en-US"/>
        </w:rPr>
        <w:t>to</w:t>
      </w:r>
      <w:r w:rsidR="004B240F">
        <w:rPr>
          <w:lang w:val="en-US"/>
        </w:rPr>
        <w:t>-</w:t>
      </w:r>
      <w:r w:rsidR="0768857D" w:rsidRPr="5911DDBD">
        <w:rPr>
          <w:lang w:val="en-US"/>
        </w:rPr>
        <w:t>no</w:t>
      </w:r>
      <w:r w:rsidR="004B240F">
        <w:rPr>
          <w:lang w:val="en-US"/>
        </w:rPr>
        <w:t>-</w:t>
      </w:r>
      <w:r w:rsidR="0768857D" w:rsidRPr="5911DDBD">
        <w:rPr>
          <w:lang w:val="en-US"/>
        </w:rPr>
        <w:t>effect</w:t>
      </w:r>
      <w:r w:rsidR="004B240F">
        <w:rPr>
          <w:lang w:val="en-US"/>
        </w:rPr>
        <w:t>-</w:t>
      </w:r>
      <w:r w:rsidR="0768857D" w:rsidRPr="5911DDBD">
        <w:rPr>
          <w:lang w:val="en-US"/>
        </w:rPr>
        <w:t>on</w:t>
      </w:r>
      <w:r w:rsidR="004B240F">
        <w:rPr>
          <w:lang w:val="en-US"/>
        </w:rPr>
        <w:t>-</w:t>
      </w:r>
      <w:r w:rsidR="004B240F">
        <w:rPr>
          <w:lang w:val="en-US"/>
        </w:rPr>
        <w:lastRenderedPageBreak/>
        <w:t>QoL”</w:t>
      </w:r>
      <w:r w:rsidR="0768857D" w:rsidRPr="5911DDBD">
        <w:rPr>
          <w:lang w:val="en-US"/>
        </w:rPr>
        <w:t xml:space="preserve"> was assumed was the </w:t>
      </w:r>
      <w:r w:rsidR="53CA5DF3" w:rsidRPr="5911DDBD">
        <w:rPr>
          <w:lang w:val="en-US"/>
        </w:rPr>
        <w:t>endarterectomy</w:t>
      </w:r>
      <w:r w:rsidR="0768857D" w:rsidRPr="5911DDBD">
        <w:rPr>
          <w:lang w:val="en-US"/>
        </w:rPr>
        <w:t xml:space="preserve"> for symptomatic carotid artery stenosis (</w:t>
      </w:r>
      <w:r w:rsidR="2957DA0B" w:rsidRPr="5911DDBD">
        <w:rPr>
          <w:lang w:val="en-US"/>
        </w:rPr>
        <w:t>59 weeks, range: 32 – 94 weeks)</w:t>
      </w:r>
      <w:r w:rsidR="0768857D" w:rsidRPr="5911DDBD">
        <w:rPr>
          <w:lang w:val="en-US"/>
        </w:rPr>
        <w:t>.</w:t>
      </w:r>
      <w:r w:rsidR="6DE8F0E5" w:rsidRPr="5911DDBD">
        <w:rPr>
          <w:lang w:val="en-US"/>
        </w:rPr>
        <w:t xml:space="preserve"> </w:t>
      </w:r>
      <w:r w:rsidR="3EA85AB9" w:rsidRPr="5911DDBD">
        <w:rPr>
          <w:lang w:val="en-US"/>
        </w:rPr>
        <w:t>For 16 (</w:t>
      </w:r>
      <w:r w:rsidR="67F61538" w:rsidRPr="5911DDBD">
        <w:rPr>
          <w:lang w:val="en-US"/>
        </w:rPr>
        <w:t>47</w:t>
      </w:r>
      <w:r w:rsidR="3EA85AB9" w:rsidRPr="5911DDBD">
        <w:rPr>
          <w:lang w:val="en-US"/>
        </w:rPr>
        <w:t xml:space="preserve">%) procedures, we assumed a </w:t>
      </w:r>
      <w:r w:rsidR="004B240F">
        <w:rPr>
          <w:lang w:val="en-US"/>
        </w:rPr>
        <w:t>“</w:t>
      </w:r>
      <w:r w:rsidR="3EA85AB9" w:rsidRPr="5911DDBD">
        <w:rPr>
          <w:lang w:val="en-US"/>
        </w:rPr>
        <w:t>time</w:t>
      </w:r>
      <w:r w:rsidR="004B240F">
        <w:rPr>
          <w:lang w:val="en-US"/>
        </w:rPr>
        <w:t>-</w:t>
      </w:r>
      <w:r w:rsidR="3EA85AB9" w:rsidRPr="5911DDBD">
        <w:rPr>
          <w:lang w:val="en-US"/>
        </w:rPr>
        <w:t>to</w:t>
      </w:r>
      <w:r w:rsidR="004B240F">
        <w:rPr>
          <w:lang w:val="en-US"/>
        </w:rPr>
        <w:t>-</w:t>
      </w:r>
      <w:r w:rsidR="3EA85AB9" w:rsidRPr="5911DDBD">
        <w:rPr>
          <w:lang w:val="en-US"/>
        </w:rPr>
        <w:t>no</w:t>
      </w:r>
      <w:r w:rsidR="004B240F">
        <w:rPr>
          <w:lang w:val="en-US"/>
        </w:rPr>
        <w:t>-</w:t>
      </w:r>
      <w:r w:rsidR="3EA85AB9" w:rsidRPr="5911DDBD">
        <w:rPr>
          <w:lang w:val="en-US"/>
        </w:rPr>
        <w:t>effect</w:t>
      </w:r>
      <w:r w:rsidR="004B240F">
        <w:rPr>
          <w:lang w:val="en-US"/>
        </w:rPr>
        <w:t>-</w:t>
      </w:r>
      <w:r w:rsidR="3EA85AB9" w:rsidRPr="5911DDBD">
        <w:rPr>
          <w:lang w:val="en-US"/>
        </w:rPr>
        <w:t>of</w:t>
      </w:r>
      <w:r w:rsidR="004B240F">
        <w:rPr>
          <w:lang w:val="en-US"/>
        </w:rPr>
        <w:t>-</w:t>
      </w:r>
      <w:r w:rsidR="3EA85AB9" w:rsidRPr="5911DDBD">
        <w:rPr>
          <w:lang w:val="en-US"/>
        </w:rPr>
        <w:t>treatment</w:t>
      </w:r>
      <w:r w:rsidR="004B240F">
        <w:rPr>
          <w:lang w:val="en-US"/>
        </w:rPr>
        <w:t>-</w:t>
      </w:r>
      <w:r w:rsidR="3EA85AB9" w:rsidRPr="5911DDBD">
        <w:rPr>
          <w:lang w:val="en-US"/>
        </w:rPr>
        <w:t>on</w:t>
      </w:r>
      <w:r w:rsidR="004B240F">
        <w:rPr>
          <w:lang w:val="en-US"/>
        </w:rPr>
        <w:t>-</w:t>
      </w:r>
      <w:r w:rsidR="3EA85AB9" w:rsidRPr="5911DDBD">
        <w:rPr>
          <w:lang w:val="en-US"/>
        </w:rPr>
        <w:t>survival</w:t>
      </w:r>
      <w:r w:rsidR="004B240F">
        <w:rPr>
          <w:lang w:val="en-US"/>
        </w:rPr>
        <w:t>”</w:t>
      </w:r>
      <w:r w:rsidR="3EA85AB9" w:rsidRPr="5911DDBD">
        <w:rPr>
          <w:lang w:val="en-US"/>
        </w:rPr>
        <w:t>.</w:t>
      </w:r>
      <w:r w:rsidR="35074900" w:rsidRPr="5911DDBD">
        <w:rPr>
          <w:lang w:val="en-US"/>
        </w:rPr>
        <w:t xml:space="preserve"> All these procedures were </w:t>
      </w:r>
      <w:r w:rsidR="00E4132A">
        <w:rPr>
          <w:lang w:val="en-US"/>
        </w:rPr>
        <w:t>oncological procedures</w:t>
      </w:r>
      <w:r w:rsidR="35074900" w:rsidRPr="5911DDBD">
        <w:rPr>
          <w:lang w:val="en-US"/>
        </w:rPr>
        <w:t>.</w:t>
      </w:r>
      <w:r w:rsidR="3EA85AB9" w:rsidRPr="5911DDBD">
        <w:rPr>
          <w:lang w:val="en-US"/>
        </w:rPr>
        <w:t xml:space="preserve"> Input parameters varied widely between procedures (</w:t>
      </w:r>
      <w:r w:rsidR="49DEC24F" w:rsidRPr="5911DDBD">
        <w:rPr>
          <w:lang w:val="en-US"/>
        </w:rPr>
        <w:t>F</w:t>
      </w:r>
      <w:r w:rsidR="3EA85AB9" w:rsidRPr="5911DDBD">
        <w:rPr>
          <w:lang w:val="en-US"/>
        </w:rPr>
        <w:t>igure 2).</w:t>
      </w:r>
      <w:r w:rsidR="7D2732D5" w:rsidRPr="5911DDBD">
        <w:rPr>
          <w:lang w:val="en-US"/>
        </w:rPr>
        <w:t xml:space="preserve"> </w:t>
      </w:r>
    </w:p>
    <w:p w14:paraId="4CDC8569" w14:textId="49CC54CF" w:rsidR="0A1EFA4D" w:rsidRDefault="0A1EFA4D" w:rsidP="39A4890C">
      <w:pPr>
        <w:rPr>
          <w:lang w:val="en-US"/>
        </w:rPr>
      </w:pPr>
      <w:r w:rsidRPr="04F59E2C">
        <w:rPr>
          <w:lang w:val="en-US"/>
        </w:rPr>
        <w:t>The input parameters, their source</w:t>
      </w:r>
      <w:r w:rsidR="00007659">
        <w:rPr>
          <w:lang w:val="en-US"/>
        </w:rPr>
        <w:fldChar w:fldCharType="begin" w:fldLock="1"/>
      </w:r>
      <w:r w:rsidR="00100057">
        <w:rPr>
          <w:lang w:val="en-US"/>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100057">
        <w:rPr>
          <w:rFonts w:ascii="Cambria Math" w:hAnsi="Cambria Math" w:cs="Cambria Math"/>
          <w:lang w:val="en-US"/>
        </w:rPr>
        <w:instrText>∼</w:instrText>
      </w:r>
      <w:r w:rsidR="00100057">
        <w:rPr>
          <w:lang w:val="en-US"/>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100057">
        <w:rPr>
          <w:rFonts w:ascii="Cambria Math" w:hAnsi="Cambria Math" w:cs="Cambria Math"/>
          <w:lang w:val="en-US"/>
        </w:rPr>
        <w:instrText>∼</w:instrText>
      </w:r>
      <w:r w:rsidR="00100057">
        <w:rPr>
          <w:lang w:val="en-US"/>
        </w:rPr>
        <w:instrText>80%) and median survival (</w:instrText>
      </w:r>
      <w:r w:rsidR="00100057">
        <w:rPr>
          <w:rFonts w:ascii="Cambria Math" w:hAnsi="Cambria Math" w:cs="Cambria Math"/>
          <w:lang w:val="en-US"/>
        </w:rPr>
        <w:instrText>∼</w:instrText>
      </w:r>
      <w:r w:rsidR="00100057">
        <w:rPr>
          <w:lang w:val="en-US"/>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25,26,32–80&lt;/sup&gt;","plainTextFormattedCitation":"25,26,32–80","previouslyFormattedCitation":"&lt;sup&gt;25,26,31–79&lt;/sup&gt;"},"properties":{"noteIndex":0},"schema":"https://github.com/citation-style-language/schema/raw/master/csl-citation.json"}</w:instrText>
      </w:r>
      <w:r w:rsidR="00007659">
        <w:rPr>
          <w:lang w:val="en-US"/>
        </w:rPr>
        <w:fldChar w:fldCharType="separate"/>
      </w:r>
      <w:r w:rsidR="00100057" w:rsidRPr="00100057">
        <w:rPr>
          <w:noProof/>
          <w:vertAlign w:val="superscript"/>
          <w:lang w:val="en-US"/>
        </w:rPr>
        <w:t>25,26,32–80</w:t>
      </w:r>
      <w:r w:rsidR="00007659">
        <w:rPr>
          <w:lang w:val="en-US"/>
        </w:rPr>
        <w:fldChar w:fldCharType="end"/>
      </w:r>
      <w:r w:rsidRPr="04F59E2C">
        <w:rPr>
          <w:lang w:val="en-US"/>
        </w:rPr>
        <w:t>, and the corresponding model output for every procedure are presented in Appendix A.</w:t>
      </w:r>
    </w:p>
    <w:p w14:paraId="6B28A3D8" w14:textId="5D512B2B" w:rsidR="7D823098" w:rsidRDefault="7D823098" w:rsidP="636709EE">
      <w:pPr>
        <w:rPr>
          <w:lang w:val="en-US"/>
        </w:rPr>
      </w:pPr>
      <w:r w:rsidRPr="636709EE">
        <w:rPr>
          <w:lang w:val="en-US"/>
        </w:rPr>
        <w:t>The maximum benefit expected from the evaluated procedures ranged from 0.</w:t>
      </w:r>
      <w:r w:rsidR="4BF56EBF" w:rsidRPr="636709EE">
        <w:rPr>
          <w:lang w:val="en-US"/>
        </w:rPr>
        <w:t>54 QALYs (95% CI: 0.48 - 0.61) for resection of high-grade glioma</w:t>
      </w:r>
      <w:r w:rsidR="74D9FA3F" w:rsidRPr="636709EE">
        <w:rPr>
          <w:lang w:val="en-US"/>
        </w:rPr>
        <w:t xml:space="preserve"> to 10.3 QALYs (95% CI: 8.7 - 11.9) for kidney transplantation</w:t>
      </w:r>
      <w:r w:rsidR="32F7847B" w:rsidRPr="636709EE">
        <w:rPr>
          <w:lang w:val="en-US"/>
        </w:rPr>
        <w:t xml:space="preserve"> (</w:t>
      </w:r>
      <w:r w:rsidR="65D68397" w:rsidRPr="636709EE">
        <w:rPr>
          <w:lang w:val="en-US"/>
        </w:rPr>
        <w:t>F</w:t>
      </w:r>
      <w:r w:rsidR="32F7847B" w:rsidRPr="636709EE">
        <w:rPr>
          <w:lang w:val="en-US"/>
        </w:rPr>
        <w:t>igure 3</w:t>
      </w:r>
      <w:r w:rsidR="5DE9E4A8" w:rsidRPr="636709EE">
        <w:rPr>
          <w:lang w:val="en-US"/>
        </w:rPr>
        <w:t xml:space="preserve">). The ranking based on QALYs gained by surgery was </w:t>
      </w:r>
      <w:commentRangeStart w:id="80"/>
      <w:r w:rsidR="1C0BE235" w:rsidRPr="636709EE">
        <w:rPr>
          <w:lang w:val="en-US"/>
        </w:rPr>
        <w:t>similar t</w:t>
      </w:r>
      <w:commentRangeEnd w:id="80"/>
      <w:r w:rsidR="006C5B68">
        <w:rPr>
          <w:rStyle w:val="CommentReference"/>
        </w:rPr>
        <w:commentReference w:id="80"/>
      </w:r>
      <w:r w:rsidR="1C0BE235" w:rsidRPr="636709EE">
        <w:rPr>
          <w:lang w:val="en-US"/>
        </w:rPr>
        <w:t xml:space="preserve">o </w:t>
      </w:r>
      <w:r w:rsidR="5DE9E4A8" w:rsidRPr="636709EE">
        <w:rPr>
          <w:lang w:val="en-US"/>
        </w:rPr>
        <w:t xml:space="preserve">the ranking </w:t>
      </w:r>
      <w:r w:rsidR="38124A25" w:rsidRPr="636709EE">
        <w:rPr>
          <w:lang w:val="en-US"/>
        </w:rPr>
        <w:t>based on</w:t>
      </w:r>
      <w:r w:rsidR="5DE9E4A8" w:rsidRPr="636709EE">
        <w:rPr>
          <w:lang w:val="en-US"/>
        </w:rPr>
        <w:t xml:space="preserve"> LYs </w:t>
      </w:r>
      <w:r w:rsidR="38124A25" w:rsidRPr="636709EE">
        <w:rPr>
          <w:lang w:val="en-US"/>
        </w:rPr>
        <w:t>gained by surgery</w:t>
      </w:r>
      <w:r w:rsidR="5DE9E4A8" w:rsidRPr="636709EE">
        <w:rPr>
          <w:lang w:val="en-US"/>
        </w:rPr>
        <w:t>:</w:t>
      </w:r>
      <w:r w:rsidR="5DE9E4A8" w:rsidRPr="636709EE">
        <w:rPr>
          <w:i/>
          <w:iCs/>
          <w:lang w:val="en-US"/>
        </w:rPr>
        <w:t xml:space="preserve"> </w:t>
      </w:r>
      <w:r w:rsidR="5DE9E4A8" w:rsidRPr="636709EE">
        <w:rPr>
          <w:lang w:val="en-US"/>
        </w:rPr>
        <w:t xml:space="preserve">the </w:t>
      </w:r>
      <w:r w:rsidR="09A18EB7" w:rsidRPr="636709EE">
        <w:rPr>
          <w:lang w:val="en-US"/>
        </w:rPr>
        <w:t>S</w:t>
      </w:r>
      <w:r w:rsidR="03E6BE5D" w:rsidRPr="636709EE">
        <w:rPr>
          <w:lang w:val="en-US"/>
        </w:rPr>
        <w:t>pearman rank correlation coefficient between the ranking of procedures based on LYs and QALYs was 0.35</w:t>
      </w:r>
      <w:r w:rsidR="21EB3C26" w:rsidRPr="636709EE">
        <w:rPr>
          <w:lang w:val="en-US"/>
        </w:rPr>
        <w:t xml:space="preserve"> (p=0.045)</w:t>
      </w:r>
      <w:r w:rsidR="03E6BE5D" w:rsidRPr="636709EE">
        <w:rPr>
          <w:lang w:val="en-US"/>
        </w:rPr>
        <w:t xml:space="preserve">. </w:t>
      </w:r>
    </w:p>
    <w:p w14:paraId="47E809C4" w14:textId="4D88BC11" w:rsidR="2FB1C186" w:rsidRDefault="4C1C0CAC" w:rsidP="39A4890C">
      <w:pPr>
        <w:rPr>
          <w:lang w:val="en-US"/>
        </w:rPr>
      </w:pPr>
      <w:r w:rsidRPr="5911DDBD">
        <w:rPr>
          <w:lang w:val="en-US"/>
        </w:rPr>
        <w:t>The urgency of the procedures ranged from</w:t>
      </w:r>
      <w:r w:rsidR="4072CE91" w:rsidRPr="5911DDBD">
        <w:rPr>
          <w:lang w:val="en-US"/>
        </w:rPr>
        <w:t xml:space="preserve"> </w:t>
      </w:r>
      <w:r w:rsidR="2857DD97" w:rsidRPr="5911DDBD">
        <w:rPr>
          <w:lang w:val="en-US"/>
        </w:rPr>
        <w:t xml:space="preserve">-0.01 </w:t>
      </w:r>
      <w:r w:rsidRPr="5911DDBD">
        <w:rPr>
          <w:lang w:val="en-US"/>
        </w:rPr>
        <w:t>QALY</w:t>
      </w:r>
      <w:r w:rsidR="520EA087" w:rsidRPr="5911DDBD">
        <w:rPr>
          <w:lang w:val="en-US"/>
        </w:rPr>
        <w:t>/</w:t>
      </w:r>
      <w:r w:rsidR="595D6765" w:rsidRPr="5911DDBD">
        <w:rPr>
          <w:lang w:val="en-US"/>
        </w:rPr>
        <w:t xml:space="preserve">month </w:t>
      </w:r>
      <w:r w:rsidRPr="5911DDBD">
        <w:rPr>
          <w:lang w:val="en-US"/>
        </w:rPr>
        <w:t>(</w:t>
      </w:r>
      <w:r w:rsidR="4BF370F2" w:rsidRPr="5911DDBD">
        <w:rPr>
          <w:lang w:val="en-US"/>
        </w:rPr>
        <w:t>95% CI</w:t>
      </w:r>
      <w:r w:rsidR="712730AC" w:rsidRPr="5911DDBD">
        <w:rPr>
          <w:lang w:val="en-US"/>
        </w:rPr>
        <w:t>:</w:t>
      </w:r>
      <w:r w:rsidR="4BF370F2" w:rsidRPr="5911DDBD">
        <w:rPr>
          <w:lang w:val="en-US"/>
        </w:rPr>
        <w:t xml:space="preserve"> </w:t>
      </w:r>
      <w:r w:rsidR="2FD157C4" w:rsidRPr="5911DDBD">
        <w:rPr>
          <w:lang w:val="en-US"/>
        </w:rPr>
        <w:t>-0.01 - -0.00</w:t>
      </w:r>
      <w:r w:rsidRPr="5911DDBD">
        <w:rPr>
          <w:lang w:val="en-US"/>
        </w:rPr>
        <w:t>)</w:t>
      </w:r>
      <w:r w:rsidR="5743B16A" w:rsidRPr="5911DDBD">
        <w:rPr>
          <w:lang w:val="en-US"/>
        </w:rPr>
        <w:t xml:space="preserve"> for </w:t>
      </w:r>
      <w:r w:rsidR="3E4257F3" w:rsidRPr="5911DDBD">
        <w:rPr>
          <w:lang w:val="en-US"/>
        </w:rPr>
        <w:t>placing a</w:t>
      </w:r>
      <w:r w:rsidR="5743B16A" w:rsidRPr="5911DDBD">
        <w:rPr>
          <w:lang w:val="en-US"/>
        </w:rPr>
        <w:t xml:space="preserve"> </w:t>
      </w:r>
      <w:r w:rsidR="3E4257F3" w:rsidRPr="5911DDBD">
        <w:rPr>
          <w:lang w:val="en-US"/>
        </w:rPr>
        <w:t xml:space="preserve">shunt for </w:t>
      </w:r>
      <w:r w:rsidR="002048D1">
        <w:rPr>
          <w:lang w:val="en-US"/>
        </w:rPr>
        <w:t>dialysis,</w:t>
      </w:r>
      <w:r w:rsidR="3E4257F3" w:rsidRPr="5911DDBD">
        <w:rPr>
          <w:lang w:val="en-US"/>
        </w:rPr>
        <w:t xml:space="preserve"> </w:t>
      </w:r>
      <w:r w:rsidR="5743B16A" w:rsidRPr="5911DDBD">
        <w:rPr>
          <w:lang w:val="en-US"/>
        </w:rPr>
        <w:t>to</w:t>
      </w:r>
      <w:r w:rsidR="39A18BAE" w:rsidRPr="5911DDBD">
        <w:rPr>
          <w:lang w:val="en-US"/>
        </w:rPr>
        <w:t xml:space="preserve"> </w:t>
      </w:r>
      <w:r w:rsidR="6BE3B834" w:rsidRPr="5911DDBD">
        <w:rPr>
          <w:lang w:val="en-US"/>
        </w:rPr>
        <w:t xml:space="preserve">-0.11 </w:t>
      </w:r>
      <w:r w:rsidR="39A18BAE" w:rsidRPr="5911DDBD">
        <w:rPr>
          <w:lang w:val="en-US"/>
        </w:rPr>
        <w:t>QALY</w:t>
      </w:r>
      <w:r w:rsidR="64162E56" w:rsidRPr="5911DDBD">
        <w:rPr>
          <w:lang w:val="en-US"/>
        </w:rPr>
        <w:t>/</w:t>
      </w:r>
      <w:r w:rsidR="39A18BAE" w:rsidRPr="5911DDBD">
        <w:rPr>
          <w:lang w:val="en-US"/>
        </w:rPr>
        <w:t>month (</w:t>
      </w:r>
      <w:r w:rsidR="202D2764" w:rsidRPr="5911DDBD">
        <w:rPr>
          <w:lang w:val="en-US"/>
        </w:rPr>
        <w:t>-0.13 - -0.09</w:t>
      </w:r>
      <w:r w:rsidR="39A18BAE" w:rsidRPr="5911DDBD">
        <w:rPr>
          <w:lang w:val="en-US"/>
        </w:rPr>
        <w:t>)</w:t>
      </w:r>
      <w:r w:rsidRPr="5911DDBD">
        <w:rPr>
          <w:lang w:val="en-US"/>
        </w:rPr>
        <w:t xml:space="preserve"> </w:t>
      </w:r>
      <w:r w:rsidR="1CDC6079" w:rsidRPr="5911DDBD">
        <w:rPr>
          <w:lang w:val="en-US"/>
        </w:rPr>
        <w:t xml:space="preserve">for the </w:t>
      </w:r>
      <w:r w:rsidR="7498DEF4" w:rsidRPr="5911DDBD">
        <w:rPr>
          <w:lang w:val="en-US"/>
        </w:rPr>
        <w:t xml:space="preserve">surgical </w:t>
      </w:r>
      <w:r w:rsidR="1CDC6079" w:rsidRPr="5911DDBD">
        <w:rPr>
          <w:lang w:val="en-US"/>
        </w:rPr>
        <w:t>repair of an a</w:t>
      </w:r>
      <w:r w:rsidR="639C126B" w:rsidRPr="5911DDBD">
        <w:rPr>
          <w:lang w:val="en-US"/>
        </w:rPr>
        <w:t xml:space="preserve">bdominal aneurysm of the aorta </w:t>
      </w:r>
      <w:r w:rsidR="45556DFE" w:rsidRPr="5911DDBD">
        <w:rPr>
          <w:lang w:val="en-US"/>
        </w:rPr>
        <w:t>(</w:t>
      </w:r>
      <w:r w:rsidR="001F3FAE">
        <w:rPr>
          <w:lang w:val="en-US"/>
        </w:rPr>
        <w:t>F</w:t>
      </w:r>
      <w:r w:rsidR="45556DFE" w:rsidRPr="5911DDBD">
        <w:rPr>
          <w:lang w:val="en-US"/>
        </w:rPr>
        <w:t>igure 4</w:t>
      </w:r>
      <w:r w:rsidR="7C789924" w:rsidRPr="5911DDBD">
        <w:rPr>
          <w:lang w:val="en-US"/>
        </w:rPr>
        <w:t xml:space="preserve">, and table 1 Appendix </w:t>
      </w:r>
      <w:r w:rsidR="2A032F31" w:rsidRPr="5911DDBD">
        <w:rPr>
          <w:lang w:val="en-US"/>
        </w:rPr>
        <w:t>B</w:t>
      </w:r>
      <w:r w:rsidR="45556DFE" w:rsidRPr="5911DDBD">
        <w:rPr>
          <w:lang w:val="en-US"/>
        </w:rPr>
        <w:t>)</w:t>
      </w:r>
      <w:r w:rsidR="1CDC6079" w:rsidRPr="5911DDBD">
        <w:rPr>
          <w:lang w:val="en-US"/>
        </w:rPr>
        <w:t xml:space="preserve">. </w:t>
      </w:r>
      <w:commentRangeStart w:id="81"/>
      <w:r w:rsidR="005574D3">
        <w:rPr>
          <w:lang w:val="en-US"/>
        </w:rPr>
        <w:t>P</w:t>
      </w:r>
      <w:r w:rsidR="1CDC6079" w:rsidRPr="5911DDBD">
        <w:rPr>
          <w:lang w:val="en-US"/>
        </w:rPr>
        <w:t xml:space="preserve">rocedures that were </w:t>
      </w:r>
      <w:commentRangeEnd w:id="81"/>
      <w:r w:rsidR="005574D3">
        <w:rPr>
          <w:rStyle w:val="CommentReference"/>
        </w:rPr>
        <w:commentReference w:id="81"/>
      </w:r>
      <w:r w:rsidR="1CDC6079" w:rsidRPr="5911DDBD">
        <w:rPr>
          <w:lang w:val="en-US"/>
        </w:rPr>
        <w:t xml:space="preserve">associated with a high </w:t>
      </w:r>
      <w:r w:rsidR="55ABB2DD" w:rsidRPr="5911DDBD">
        <w:rPr>
          <w:lang w:val="en-US"/>
        </w:rPr>
        <w:t xml:space="preserve">expected </w:t>
      </w:r>
      <w:r w:rsidR="001F3FAE">
        <w:rPr>
          <w:lang w:val="en-US"/>
        </w:rPr>
        <w:t>QALY</w:t>
      </w:r>
      <w:r w:rsidR="55ABB2DD" w:rsidRPr="5911DDBD">
        <w:rPr>
          <w:lang w:val="en-US"/>
        </w:rPr>
        <w:t xml:space="preserve"> benefit</w:t>
      </w:r>
      <w:r w:rsidR="005574D3">
        <w:rPr>
          <w:lang w:val="en-US"/>
        </w:rPr>
        <w:t xml:space="preserve"> by surgery</w:t>
      </w:r>
      <w:r w:rsidR="55ABB2DD" w:rsidRPr="5911DDBD">
        <w:rPr>
          <w:lang w:val="en-US"/>
        </w:rPr>
        <w:t xml:space="preserve">, </w:t>
      </w:r>
      <w:r w:rsidR="34C105FF" w:rsidRPr="5911DDBD">
        <w:rPr>
          <w:lang w:val="en-US"/>
        </w:rPr>
        <w:t>did not</w:t>
      </w:r>
      <w:r w:rsidR="002048D1">
        <w:rPr>
          <w:lang w:val="en-US"/>
        </w:rPr>
        <w:t xml:space="preserve"> always</w:t>
      </w:r>
      <w:r w:rsidR="34C105FF" w:rsidRPr="5911DDBD">
        <w:rPr>
          <w:lang w:val="en-US"/>
        </w:rPr>
        <w:t xml:space="preserve"> </w:t>
      </w:r>
      <w:r w:rsidR="55ABB2DD" w:rsidRPr="5911DDBD">
        <w:rPr>
          <w:lang w:val="en-US"/>
        </w:rPr>
        <w:t>los</w:t>
      </w:r>
      <w:r w:rsidR="26B92EAD" w:rsidRPr="5911DDBD">
        <w:rPr>
          <w:lang w:val="en-US"/>
        </w:rPr>
        <w:t xml:space="preserve">e </w:t>
      </w:r>
      <w:r w:rsidR="55ABB2DD" w:rsidRPr="5911DDBD">
        <w:rPr>
          <w:lang w:val="en-US"/>
        </w:rPr>
        <w:t>more QALYs per month</w:t>
      </w:r>
      <w:r w:rsidR="394B2ECD" w:rsidRPr="5911DDBD">
        <w:rPr>
          <w:lang w:val="en-US"/>
        </w:rPr>
        <w:t xml:space="preserve"> </w:t>
      </w:r>
      <w:r w:rsidR="002048D1">
        <w:rPr>
          <w:lang w:val="en-US"/>
        </w:rPr>
        <w:t>as well</w:t>
      </w:r>
      <w:r w:rsidR="55ABB2DD" w:rsidRPr="5911DDBD">
        <w:rPr>
          <w:lang w:val="en-US"/>
        </w:rPr>
        <w:t xml:space="preserve">: </w:t>
      </w:r>
      <w:r w:rsidR="5102950D" w:rsidRPr="5911DDBD">
        <w:rPr>
          <w:lang w:val="en-US"/>
        </w:rPr>
        <w:t>The</w:t>
      </w:r>
      <w:r w:rsidR="55ABB2DD" w:rsidRPr="5911DDBD">
        <w:rPr>
          <w:lang w:val="en-US"/>
        </w:rPr>
        <w:t xml:space="preserve"> S</w:t>
      </w:r>
      <w:r w:rsidR="7C153FB2" w:rsidRPr="5911DDBD">
        <w:rPr>
          <w:lang w:val="en-US"/>
        </w:rPr>
        <w:t xml:space="preserve">pearman correlation </w:t>
      </w:r>
      <w:r w:rsidR="0CDD54B3" w:rsidRPr="5911DDBD">
        <w:rPr>
          <w:lang w:val="en-US"/>
        </w:rPr>
        <w:t xml:space="preserve">coefficient </w:t>
      </w:r>
      <w:r w:rsidR="7C153FB2" w:rsidRPr="5911DDBD">
        <w:rPr>
          <w:lang w:val="en-US"/>
        </w:rPr>
        <w:t xml:space="preserve">between </w:t>
      </w:r>
      <w:r w:rsidR="2082723F" w:rsidRPr="5911DDBD">
        <w:rPr>
          <w:lang w:val="en-US"/>
        </w:rPr>
        <w:t xml:space="preserve">the </w:t>
      </w:r>
      <w:r w:rsidR="7C153FB2" w:rsidRPr="5911DDBD">
        <w:rPr>
          <w:lang w:val="en-US"/>
        </w:rPr>
        <w:t xml:space="preserve">ranking </w:t>
      </w:r>
      <w:r w:rsidR="4509F4C6" w:rsidRPr="5911DDBD">
        <w:rPr>
          <w:lang w:val="en-US"/>
        </w:rPr>
        <w:t xml:space="preserve">of </w:t>
      </w:r>
      <w:r w:rsidR="002048D1">
        <w:rPr>
          <w:lang w:val="en-US"/>
        </w:rPr>
        <w:t xml:space="preserve">health </w:t>
      </w:r>
      <w:r w:rsidR="4509F4C6" w:rsidRPr="5911DDBD">
        <w:rPr>
          <w:lang w:val="en-US"/>
        </w:rPr>
        <w:t xml:space="preserve">benefit </w:t>
      </w:r>
      <w:r w:rsidR="002048D1">
        <w:rPr>
          <w:lang w:val="en-US"/>
        </w:rPr>
        <w:t xml:space="preserve">in terms of QALYs </w:t>
      </w:r>
      <w:r w:rsidR="4509F4C6" w:rsidRPr="5911DDBD">
        <w:rPr>
          <w:lang w:val="en-US"/>
        </w:rPr>
        <w:t xml:space="preserve">and QALY loss per month </w:t>
      </w:r>
      <w:r w:rsidR="7C153FB2" w:rsidRPr="5911DDBD">
        <w:rPr>
          <w:lang w:val="en-US"/>
        </w:rPr>
        <w:t>was 0.</w:t>
      </w:r>
      <w:r w:rsidR="16A7E44F" w:rsidRPr="5911DDBD">
        <w:rPr>
          <w:lang w:val="en-US"/>
        </w:rPr>
        <w:t>31</w:t>
      </w:r>
      <w:r w:rsidR="7C153FB2" w:rsidRPr="5911DDBD">
        <w:rPr>
          <w:lang w:val="en-US"/>
        </w:rPr>
        <w:t xml:space="preserve"> (p</w:t>
      </w:r>
      <w:r w:rsidR="529D5C71" w:rsidRPr="5911DDBD">
        <w:rPr>
          <w:lang w:val="en-US"/>
        </w:rPr>
        <w:t>=</w:t>
      </w:r>
      <w:r w:rsidR="7C153FB2" w:rsidRPr="5911DDBD">
        <w:rPr>
          <w:lang w:val="en-US"/>
        </w:rPr>
        <w:t>0.0</w:t>
      </w:r>
      <w:r w:rsidR="7E6BCAC0" w:rsidRPr="5911DDBD">
        <w:rPr>
          <w:lang w:val="en-US"/>
        </w:rPr>
        <w:t>7</w:t>
      </w:r>
      <w:r w:rsidR="7C153FB2" w:rsidRPr="5911DDBD">
        <w:rPr>
          <w:lang w:val="en-US"/>
        </w:rPr>
        <w:t>)</w:t>
      </w:r>
      <w:r w:rsidR="686573D7" w:rsidRPr="5911DDBD">
        <w:rPr>
          <w:lang w:val="en-US"/>
        </w:rPr>
        <w:t>.</w:t>
      </w:r>
      <w:r w:rsidR="7386EC48" w:rsidRPr="5911DDBD">
        <w:rPr>
          <w:lang w:val="en-US"/>
        </w:rPr>
        <w:t xml:space="preserve"> The most urgent procedures </w:t>
      </w:r>
      <w:r w:rsidR="17210045" w:rsidRPr="5911DDBD">
        <w:rPr>
          <w:lang w:val="en-US"/>
        </w:rPr>
        <w:t xml:space="preserve">after </w:t>
      </w:r>
      <w:r w:rsidR="5904B556" w:rsidRPr="5911DDBD">
        <w:rPr>
          <w:lang w:val="en-US"/>
        </w:rPr>
        <w:t>surgical repair of an abdominal aneurysm of the aorta</w:t>
      </w:r>
      <w:r w:rsidR="7386EC48" w:rsidRPr="5911DDBD">
        <w:rPr>
          <w:lang w:val="en-US"/>
        </w:rPr>
        <w:t xml:space="preserve"> were </w:t>
      </w:r>
      <w:r w:rsidR="3E40346D" w:rsidRPr="5911DDBD">
        <w:rPr>
          <w:lang w:val="en-US"/>
        </w:rPr>
        <w:t xml:space="preserve">pacemaker implantation </w:t>
      </w:r>
      <w:r w:rsidR="7386EC48" w:rsidRPr="5911DDBD">
        <w:rPr>
          <w:lang w:val="en-US"/>
        </w:rPr>
        <w:t>(</w:t>
      </w:r>
      <w:r w:rsidR="4BE58CC9" w:rsidRPr="5911DDBD">
        <w:rPr>
          <w:lang w:val="en-US"/>
        </w:rPr>
        <w:t xml:space="preserve">-0.11 </w:t>
      </w:r>
      <w:r w:rsidR="159DCCB9" w:rsidRPr="5911DDBD">
        <w:rPr>
          <w:lang w:val="en-US"/>
        </w:rPr>
        <w:t>QALY/month</w:t>
      </w:r>
      <w:r w:rsidR="074E5A96" w:rsidRPr="5911DDBD">
        <w:rPr>
          <w:lang w:val="en-US"/>
        </w:rPr>
        <w:t>, 95% CI:</w:t>
      </w:r>
      <w:r w:rsidR="2586FE8A" w:rsidRPr="5911DDBD">
        <w:rPr>
          <w:lang w:val="en-US"/>
        </w:rPr>
        <w:t xml:space="preserve"> </w:t>
      </w:r>
      <w:r w:rsidR="02DF2CD9" w:rsidRPr="5911DDBD">
        <w:rPr>
          <w:lang w:val="en-US"/>
        </w:rPr>
        <w:t>-0.22 - -0.04</w:t>
      </w:r>
      <w:r w:rsidR="2586FE8A" w:rsidRPr="5911DDBD">
        <w:rPr>
          <w:lang w:val="en-US"/>
        </w:rPr>
        <w:t>)</w:t>
      </w:r>
      <w:r w:rsidR="7386EC48" w:rsidRPr="5911DDBD">
        <w:rPr>
          <w:lang w:val="en-US"/>
        </w:rPr>
        <w:t xml:space="preserve">, and </w:t>
      </w:r>
      <w:r w:rsidR="5E902CBB" w:rsidRPr="5911DDBD">
        <w:rPr>
          <w:lang w:val="en-US"/>
        </w:rPr>
        <w:t xml:space="preserve">resection of cholangiocarcinoma </w:t>
      </w:r>
      <w:r w:rsidR="7386EC48" w:rsidRPr="5911DDBD">
        <w:rPr>
          <w:lang w:val="en-US"/>
        </w:rPr>
        <w:t>(</w:t>
      </w:r>
      <w:r w:rsidR="78F4E57E" w:rsidRPr="5911DDBD">
        <w:rPr>
          <w:lang w:val="en-US"/>
        </w:rPr>
        <w:t xml:space="preserve">-0.09 </w:t>
      </w:r>
      <w:r w:rsidR="4EA2984F" w:rsidRPr="5911DDBD">
        <w:rPr>
          <w:lang w:val="en-US"/>
        </w:rPr>
        <w:t>QALY/month</w:t>
      </w:r>
      <w:r w:rsidR="747B8FAF" w:rsidRPr="5911DDBD">
        <w:rPr>
          <w:lang w:val="en-US"/>
        </w:rPr>
        <w:t xml:space="preserve">, 95% CI: </w:t>
      </w:r>
      <w:r w:rsidR="4261DA1F" w:rsidRPr="5911DDBD">
        <w:rPr>
          <w:lang w:val="en-US"/>
        </w:rPr>
        <w:t>-0.12 - -0.06</w:t>
      </w:r>
      <w:r w:rsidR="7386EC48" w:rsidRPr="5911DDBD">
        <w:rPr>
          <w:lang w:val="en-US"/>
        </w:rPr>
        <w:t>).</w:t>
      </w:r>
      <w:r w:rsidR="72B8C105" w:rsidRPr="5911DDBD">
        <w:rPr>
          <w:lang w:val="en-US"/>
        </w:rPr>
        <w:t xml:space="preserve"> </w:t>
      </w:r>
      <w:r w:rsidR="005D65F7">
        <w:rPr>
          <w:lang w:val="en-US"/>
        </w:rPr>
        <w:t>A</w:t>
      </w:r>
      <w:r w:rsidR="72B8C105" w:rsidRPr="5911DDBD">
        <w:rPr>
          <w:lang w:val="en-US"/>
        </w:rPr>
        <w:t>fter</w:t>
      </w:r>
      <w:r w:rsidR="34CC44A1" w:rsidRPr="5911DDBD">
        <w:rPr>
          <w:lang w:val="en-US"/>
        </w:rPr>
        <w:t xml:space="preserve"> </w:t>
      </w:r>
      <w:r w:rsidR="485380E9" w:rsidRPr="5911DDBD">
        <w:rPr>
          <w:lang w:val="en-US"/>
        </w:rPr>
        <w:t>placing a shunt for end-stage renal disease patients</w:t>
      </w:r>
      <w:r w:rsidR="005D65F7">
        <w:rPr>
          <w:lang w:val="en-US"/>
        </w:rPr>
        <w:t>, t</w:t>
      </w:r>
      <w:r w:rsidR="005D65F7" w:rsidRPr="5911DDBD">
        <w:rPr>
          <w:lang w:val="en-US"/>
        </w:rPr>
        <w:t>he least urgent procedures</w:t>
      </w:r>
      <w:r w:rsidR="485380E9" w:rsidRPr="5911DDBD">
        <w:rPr>
          <w:lang w:val="en-US"/>
        </w:rPr>
        <w:t xml:space="preserve"> </w:t>
      </w:r>
      <w:r w:rsidR="34CC44A1" w:rsidRPr="5911DDBD">
        <w:rPr>
          <w:lang w:val="en-US"/>
        </w:rPr>
        <w:t xml:space="preserve">were </w:t>
      </w:r>
      <w:r w:rsidR="619924F6" w:rsidRPr="5911DDBD">
        <w:rPr>
          <w:lang w:val="en-US"/>
        </w:rPr>
        <w:t xml:space="preserve">resection of thyroid cancer </w:t>
      </w:r>
      <w:r w:rsidR="15A7A9FE" w:rsidRPr="5911DDBD">
        <w:rPr>
          <w:lang w:val="en-US"/>
        </w:rPr>
        <w:t>(</w:t>
      </w:r>
      <w:r w:rsidR="6CFF31BA" w:rsidRPr="5911DDBD">
        <w:rPr>
          <w:lang w:val="en-US"/>
        </w:rPr>
        <w:t xml:space="preserve">-0.01 </w:t>
      </w:r>
      <w:r w:rsidR="15A7A9FE" w:rsidRPr="5911DDBD">
        <w:rPr>
          <w:lang w:val="en-US"/>
        </w:rPr>
        <w:t xml:space="preserve">QALY/month, 95% CI: </w:t>
      </w:r>
      <w:r w:rsidR="57DF9280" w:rsidRPr="5911DDBD">
        <w:rPr>
          <w:lang w:val="en-US"/>
        </w:rPr>
        <w:t>-0.02 - -0.01</w:t>
      </w:r>
      <w:r w:rsidR="15A7A9FE" w:rsidRPr="5911DDBD">
        <w:rPr>
          <w:lang w:val="en-US"/>
        </w:rPr>
        <w:t xml:space="preserve">) </w:t>
      </w:r>
      <w:r w:rsidR="34CC44A1" w:rsidRPr="5911DDBD">
        <w:rPr>
          <w:lang w:val="en-US"/>
        </w:rPr>
        <w:t xml:space="preserve">and the resection of </w:t>
      </w:r>
      <w:r w:rsidR="5DEBF2C6" w:rsidRPr="5911DDBD">
        <w:rPr>
          <w:lang w:val="en-US"/>
        </w:rPr>
        <w:t xml:space="preserve">mild salivary gland </w:t>
      </w:r>
      <w:r w:rsidR="34CC44A1" w:rsidRPr="5911DDBD">
        <w:rPr>
          <w:lang w:val="en-US"/>
        </w:rPr>
        <w:t>carcino</w:t>
      </w:r>
      <w:r w:rsidR="535E1583" w:rsidRPr="5911DDBD">
        <w:rPr>
          <w:lang w:val="en-US"/>
        </w:rPr>
        <w:t>ma (</w:t>
      </w:r>
      <w:r w:rsidR="7E190460" w:rsidRPr="5911DDBD">
        <w:rPr>
          <w:lang w:val="en-US"/>
        </w:rPr>
        <w:t xml:space="preserve">-0.01 </w:t>
      </w:r>
      <w:r w:rsidR="6D9A94AB" w:rsidRPr="5911DDBD">
        <w:rPr>
          <w:lang w:val="en-US"/>
        </w:rPr>
        <w:t xml:space="preserve">QALY/month, 95% CI: </w:t>
      </w:r>
      <w:r w:rsidR="370C7396" w:rsidRPr="5911DDBD">
        <w:rPr>
          <w:lang w:val="en-US"/>
        </w:rPr>
        <w:t>-0.03 - -0.01</w:t>
      </w:r>
      <w:r w:rsidR="535E1583" w:rsidRPr="5911DDBD">
        <w:rPr>
          <w:lang w:val="en-US"/>
        </w:rPr>
        <w:t>)</w:t>
      </w:r>
      <w:r w:rsidR="441DC169" w:rsidRPr="5911DDBD">
        <w:rPr>
          <w:lang w:val="en-US"/>
        </w:rPr>
        <w:t xml:space="preserve"> (Appendix B)</w:t>
      </w:r>
      <w:r w:rsidR="535E1583" w:rsidRPr="5911DDBD">
        <w:rPr>
          <w:lang w:val="en-US"/>
        </w:rPr>
        <w:t>.</w:t>
      </w:r>
      <w:r w:rsidR="35295F88" w:rsidRPr="5911DDBD">
        <w:rPr>
          <w:lang w:val="en-US"/>
        </w:rPr>
        <w:t xml:space="preserve"> </w:t>
      </w:r>
      <w:r w:rsidR="222D4422" w:rsidRPr="5911DDBD">
        <w:rPr>
          <w:lang w:val="en-US"/>
        </w:rPr>
        <w:t xml:space="preserve">When </w:t>
      </w:r>
      <w:r w:rsidR="1B6EAF81" w:rsidRPr="5911DDBD">
        <w:rPr>
          <w:lang w:val="en-US"/>
        </w:rPr>
        <w:t xml:space="preserve">ordering procedures </w:t>
      </w:r>
      <w:r w:rsidR="005D65F7">
        <w:rPr>
          <w:lang w:val="en-US"/>
        </w:rPr>
        <w:t>based on</w:t>
      </w:r>
      <w:r w:rsidR="1B6EAF81" w:rsidRPr="5911DDBD">
        <w:rPr>
          <w:lang w:val="en-US"/>
        </w:rPr>
        <w:t xml:space="preserve"> LYs lost per month instead of QALYs lost per month</w:t>
      </w:r>
      <w:r w:rsidR="222D4422" w:rsidRPr="5911DDBD">
        <w:rPr>
          <w:lang w:val="en-US"/>
        </w:rPr>
        <w:t>, r</w:t>
      </w:r>
      <w:r w:rsidR="23850D8A" w:rsidRPr="5911DDBD">
        <w:rPr>
          <w:lang w:val="en-US"/>
        </w:rPr>
        <w:t xml:space="preserve">esection of non-small cell lung carcinoma </w:t>
      </w:r>
      <w:r w:rsidR="20D4A0B4" w:rsidRPr="5911DDBD">
        <w:rPr>
          <w:lang w:val="en-US"/>
        </w:rPr>
        <w:t xml:space="preserve">was </w:t>
      </w:r>
      <w:r w:rsidR="23850D8A" w:rsidRPr="5911DDBD">
        <w:rPr>
          <w:lang w:val="en-US"/>
        </w:rPr>
        <w:t xml:space="preserve">ranked </w:t>
      </w:r>
      <w:r w:rsidR="131CCE1B" w:rsidRPr="5911DDBD">
        <w:rPr>
          <w:lang w:val="en-US"/>
        </w:rPr>
        <w:t xml:space="preserve">substantially </w:t>
      </w:r>
      <w:r w:rsidR="23850D8A" w:rsidRPr="5911DDBD">
        <w:rPr>
          <w:lang w:val="en-US"/>
        </w:rPr>
        <w:t xml:space="preserve">lower </w:t>
      </w:r>
      <w:r w:rsidR="52BE7525" w:rsidRPr="5911DDBD">
        <w:rPr>
          <w:lang w:val="en-US"/>
        </w:rPr>
        <w:t>(from rank 5 to rank 1</w:t>
      </w:r>
      <w:r w:rsidR="6B22576A" w:rsidRPr="5911DDBD">
        <w:rPr>
          <w:lang w:val="en-US"/>
        </w:rPr>
        <w:t>9</w:t>
      </w:r>
      <w:r w:rsidR="52BE7525" w:rsidRPr="5911DDBD">
        <w:rPr>
          <w:lang w:val="en-US"/>
        </w:rPr>
        <w:t>)</w:t>
      </w:r>
      <w:r w:rsidR="23850D8A" w:rsidRPr="5911DDBD">
        <w:rPr>
          <w:lang w:val="en-US"/>
        </w:rPr>
        <w:t>,</w:t>
      </w:r>
      <w:r w:rsidR="4434C2FE" w:rsidRPr="5911DDBD">
        <w:rPr>
          <w:lang w:val="en-US"/>
        </w:rPr>
        <w:t xml:space="preserve"> while the implantation of a left-</w:t>
      </w:r>
      <w:r w:rsidR="005574D3" w:rsidRPr="5911DDBD">
        <w:rPr>
          <w:lang w:val="en-US"/>
        </w:rPr>
        <w:t>ventricle</w:t>
      </w:r>
      <w:r w:rsidR="4434C2FE" w:rsidRPr="5911DDBD">
        <w:rPr>
          <w:lang w:val="en-US"/>
        </w:rPr>
        <w:t xml:space="preserve"> assist device was ranked </w:t>
      </w:r>
      <w:r w:rsidR="6A59798C" w:rsidRPr="5911DDBD">
        <w:rPr>
          <w:lang w:val="en-US"/>
        </w:rPr>
        <w:t xml:space="preserve">substantially </w:t>
      </w:r>
      <w:r w:rsidR="4434C2FE" w:rsidRPr="5911DDBD">
        <w:rPr>
          <w:lang w:val="en-US"/>
        </w:rPr>
        <w:t xml:space="preserve">higher </w:t>
      </w:r>
      <w:r w:rsidR="1881C8C6" w:rsidRPr="5911DDBD">
        <w:rPr>
          <w:lang w:val="en-US"/>
        </w:rPr>
        <w:t>(from rank 8 to rank 1).</w:t>
      </w:r>
    </w:p>
    <w:p w14:paraId="65E051A8" w14:textId="53217065" w:rsidR="438F5BE1" w:rsidRDefault="552BA658" w:rsidP="39A4890C">
      <w:pPr>
        <w:rPr>
          <w:lang w:val="en-US"/>
        </w:rPr>
      </w:pPr>
      <w:r w:rsidRPr="5911DDBD">
        <w:rPr>
          <w:lang w:val="en-US"/>
        </w:rPr>
        <w:t xml:space="preserve">Procedures that are ranked high in terms of urgency </w:t>
      </w:r>
      <w:r w:rsidR="66D82891" w:rsidRPr="5911DDBD">
        <w:rPr>
          <w:lang w:val="en-US"/>
        </w:rPr>
        <w:t>and</w:t>
      </w:r>
      <w:r w:rsidRPr="5911DDBD">
        <w:rPr>
          <w:lang w:val="en-US"/>
        </w:rPr>
        <w:t xml:space="preserve"> </w:t>
      </w:r>
      <w:r w:rsidR="00FD0B84">
        <w:rPr>
          <w:lang w:val="en-US"/>
        </w:rPr>
        <w:t xml:space="preserve">had relative short surgery time and length of stay </w:t>
      </w:r>
      <w:r w:rsidR="157AC179" w:rsidRPr="5911DDBD">
        <w:rPr>
          <w:lang w:val="en-US"/>
        </w:rPr>
        <w:t>include repair</w:t>
      </w:r>
      <w:r w:rsidR="724D5FA9" w:rsidRPr="5911DDBD">
        <w:rPr>
          <w:lang w:val="en-US"/>
        </w:rPr>
        <w:t xml:space="preserve"> </w:t>
      </w:r>
      <w:r w:rsidR="597F1EA0" w:rsidRPr="5911DDBD">
        <w:rPr>
          <w:lang w:val="en-US"/>
        </w:rPr>
        <w:t xml:space="preserve">of atrial septum defects </w:t>
      </w:r>
      <w:r w:rsidR="724D5FA9" w:rsidRPr="5911DDBD">
        <w:rPr>
          <w:lang w:val="en-US"/>
        </w:rPr>
        <w:t xml:space="preserve">(surgery time: 74 min [IQR: </w:t>
      </w:r>
      <w:r w:rsidR="317A0D24" w:rsidRPr="5911DDBD">
        <w:rPr>
          <w:lang w:val="en-US"/>
        </w:rPr>
        <w:t>56-131]; length of non-ICU stay: 1.3 days [IQR: 0.6-1.95])</w:t>
      </w:r>
      <w:r w:rsidR="157AC179" w:rsidRPr="5911DDBD">
        <w:rPr>
          <w:lang w:val="en-US"/>
        </w:rPr>
        <w:t xml:space="preserve">, </w:t>
      </w:r>
      <w:r w:rsidR="433B3468" w:rsidRPr="5911DDBD">
        <w:rPr>
          <w:lang w:val="en-US"/>
        </w:rPr>
        <w:t>p</w:t>
      </w:r>
      <w:r w:rsidR="157AC179" w:rsidRPr="5911DDBD">
        <w:rPr>
          <w:lang w:val="en-US"/>
        </w:rPr>
        <w:t>acemaker implantation</w:t>
      </w:r>
      <w:r w:rsidR="433B3468" w:rsidRPr="5911DDBD">
        <w:rPr>
          <w:lang w:val="en-US"/>
        </w:rPr>
        <w:t>s (surgery time: 115 min [82-154]; length of non-ICU stay: 1.4</w:t>
      </w:r>
      <w:r w:rsidR="68F32649" w:rsidRPr="5911DDBD">
        <w:rPr>
          <w:lang w:val="en-US"/>
        </w:rPr>
        <w:t xml:space="preserve"> days </w:t>
      </w:r>
      <w:r w:rsidR="433B3468" w:rsidRPr="5911DDBD">
        <w:rPr>
          <w:lang w:val="en-US"/>
        </w:rPr>
        <w:t>[1.1-2.1])</w:t>
      </w:r>
      <w:r w:rsidR="157AC179" w:rsidRPr="5911DDBD">
        <w:rPr>
          <w:lang w:val="en-US"/>
        </w:rPr>
        <w:t xml:space="preserve">, and surgical repair of </w:t>
      </w:r>
      <w:r w:rsidR="303C560B" w:rsidRPr="5911DDBD">
        <w:rPr>
          <w:lang w:val="en-US"/>
        </w:rPr>
        <w:t>an abdominal aneurysm of the aorta (surgery time: 246</w:t>
      </w:r>
      <w:r w:rsidR="61F89DA4" w:rsidRPr="5911DDBD">
        <w:rPr>
          <w:lang w:val="en-US"/>
        </w:rPr>
        <w:t xml:space="preserve"> </w:t>
      </w:r>
      <w:r w:rsidR="303C560B" w:rsidRPr="5911DDBD">
        <w:rPr>
          <w:lang w:val="en-US"/>
        </w:rPr>
        <w:t xml:space="preserve">min [166 - 305]; length of non-ICU stay: </w:t>
      </w:r>
      <w:r w:rsidR="0B4DBF5E" w:rsidRPr="5911DDBD">
        <w:rPr>
          <w:lang w:val="en-US"/>
        </w:rPr>
        <w:t>3.8 days [2.2 - 7.1]</w:t>
      </w:r>
      <w:r w:rsidR="303C560B" w:rsidRPr="5911DDBD">
        <w:rPr>
          <w:lang w:val="en-US"/>
        </w:rPr>
        <w:t>)</w:t>
      </w:r>
      <w:r w:rsidR="35465805" w:rsidRPr="5911DDBD">
        <w:rPr>
          <w:lang w:val="en-US"/>
        </w:rPr>
        <w:t xml:space="preserve"> (</w:t>
      </w:r>
      <w:r w:rsidR="005D65F7">
        <w:rPr>
          <w:lang w:val="en-US"/>
        </w:rPr>
        <w:t>F</w:t>
      </w:r>
      <w:r w:rsidR="35465805" w:rsidRPr="5911DDBD">
        <w:rPr>
          <w:lang w:val="en-US"/>
        </w:rPr>
        <w:t>igure 5)</w:t>
      </w:r>
      <w:r w:rsidR="157AC179" w:rsidRPr="5911DDBD">
        <w:rPr>
          <w:lang w:val="en-US"/>
        </w:rPr>
        <w:t xml:space="preserve">. Kidney transplant </w:t>
      </w:r>
      <w:r w:rsidR="344BA262" w:rsidRPr="5911DDBD">
        <w:rPr>
          <w:lang w:val="en-US"/>
        </w:rPr>
        <w:t>is a</w:t>
      </w:r>
      <w:r w:rsidR="4B2F7F6B" w:rsidRPr="5911DDBD">
        <w:rPr>
          <w:lang w:val="en-US"/>
        </w:rPr>
        <w:t>n urgent</w:t>
      </w:r>
      <w:r w:rsidR="344BA262" w:rsidRPr="5911DDBD">
        <w:rPr>
          <w:lang w:val="en-US"/>
        </w:rPr>
        <w:t xml:space="preserve"> procedure</w:t>
      </w:r>
      <w:r w:rsidR="1F564093" w:rsidRPr="5911DDBD">
        <w:rPr>
          <w:lang w:val="en-US"/>
        </w:rPr>
        <w:t xml:space="preserve"> </w:t>
      </w:r>
      <w:r w:rsidR="344BA262" w:rsidRPr="5911DDBD">
        <w:rPr>
          <w:lang w:val="en-US"/>
        </w:rPr>
        <w:t xml:space="preserve">but requires </w:t>
      </w:r>
      <w:r w:rsidR="3D04DBF0" w:rsidRPr="5911DDBD">
        <w:rPr>
          <w:lang w:val="en-US"/>
        </w:rPr>
        <w:t xml:space="preserve">substantial amounts of </w:t>
      </w:r>
      <w:r w:rsidR="344BA262" w:rsidRPr="5911DDBD">
        <w:rPr>
          <w:lang w:val="en-US"/>
        </w:rPr>
        <w:t xml:space="preserve">capacity </w:t>
      </w:r>
      <w:r w:rsidR="129D7A2F" w:rsidRPr="5911DDBD">
        <w:rPr>
          <w:lang w:val="en-US"/>
        </w:rPr>
        <w:t>(surgery time: 291 min [244 - 341]; length of non-ICU stay: 11 days [7.5 - 12.3])</w:t>
      </w:r>
      <w:r w:rsidR="344BA262" w:rsidRPr="5911DDBD">
        <w:rPr>
          <w:lang w:val="en-US"/>
        </w:rPr>
        <w:t xml:space="preserve">. Liver transplant </w:t>
      </w:r>
      <w:r w:rsidR="5554C243" w:rsidRPr="5911DDBD">
        <w:rPr>
          <w:lang w:val="en-US"/>
        </w:rPr>
        <w:t xml:space="preserve">is similarly urgent but </w:t>
      </w:r>
      <w:r w:rsidR="344BA262" w:rsidRPr="5911DDBD">
        <w:rPr>
          <w:lang w:val="en-US"/>
        </w:rPr>
        <w:t xml:space="preserve">requires a lot of capacity </w:t>
      </w:r>
      <w:r w:rsidR="25EB433A" w:rsidRPr="5911DDBD">
        <w:rPr>
          <w:lang w:val="en-US"/>
        </w:rPr>
        <w:t xml:space="preserve">(surgery time: </w:t>
      </w:r>
      <w:r w:rsidR="0FDD859E" w:rsidRPr="5911DDBD">
        <w:rPr>
          <w:lang w:val="en-US"/>
        </w:rPr>
        <w:t xml:space="preserve">875 </w:t>
      </w:r>
      <w:r w:rsidR="13916B41" w:rsidRPr="5911DDBD">
        <w:rPr>
          <w:lang w:val="en-US"/>
        </w:rPr>
        <w:t>min [</w:t>
      </w:r>
      <w:r w:rsidR="0FDD859E" w:rsidRPr="5911DDBD">
        <w:rPr>
          <w:lang w:val="en-US"/>
        </w:rPr>
        <w:t>797 - 957</w:t>
      </w:r>
      <w:r w:rsidR="25EB433A" w:rsidRPr="5911DDBD">
        <w:rPr>
          <w:lang w:val="en-US"/>
        </w:rPr>
        <w:t xml:space="preserve">]; length of non-ICU stay: </w:t>
      </w:r>
      <w:r w:rsidR="105A4F0A" w:rsidRPr="5911DDBD">
        <w:rPr>
          <w:lang w:val="en-US"/>
        </w:rPr>
        <w:t xml:space="preserve">9.5 </w:t>
      </w:r>
      <w:r w:rsidR="70EF4D30" w:rsidRPr="5911DDBD">
        <w:rPr>
          <w:lang w:val="en-US"/>
        </w:rPr>
        <w:t>days [</w:t>
      </w:r>
      <w:r w:rsidR="105A4F0A" w:rsidRPr="5911DDBD">
        <w:rPr>
          <w:lang w:val="en-US"/>
        </w:rPr>
        <w:t>2 - 18.7</w:t>
      </w:r>
      <w:r w:rsidR="25EB433A" w:rsidRPr="5911DDBD">
        <w:rPr>
          <w:lang w:val="en-US"/>
        </w:rPr>
        <w:t>])</w:t>
      </w:r>
      <w:r w:rsidR="5751B6AD" w:rsidRPr="5911DDBD">
        <w:rPr>
          <w:lang w:val="en-US"/>
        </w:rPr>
        <w:t xml:space="preserve"> </w:t>
      </w:r>
      <w:r w:rsidR="24A3BFBB" w:rsidRPr="5911DDBD">
        <w:rPr>
          <w:lang w:val="en-US"/>
        </w:rPr>
        <w:t>(</w:t>
      </w:r>
      <w:r w:rsidR="6C9F17BA" w:rsidRPr="5911DDBD">
        <w:rPr>
          <w:lang w:val="en-US"/>
        </w:rPr>
        <w:t xml:space="preserve">table 2 </w:t>
      </w:r>
      <w:r w:rsidR="24A3BFBB" w:rsidRPr="5911DDBD">
        <w:rPr>
          <w:lang w:val="en-US"/>
        </w:rPr>
        <w:t>Appendix B).</w:t>
      </w:r>
    </w:p>
    <w:p w14:paraId="0CC90D9C" w14:textId="78002D8C" w:rsidR="39FC0BEE" w:rsidRDefault="39FC0BEE" w:rsidP="39A4890C">
      <w:pPr>
        <w:pStyle w:val="Heading2"/>
        <w:rPr>
          <w:lang w:val="en-US"/>
        </w:rPr>
      </w:pPr>
      <w:r w:rsidRPr="39A4890C">
        <w:rPr>
          <w:lang w:val="en-US"/>
        </w:rPr>
        <w:t xml:space="preserve">Discussion </w:t>
      </w:r>
    </w:p>
    <w:p w14:paraId="6E4C708D" w14:textId="589594D7" w:rsidR="74757989" w:rsidRDefault="74757989" w:rsidP="04F59E2C">
      <w:pPr>
        <w:rPr>
          <w:rFonts w:ascii="Calibri" w:eastAsia="Calibri" w:hAnsi="Calibri" w:cs="Calibri"/>
          <w:lang w:val="en-US"/>
        </w:rPr>
      </w:pPr>
      <w:r w:rsidRPr="636709EE">
        <w:rPr>
          <w:lang w:val="en-US"/>
        </w:rPr>
        <w:t xml:space="preserve">Our </w:t>
      </w:r>
      <w:r w:rsidR="005D65F7">
        <w:rPr>
          <w:lang w:val="en-US"/>
        </w:rPr>
        <w:t>decision model</w:t>
      </w:r>
      <w:r w:rsidRPr="636709EE">
        <w:rPr>
          <w:lang w:val="en-US"/>
        </w:rPr>
        <w:t xml:space="preserve"> can</w:t>
      </w:r>
      <w:r w:rsidR="5B056DDB" w:rsidRPr="636709EE">
        <w:rPr>
          <w:lang w:val="en-US"/>
        </w:rPr>
        <w:t xml:space="preserve"> </w:t>
      </w:r>
      <w:r w:rsidR="001E1B6B">
        <w:rPr>
          <w:lang w:val="en-US"/>
        </w:rPr>
        <w:t xml:space="preserve">be </w:t>
      </w:r>
      <w:r w:rsidR="008C4069">
        <w:rPr>
          <w:lang w:val="en-US"/>
        </w:rPr>
        <w:t xml:space="preserve">used to </w:t>
      </w:r>
      <w:r w:rsidR="5B056DDB" w:rsidRPr="636709EE">
        <w:rPr>
          <w:rFonts w:ascii="Calibri" w:eastAsia="Calibri" w:hAnsi="Calibri" w:cs="Calibri"/>
          <w:lang w:val="en-US"/>
        </w:rPr>
        <w:t xml:space="preserve">guide prioritization of surgical interventions from a utilitarian perspective, by </w:t>
      </w:r>
      <w:r w:rsidR="008C4069">
        <w:rPr>
          <w:rFonts w:ascii="Calibri" w:eastAsia="Calibri" w:hAnsi="Calibri" w:cs="Calibri"/>
          <w:lang w:val="en-US"/>
        </w:rPr>
        <w:t>estimating</w:t>
      </w:r>
      <w:r w:rsidR="5B056DDB" w:rsidRPr="636709EE">
        <w:rPr>
          <w:rFonts w:ascii="Calibri" w:eastAsia="Calibri" w:hAnsi="Calibri" w:cs="Calibri"/>
          <w:lang w:val="en-US"/>
        </w:rPr>
        <w:t xml:space="preserve"> urgency based the expected health loss of delay. </w:t>
      </w:r>
      <w:r w:rsidR="001E1B6B">
        <w:rPr>
          <w:rFonts w:ascii="Calibri" w:eastAsia="Calibri" w:hAnsi="Calibri" w:cs="Calibri"/>
          <w:lang w:val="en-US"/>
        </w:rPr>
        <w:t xml:space="preserve">Our results demonstrate </w:t>
      </w:r>
      <w:r w:rsidR="5B056DDB" w:rsidRPr="636709EE">
        <w:rPr>
          <w:rFonts w:ascii="Calibri" w:eastAsia="Calibri" w:hAnsi="Calibri" w:cs="Calibri"/>
          <w:lang w:val="en-US"/>
        </w:rPr>
        <w:t xml:space="preserve">that we can </w:t>
      </w:r>
      <w:commentRangeStart w:id="82"/>
      <w:r w:rsidR="2254BD18" w:rsidRPr="636709EE">
        <w:rPr>
          <w:rFonts w:ascii="Calibri" w:eastAsia="Calibri" w:hAnsi="Calibri" w:cs="Calibri"/>
          <w:lang w:val="en-US"/>
        </w:rPr>
        <w:t>rank</w:t>
      </w:r>
      <w:r w:rsidR="4C797731" w:rsidRPr="636709EE">
        <w:rPr>
          <w:rFonts w:ascii="Calibri" w:eastAsia="Calibri" w:hAnsi="Calibri" w:cs="Calibri"/>
          <w:lang w:val="en-US"/>
        </w:rPr>
        <w:t xml:space="preserve"> </w:t>
      </w:r>
      <w:commentRangeEnd w:id="82"/>
      <w:r w:rsidR="006C5B68">
        <w:rPr>
          <w:rStyle w:val="CommentReference"/>
        </w:rPr>
        <w:commentReference w:id="82"/>
      </w:r>
      <w:r w:rsidR="5B056DDB" w:rsidRPr="636709EE">
        <w:rPr>
          <w:rFonts w:ascii="Calibri" w:eastAsia="Calibri" w:hAnsi="Calibri" w:cs="Calibri"/>
          <w:lang w:val="en-US"/>
        </w:rPr>
        <w:t xml:space="preserve">semi-elective surgeries </w:t>
      </w:r>
      <w:r w:rsidR="0C7D3454" w:rsidRPr="636709EE">
        <w:rPr>
          <w:rFonts w:ascii="Calibri" w:eastAsia="Calibri" w:hAnsi="Calibri" w:cs="Calibri"/>
          <w:lang w:val="en-US"/>
        </w:rPr>
        <w:t xml:space="preserve">based on their urgency </w:t>
      </w:r>
      <w:r w:rsidR="5B056DDB" w:rsidRPr="636709EE">
        <w:rPr>
          <w:rFonts w:ascii="Calibri" w:eastAsia="Calibri" w:hAnsi="Calibri" w:cs="Calibri"/>
          <w:lang w:val="en-US"/>
        </w:rPr>
        <w:t>using a s</w:t>
      </w:r>
      <w:r w:rsidR="391B16D9" w:rsidRPr="636709EE">
        <w:rPr>
          <w:rFonts w:ascii="Calibri" w:eastAsia="Calibri" w:hAnsi="Calibri" w:cs="Calibri"/>
          <w:lang w:val="en-US"/>
        </w:rPr>
        <w:t xml:space="preserve">imple three-states cSTM. </w:t>
      </w:r>
      <w:r w:rsidR="7092D093" w:rsidRPr="636709EE">
        <w:rPr>
          <w:rFonts w:ascii="Calibri" w:eastAsia="Calibri" w:hAnsi="Calibri" w:cs="Calibri"/>
          <w:lang w:val="en-US"/>
        </w:rPr>
        <w:t xml:space="preserve">Using this approach, we found that </w:t>
      </w:r>
      <w:r w:rsidR="002208A9" w:rsidRPr="5911DDBD">
        <w:rPr>
          <w:lang w:val="en-US"/>
        </w:rPr>
        <w:t xml:space="preserve">repairing an abdominal aneurysm of the aorta, </w:t>
      </w:r>
      <w:r w:rsidR="002208A9">
        <w:rPr>
          <w:lang w:val="en-US"/>
        </w:rPr>
        <w:t>implantation of a pacemaker</w:t>
      </w:r>
      <w:r w:rsidR="002208A9" w:rsidRPr="5911DDBD">
        <w:rPr>
          <w:lang w:val="en-US"/>
        </w:rPr>
        <w:t>, and the resection of cholangiocarcinoma</w:t>
      </w:r>
      <w:r w:rsidR="7092D093" w:rsidRPr="636709EE">
        <w:rPr>
          <w:rFonts w:ascii="Calibri" w:eastAsia="Calibri" w:hAnsi="Calibri" w:cs="Calibri"/>
          <w:lang w:val="en-US"/>
        </w:rPr>
        <w:t xml:space="preserve"> were the most urgent procedures. Less urgent proce</w:t>
      </w:r>
      <w:r w:rsidR="04A6D1B8" w:rsidRPr="636709EE">
        <w:rPr>
          <w:rFonts w:ascii="Calibri" w:eastAsia="Calibri" w:hAnsi="Calibri" w:cs="Calibri"/>
          <w:lang w:val="en-US"/>
        </w:rPr>
        <w:t xml:space="preserve">dures were </w:t>
      </w:r>
      <w:r w:rsidR="002208A9" w:rsidRPr="5911DDBD">
        <w:rPr>
          <w:lang w:val="en-US"/>
        </w:rPr>
        <w:t>placing of a shunt for dialysis, resection of thyroid cancer, and the resection of mild salivary gland carcinoma</w:t>
      </w:r>
      <w:r w:rsidR="04A6D1B8" w:rsidRPr="636709EE">
        <w:rPr>
          <w:rFonts w:ascii="Calibri" w:eastAsia="Calibri" w:hAnsi="Calibri" w:cs="Calibri"/>
          <w:lang w:val="en-US"/>
        </w:rPr>
        <w:t xml:space="preserve">. We also identified </w:t>
      </w:r>
      <w:r w:rsidR="2DD3D968" w:rsidRPr="636709EE">
        <w:rPr>
          <w:rFonts w:ascii="Calibri" w:eastAsia="Calibri" w:hAnsi="Calibri" w:cs="Calibri"/>
          <w:lang w:val="en-US"/>
        </w:rPr>
        <w:t>liver transplantation as</w:t>
      </w:r>
      <w:r w:rsidR="48BF8977" w:rsidRPr="636709EE">
        <w:rPr>
          <w:rFonts w:ascii="Calibri" w:eastAsia="Calibri" w:hAnsi="Calibri" w:cs="Calibri"/>
          <w:lang w:val="en-US"/>
        </w:rPr>
        <w:t xml:space="preserve"> being</w:t>
      </w:r>
      <w:r w:rsidR="2DD3D968" w:rsidRPr="636709EE">
        <w:rPr>
          <w:rFonts w:ascii="Calibri" w:eastAsia="Calibri" w:hAnsi="Calibri" w:cs="Calibri"/>
          <w:lang w:val="en-US"/>
        </w:rPr>
        <w:t xml:space="preserve"> a </w:t>
      </w:r>
      <w:r w:rsidR="00DD4B8A">
        <w:rPr>
          <w:rFonts w:ascii="Calibri" w:eastAsia="Calibri" w:hAnsi="Calibri" w:cs="Calibri"/>
          <w:lang w:val="en-US"/>
        </w:rPr>
        <w:t xml:space="preserve">relatively </w:t>
      </w:r>
      <w:r w:rsidR="2DD3D968" w:rsidRPr="636709EE">
        <w:rPr>
          <w:rFonts w:ascii="Calibri" w:eastAsia="Calibri" w:hAnsi="Calibri" w:cs="Calibri"/>
          <w:lang w:val="en-US"/>
        </w:rPr>
        <w:t xml:space="preserve">urgent </w:t>
      </w:r>
      <w:r w:rsidR="04A6D1B8" w:rsidRPr="636709EE">
        <w:rPr>
          <w:rFonts w:ascii="Calibri" w:eastAsia="Calibri" w:hAnsi="Calibri" w:cs="Calibri"/>
          <w:lang w:val="en-US"/>
        </w:rPr>
        <w:t>procedure</w:t>
      </w:r>
      <w:r w:rsidR="02486EF6" w:rsidRPr="636709EE">
        <w:rPr>
          <w:rFonts w:ascii="Calibri" w:eastAsia="Calibri" w:hAnsi="Calibri" w:cs="Calibri"/>
          <w:lang w:val="en-US"/>
        </w:rPr>
        <w:t xml:space="preserve"> </w:t>
      </w:r>
      <w:r w:rsidR="13DAF949" w:rsidRPr="636709EE">
        <w:rPr>
          <w:rFonts w:ascii="Calibri" w:eastAsia="Calibri" w:hAnsi="Calibri" w:cs="Calibri"/>
          <w:lang w:val="en-US"/>
        </w:rPr>
        <w:t>with a</w:t>
      </w:r>
      <w:r w:rsidR="38FB2CB2" w:rsidRPr="636709EE">
        <w:rPr>
          <w:rFonts w:ascii="Calibri" w:eastAsia="Calibri" w:hAnsi="Calibri" w:cs="Calibri"/>
          <w:lang w:val="en-US"/>
        </w:rPr>
        <w:t>n exceptional</w:t>
      </w:r>
      <w:r w:rsidR="288EB48A" w:rsidRPr="636709EE">
        <w:rPr>
          <w:rFonts w:ascii="Calibri" w:eastAsia="Calibri" w:hAnsi="Calibri" w:cs="Calibri"/>
          <w:lang w:val="en-US"/>
        </w:rPr>
        <w:t>ly</w:t>
      </w:r>
      <w:r w:rsidR="13DAF949" w:rsidRPr="636709EE">
        <w:rPr>
          <w:rFonts w:ascii="Calibri" w:eastAsia="Calibri" w:hAnsi="Calibri" w:cs="Calibri"/>
          <w:lang w:val="en-US"/>
        </w:rPr>
        <w:t xml:space="preserve"> long surgery time and length of stay. </w:t>
      </w:r>
    </w:p>
    <w:p w14:paraId="0C704B3B" w14:textId="22D8C9FE" w:rsidR="11521D49" w:rsidRDefault="61411921" w:rsidP="636709EE">
      <w:pPr>
        <w:rPr>
          <w:rFonts w:ascii="Calibri" w:eastAsia="Calibri" w:hAnsi="Calibri" w:cs="Calibri"/>
          <w:lang w:val="en-US"/>
        </w:rPr>
      </w:pPr>
      <w:r w:rsidRPr="636709EE">
        <w:rPr>
          <w:rFonts w:ascii="Calibri" w:eastAsia="Calibri" w:hAnsi="Calibri" w:cs="Calibri"/>
          <w:lang w:val="en-US"/>
        </w:rPr>
        <w:lastRenderedPageBreak/>
        <w:t>We propose a prioritization based on QALY loss per month. To illustrate what this me</w:t>
      </w:r>
      <w:r w:rsidR="0699CF2C" w:rsidRPr="636709EE">
        <w:rPr>
          <w:rFonts w:ascii="Calibri" w:eastAsia="Calibri" w:hAnsi="Calibri" w:cs="Calibri"/>
          <w:lang w:val="en-US"/>
        </w:rPr>
        <w:t xml:space="preserve">asure actually </w:t>
      </w:r>
      <w:r w:rsidRPr="636709EE">
        <w:rPr>
          <w:rFonts w:ascii="Calibri" w:eastAsia="Calibri" w:hAnsi="Calibri" w:cs="Calibri"/>
          <w:lang w:val="en-US"/>
        </w:rPr>
        <w:t>represent</w:t>
      </w:r>
      <w:r w:rsidR="62ACB72A" w:rsidRPr="636709EE">
        <w:rPr>
          <w:rFonts w:ascii="Calibri" w:eastAsia="Calibri" w:hAnsi="Calibri" w:cs="Calibri"/>
          <w:lang w:val="en-US"/>
        </w:rPr>
        <w:t>s</w:t>
      </w:r>
      <w:r w:rsidRPr="636709EE">
        <w:rPr>
          <w:rFonts w:ascii="Calibri" w:eastAsia="Calibri" w:hAnsi="Calibri" w:cs="Calibri"/>
          <w:lang w:val="en-US"/>
        </w:rPr>
        <w:t>, we take the most urgent procedure</w:t>
      </w:r>
      <w:r w:rsidR="12F61FDB" w:rsidRPr="636709EE">
        <w:rPr>
          <w:rFonts w:ascii="Calibri" w:eastAsia="Calibri" w:hAnsi="Calibri" w:cs="Calibri"/>
          <w:lang w:val="en-US"/>
        </w:rPr>
        <w:t xml:space="preserve"> </w:t>
      </w:r>
      <w:r w:rsidRPr="636709EE">
        <w:rPr>
          <w:rFonts w:ascii="Calibri" w:eastAsia="Calibri" w:hAnsi="Calibri" w:cs="Calibri"/>
          <w:lang w:val="en-US"/>
        </w:rPr>
        <w:t>as an examp</w:t>
      </w:r>
      <w:r w:rsidR="6B4ACC0A" w:rsidRPr="636709EE">
        <w:rPr>
          <w:rFonts w:ascii="Calibri" w:eastAsia="Calibri" w:hAnsi="Calibri" w:cs="Calibri"/>
          <w:lang w:val="en-US"/>
        </w:rPr>
        <w:t>l</w:t>
      </w:r>
      <w:r w:rsidRPr="636709EE">
        <w:rPr>
          <w:rFonts w:ascii="Calibri" w:eastAsia="Calibri" w:hAnsi="Calibri" w:cs="Calibri"/>
          <w:lang w:val="en-US"/>
        </w:rPr>
        <w:t xml:space="preserve">e. </w:t>
      </w:r>
      <w:commentRangeStart w:id="83"/>
      <w:r w:rsidR="7A200DD7" w:rsidRPr="636709EE">
        <w:rPr>
          <w:rFonts w:ascii="Calibri" w:eastAsia="Calibri" w:hAnsi="Calibri" w:cs="Calibri"/>
          <w:lang w:val="en-US"/>
        </w:rPr>
        <w:t>Surgically repairing an abdominal aneurysm of the aorta</w:t>
      </w:r>
      <w:r w:rsidRPr="636709EE">
        <w:rPr>
          <w:rFonts w:ascii="Calibri" w:eastAsia="Calibri" w:hAnsi="Calibri" w:cs="Calibri"/>
          <w:lang w:val="en-US"/>
        </w:rPr>
        <w:t xml:space="preserve"> </w:t>
      </w:r>
      <w:r w:rsidR="65ACEC64" w:rsidRPr="636709EE">
        <w:rPr>
          <w:rFonts w:ascii="Calibri" w:eastAsia="Calibri" w:hAnsi="Calibri" w:cs="Calibri"/>
          <w:lang w:val="en-US"/>
        </w:rPr>
        <w:t xml:space="preserve">is associated with </w:t>
      </w:r>
      <w:r w:rsidRPr="636709EE">
        <w:rPr>
          <w:rFonts w:ascii="Calibri" w:eastAsia="Calibri" w:hAnsi="Calibri" w:cs="Calibri"/>
          <w:lang w:val="en-US"/>
        </w:rPr>
        <w:t>a QALY loss of 0.11 per month</w:t>
      </w:r>
      <w:r w:rsidR="009F13BC">
        <w:rPr>
          <w:rFonts w:ascii="Calibri" w:eastAsia="Calibri" w:hAnsi="Calibri" w:cs="Calibri"/>
          <w:lang w:val="en-US"/>
        </w:rPr>
        <w:t xml:space="preserve">. </w:t>
      </w:r>
      <w:commentRangeEnd w:id="83"/>
      <w:r w:rsidR="006C5B68">
        <w:rPr>
          <w:rStyle w:val="CommentReference"/>
        </w:rPr>
        <w:commentReference w:id="83"/>
      </w:r>
      <w:r w:rsidR="009F13BC">
        <w:rPr>
          <w:rFonts w:ascii="Calibri" w:eastAsia="Calibri" w:hAnsi="Calibri" w:cs="Calibri"/>
          <w:lang w:val="en-US"/>
        </w:rPr>
        <w:t xml:space="preserve">This implies that </w:t>
      </w:r>
      <w:r w:rsidRPr="636709EE">
        <w:rPr>
          <w:rFonts w:ascii="Calibri" w:eastAsia="Calibri" w:hAnsi="Calibri" w:cs="Calibri"/>
          <w:lang w:val="en-US"/>
        </w:rPr>
        <w:t xml:space="preserve">if this procedure would be postponed by a month, patients with this surgical indication lose approximately 40 days </w:t>
      </w:r>
      <w:r w:rsidR="712305BA" w:rsidRPr="636709EE">
        <w:rPr>
          <w:rFonts w:ascii="Calibri" w:eastAsia="Calibri" w:hAnsi="Calibri" w:cs="Calibri"/>
          <w:lang w:val="en-US"/>
        </w:rPr>
        <w:t xml:space="preserve">(0.11*365) </w:t>
      </w:r>
      <w:r w:rsidR="3A9D5857" w:rsidRPr="636709EE">
        <w:rPr>
          <w:rFonts w:ascii="Calibri" w:eastAsia="Calibri" w:hAnsi="Calibri" w:cs="Calibri"/>
          <w:lang w:val="en-US"/>
        </w:rPr>
        <w:t xml:space="preserve">spent in </w:t>
      </w:r>
      <w:r w:rsidRPr="636709EE">
        <w:rPr>
          <w:rFonts w:ascii="Calibri" w:eastAsia="Calibri" w:hAnsi="Calibri" w:cs="Calibri"/>
          <w:lang w:val="en-US"/>
        </w:rPr>
        <w:t>perfect health</w:t>
      </w:r>
      <w:r w:rsidR="009F13BC">
        <w:rPr>
          <w:rFonts w:ascii="Calibri" w:eastAsia="Calibri" w:hAnsi="Calibri" w:cs="Calibri"/>
          <w:lang w:val="en-US"/>
        </w:rPr>
        <w:t xml:space="preserve"> of their remaining expected QALYs gained by surgery</w:t>
      </w:r>
      <w:r w:rsidRPr="636709EE">
        <w:rPr>
          <w:rFonts w:ascii="Calibri" w:eastAsia="Calibri" w:hAnsi="Calibri" w:cs="Calibri"/>
          <w:lang w:val="en-US"/>
        </w:rPr>
        <w:t>.</w:t>
      </w:r>
      <w:r w:rsidR="57A1DA64" w:rsidRPr="636709EE">
        <w:rPr>
          <w:rFonts w:ascii="Calibri" w:eastAsia="Calibri" w:hAnsi="Calibri" w:cs="Calibri"/>
          <w:lang w:val="en-US"/>
        </w:rPr>
        <w:t xml:space="preserve"> Although the </w:t>
      </w:r>
      <w:r w:rsidR="00DD4B8A">
        <w:rPr>
          <w:rFonts w:ascii="Calibri" w:eastAsia="Calibri" w:hAnsi="Calibri" w:cs="Calibri"/>
          <w:lang w:val="en-US"/>
        </w:rPr>
        <w:t xml:space="preserve">personal </w:t>
      </w:r>
      <w:r w:rsidR="12DCD760" w:rsidRPr="636709EE">
        <w:rPr>
          <w:rFonts w:ascii="Calibri" w:eastAsia="Calibri" w:hAnsi="Calibri" w:cs="Calibri"/>
          <w:lang w:val="en-US"/>
        </w:rPr>
        <w:t xml:space="preserve">value of </w:t>
      </w:r>
      <w:r w:rsidR="002F3C82">
        <w:rPr>
          <w:rFonts w:ascii="Calibri" w:eastAsia="Calibri" w:hAnsi="Calibri" w:cs="Calibri"/>
          <w:lang w:val="en-US"/>
        </w:rPr>
        <w:t xml:space="preserve">a loss of </w:t>
      </w:r>
      <w:r w:rsidR="12DCD760" w:rsidRPr="636709EE">
        <w:rPr>
          <w:rFonts w:ascii="Calibri" w:eastAsia="Calibri" w:hAnsi="Calibri" w:cs="Calibri"/>
          <w:lang w:val="en-US"/>
        </w:rPr>
        <w:t>40 days spen</w:t>
      </w:r>
      <w:r w:rsidR="7CF53E11" w:rsidRPr="636709EE">
        <w:rPr>
          <w:rFonts w:ascii="Calibri" w:eastAsia="Calibri" w:hAnsi="Calibri" w:cs="Calibri"/>
          <w:lang w:val="en-US"/>
        </w:rPr>
        <w:t>t</w:t>
      </w:r>
      <w:r w:rsidR="12DCD760" w:rsidRPr="636709EE">
        <w:rPr>
          <w:rFonts w:ascii="Calibri" w:eastAsia="Calibri" w:hAnsi="Calibri" w:cs="Calibri"/>
          <w:lang w:val="en-US"/>
        </w:rPr>
        <w:t xml:space="preserve"> in perfect health can be </w:t>
      </w:r>
      <w:r w:rsidR="00DD4B8A">
        <w:rPr>
          <w:rFonts w:ascii="Calibri" w:eastAsia="Calibri" w:hAnsi="Calibri" w:cs="Calibri"/>
          <w:lang w:val="en-US"/>
        </w:rPr>
        <w:t>different for everybody</w:t>
      </w:r>
      <w:r w:rsidR="12DCD760" w:rsidRPr="636709EE">
        <w:rPr>
          <w:rFonts w:ascii="Calibri" w:eastAsia="Calibri" w:hAnsi="Calibri" w:cs="Calibri"/>
          <w:lang w:val="en-US"/>
        </w:rPr>
        <w:t xml:space="preserve">, it is a substantial </w:t>
      </w:r>
      <w:r w:rsidR="002F3C82">
        <w:rPr>
          <w:rFonts w:ascii="Calibri" w:eastAsia="Calibri" w:hAnsi="Calibri" w:cs="Calibri"/>
          <w:lang w:val="en-US"/>
        </w:rPr>
        <w:t>loss compared to the</w:t>
      </w:r>
      <w:r w:rsidR="12DCD760" w:rsidRPr="636709EE">
        <w:rPr>
          <w:rFonts w:ascii="Calibri" w:eastAsia="Calibri" w:hAnsi="Calibri" w:cs="Calibri"/>
          <w:lang w:val="en-US"/>
        </w:rPr>
        <w:t xml:space="preserve"> least urgent surgery:</w:t>
      </w:r>
      <w:r w:rsidR="1ACF2F11" w:rsidRPr="636709EE">
        <w:rPr>
          <w:rFonts w:ascii="Calibri" w:eastAsia="Calibri" w:hAnsi="Calibri" w:cs="Calibri"/>
          <w:lang w:val="en-US"/>
        </w:rPr>
        <w:t xml:space="preserve"> a similar calculation for the placing of a shunt for dialysis is associated with</w:t>
      </w:r>
      <w:r w:rsidR="12DCD760" w:rsidRPr="636709EE">
        <w:rPr>
          <w:rFonts w:ascii="Calibri" w:eastAsia="Calibri" w:hAnsi="Calibri" w:cs="Calibri"/>
          <w:lang w:val="en-US"/>
        </w:rPr>
        <w:t xml:space="preserve"> 4 days </w:t>
      </w:r>
      <w:r w:rsidR="00DD4B8A">
        <w:rPr>
          <w:rFonts w:ascii="Calibri" w:eastAsia="Calibri" w:hAnsi="Calibri" w:cs="Calibri"/>
          <w:lang w:val="en-US"/>
        </w:rPr>
        <w:t xml:space="preserve">less </w:t>
      </w:r>
      <w:r w:rsidR="444E91F3" w:rsidRPr="636709EE">
        <w:rPr>
          <w:rFonts w:ascii="Calibri" w:eastAsia="Calibri" w:hAnsi="Calibri" w:cs="Calibri"/>
          <w:lang w:val="en-US"/>
        </w:rPr>
        <w:t>spen</w:t>
      </w:r>
      <w:r w:rsidR="00DD4B8A">
        <w:rPr>
          <w:rFonts w:ascii="Calibri" w:eastAsia="Calibri" w:hAnsi="Calibri" w:cs="Calibri"/>
          <w:lang w:val="en-US"/>
        </w:rPr>
        <w:t xml:space="preserve">t </w:t>
      </w:r>
      <w:r w:rsidR="12DCD760" w:rsidRPr="636709EE">
        <w:rPr>
          <w:rFonts w:ascii="Calibri" w:eastAsia="Calibri" w:hAnsi="Calibri" w:cs="Calibri"/>
          <w:lang w:val="en-US"/>
        </w:rPr>
        <w:t>in per</w:t>
      </w:r>
      <w:r w:rsidR="00DD4B8A">
        <w:rPr>
          <w:rFonts w:ascii="Calibri" w:eastAsia="Calibri" w:hAnsi="Calibri" w:cs="Calibri"/>
          <w:lang w:val="en-US"/>
        </w:rPr>
        <w:t>fect health by delaying the procedure by a month.</w:t>
      </w:r>
    </w:p>
    <w:p w14:paraId="3F17461E" w14:textId="42544C07" w:rsidR="11521D49" w:rsidRPr="00CA1D47" w:rsidRDefault="67F2E9A1" w:rsidP="636709EE">
      <w:pPr>
        <w:rPr>
          <w:ins w:id="84" w:author="rob baatenburg de jong" w:date="2020-05-21T11:43:00Z"/>
          <w:rFonts w:ascii="Calibri" w:eastAsia="Calibri" w:hAnsi="Calibri" w:cs="Calibri"/>
          <w:lang w:val="nl-NL"/>
          <w:rPrChange w:id="85" w:author="G. Geleijnse" w:date="2020-05-22T08:32:00Z">
            <w:rPr>
              <w:ins w:id="86" w:author="rob baatenburg de jong" w:date="2020-05-21T11:43:00Z"/>
              <w:rFonts w:ascii="Calibri" w:eastAsia="Calibri" w:hAnsi="Calibri" w:cs="Calibri"/>
              <w:lang w:val="en-US"/>
            </w:rPr>
          </w:rPrChange>
        </w:rPr>
      </w:pPr>
      <w:r w:rsidRPr="636709EE">
        <w:rPr>
          <w:rFonts w:ascii="Calibri" w:eastAsia="Calibri" w:hAnsi="Calibri" w:cs="Calibri"/>
          <w:lang w:val="en-US"/>
        </w:rPr>
        <w:t>Although this approach rationalizes and objectively quantifies urgency from a utilitarian perspective, it needs to be complemented by other perspective to be used effectively in practice</w:t>
      </w:r>
      <w:r w:rsidR="13692643" w:rsidRPr="636709EE">
        <w:rPr>
          <w:rFonts w:ascii="Calibri" w:eastAsia="Calibri" w:hAnsi="Calibri" w:cs="Calibri"/>
          <w:lang w:val="en-US"/>
        </w:rPr>
        <w:t xml:space="preserve">. </w:t>
      </w:r>
      <w:r w:rsidR="0AA7A369" w:rsidRPr="636709EE">
        <w:rPr>
          <w:rFonts w:ascii="Calibri" w:eastAsia="Calibri" w:hAnsi="Calibri" w:cs="Calibri"/>
          <w:lang w:val="en-US"/>
        </w:rPr>
        <w:t xml:space="preserve">One </w:t>
      </w:r>
      <w:r w:rsidR="77D0667D" w:rsidRPr="636709EE">
        <w:rPr>
          <w:rFonts w:ascii="Calibri" w:eastAsia="Calibri" w:hAnsi="Calibri" w:cs="Calibri"/>
          <w:lang w:val="en-US"/>
        </w:rPr>
        <w:t xml:space="preserve">proposal for implementation would be </w:t>
      </w:r>
      <w:r w:rsidR="0AA7A369" w:rsidRPr="636709EE">
        <w:rPr>
          <w:rFonts w:ascii="Calibri" w:eastAsia="Calibri" w:hAnsi="Calibri" w:cs="Calibri"/>
          <w:lang w:val="en-US"/>
        </w:rPr>
        <w:t xml:space="preserve">to provide the </w:t>
      </w:r>
      <w:r w:rsidR="7A79A599" w:rsidRPr="636709EE">
        <w:rPr>
          <w:rFonts w:ascii="Calibri" w:eastAsia="Calibri" w:hAnsi="Calibri" w:cs="Calibri"/>
          <w:lang w:val="en-US"/>
        </w:rPr>
        <w:t>surgical triage team</w:t>
      </w:r>
      <w:r w:rsidR="0065107A">
        <w:rPr>
          <w:rFonts w:ascii="Calibri" w:eastAsia="Calibri" w:hAnsi="Calibri" w:cs="Calibri"/>
          <w:lang w:val="en-US"/>
        </w:rPr>
        <w:fldChar w:fldCharType="begin" w:fldLock="1"/>
      </w:r>
      <w:r w:rsidR="0065107A">
        <w:rPr>
          <w:rFonts w:ascii="Calibri" w:eastAsia="Calibri" w:hAnsi="Calibri" w:cs="Calibri"/>
          <w:lang w:val="en-US"/>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65107A">
        <w:rPr>
          <w:rFonts w:ascii="Calibri" w:eastAsia="Calibri" w:hAnsi="Calibri" w:cs="Calibri"/>
          <w:lang w:val="en-US"/>
        </w:rPr>
        <w:fldChar w:fldCharType="separate"/>
      </w:r>
      <w:r w:rsidR="0065107A" w:rsidRPr="0065107A">
        <w:rPr>
          <w:rFonts w:ascii="Calibri" w:eastAsia="Calibri" w:hAnsi="Calibri" w:cs="Calibri"/>
          <w:noProof/>
          <w:vertAlign w:val="superscript"/>
          <w:lang w:val="en-US"/>
        </w:rPr>
        <w:t>15</w:t>
      </w:r>
      <w:r w:rsidR="0065107A">
        <w:rPr>
          <w:rFonts w:ascii="Calibri" w:eastAsia="Calibri" w:hAnsi="Calibri" w:cs="Calibri"/>
          <w:lang w:val="en-US"/>
        </w:rPr>
        <w:fldChar w:fldCharType="end"/>
      </w:r>
      <w:r w:rsidR="7A79A599" w:rsidRPr="636709EE">
        <w:rPr>
          <w:rFonts w:ascii="Calibri" w:eastAsia="Calibri" w:hAnsi="Calibri" w:cs="Calibri"/>
          <w:lang w:val="en-US"/>
        </w:rPr>
        <w:t xml:space="preserve"> with </w:t>
      </w:r>
      <w:r w:rsidR="4F8A4346" w:rsidRPr="636709EE">
        <w:rPr>
          <w:rFonts w:ascii="Calibri" w:eastAsia="Calibri" w:hAnsi="Calibri" w:cs="Calibri"/>
          <w:lang w:val="en-US"/>
        </w:rPr>
        <w:t>a</w:t>
      </w:r>
      <w:r w:rsidR="7A79A599" w:rsidRPr="636709EE">
        <w:rPr>
          <w:rFonts w:ascii="Calibri" w:eastAsia="Calibri" w:hAnsi="Calibri" w:cs="Calibri"/>
          <w:lang w:val="en-US"/>
        </w:rPr>
        <w:t xml:space="preserve"> </w:t>
      </w:r>
      <w:r w:rsidR="6ED31848" w:rsidRPr="636709EE">
        <w:rPr>
          <w:rFonts w:ascii="Calibri" w:eastAsia="Calibri" w:hAnsi="Calibri" w:cs="Calibri"/>
          <w:lang w:val="en-US"/>
        </w:rPr>
        <w:t xml:space="preserve">list of most urgent procedure </w:t>
      </w:r>
      <w:r w:rsidR="7A79A599" w:rsidRPr="636709EE">
        <w:rPr>
          <w:rFonts w:ascii="Calibri" w:eastAsia="Calibri" w:hAnsi="Calibri" w:cs="Calibri"/>
          <w:lang w:val="en-US"/>
        </w:rPr>
        <w:t>in their hospital. When deciding what patients to schedule for next week, the</w:t>
      </w:r>
      <w:r w:rsidR="56B13C49" w:rsidRPr="636709EE">
        <w:rPr>
          <w:rFonts w:ascii="Calibri" w:eastAsia="Calibri" w:hAnsi="Calibri" w:cs="Calibri"/>
          <w:lang w:val="en-US"/>
        </w:rPr>
        <w:t>se</w:t>
      </w:r>
      <w:r w:rsidR="7A79A599" w:rsidRPr="636709EE">
        <w:rPr>
          <w:rFonts w:ascii="Calibri" w:eastAsia="Calibri" w:hAnsi="Calibri" w:cs="Calibri"/>
          <w:lang w:val="en-US"/>
        </w:rPr>
        <w:t xml:space="preserve"> proce</w:t>
      </w:r>
      <w:r w:rsidR="5021D06D" w:rsidRPr="636709EE">
        <w:rPr>
          <w:rFonts w:ascii="Calibri" w:eastAsia="Calibri" w:hAnsi="Calibri" w:cs="Calibri"/>
          <w:lang w:val="en-US"/>
        </w:rPr>
        <w:t xml:space="preserve">dures </w:t>
      </w:r>
      <w:r w:rsidR="4B01435F" w:rsidRPr="636709EE">
        <w:rPr>
          <w:rFonts w:ascii="Calibri" w:eastAsia="Calibri" w:hAnsi="Calibri" w:cs="Calibri"/>
          <w:lang w:val="en-US"/>
        </w:rPr>
        <w:t xml:space="preserve">should </w:t>
      </w:r>
      <w:r w:rsidR="5021D06D" w:rsidRPr="636709EE">
        <w:rPr>
          <w:rFonts w:ascii="Calibri" w:eastAsia="Calibri" w:hAnsi="Calibri" w:cs="Calibri"/>
          <w:lang w:val="en-US"/>
        </w:rPr>
        <w:t xml:space="preserve">be scheduled first. If there is still </w:t>
      </w:r>
      <w:r w:rsidR="5F4F2F29" w:rsidRPr="636709EE">
        <w:rPr>
          <w:rFonts w:ascii="Calibri" w:eastAsia="Calibri" w:hAnsi="Calibri" w:cs="Calibri"/>
          <w:lang w:val="en-US"/>
        </w:rPr>
        <w:t>remaining capacity</w:t>
      </w:r>
      <w:r w:rsidR="5021D06D" w:rsidRPr="636709EE">
        <w:rPr>
          <w:rFonts w:ascii="Calibri" w:eastAsia="Calibri" w:hAnsi="Calibri" w:cs="Calibri"/>
          <w:lang w:val="en-US"/>
        </w:rPr>
        <w:t xml:space="preserve">, the team can </w:t>
      </w:r>
      <w:r w:rsidR="756992BD" w:rsidRPr="636709EE">
        <w:rPr>
          <w:rFonts w:ascii="Calibri" w:eastAsia="Calibri" w:hAnsi="Calibri" w:cs="Calibri"/>
          <w:lang w:val="en-US"/>
        </w:rPr>
        <w:t xml:space="preserve">triage </w:t>
      </w:r>
      <w:r w:rsidR="5021D06D" w:rsidRPr="636709EE">
        <w:rPr>
          <w:rFonts w:ascii="Calibri" w:eastAsia="Calibri" w:hAnsi="Calibri" w:cs="Calibri"/>
          <w:lang w:val="en-US"/>
        </w:rPr>
        <w:t xml:space="preserve">patients </w:t>
      </w:r>
      <w:r w:rsidR="2E7E70FD" w:rsidRPr="636709EE">
        <w:rPr>
          <w:rFonts w:ascii="Calibri" w:eastAsia="Calibri" w:hAnsi="Calibri" w:cs="Calibri"/>
          <w:lang w:val="en-US"/>
        </w:rPr>
        <w:t xml:space="preserve">based on other criteria, e.g. </w:t>
      </w:r>
      <w:r w:rsidR="5021D06D" w:rsidRPr="636709EE">
        <w:rPr>
          <w:rFonts w:ascii="Calibri" w:eastAsia="Calibri" w:hAnsi="Calibri" w:cs="Calibri"/>
          <w:lang w:val="en-US"/>
        </w:rPr>
        <w:t>longer waiting times</w:t>
      </w:r>
      <w:r w:rsidR="3CCC28F7" w:rsidRPr="636709EE">
        <w:rPr>
          <w:rFonts w:ascii="Calibri" w:eastAsia="Calibri" w:hAnsi="Calibri" w:cs="Calibri"/>
          <w:lang w:val="en-US"/>
        </w:rPr>
        <w:t xml:space="preserve"> </w:t>
      </w:r>
      <w:r w:rsidR="5021D06D" w:rsidRPr="636709EE">
        <w:rPr>
          <w:rFonts w:ascii="Calibri" w:eastAsia="Calibri" w:hAnsi="Calibri" w:cs="Calibri"/>
          <w:lang w:val="en-US"/>
        </w:rPr>
        <w:t xml:space="preserve">or </w:t>
      </w:r>
      <w:r w:rsidR="05D2C412" w:rsidRPr="636709EE">
        <w:rPr>
          <w:rFonts w:ascii="Calibri" w:eastAsia="Calibri" w:hAnsi="Calibri" w:cs="Calibri"/>
          <w:lang w:val="en-US"/>
        </w:rPr>
        <w:t xml:space="preserve">high </w:t>
      </w:r>
      <w:r w:rsidR="59A88081" w:rsidRPr="636709EE">
        <w:rPr>
          <w:rFonts w:ascii="Calibri" w:eastAsia="Calibri" w:hAnsi="Calibri" w:cs="Calibri"/>
          <w:lang w:val="en-US"/>
        </w:rPr>
        <w:t>risk on mortality</w:t>
      </w:r>
      <w:r w:rsidR="05D2C412" w:rsidRPr="636709EE">
        <w:rPr>
          <w:rFonts w:ascii="Calibri" w:eastAsia="Calibri" w:hAnsi="Calibri" w:cs="Calibri"/>
          <w:lang w:val="en-US"/>
        </w:rPr>
        <w:t xml:space="preserve">. This </w:t>
      </w:r>
      <w:r w:rsidR="362DFC80" w:rsidRPr="636709EE">
        <w:rPr>
          <w:rFonts w:ascii="Calibri" w:eastAsia="Calibri" w:hAnsi="Calibri" w:cs="Calibri"/>
          <w:lang w:val="en-US"/>
        </w:rPr>
        <w:t xml:space="preserve">more flexible </w:t>
      </w:r>
      <w:r w:rsidR="05D2C412" w:rsidRPr="636709EE">
        <w:rPr>
          <w:rFonts w:ascii="Calibri" w:eastAsia="Calibri" w:hAnsi="Calibri" w:cs="Calibri"/>
          <w:lang w:val="en-US"/>
        </w:rPr>
        <w:t xml:space="preserve">approach </w:t>
      </w:r>
      <w:r w:rsidR="0AD75313" w:rsidRPr="636709EE">
        <w:rPr>
          <w:rFonts w:ascii="Calibri" w:eastAsia="Calibri" w:hAnsi="Calibri" w:cs="Calibri"/>
          <w:lang w:val="en-US"/>
        </w:rPr>
        <w:t>would be consistent with rule ut</w:t>
      </w:r>
      <w:r w:rsidR="266BBEE4" w:rsidRPr="636709EE">
        <w:rPr>
          <w:rFonts w:ascii="Calibri" w:eastAsia="Calibri" w:hAnsi="Calibri" w:cs="Calibri"/>
          <w:lang w:val="en-US"/>
        </w:rPr>
        <w:t>i</w:t>
      </w:r>
      <w:r w:rsidR="0AD75313" w:rsidRPr="636709EE">
        <w:rPr>
          <w:rFonts w:ascii="Calibri" w:eastAsia="Calibri" w:hAnsi="Calibri" w:cs="Calibri"/>
          <w:lang w:val="en-US"/>
        </w:rPr>
        <w:t>litarianism</w:t>
      </w:r>
      <w:r w:rsidR="1780ACFE" w:rsidRPr="636709EE">
        <w:rPr>
          <w:rFonts w:ascii="Calibri" w:eastAsia="Calibri" w:hAnsi="Calibri" w:cs="Calibri"/>
          <w:lang w:val="en-US"/>
        </w:rPr>
        <w:t xml:space="preserve">, which </w:t>
      </w:r>
      <w:r w:rsidR="570A6DA7" w:rsidRPr="636709EE">
        <w:rPr>
          <w:rFonts w:ascii="Calibri" w:eastAsia="Calibri" w:hAnsi="Calibri" w:cs="Calibri"/>
          <w:lang w:val="en-US"/>
        </w:rPr>
        <w:t xml:space="preserve">emphasizes that rules should be adhered to which </w:t>
      </w:r>
      <w:r w:rsidR="570A6DA7" w:rsidRPr="636709EE">
        <w:rPr>
          <w:rFonts w:ascii="Calibri" w:eastAsia="Calibri" w:hAnsi="Calibri" w:cs="Calibri"/>
          <w:i/>
          <w:iCs/>
          <w:lang w:val="en-US"/>
        </w:rPr>
        <w:t xml:space="preserve">in general </w:t>
      </w:r>
      <w:r w:rsidR="570A6DA7" w:rsidRPr="636709EE">
        <w:rPr>
          <w:rFonts w:ascii="Calibri" w:eastAsia="Calibri" w:hAnsi="Calibri" w:cs="Calibri"/>
          <w:lang w:val="en-US"/>
        </w:rPr>
        <w:t>produce the most benefit</w:t>
      </w:r>
      <w:r w:rsidR="0065107A">
        <w:rPr>
          <w:rFonts w:ascii="Calibri" w:eastAsia="Calibri" w:hAnsi="Calibri" w:cs="Calibri"/>
          <w:lang w:val="en-US"/>
        </w:rPr>
        <w:fldChar w:fldCharType="begin" w:fldLock="1"/>
      </w:r>
      <w:r w:rsidR="00A00A32">
        <w:rPr>
          <w:rFonts w:ascii="Calibri" w:eastAsia="Calibri" w:hAnsi="Calibri" w:cs="Calibri"/>
          <w:lang w:val="en-US"/>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2,14&lt;/sup&gt;","plainTextFormattedCitation":"2,14","previouslyFormattedCitation":"&lt;sup&gt;2,14&lt;/sup&gt;"},"properties":{"noteIndex":0},"schema":"https://github.com/citation-style-language/schema/raw/master/csl-citation.json"}</w:instrText>
      </w:r>
      <w:r w:rsidR="0065107A">
        <w:rPr>
          <w:rFonts w:ascii="Calibri" w:eastAsia="Calibri" w:hAnsi="Calibri" w:cs="Calibri"/>
          <w:lang w:val="en-US"/>
        </w:rPr>
        <w:fldChar w:fldCharType="separate"/>
      </w:r>
      <w:r w:rsidR="00FD0B84" w:rsidRPr="00FD0B84">
        <w:rPr>
          <w:rFonts w:ascii="Calibri" w:eastAsia="Calibri" w:hAnsi="Calibri" w:cs="Calibri"/>
          <w:noProof/>
          <w:vertAlign w:val="superscript"/>
          <w:lang w:val="en-US"/>
        </w:rPr>
        <w:t>2,14</w:t>
      </w:r>
      <w:r w:rsidR="0065107A">
        <w:rPr>
          <w:rFonts w:ascii="Calibri" w:eastAsia="Calibri" w:hAnsi="Calibri" w:cs="Calibri"/>
          <w:lang w:val="en-US"/>
        </w:rPr>
        <w:fldChar w:fldCharType="end"/>
      </w:r>
      <w:r w:rsidR="0BC20918" w:rsidRPr="636709EE">
        <w:rPr>
          <w:rFonts w:ascii="Calibri" w:eastAsia="Calibri" w:hAnsi="Calibri" w:cs="Calibri"/>
          <w:lang w:val="en-US"/>
        </w:rPr>
        <w:t xml:space="preserve">, while </w:t>
      </w:r>
      <w:r w:rsidR="270E3852" w:rsidRPr="636709EE">
        <w:rPr>
          <w:rFonts w:ascii="Calibri" w:eastAsia="Calibri" w:hAnsi="Calibri" w:cs="Calibri"/>
          <w:lang w:val="en-US"/>
        </w:rPr>
        <w:t xml:space="preserve">it </w:t>
      </w:r>
      <w:r w:rsidR="0BC20918" w:rsidRPr="00121FE0">
        <w:rPr>
          <w:rFonts w:ascii="Calibri" w:eastAsia="Calibri" w:hAnsi="Calibri" w:cs="Calibri"/>
          <w:lang w:val="en-US"/>
        </w:rPr>
        <w:t xml:space="preserve">also </w:t>
      </w:r>
      <w:r w:rsidR="122DDBC8" w:rsidRPr="00121FE0">
        <w:rPr>
          <w:rFonts w:ascii="Calibri" w:eastAsia="Calibri" w:hAnsi="Calibri" w:cs="Calibri"/>
          <w:lang w:val="en-US"/>
        </w:rPr>
        <w:t>giv</w:t>
      </w:r>
      <w:r w:rsidR="58EAD2CB" w:rsidRPr="00121FE0">
        <w:rPr>
          <w:rFonts w:ascii="Calibri" w:eastAsia="Calibri" w:hAnsi="Calibri" w:cs="Calibri"/>
          <w:lang w:val="en-US"/>
        </w:rPr>
        <w:t>es</w:t>
      </w:r>
      <w:r w:rsidR="0BC20918" w:rsidRPr="00121FE0">
        <w:rPr>
          <w:rFonts w:ascii="Calibri" w:eastAsia="Calibri" w:hAnsi="Calibri" w:cs="Calibri"/>
          <w:lang w:val="en-US"/>
        </w:rPr>
        <w:t xml:space="preserve"> room </w:t>
      </w:r>
      <w:r w:rsidR="2739CEA8" w:rsidRPr="00121FE0">
        <w:rPr>
          <w:rFonts w:ascii="Calibri" w:eastAsia="Calibri" w:hAnsi="Calibri" w:cs="Calibri"/>
          <w:lang w:val="en-US"/>
        </w:rPr>
        <w:t>to</w:t>
      </w:r>
      <w:r w:rsidR="6241B16A" w:rsidRPr="00121FE0">
        <w:rPr>
          <w:rFonts w:ascii="Calibri" w:eastAsia="Calibri" w:hAnsi="Calibri" w:cs="Calibri"/>
          <w:lang w:val="en-US"/>
        </w:rPr>
        <w:t xml:space="preserve"> </w:t>
      </w:r>
      <w:r w:rsidR="00121FE0">
        <w:rPr>
          <w:rFonts w:ascii="Calibri" w:eastAsia="Calibri" w:hAnsi="Calibri" w:cs="Calibri"/>
          <w:lang w:val="en-US"/>
        </w:rPr>
        <w:t>alternative</w:t>
      </w:r>
      <w:r w:rsidR="0BC20918" w:rsidRPr="636709EE">
        <w:rPr>
          <w:rFonts w:ascii="Calibri" w:eastAsia="Calibri" w:hAnsi="Calibri" w:cs="Calibri"/>
          <w:lang w:val="en-US"/>
        </w:rPr>
        <w:t xml:space="preserve"> ethical perspecti</w:t>
      </w:r>
      <w:r w:rsidR="00A00A32">
        <w:rPr>
          <w:rFonts w:ascii="Calibri" w:eastAsia="Calibri" w:hAnsi="Calibri" w:cs="Calibri"/>
          <w:lang w:val="en-US"/>
        </w:rPr>
        <w:t>ves such as the rule of rescue</w:t>
      </w:r>
      <w:r w:rsidR="002F3C82">
        <w:rPr>
          <w:rFonts w:ascii="Calibri" w:eastAsia="Calibri" w:hAnsi="Calibri" w:cs="Calibri"/>
          <w:lang w:val="en-US"/>
        </w:rPr>
        <w:t>.</w:t>
      </w:r>
      <w:r w:rsidR="00A00A32">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{"citationItems":[{"id":"ITEM-1","itemData":{"DOI":"10.1111/j.1748-720X.1986.tb00974.x","ISSN":"0277-8459","author":[{"dropping-particle":"","family":"Jonsen","given":"Albert R.","non-dropping-particle":"","parse-names":false,"suffix":""}],"container-title":"Law, Medicine and Health Care","id":"ITEM-1","issue":"3-4","issued":{"date-parts":[["1986","9","26"]]},"page":"172-174","publisher":"SAGE PublicationsSage CA: Los Angeles, CA","title":"3. Bentham in a Box: Technology Assessment and Health Care Allocation","type":"article-journal","volume":"14"},"uris":["http://www.mendeley.com/documents/?uuid=53fcde9f-bbf3-323d-8f84-2f90131b304e"]}],"mendeley":{"formattedCitation":"&lt;sup&gt;81&lt;/sup&gt;","plainTextFormattedCitation":"81","previouslyFormattedCitation":"&lt;sup&gt;80&lt;/sup&gt;"},"properties":{"noteIndex":0},"schema":"https://github.com/citation-style-language/schema/raw/master/csl-citation.json"}</w:instrText>
      </w:r>
      <w:r w:rsidR="00A00A32">
        <w:rPr>
          <w:rFonts w:ascii="Calibri" w:eastAsia="Calibri" w:hAnsi="Calibri" w:cs="Calibri"/>
          <w:lang w:val="en-US"/>
        </w:rPr>
        <w:fldChar w:fldCharType="separate"/>
      </w:r>
      <w:r w:rsidR="00100057" w:rsidRPr="00CA1D47">
        <w:rPr>
          <w:rFonts w:ascii="Calibri" w:eastAsia="Calibri" w:hAnsi="Calibri" w:cs="Calibri"/>
          <w:noProof/>
          <w:vertAlign w:val="superscript"/>
          <w:lang w:val="nl-NL"/>
          <w:rPrChange w:id="87" w:author="G. Geleijnse" w:date="2020-05-22T08:32:00Z">
            <w:rPr>
              <w:rFonts w:ascii="Calibri" w:eastAsia="Calibri" w:hAnsi="Calibri" w:cs="Calibri"/>
              <w:noProof/>
              <w:vertAlign w:val="superscript"/>
              <w:lang w:val="en-US"/>
            </w:rPr>
          </w:rPrChange>
        </w:rPr>
        <w:t>81</w:t>
      </w:r>
      <w:r w:rsidR="00A00A32">
        <w:rPr>
          <w:rFonts w:ascii="Calibri" w:eastAsia="Calibri" w:hAnsi="Calibri" w:cs="Calibri"/>
          <w:lang w:val="en-US"/>
        </w:rPr>
        <w:fldChar w:fldCharType="end"/>
      </w:r>
      <w:r w:rsidR="58EAD521" w:rsidRPr="00CA1D47">
        <w:rPr>
          <w:rFonts w:ascii="Calibri" w:eastAsia="Calibri" w:hAnsi="Calibri" w:cs="Calibri"/>
          <w:lang w:val="nl-NL"/>
          <w:rPrChange w:id="88" w:author="G. Geleijnse" w:date="2020-05-22T08:32:00Z">
            <w:rPr>
              <w:rFonts w:ascii="Calibri" w:eastAsia="Calibri" w:hAnsi="Calibri" w:cs="Calibri"/>
              <w:lang w:val="en-US"/>
            </w:rPr>
          </w:rPrChange>
        </w:rPr>
        <w:t xml:space="preserve"> More implementation strategies should be explored and </w:t>
      </w:r>
      <w:r w:rsidR="2B85ED4F" w:rsidRPr="00CA1D47">
        <w:rPr>
          <w:rFonts w:ascii="Calibri" w:eastAsia="Calibri" w:hAnsi="Calibri" w:cs="Calibri"/>
          <w:lang w:val="nl-NL"/>
          <w:rPrChange w:id="89" w:author="G. Geleijnse" w:date="2020-05-22T08:32:00Z">
            <w:rPr>
              <w:rFonts w:ascii="Calibri" w:eastAsia="Calibri" w:hAnsi="Calibri" w:cs="Calibri"/>
              <w:lang w:val="en-US"/>
            </w:rPr>
          </w:rPrChange>
        </w:rPr>
        <w:t xml:space="preserve">ethically </w:t>
      </w:r>
      <w:r w:rsidR="58EAD521" w:rsidRPr="00CA1D47">
        <w:rPr>
          <w:rFonts w:ascii="Calibri" w:eastAsia="Calibri" w:hAnsi="Calibri" w:cs="Calibri"/>
          <w:lang w:val="nl-NL"/>
          <w:rPrChange w:id="90" w:author="G. Geleijnse" w:date="2020-05-22T08:32:00Z">
            <w:rPr>
              <w:rFonts w:ascii="Calibri" w:eastAsia="Calibri" w:hAnsi="Calibri" w:cs="Calibri"/>
              <w:lang w:val="en-US"/>
            </w:rPr>
          </w:rPrChange>
        </w:rPr>
        <w:t>evaluated.</w:t>
      </w:r>
    </w:p>
    <w:p w14:paraId="36F588C0" w14:textId="312A9CF7" w:rsidR="00572679" w:rsidRPr="00572679" w:rsidRDefault="00572679" w:rsidP="636709EE">
      <w:pPr>
        <w:rPr>
          <w:rFonts w:ascii="Calibri" w:eastAsia="Calibri" w:hAnsi="Calibri" w:cs="Calibri"/>
          <w:lang w:val="nl-NL"/>
          <w:rPrChange w:id="91" w:author="rob baatenburg de jong" w:date="2020-05-21T11:43:00Z">
            <w:rPr>
              <w:rFonts w:ascii="Calibri" w:eastAsia="Calibri" w:hAnsi="Calibri" w:cs="Calibri"/>
              <w:lang w:val="en-US"/>
            </w:rPr>
          </w:rPrChange>
        </w:rPr>
      </w:pPr>
      <w:ins w:id="92" w:author="rob baatenburg de jong" w:date="2020-05-21T11:43:00Z">
        <w:r w:rsidRPr="00572679">
          <w:rPr>
            <w:rFonts w:ascii="Calibri" w:eastAsia="Calibri" w:hAnsi="Calibri" w:cs="Calibri"/>
            <w:lang w:val="nl-NL"/>
            <w:rPrChange w:id="93" w:author="rob baatenburg de jong" w:date="2020-05-21T11:43:00Z">
              <w:rPr>
                <w:rFonts w:ascii="Calibri" w:eastAsia="Calibri" w:hAnsi="Calibri" w:cs="Calibri"/>
                <w:lang w:val="en-US"/>
              </w:rPr>
            </w:rPrChange>
          </w:rPr>
          <w:t>Hier moeten we ook n</w:t>
        </w:r>
        <w:r>
          <w:rPr>
            <w:rFonts w:ascii="Calibri" w:eastAsia="Calibri" w:hAnsi="Calibri" w:cs="Calibri"/>
            <w:lang w:val="nl-NL"/>
          </w:rPr>
          <w:t xml:space="preserve">og iets zeggen over het feit dat we naar “gemiddelde” patienten kijken. Dat heeft het voordeel dat </w:t>
        </w:r>
      </w:ins>
      <w:ins w:id="94" w:author="rob baatenburg de jong" w:date="2020-05-21T11:44:00Z">
        <w:r>
          <w:rPr>
            <w:rFonts w:ascii="Calibri" w:eastAsia="Calibri" w:hAnsi="Calibri" w:cs="Calibri"/>
            <w:lang w:val="nl-NL"/>
          </w:rPr>
          <w:t xml:space="preserve">er altijd nog een geïndividualiseerd besluit door arts en dokter genomen kan worden. </w:t>
        </w:r>
      </w:ins>
      <w:ins w:id="95" w:author="rob baatenburg de jong" w:date="2020-05-21T11:45:00Z">
        <w:r>
          <w:rPr>
            <w:rFonts w:ascii="Calibri" w:eastAsia="Calibri" w:hAnsi="Calibri" w:cs="Calibri"/>
            <w:lang w:val="nl-NL"/>
          </w:rPr>
          <w:t>In dat</w:t>
        </w:r>
      </w:ins>
      <w:ins w:id="96" w:author="rob baatenburg de jong" w:date="2020-05-21T11:44:00Z">
        <w:r>
          <w:rPr>
            <w:rFonts w:ascii="Calibri" w:eastAsia="Calibri" w:hAnsi="Calibri" w:cs="Calibri"/>
            <w:lang w:val="nl-NL"/>
          </w:rPr>
          <w:t xml:space="preserve"> besluit k</w:t>
        </w:r>
      </w:ins>
      <w:ins w:id="97" w:author="rob baatenburg de jong" w:date="2020-05-21T11:45:00Z">
        <w:r>
          <w:rPr>
            <w:rFonts w:ascii="Calibri" w:eastAsia="Calibri" w:hAnsi="Calibri" w:cs="Calibri"/>
            <w:lang w:val="nl-NL"/>
          </w:rPr>
          <w:t>unnen overwegingen betreffende comorbiditeit, stadium</w:t>
        </w:r>
      </w:ins>
      <w:ins w:id="98" w:author="rob baatenburg de jong" w:date="2020-05-21T11:44:00Z">
        <w:r>
          <w:rPr>
            <w:rFonts w:ascii="Calibri" w:eastAsia="Calibri" w:hAnsi="Calibri" w:cs="Calibri"/>
            <w:lang w:val="nl-NL"/>
          </w:rPr>
          <w:t xml:space="preserve"> </w:t>
        </w:r>
      </w:ins>
      <w:ins w:id="99" w:author="rob baatenburg de jong" w:date="2020-05-21T11:45:00Z">
        <w:r>
          <w:rPr>
            <w:rFonts w:ascii="Calibri" w:eastAsia="Calibri" w:hAnsi="Calibri" w:cs="Calibri"/>
            <w:lang w:val="nl-NL"/>
          </w:rPr>
          <w:t>en histologisch subtype worden meegenomen.</w:t>
        </w:r>
      </w:ins>
    </w:p>
    <w:p w14:paraId="6D6DDC31" w14:textId="39950678" w:rsidR="602F10CA" w:rsidRDefault="0E6C43DB" w:rsidP="636709EE">
      <w:pPr>
        <w:rPr>
          <w:lang w:val="en-US"/>
        </w:rPr>
      </w:pPr>
      <w:r w:rsidRPr="636709EE">
        <w:rPr>
          <w:lang w:val="en-US"/>
        </w:rPr>
        <w:t xml:space="preserve">A concern about our approach </w:t>
      </w:r>
      <w:r w:rsidR="00FE2640">
        <w:rPr>
          <w:lang w:val="en-US"/>
        </w:rPr>
        <w:t>could</w:t>
      </w:r>
      <w:r w:rsidR="2CE150D6" w:rsidRPr="636709EE">
        <w:rPr>
          <w:lang w:val="en-US"/>
        </w:rPr>
        <w:t xml:space="preserve"> </w:t>
      </w:r>
      <w:r w:rsidRPr="636709EE">
        <w:rPr>
          <w:lang w:val="en-US"/>
        </w:rPr>
        <w:t xml:space="preserve">be that our approach systematically </w:t>
      </w:r>
      <w:r w:rsidR="7EC23CB4" w:rsidRPr="636709EE">
        <w:rPr>
          <w:lang w:val="en-US"/>
        </w:rPr>
        <w:t>discriminate</w:t>
      </w:r>
      <w:r w:rsidR="6DAB0E75" w:rsidRPr="636709EE">
        <w:rPr>
          <w:lang w:val="en-US"/>
        </w:rPr>
        <w:t>s</w:t>
      </w:r>
      <w:r w:rsidR="48CD4D8A" w:rsidRPr="636709EE">
        <w:rPr>
          <w:lang w:val="en-US"/>
        </w:rPr>
        <w:t xml:space="preserve"> a specific group of patients. </w:t>
      </w:r>
      <w:r w:rsidR="63E1FB20" w:rsidRPr="636709EE">
        <w:rPr>
          <w:lang w:val="en-US"/>
        </w:rPr>
        <w:t>O</w:t>
      </w:r>
      <w:r w:rsidR="48CD4D8A" w:rsidRPr="636709EE">
        <w:rPr>
          <w:lang w:val="en-US"/>
        </w:rPr>
        <w:t xml:space="preserve">ur strategy </w:t>
      </w:r>
      <w:r w:rsidR="63E1FB20" w:rsidRPr="636709EE">
        <w:rPr>
          <w:lang w:val="en-US"/>
        </w:rPr>
        <w:t>overcomes this concern by</w:t>
      </w:r>
      <w:r w:rsidR="48CD4D8A" w:rsidRPr="636709EE">
        <w:rPr>
          <w:lang w:val="en-US"/>
        </w:rPr>
        <w:t xml:space="preserve"> </w:t>
      </w:r>
      <w:r w:rsidR="79261758" w:rsidRPr="636709EE">
        <w:rPr>
          <w:lang w:val="en-US"/>
        </w:rPr>
        <w:t xml:space="preserve">only </w:t>
      </w:r>
      <w:r w:rsidR="3A1FC578" w:rsidRPr="636709EE">
        <w:rPr>
          <w:lang w:val="en-US"/>
        </w:rPr>
        <w:t xml:space="preserve">comparing </w:t>
      </w:r>
      <w:r w:rsidR="48CD4D8A" w:rsidRPr="636709EE">
        <w:rPr>
          <w:lang w:val="en-US"/>
        </w:rPr>
        <w:t>average patient</w:t>
      </w:r>
      <w:r w:rsidR="7A95FD11" w:rsidRPr="636709EE">
        <w:rPr>
          <w:lang w:val="en-US"/>
        </w:rPr>
        <w:t>s</w:t>
      </w:r>
      <w:r w:rsidR="48CD4D8A" w:rsidRPr="636709EE">
        <w:rPr>
          <w:lang w:val="en-US"/>
        </w:rPr>
        <w:t>.</w:t>
      </w:r>
      <w:r w:rsidR="102ADD2D" w:rsidRPr="636709EE">
        <w:rPr>
          <w:lang w:val="en-US"/>
        </w:rPr>
        <w:t xml:space="preserve"> </w:t>
      </w:r>
      <w:r w:rsidR="5D91A60C" w:rsidRPr="636709EE">
        <w:rPr>
          <w:lang w:val="en-US"/>
        </w:rPr>
        <w:t xml:space="preserve">Therefore, </w:t>
      </w:r>
      <w:r w:rsidR="29387619" w:rsidRPr="636709EE">
        <w:rPr>
          <w:lang w:val="en-US"/>
        </w:rPr>
        <w:t>this approach</w:t>
      </w:r>
      <w:r w:rsidR="0046477A">
        <w:rPr>
          <w:lang w:val="en-US"/>
        </w:rPr>
        <w:t xml:space="preserve"> would</w:t>
      </w:r>
      <w:r w:rsidR="29387619" w:rsidRPr="636709EE">
        <w:rPr>
          <w:lang w:val="en-US"/>
        </w:rPr>
        <w:t xml:space="preserve"> </w:t>
      </w:r>
      <w:r w:rsidR="5D91A60C" w:rsidRPr="636709EE">
        <w:rPr>
          <w:lang w:val="en-US"/>
        </w:rPr>
        <w:t xml:space="preserve">only discriminate if </w:t>
      </w:r>
      <w:r w:rsidR="4FA7C0D5" w:rsidRPr="636709EE">
        <w:rPr>
          <w:lang w:val="en-US"/>
        </w:rPr>
        <w:t xml:space="preserve">specific socioeconomic groups </w:t>
      </w:r>
      <w:r w:rsidR="5D91A60C" w:rsidRPr="636709EE">
        <w:rPr>
          <w:lang w:val="en-US"/>
        </w:rPr>
        <w:t xml:space="preserve">suffer </w:t>
      </w:r>
      <w:r w:rsidR="1BD4C71D" w:rsidRPr="636709EE">
        <w:rPr>
          <w:lang w:val="en-US"/>
        </w:rPr>
        <w:t xml:space="preserve">more frequently </w:t>
      </w:r>
      <w:r w:rsidR="5D91A60C" w:rsidRPr="636709EE">
        <w:rPr>
          <w:lang w:val="en-US"/>
        </w:rPr>
        <w:t xml:space="preserve">from diseases that </w:t>
      </w:r>
      <w:r w:rsidR="60D866F1" w:rsidRPr="636709EE">
        <w:rPr>
          <w:lang w:val="en-US"/>
        </w:rPr>
        <w:t>are less urgent</w:t>
      </w:r>
      <w:r w:rsidR="5368A29C" w:rsidRPr="636709EE">
        <w:rPr>
          <w:lang w:val="en-US"/>
        </w:rPr>
        <w:t xml:space="preserve"> (</w:t>
      </w:r>
      <w:r w:rsidR="735D5917" w:rsidRPr="636709EE">
        <w:rPr>
          <w:lang w:val="en-US"/>
        </w:rPr>
        <w:t xml:space="preserve">e.g. </w:t>
      </w:r>
      <w:r w:rsidR="5368A29C" w:rsidRPr="636709EE">
        <w:rPr>
          <w:lang w:val="en-US"/>
        </w:rPr>
        <w:t xml:space="preserve">high-grade glioma, </w:t>
      </w:r>
      <w:r w:rsidR="0099203E">
        <w:rPr>
          <w:lang w:val="en-US"/>
        </w:rPr>
        <w:t xml:space="preserve">metastasized </w:t>
      </w:r>
      <w:r w:rsidR="5368A29C" w:rsidRPr="636709EE">
        <w:rPr>
          <w:lang w:val="en-US"/>
        </w:rPr>
        <w:t>colon</w:t>
      </w:r>
      <w:r w:rsidR="6974A650" w:rsidRPr="636709EE">
        <w:rPr>
          <w:lang w:val="en-US"/>
        </w:rPr>
        <w:t xml:space="preserve"> </w:t>
      </w:r>
      <w:r w:rsidR="5368A29C" w:rsidRPr="636709EE">
        <w:rPr>
          <w:lang w:val="en-US"/>
        </w:rPr>
        <w:t>carcinoma)</w:t>
      </w:r>
      <w:r w:rsidR="60D866F1" w:rsidRPr="636709EE">
        <w:rPr>
          <w:lang w:val="en-US"/>
        </w:rPr>
        <w:t xml:space="preserve">. </w:t>
      </w:r>
      <w:r w:rsidR="5DD0F9F7" w:rsidRPr="636709EE">
        <w:rPr>
          <w:lang w:val="en-US"/>
        </w:rPr>
        <w:t xml:space="preserve">It is </w:t>
      </w:r>
      <w:r w:rsidR="666C5E60" w:rsidRPr="636709EE">
        <w:rPr>
          <w:lang w:val="en-US"/>
        </w:rPr>
        <w:t xml:space="preserve">known </w:t>
      </w:r>
      <w:r w:rsidR="5DD0F9F7" w:rsidRPr="636709EE">
        <w:rPr>
          <w:lang w:val="en-US"/>
        </w:rPr>
        <w:t>that</w:t>
      </w:r>
      <w:r w:rsidR="60340CB0" w:rsidRPr="636709EE">
        <w:rPr>
          <w:lang w:val="en-US"/>
        </w:rPr>
        <w:t xml:space="preserve"> </w:t>
      </w:r>
      <w:r w:rsidR="35FB8816" w:rsidRPr="636709EE">
        <w:rPr>
          <w:lang w:val="en-US"/>
        </w:rPr>
        <w:t xml:space="preserve">lower socioeconomic groups are more prone to develop cancers </w:t>
      </w:r>
      <w:r w:rsidR="41658E0B" w:rsidRPr="636709EE">
        <w:rPr>
          <w:lang w:val="en-US"/>
        </w:rPr>
        <w:t>that have clear association with unhealthy behavior,</w:t>
      </w:r>
      <w:r w:rsidR="1EC3C82A" w:rsidRPr="636709EE">
        <w:rPr>
          <w:lang w:val="en-US"/>
        </w:rPr>
        <w:t xml:space="preserve"> such as lung cancer</w:t>
      </w:r>
      <w:r w:rsidR="002F3C82">
        <w:rPr>
          <w:lang w:val="en-US"/>
        </w:rPr>
        <w:t>.</w:t>
      </w:r>
      <w:r w:rsidR="0065107A">
        <w:rPr>
          <w:lang w:val="en-US"/>
        </w:rPr>
        <w:fldChar w:fldCharType="begin" w:fldLock="1"/>
      </w:r>
      <w:r w:rsidR="00100057">
        <w:rPr>
          <w:lang w:val="en-US"/>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82&lt;/sup&gt;","plainTextFormattedCitation":"82","previouslyFormattedCitation":"&lt;sup&gt;81&lt;/sup&gt;"},"properties":{"noteIndex":0},"schema":"https://github.com/citation-style-language/schema/raw/master/csl-citation.json"}</w:instrText>
      </w:r>
      <w:r w:rsidR="0065107A">
        <w:rPr>
          <w:lang w:val="en-US"/>
        </w:rPr>
        <w:fldChar w:fldCharType="separate"/>
      </w:r>
      <w:r w:rsidR="00100057" w:rsidRPr="00100057">
        <w:rPr>
          <w:noProof/>
          <w:vertAlign w:val="superscript"/>
          <w:lang w:val="en-US"/>
        </w:rPr>
        <w:t>82</w:t>
      </w:r>
      <w:r w:rsidR="0065107A">
        <w:rPr>
          <w:lang w:val="en-US"/>
        </w:rPr>
        <w:fldChar w:fldCharType="end"/>
      </w:r>
      <w:r w:rsidR="35FB8816" w:rsidRPr="636709EE">
        <w:rPr>
          <w:lang w:val="en-US"/>
        </w:rPr>
        <w:t xml:space="preserve"> </w:t>
      </w:r>
      <w:r w:rsidR="2BEA608D" w:rsidRPr="636709EE">
        <w:rPr>
          <w:lang w:val="en-US"/>
        </w:rPr>
        <w:t xml:space="preserve">However, </w:t>
      </w:r>
      <w:r w:rsidR="4DC9117E" w:rsidRPr="636709EE">
        <w:rPr>
          <w:lang w:val="en-US"/>
        </w:rPr>
        <w:t xml:space="preserve">these diseases do not systematically rank low </w:t>
      </w:r>
      <w:r w:rsidR="0099203E">
        <w:rPr>
          <w:lang w:val="en-US"/>
        </w:rPr>
        <w:t>in our approach</w:t>
      </w:r>
      <w:r w:rsidR="4DC9117E" w:rsidRPr="636709EE">
        <w:rPr>
          <w:lang w:val="en-US"/>
        </w:rPr>
        <w:t>.</w:t>
      </w:r>
      <w:r w:rsidR="00141C7D">
        <w:rPr>
          <w:lang w:val="en-US"/>
        </w:rPr>
        <w:t xml:space="preserve"> </w:t>
      </w:r>
      <w:r w:rsidR="4DC9117E" w:rsidRPr="636709EE">
        <w:rPr>
          <w:lang w:val="en-US"/>
        </w:rPr>
        <w:t xml:space="preserve"> </w:t>
      </w:r>
    </w:p>
    <w:p w14:paraId="21FB52B2" w14:textId="56EC4D0A" w:rsidR="602F10CA" w:rsidRDefault="602F10CA" w:rsidP="636709EE">
      <w:pPr>
        <w:rPr>
          <w:lang w:val="en-US"/>
        </w:rPr>
      </w:pPr>
      <w:r w:rsidRPr="636709EE">
        <w:rPr>
          <w:lang w:val="en-US"/>
        </w:rPr>
        <w:t xml:space="preserve">Since all </w:t>
      </w:r>
      <w:r w:rsidR="24882BF2" w:rsidRPr="636709EE">
        <w:rPr>
          <w:lang w:val="en-US"/>
        </w:rPr>
        <w:t xml:space="preserve">models are, by definition, a simplification of reality, our model </w:t>
      </w:r>
      <w:r w:rsidR="00C24ED4" w:rsidRPr="636709EE">
        <w:rPr>
          <w:lang w:val="en-US"/>
        </w:rPr>
        <w:t>h</w:t>
      </w:r>
      <w:r w:rsidR="24882BF2" w:rsidRPr="636709EE">
        <w:rPr>
          <w:lang w:val="en-US"/>
        </w:rPr>
        <w:t xml:space="preserve">as several limitations. </w:t>
      </w:r>
      <w:r w:rsidR="541C7232" w:rsidRPr="636709EE">
        <w:rPr>
          <w:lang w:val="en-US"/>
        </w:rPr>
        <w:t>First, w</w:t>
      </w:r>
      <w:r w:rsidR="24882BF2" w:rsidRPr="636709EE">
        <w:rPr>
          <w:lang w:val="en-US"/>
        </w:rPr>
        <w:t>e assume that all surgeries are successful.</w:t>
      </w:r>
      <w:r w:rsidR="64D15496" w:rsidRPr="636709EE">
        <w:rPr>
          <w:lang w:val="en-US"/>
        </w:rPr>
        <w:t xml:space="preserve"> We do not simulate adverse events, like major bleedings or dea</w:t>
      </w:r>
      <w:ins w:id="100" w:author="rob baatenburg de jong" w:date="2020-05-21T11:42:00Z">
        <w:r w:rsidR="00572679">
          <w:rPr>
            <w:lang w:val="en-US"/>
          </w:rPr>
          <w:t>th</w:t>
        </w:r>
      </w:ins>
      <w:del w:id="101" w:author="rob baatenburg de jong" w:date="2020-05-21T11:42:00Z">
        <w:r w:rsidR="64D15496" w:rsidRPr="636709EE" w:rsidDel="00572679">
          <w:rPr>
            <w:lang w:val="en-US"/>
          </w:rPr>
          <w:delText>d</w:delText>
        </w:r>
      </w:del>
      <w:r w:rsidR="64D15496" w:rsidRPr="636709EE">
        <w:rPr>
          <w:lang w:val="en-US"/>
        </w:rPr>
        <w:t xml:space="preserve"> due to surgery. We also do not incorporate the potential reduction of QoL due to these adverse events or QoL reduction of a temporary period of recovery after surgery. </w:t>
      </w:r>
      <w:r w:rsidR="0A790473" w:rsidRPr="636709EE">
        <w:rPr>
          <w:lang w:val="en-US"/>
        </w:rPr>
        <w:t xml:space="preserve">Because of </w:t>
      </w:r>
      <w:r w:rsidR="3D4B370D" w:rsidRPr="636709EE">
        <w:rPr>
          <w:lang w:val="en-US"/>
        </w:rPr>
        <w:t>these assumptions</w:t>
      </w:r>
      <w:r w:rsidR="0A790473" w:rsidRPr="636709EE">
        <w:rPr>
          <w:lang w:val="en-US"/>
        </w:rPr>
        <w:t xml:space="preserve">, the overall QALYs associated with the surgery should not be interpreted as </w:t>
      </w:r>
      <w:r w:rsidR="004E1046">
        <w:rPr>
          <w:lang w:val="en-US"/>
        </w:rPr>
        <w:t>absolute</w:t>
      </w:r>
      <w:r w:rsidR="0A790473" w:rsidRPr="636709EE">
        <w:rPr>
          <w:lang w:val="en-US"/>
        </w:rPr>
        <w:t xml:space="preserve"> </w:t>
      </w:r>
      <w:r w:rsidR="004E1046">
        <w:rPr>
          <w:lang w:val="en-US"/>
        </w:rPr>
        <w:t>estimate</w:t>
      </w:r>
      <w:r w:rsidR="5C413D7D" w:rsidRPr="636709EE">
        <w:rPr>
          <w:lang w:val="en-US"/>
        </w:rPr>
        <w:t xml:space="preserve"> but</w:t>
      </w:r>
      <w:r w:rsidR="0A790473" w:rsidRPr="636709EE">
        <w:rPr>
          <w:lang w:val="en-US"/>
        </w:rPr>
        <w:t xml:space="preserve"> can be considered </w:t>
      </w:r>
      <w:r w:rsidR="3C3F3BD5" w:rsidRPr="636709EE">
        <w:rPr>
          <w:lang w:val="en-US"/>
        </w:rPr>
        <w:t>the maximum</w:t>
      </w:r>
      <w:r w:rsidR="0A790473" w:rsidRPr="636709EE">
        <w:rPr>
          <w:lang w:val="en-US"/>
        </w:rPr>
        <w:t xml:space="preserve"> possible QALYs that can be </w:t>
      </w:r>
      <w:r w:rsidR="0020337C">
        <w:rPr>
          <w:lang w:val="en-US"/>
        </w:rPr>
        <w:t>ac</w:t>
      </w:r>
      <w:r w:rsidR="0A790473" w:rsidRPr="636709EE">
        <w:rPr>
          <w:lang w:val="en-US"/>
        </w:rPr>
        <w:t xml:space="preserve">quired. </w:t>
      </w:r>
      <w:r w:rsidR="72463FD2" w:rsidRPr="636709EE">
        <w:rPr>
          <w:lang w:val="en-US"/>
        </w:rPr>
        <w:t>However,</w:t>
      </w:r>
      <w:r w:rsidR="68E88094" w:rsidRPr="636709EE">
        <w:rPr>
          <w:lang w:val="en-US"/>
        </w:rPr>
        <w:t xml:space="preserve"> these assumptions were considered reasonable to achieve </w:t>
      </w:r>
      <w:r w:rsidR="0A790473" w:rsidRPr="636709EE">
        <w:rPr>
          <w:lang w:val="en-US"/>
        </w:rPr>
        <w:t>the main go</w:t>
      </w:r>
      <w:r w:rsidR="741BB6B9" w:rsidRPr="636709EE">
        <w:rPr>
          <w:lang w:val="en-US"/>
        </w:rPr>
        <w:t xml:space="preserve">al of this </w:t>
      </w:r>
      <w:r w:rsidR="2CE6040F" w:rsidRPr="636709EE">
        <w:rPr>
          <w:lang w:val="en-US"/>
        </w:rPr>
        <w:t xml:space="preserve">study: </w:t>
      </w:r>
      <w:r w:rsidR="587F2EF0" w:rsidRPr="636709EE">
        <w:rPr>
          <w:lang w:val="en-US"/>
        </w:rPr>
        <w:t xml:space="preserve">when </w:t>
      </w:r>
      <w:r w:rsidR="6AB39D3A" w:rsidRPr="636709EE">
        <w:rPr>
          <w:lang w:val="en-US"/>
        </w:rPr>
        <w:t xml:space="preserve">surgery </w:t>
      </w:r>
      <w:r w:rsidR="2F8C2299" w:rsidRPr="636709EE">
        <w:rPr>
          <w:lang w:val="en-US"/>
        </w:rPr>
        <w:t xml:space="preserve">without delay </w:t>
      </w:r>
      <w:r w:rsidR="018F4297" w:rsidRPr="636709EE">
        <w:rPr>
          <w:lang w:val="en-US"/>
        </w:rPr>
        <w:t xml:space="preserve">is compared to </w:t>
      </w:r>
      <w:r w:rsidR="6AB39D3A" w:rsidRPr="636709EE">
        <w:rPr>
          <w:lang w:val="en-US"/>
        </w:rPr>
        <w:t xml:space="preserve">surgery </w:t>
      </w:r>
      <w:r w:rsidR="5A55CDFD" w:rsidRPr="636709EE">
        <w:rPr>
          <w:lang w:val="en-US"/>
        </w:rPr>
        <w:t>with</w:t>
      </w:r>
      <w:r w:rsidR="6AB39D3A" w:rsidRPr="636709EE">
        <w:rPr>
          <w:lang w:val="en-US"/>
        </w:rPr>
        <w:t xml:space="preserve"> </w:t>
      </w:r>
      <w:r w:rsidR="5A55CDFD" w:rsidRPr="636709EE">
        <w:rPr>
          <w:lang w:val="en-US"/>
        </w:rPr>
        <w:t>delay</w:t>
      </w:r>
      <w:r w:rsidR="6AB39D3A" w:rsidRPr="636709EE">
        <w:rPr>
          <w:lang w:val="en-US"/>
        </w:rPr>
        <w:t xml:space="preserve">, the </w:t>
      </w:r>
      <w:r w:rsidR="2FF93274" w:rsidRPr="636709EE">
        <w:rPr>
          <w:lang w:val="en-US"/>
        </w:rPr>
        <w:t xml:space="preserve">harm </w:t>
      </w:r>
      <w:r w:rsidR="5DD54954" w:rsidRPr="636709EE">
        <w:rPr>
          <w:lang w:val="en-US"/>
        </w:rPr>
        <w:t xml:space="preserve">in both scenarios is </w:t>
      </w:r>
      <w:r w:rsidR="6AB39D3A" w:rsidRPr="636709EE">
        <w:rPr>
          <w:lang w:val="en-US"/>
        </w:rPr>
        <w:t>similar and therefore cancel</w:t>
      </w:r>
      <w:r w:rsidR="53DE0633" w:rsidRPr="636709EE">
        <w:rPr>
          <w:lang w:val="en-US"/>
        </w:rPr>
        <w:t>s</w:t>
      </w:r>
      <w:r w:rsidR="6AB39D3A" w:rsidRPr="636709EE">
        <w:rPr>
          <w:lang w:val="en-US"/>
        </w:rPr>
        <w:t xml:space="preserve"> out. </w:t>
      </w:r>
    </w:p>
    <w:p w14:paraId="4AB767BF" w14:textId="1DC42217" w:rsidR="006D27F5" w:rsidRPr="006D27F5" w:rsidRDefault="37034C94" w:rsidP="636709EE">
      <w:pPr>
        <w:rPr>
          <w:rFonts w:eastAsiaTheme="minorEastAsia"/>
        </w:rPr>
      </w:pPr>
      <w:r w:rsidRPr="636709EE">
        <w:rPr>
          <w:lang w:val="en-US"/>
        </w:rPr>
        <w:t>Second, w</w:t>
      </w:r>
      <w:r w:rsidR="780220E6" w:rsidRPr="636709EE">
        <w:rPr>
          <w:lang w:val="en-US"/>
        </w:rPr>
        <w:t xml:space="preserve">e do not take the risk of </w:t>
      </w:r>
      <w:r w:rsidR="36C2E126" w:rsidRPr="636709EE">
        <w:rPr>
          <w:lang w:val="en-US"/>
        </w:rPr>
        <w:t>the coronavirus transmission</w:t>
      </w:r>
      <w:r w:rsidR="780220E6" w:rsidRPr="636709EE">
        <w:rPr>
          <w:lang w:val="en-US"/>
        </w:rPr>
        <w:t xml:space="preserve"> (patient – doctor, doctor – patient) and the possible </w:t>
      </w:r>
      <w:r w:rsidR="7C29E69F" w:rsidRPr="636709EE">
        <w:rPr>
          <w:lang w:val="en-US"/>
        </w:rPr>
        <w:t xml:space="preserve">consequences for the patient population </w:t>
      </w:r>
      <w:r w:rsidR="00654393">
        <w:rPr>
          <w:lang w:val="en-US"/>
        </w:rPr>
        <w:t>i</w:t>
      </w:r>
      <w:r w:rsidR="7C29E69F" w:rsidRPr="636709EE">
        <w:rPr>
          <w:lang w:val="en-US"/>
        </w:rPr>
        <w:t>nto account. Several groups are currently studying the effects of upscaling surgery on the COVID-1</w:t>
      </w:r>
      <w:r w:rsidR="4C312EA8" w:rsidRPr="636709EE">
        <w:rPr>
          <w:lang w:val="en-US"/>
        </w:rPr>
        <w:t>9</w:t>
      </w:r>
      <w:r w:rsidR="7C29E69F" w:rsidRPr="636709EE">
        <w:rPr>
          <w:lang w:val="en-US"/>
        </w:rPr>
        <w:t xml:space="preserve"> transmission</w:t>
      </w:r>
      <w:r w:rsidR="00654393">
        <w:rPr>
          <w:lang w:val="en-US"/>
        </w:rPr>
        <w:t xml:space="preserve"> (</w:t>
      </w:r>
      <w:commentRangeStart w:id="102"/>
      <w:r w:rsidR="00654393">
        <w:rPr>
          <w:lang w:val="en-US"/>
        </w:rPr>
        <w:t>cite</w:t>
      </w:r>
      <w:commentRangeEnd w:id="102"/>
      <w:r w:rsidR="00654393">
        <w:rPr>
          <w:rStyle w:val="CommentReference"/>
        </w:rPr>
        <w:commentReference w:id="102"/>
      </w:r>
      <w:r w:rsidR="00654393">
        <w:rPr>
          <w:lang w:val="en-US"/>
        </w:rPr>
        <w:t>)</w:t>
      </w:r>
      <w:r w:rsidR="7C29E69F" w:rsidRPr="636709EE">
        <w:rPr>
          <w:lang w:val="en-US"/>
        </w:rPr>
        <w:t xml:space="preserve">. </w:t>
      </w:r>
      <w:r w:rsidR="001F69FD">
        <w:rPr>
          <w:lang w:val="en-US"/>
        </w:rPr>
        <w:t xml:space="preserve">It is conceivable that these </w:t>
      </w:r>
      <w:r w:rsidR="7C29E69F" w:rsidRPr="636709EE">
        <w:rPr>
          <w:lang w:val="en-US"/>
        </w:rPr>
        <w:t xml:space="preserve">results </w:t>
      </w:r>
      <w:r w:rsidR="001F69FD">
        <w:rPr>
          <w:lang w:val="en-US"/>
        </w:rPr>
        <w:t xml:space="preserve">might be </w:t>
      </w:r>
      <w:r w:rsidR="2314D40D" w:rsidRPr="636709EE">
        <w:rPr>
          <w:lang w:val="en-US"/>
        </w:rPr>
        <w:t xml:space="preserve">relevant to take into </w:t>
      </w:r>
      <w:r w:rsidR="001F69FD">
        <w:rPr>
          <w:lang w:val="en-US"/>
        </w:rPr>
        <w:t>account when prioritizing surgical procedures</w:t>
      </w:r>
      <w:r w:rsidR="2314D40D" w:rsidRPr="636709EE">
        <w:rPr>
          <w:lang w:val="en-US"/>
        </w:rPr>
        <w:t xml:space="preserve">. </w:t>
      </w:r>
    </w:p>
    <w:p w14:paraId="5B98ADB8" w14:textId="77A47386" w:rsidR="741EF303" w:rsidRDefault="2EC87C9A" w:rsidP="636709EE">
      <w:pPr>
        <w:rPr>
          <w:lang w:val="en-US"/>
        </w:rPr>
      </w:pPr>
      <w:r w:rsidRPr="636709EE">
        <w:rPr>
          <w:lang w:val="en-US"/>
        </w:rPr>
        <w:t xml:space="preserve">Third, we used a linear approximation to quantify urgency by delaying surgery up to a year. </w:t>
      </w:r>
      <w:r w:rsidR="001F69FD">
        <w:rPr>
          <w:lang w:val="en-US"/>
        </w:rPr>
        <w:t>S</w:t>
      </w:r>
      <w:r w:rsidRPr="636709EE">
        <w:rPr>
          <w:lang w:val="en-US"/>
        </w:rPr>
        <w:t xml:space="preserve">ome procedures did show a </w:t>
      </w:r>
      <w:r w:rsidR="001F69FD">
        <w:rPr>
          <w:lang w:val="en-US"/>
        </w:rPr>
        <w:t xml:space="preserve">slightly </w:t>
      </w:r>
      <w:r w:rsidRPr="636709EE">
        <w:rPr>
          <w:lang w:val="en-US"/>
        </w:rPr>
        <w:t xml:space="preserve">steeper </w:t>
      </w:r>
      <w:r w:rsidR="001F69FD">
        <w:rPr>
          <w:lang w:val="en-US"/>
        </w:rPr>
        <w:t>de</w:t>
      </w:r>
      <w:r w:rsidRPr="636709EE">
        <w:rPr>
          <w:lang w:val="en-US"/>
        </w:rPr>
        <w:t>crease</w:t>
      </w:r>
      <w:r w:rsidR="6C98DE37" w:rsidRPr="636709EE">
        <w:rPr>
          <w:lang w:val="en-US"/>
        </w:rPr>
        <w:t xml:space="preserve"> in the first phase of delay. </w:t>
      </w:r>
      <w:r w:rsidR="0BBF3570" w:rsidRPr="636709EE">
        <w:rPr>
          <w:lang w:val="en-US"/>
        </w:rPr>
        <w:t xml:space="preserve">We have chosen for this </w:t>
      </w:r>
      <w:r w:rsidR="0BBF3570" w:rsidRPr="636709EE">
        <w:rPr>
          <w:lang w:val="en-US"/>
        </w:rPr>
        <w:lastRenderedPageBreak/>
        <w:t xml:space="preserve">pragmatic approach because </w:t>
      </w:r>
      <w:r w:rsidR="001F69FD">
        <w:rPr>
          <w:lang w:val="en-US"/>
        </w:rPr>
        <w:t>we did not specifically design the model to validly estimate the curvature in this descend.</w:t>
      </w:r>
    </w:p>
    <w:p w14:paraId="60120856" w14:textId="35E0BE68" w:rsidR="741EF303" w:rsidRDefault="2EC87C9A" w:rsidP="636709EE">
      <w:pPr>
        <w:rPr>
          <w:lang w:val="en-US"/>
        </w:rPr>
      </w:pPr>
      <w:r w:rsidRPr="636709EE">
        <w:rPr>
          <w:lang w:val="en-US"/>
        </w:rPr>
        <w:t>Fourth</w:t>
      </w:r>
      <w:r w:rsidR="41D95270" w:rsidRPr="636709EE">
        <w:rPr>
          <w:lang w:val="en-US"/>
        </w:rPr>
        <w:t xml:space="preserve">, there are methodological issues with the fact that we calculated QALYs by the disutility weights by the WHO. </w:t>
      </w:r>
      <w:commentRangeStart w:id="103"/>
      <w:r w:rsidR="41D95270" w:rsidRPr="636709EE">
        <w:rPr>
          <w:highlight w:val="yellow"/>
          <w:lang w:val="en-US"/>
        </w:rPr>
        <w:t>…</w:t>
      </w:r>
      <w:r w:rsidR="7E6DAD03" w:rsidRPr="636709EE">
        <w:rPr>
          <w:highlight w:val="yellow"/>
          <w:lang w:val="en-US"/>
        </w:rPr>
        <w:t xml:space="preserve"> </w:t>
      </w:r>
      <w:commentRangeEnd w:id="103"/>
      <w:r w:rsidR="00FE2640">
        <w:rPr>
          <w:rStyle w:val="CommentReference"/>
        </w:rPr>
        <w:commentReference w:id="103"/>
      </w:r>
      <w:r w:rsidR="7E6DAD03" w:rsidRPr="636709EE">
        <w:rPr>
          <w:lang w:val="en-US"/>
        </w:rPr>
        <w:t xml:space="preserve"> There are also multiple methodological, ethical, and </w:t>
      </w:r>
      <w:r w:rsidR="54C66DAE" w:rsidRPr="636709EE">
        <w:rPr>
          <w:lang w:val="en-US"/>
        </w:rPr>
        <w:t xml:space="preserve">contextual </w:t>
      </w:r>
      <w:r w:rsidR="7E6DAD03" w:rsidRPr="636709EE">
        <w:rPr>
          <w:lang w:val="en-US"/>
        </w:rPr>
        <w:t>disadvantages of using QALYs</w:t>
      </w:r>
      <w:r w:rsidR="002F3C82">
        <w:rPr>
          <w:lang w:val="en-US"/>
        </w:rPr>
        <w:t>.</w:t>
      </w:r>
      <w:r w:rsidR="00055008">
        <w:rPr>
          <w:lang w:val="en-US"/>
        </w:rPr>
        <w:fldChar w:fldCharType="begin" w:fldLock="1"/>
      </w:r>
      <w:r w:rsidR="00100057">
        <w:rPr>
          <w:lang w:val="en-US"/>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83&lt;/sup&gt;","plainTextFormattedCitation":"83","previouslyFormattedCitation":"&lt;sup&gt;82&lt;/sup&gt;"},"properties":{"noteIndex":0},"schema":"https://github.com/citation-style-language/schema/raw/master/csl-citation.json"}</w:instrText>
      </w:r>
      <w:r w:rsidR="00055008">
        <w:rPr>
          <w:lang w:val="en-US"/>
        </w:rPr>
        <w:fldChar w:fldCharType="separate"/>
      </w:r>
      <w:r w:rsidR="00100057" w:rsidRPr="00100057">
        <w:rPr>
          <w:noProof/>
          <w:vertAlign w:val="superscript"/>
          <w:lang w:val="en-US"/>
        </w:rPr>
        <w:t>83</w:t>
      </w:r>
      <w:r w:rsidR="00055008">
        <w:rPr>
          <w:lang w:val="en-US"/>
        </w:rPr>
        <w:fldChar w:fldCharType="end"/>
      </w:r>
    </w:p>
    <w:p w14:paraId="56125328" w14:textId="4AE39885" w:rsidR="741EF303" w:rsidRDefault="6EE3B022" w:rsidP="636709EE">
      <w:pPr>
        <w:rPr>
          <w:lang w:val="en-US"/>
        </w:rPr>
      </w:pPr>
      <w:r w:rsidRPr="636709EE">
        <w:rPr>
          <w:lang w:val="en-US"/>
        </w:rPr>
        <w:t xml:space="preserve">Our model was tailored to the Dutch context by using the Dutch discount rate, and Dutch registry data. </w:t>
      </w:r>
      <w:r w:rsidR="00CB2BA0">
        <w:rPr>
          <w:lang w:val="en-US"/>
        </w:rPr>
        <w:t>However, a</w:t>
      </w:r>
      <w:r w:rsidR="49092B44" w:rsidRPr="636709EE">
        <w:rPr>
          <w:lang w:val="en-US"/>
        </w:rPr>
        <w:t xml:space="preserve"> substantial amount of the evidence used in the model </w:t>
      </w:r>
      <w:r w:rsidR="00CB2BA0">
        <w:rPr>
          <w:lang w:val="en-US"/>
        </w:rPr>
        <w:t xml:space="preserve">originated </w:t>
      </w:r>
      <w:r w:rsidR="49092B44" w:rsidRPr="636709EE">
        <w:rPr>
          <w:lang w:val="en-US"/>
        </w:rPr>
        <w:t xml:space="preserve">from various non-Dutch sources. </w:t>
      </w:r>
      <w:r w:rsidR="00CB2BA0">
        <w:rPr>
          <w:lang w:val="en-US"/>
        </w:rPr>
        <w:t>Moreover</w:t>
      </w:r>
      <w:r w:rsidR="00CB2BA0" w:rsidRPr="636709EE">
        <w:rPr>
          <w:lang w:val="en-US"/>
        </w:rPr>
        <w:t xml:space="preserve">, with simple modifications, and using </w:t>
      </w:r>
      <w:r w:rsidR="00CB2BA0">
        <w:rPr>
          <w:lang w:val="en-US"/>
        </w:rPr>
        <w:t>inter</w:t>
      </w:r>
      <w:r w:rsidR="00CB2BA0" w:rsidRPr="636709EE">
        <w:rPr>
          <w:lang w:val="en-US"/>
        </w:rPr>
        <w:t>national data, the model can easily be applied to different context</w:t>
      </w:r>
      <w:r w:rsidR="00CB2BA0">
        <w:rPr>
          <w:lang w:val="en-US"/>
        </w:rPr>
        <w:t>s</w:t>
      </w:r>
      <w:r w:rsidR="00CB2BA0" w:rsidRPr="636709EE">
        <w:rPr>
          <w:lang w:val="en-US"/>
        </w:rPr>
        <w:t xml:space="preserve">. </w:t>
      </w:r>
      <w:r w:rsidR="00CB2BA0">
        <w:rPr>
          <w:lang w:val="en-US"/>
        </w:rPr>
        <w:t>W</w:t>
      </w:r>
      <w:r w:rsidR="49092B44" w:rsidRPr="636709EE">
        <w:rPr>
          <w:lang w:val="en-US"/>
        </w:rPr>
        <w:t xml:space="preserve">e </w:t>
      </w:r>
      <w:r w:rsidR="00CB2BA0">
        <w:rPr>
          <w:lang w:val="en-US"/>
        </w:rPr>
        <w:t xml:space="preserve">believe </w:t>
      </w:r>
      <w:r w:rsidR="49092B44" w:rsidRPr="636709EE">
        <w:rPr>
          <w:lang w:val="en-US"/>
        </w:rPr>
        <w:t>that the ranking of urgency would not be affected</w:t>
      </w:r>
      <w:r w:rsidRPr="636709EE">
        <w:rPr>
          <w:lang w:val="en-US"/>
        </w:rPr>
        <w:t xml:space="preserve"> </w:t>
      </w:r>
      <w:r w:rsidR="2DFD0356" w:rsidRPr="636709EE">
        <w:rPr>
          <w:lang w:val="en-US"/>
        </w:rPr>
        <w:t xml:space="preserve">substantially by </w:t>
      </w:r>
      <w:r w:rsidR="00CB2BA0">
        <w:rPr>
          <w:lang w:val="en-US"/>
        </w:rPr>
        <w:t xml:space="preserve">including </w:t>
      </w:r>
      <w:r w:rsidR="2DFD0356" w:rsidRPr="636709EE">
        <w:rPr>
          <w:lang w:val="en-US"/>
        </w:rPr>
        <w:t>other survival data.</w:t>
      </w:r>
    </w:p>
    <w:p w14:paraId="5D4FC2B0" w14:textId="7F37D501" w:rsidR="16B1F3C2" w:rsidRDefault="39703ABB" w:rsidP="5911DDBD">
      <w:pPr>
        <w:rPr>
          <w:lang w:val="en-US"/>
        </w:rPr>
      </w:pPr>
      <w:r w:rsidRPr="5911DDBD">
        <w:rPr>
          <w:lang w:val="en-US"/>
        </w:rPr>
        <w:t>We are aware that t</w:t>
      </w:r>
      <w:r w:rsidR="7C307459" w:rsidRPr="5911DDBD">
        <w:rPr>
          <w:lang w:val="en-US"/>
        </w:rPr>
        <w:t xml:space="preserve">he mentioned limitations </w:t>
      </w:r>
      <w:r w:rsidR="11458402" w:rsidRPr="5911DDBD">
        <w:rPr>
          <w:lang w:val="en-US"/>
        </w:rPr>
        <w:t xml:space="preserve">seriously </w:t>
      </w:r>
      <w:r w:rsidR="5DA230B5" w:rsidRPr="5911DDBD">
        <w:rPr>
          <w:lang w:val="en-US"/>
        </w:rPr>
        <w:t>i</w:t>
      </w:r>
      <w:r w:rsidR="11458402" w:rsidRPr="5911DDBD">
        <w:rPr>
          <w:lang w:val="en-US"/>
        </w:rPr>
        <w:t>mpact the validity of our estimates</w:t>
      </w:r>
      <w:r w:rsidR="6B258711" w:rsidRPr="5911DDBD">
        <w:rPr>
          <w:lang w:val="en-US"/>
        </w:rPr>
        <w:t xml:space="preserve">. </w:t>
      </w:r>
      <w:r w:rsidR="2DF83926" w:rsidRPr="5911DDBD">
        <w:rPr>
          <w:lang w:val="en-US"/>
        </w:rPr>
        <w:t xml:space="preserve">However, </w:t>
      </w:r>
      <w:r w:rsidR="00993323">
        <w:rPr>
          <w:lang w:val="en-US"/>
        </w:rPr>
        <w:t>our approach</w:t>
      </w:r>
      <w:r w:rsidR="2DF83926" w:rsidRPr="5911DDBD">
        <w:rPr>
          <w:lang w:val="en-US"/>
        </w:rPr>
        <w:t xml:space="preserve"> is more </w:t>
      </w:r>
      <w:r w:rsidR="7C529DDB" w:rsidRPr="5911DDBD">
        <w:rPr>
          <w:lang w:val="en-US"/>
        </w:rPr>
        <w:t>transparent</w:t>
      </w:r>
      <w:r w:rsidR="2DF83926" w:rsidRPr="5911DDBD">
        <w:rPr>
          <w:lang w:val="en-US"/>
        </w:rPr>
        <w:t xml:space="preserve">, more </w:t>
      </w:r>
      <w:r w:rsidR="19119E53" w:rsidRPr="5911DDBD">
        <w:rPr>
          <w:lang w:val="en-US"/>
        </w:rPr>
        <w:t>evidence-based, and more</w:t>
      </w:r>
      <w:r w:rsidR="2DF83926" w:rsidRPr="5911DDBD">
        <w:rPr>
          <w:lang w:val="en-US"/>
        </w:rPr>
        <w:t xml:space="preserve"> </w:t>
      </w:r>
      <w:r w:rsidR="1330653F" w:rsidRPr="5911DDBD">
        <w:rPr>
          <w:lang w:val="en-US"/>
        </w:rPr>
        <w:t>objective than the alternative strategy</w:t>
      </w:r>
      <w:r w:rsidR="00993323">
        <w:rPr>
          <w:lang w:val="en-US"/>
        </w:rPr>
        <w:t xml:space="preserve"> of </w:t>
      </w:r>
      <w:r w:rsidR="620D2CC0" w:rsidRPr="5911DDBD">
        <w:rPr>
          <w:lang w:val="en-US"/>
        </w:rPr>
        <w:t>triag</w:t>
      </w:r>
      <w:r w:rsidR="1ADB66BE" w:rsidRPr="5911DDBD">
        <w:rPr>
          <w:lang w:val="en-US"/>
        </w:rPr>
        <w:t>ing</w:t>
      </w:r>
      <w:r w:rsidR="620D2CC0" w:rsidRPr="5911DDBD">
        <w:rPr>
          <w:lang w:val="en-US"/>
        </w:rPr>
        <w:t xml:space="preserve"> based on expert opinion</w:t>
      </w:r>
      <w:r w:rsidR="041C02C3" w:rsidRPr="5911DDBD">
        <w:rPr>
          <w:lang w:val="en-US"/>
        </w:rPr>
        <w:t xml:space="preserve">. </w:t>
      </w:r>
      <w:r w:rsidR="3A40F77C" w:rsidRPr="5911DDBD">
        <w:rPr>
          <w:lang w:val="en-US"/>
        </w:rPr>
        <w:t xml:space="preserve">Moreover, the model can be developed further by also </w:t>
      </w:r>
      <w:r w:rsidR="17DD4660" w:rsidRPr="5911DDBD">
        <w:rPr>
          <w:lang w:val="en-US"/>
        </w:rPr>
        <w:t>model</w:t>
      </w:r>
      <w:r w:rsidR="3A40F77C" w:rsidRPr="5911DDBD">
        <w:rPr>
          <w:lang w:val="en-US"/>
        </w:rPr>
        <w:t>ing complications</w:t>
      </w:r>
      <w:ins w:id="104" w:author="rob baatenburg de jong" w:date="2020-05-21T11:47:00Z">
        <w:r w:rsidR="00572679">
          <w:rPr>
            <w:lang w:val="en-US"/>
          </w:rPr>
          <w:t>,</w:t>
        </w:r>
      </w:ins>
      <w:del w:id="105" w:author="rob baatenburg de jong" w:date="2020-05-21T11:47:00Z">
        <w:r w:rsidR="3A40F77C" w:rsidRPr="5911DDBD" w:rsidDel="00572679">
          <w:rPr>
            <w:lang w:val="en-US"/>
          </w:rPr>
          <w:delText xml:space="preserve"> and</w:delText>
        </w:r>
      </w:del>
      <w:r w:rsidR="3A40F77C" w:rsidRPr="5911DDBD">
        <w:rPr>
          <w:lang w:val="en-US"/>
        </w:rPr>
        <w:t xml:space="preserve"> recovery period</w:t>
      </w:r>
      <w:r w:rsidR="4EC00C1D" w:rsidRPr="5911DDBD">
        <w:rPr>
          <w:lang w:val="en-US"/>
        </w:rPr>
        <w:t>s</w:t>
      </w:r>
      <w:ins w:id="106" w:author="rob baatenburg de jong" w:date="2020-05-21T11:47:00Z">
        <w:r w:rsidR="00572679">
          <w:rPr>
            <w:lang w:val="en-US"/>
          </w:rPr>
          <w:t xml:space="preserve"> and comorbidity</w:t>
        </w:r>
      </w:ins>
      <w:r w:rsidR="3A40F77C" w:rsidRPr="5911DDBD">
        <w:rPr>
          <w:lang w:val="en-US"/>
        </w:rPr>
        <w:t xml:space="preserve">. </w:t>
      </w:r>
      <w:r w:rsidR="041C02C3" w:rsidRPr="5911DDBD">
        <w:rPr>
          <w:lang w:val="en-US"/>
        </w:rPr>
        <w:t>Therefore</w:t>
      </w:r>
      <w:r w:rsidR="6E9EF443" w:rsidRPr="5911DDBD">
        <w:rPr>
          <w:lang w:val="en-US"/>
        </w:rPr>
        <w:t xml:space="preserve">, </w:t>
      </w:r>
      <w:r w:rsidR="361E8467" w:rsidRPr="5911DDBD">
        <w:rPr>
          <w:lang w:val="en-US"/>
        </w:rPr>
        <w:t xml:space="preserve">this study </w:t>
      </w:r>
      <w:r w:rsidR="041C02C3" w:rsidRPr="5911DDBD">
        <w:rPr>
          <w:lang w:val="en-US"/>
        </w:rPr>
        <w:t xml:space="preserve">can be considered the first step towards a </w:t>
      </w:r>
      <w:r w:rsidR="005847E3">
        <w:rPr>
          <w:lang w:val="en-US"/>
        </w:rPr>
        <w:t>triaging strategy which</w:t>
      </w:r>
      <w:r w:rsidR="0D2479D4" w:rsidRPr="5911DDBD">
        <w:rPr>
          <w:lang w:val="en-US"/>
        </w:rPr>
        <w:t xml:space="preserve"> </w:t>
      </w:r>
      <w:r w:rsidR="005847E3">
        <w:rPr>
          <w:lang w:val="en-US"/>
        </w:rPr>
        <w:t xml:space="preserve">optimizes </w:t>
      </w:r>
      <w:r w:rsidR="69C71681" w:rsidRPr="5911DDBD">
        <w:rPr>
          <w:lang w:val="en-US"/>
        </w:rPr>
        <w:t xml:space="preserve">surgical benefit </w:t>
      </w:r>
      <w:r w:rsidR="0D2479D4" w:rsidRPr="5911DDBD">
        <w:rPr>
          <w:lang w:val="en-US"/>
        </w:rPr>
        <w:t>in times of scarcity</w:t>
      </w:r>
      <w:r w:rsidR="7D381909" w:rsidRPr="5911DDBD">
        <w:rPr>
          <w:lang w:val="en-US"/>
        </w:rPr>
        <w:t xml:space="preserve"> in surgical capacity</w:t>
      </w:r>
      <w:r w:rsidR="005847E3">
        <w:rPr>
          <w:lang w:val="en-US"/>
        </w:rPr>
        <w:t>,</w:t>
      </w:r>
      <w:r w:rsidR="61C50CF9" w:rsidRPr="5911DDBD">
        <w:rPr>
          <w:lang w:val="en-US"/>
        </w:rPr>
        <w:t xml:space="preserve"> such as during the COVID-19 pandemic</w:t>
      </w:r>
      <w:r w:rsidR="0D2479D4" w:rsidRPr="5911DDBD">
        <w:rPr>
          <w:lang w:val="en-US"/>
        </w:rPr>
        <w:t>.</w:t>
      </w:r>
      <w:r w:rsidR="70205A88" w:rsidRPr="5911DDBD">
        <w:rPr>
          <w:lang w:val="en-US"/>
        </w:rPr>
        <w:t xml:space="preserve"> The next steps </w:t>
      </w:r>
      <w:r w:rsidR="1FBA5221" w:rsidRPr="5911DDBD">
        <w:rPr>
          <w:lang w:val="en-US"/>
        </w:rPr>
        <w:t>includ</w:t>
      </w:r>
      <w:r w:rsidR="70205A88" w:rsidRPr="5911DDBD">
        <w:rPr>
          <w:lang w:val="en-US"/>
        </w:rPr>
        <w:t>e consider</w:t>
      </w:r>
      <w:r w:rsidR="5C9539BC" w:rsidRPr="5911DDBD">
        <w:rPr>
          <w:lang w:val="en-US"/>
        </w:rPr>
        <w:t>ing</w:t>
      </w:r>
      <w:r w:rsidR="70205A88" w:rsidRPr="5911DDBD">
        <w:rPr>
          <w:lang w:val="en-US"/>
        </w:rPr>
        <w:t xml:space="preserve"> a wider range of </w:t>
      </w:r>
      <w:r w:rsidR="005847E3">
        <w:rPr>
          <w:lang w:val="en-US"/>
        </w:rPr>
        <w:t>procedures</w:t>
      </w:r>
      <w:r w:rsidR="70205A88" w:rsidRPr="5911DDBD">
        <w:rPr>
          <w:lang w:val="en-US"/>
        </w:rPr>
        <w:t>, explor</w:t>
      </w:r>
      <w:r w:rsidR="23CFEB28" w:rsidRPr="5911DDBD">
        <w:rPr>
          <w:lang w:val="en-US"/>
        </w:rPr>
        <w:t>ing</w:t>
      </w:r>
      <w:r w:rsidR="70205A88" w:rsidRPr="5911DDBD">
        <w:rPr>
          <w:lang w:val="en-US"/>
        </w:rPr>
        <w:t xml:space="preserve"> and evaluat</w:t>
      </w:r>
      <w:r w:rsidR="4FA1F400" w:rsidRPr="5911DDBD">
        <w:rPr>
          <w:lang w:val="en-US"/>
        </w:rPr>
        <w:t>ing</w:t>
      </w:r>
      <w:r w:rsidR="70205A88" w:rsidRPr="5911DDBD">
        <w:rPr>
          <w:lang w:val="en-US"/>
        </w:rPr>
        <w:t xml:space="preserve"> implementation strategies, and apply</w:t>
      </w:r>
      <w:r w:rsidR="39635341" w:rsidRPr="5911DDBD">
        <w:rPr>
          <w:lang w:val="en-US"/>
        </w:rPr>
        <w:t>ing</w:t>
      </w:r>
      <w:r w:rsidR="70205A88" w:rsidRPr="5911DDBD">
        <w:rPr>
          <w:lang w:val="en-US"/>
        </w:rPr>
        <w:t xml:space="preserve"> the model to a variety of settings.</w:t>
      </w:r>
      <w:r w:rsidR="0D2479D4" w:rsidRPr="5911DDBD">
        <w:rPr>
          <w:lang w:val="en-US"/>
        </w:rPr>
        <w:t xml:space="preserve"> </w:t>
      </w:r>
    </w:p>
    <w:p w14:paraId="76EFFCBE" w14:textId="76FE38C0" w:rsidR="5C079743" w:rsidRDefault="5C079743" w:rsidP="636709EE">
      <w:pPr>
        <w:rPr>
          <w:lang w:val="en-US"/>
        </w:rPr>
      </w:pPr>
      <w:r w:rsidRPr="636709EE">
        <w:rPr>
          <w:rFonts w:asciiTheme="majorHAnsi" w:eastAsiaTheme="majorEastAsia" w:hAnsiTheme="majorHAnsi" w:cstheme="majorBidi"/>
          <w:color w:val="1F4D78"/>
          <w:sz w:val="24"/>
          <w:szCs w:val="24"/>
          <w:lang w:val="en-US"/>
        </w:rPr>
        <w:t>Conclusion</w:t>
      </w:r>
    </w:p>
    <w:p w14:paraId="7C0BF022" w14:textId="0FBDF392" w:rsidR="00AC6F5A" w:rsidRDefault="00AC6F5A" w:rsidP="636709EE">
      <w:pPr>
        <w:spacing w:line="257" w:lineRule="auto"/>
        <w:rPr>
          <w:rFonts w:ascii="Calibri" w:eastAsia="Calibri" w:hAnsi="Calibri" w:cs="Calibri"/>
          <w:lang w:val="en-US"/>
        </w:rPr>
      </w:pPr>
      <w:r w:rsidRPr="5911DDBD">
        <w:rPr>
          <w:rFonts w:ascii="Calibri" w:eastAsia="Calibri" w:hAnsi="Calibri" w:cs="Calibri"/>
          <w:lang w:val="en-US"/>
        </w:rPr>
        <w:t xml:space="preserve">Our decision model guides </w:t>
      </w:r>
      <w:r>
        <w:rPr>
          <w:rFonts w:ascii="Calibri" w:eastAsia="Calibri" w:hAnsi="Calibri" w:cs="Calibri"/>
          <w:lang w:val="en-US"/>
        </w:rPr>
        <w:t xml:space="preserve">prioritization </w:t>
      </w:r>
      <w:r w:rsidRPr="5911DDBD">
        <w:rPr>
          <w:rFonts w:ascii="Calibri" w:eastAsia="Calibri" w:hAnsi="Calibri" w:cs="Calibri"/>
          <w:lang w:val="en-US"/>
        </w:rPr>
        <w:t>of surgical care in times of scarcity (due to COVID-19)</w:t>
      </w:r>
      <w:r>
        <w:rPr>
          <w:rFonts w:ascii="Calibri" w:eastAsia="Calibri" w:hAnsi="Calibri" w:cs="Calibri"/>
          <w:lang w:val="en-US"/>
        </w:rPr>
        <w:t xml:space="preserve"> </w:t>
      </w:r>
      <w:r w:rsidRPr="5911DDBD">
        <w:rPr>
          <w:rFonts w:ascii="Calibri" w:eastAsia="Calibri" w:hAnsi="Calibri" w:cs="Calibri"/>
          <w:lang w:val="en-US"/>
        </w:rPr>
        <w:t xml:space="preserve">in surgical capacity </w:t>
      </w:r>
      <w:r>
        <w:rPr>
          <w:rFonts w:ascii="Calibri" w:eastAsia="Calibri" w:hAnsi="Calibri" w:cs="Calibri"/>
          <w:lang w:val="en-US"/>
        </w:rPr>
        <w:t>from</w:t>
      </w:r>
      <w:r w:rsidRPr="5911DDBD">
        <w:rPr>
          <w:rFonts w:ascii="Calibri" w:eastAsia="Calibri" w:hAnsi="Calibri" w:cs="Calibri"/>
          <w:lang w:val="en-US"/>
        </w:rPr>
        <w:t xml:space="preserve"> a utilitarian </w:t>
      </w:r>
      <w:r>
        <w:rPr>
          <w:rFonts w:ascii="Calibri" w:eastAsia="Calibri" w:hAnsi="Calibri" w:cs="Calibri"/>
          <w:lang w:val="en-US"/>
        </w:rPr>
        <w:t>perspective</w:t>
      </w:r>
      <w:r w:rsidRPr="5911DDBD">
        <w:rPr>
          <w:rFonts w:ascii="Calibri" w:eastAsia="Calibri" w:hAnsi="Calibri" w:cs="Calibri"/>
          <w:lang w:val="en-US"/>
        </w:rPr>
        <w:t xml:space="preserve">. The expected health loss due to delay could be </w:t>
      </w:r>
      <w:r w:rsidRPr="5911DDBD">
        <w:rPr>
          <w:rFonts w:ascii="Calibri" w:eastAsia="Calibri" w:hAnsi="Calibri" w:cs="Calibri"/>
          <w:i/>
          <w:iCs/>
          <w:lang w:val="en-US"/>
        </w:rPr>
        <w:t>reliably</w:t>
      </w:r>
      <w:r w:rsidRPr="5911DDBD">
        <w:rPr>
          <w:rFonts w:ascii="Calibri" w:eastAsia="Calibri" w:hAnsi="Calibri" w:cs="Calibri"/>
          <w:lang w:val="en-US"/>
        </w:rPr>
        <w:t xml:space="preserve"> quantified</w:t>
      </w:r>
      <w:r>
        <w:rPr>
          <w:rFonts w:ascii="Calibri" w:eastAsia="Calibri" w:hAnsi="Calibri" w:cs="Calibri"/>
          <w:lang w:val="en-US"/>
        </w:rPr>
        <w:t xml:space="preserve"> for semi-elective surgical procedures in our hospital</w:t>
      </w:r>
      <w:r w:rsidRPr="5911DDBD">
        <w:rPr>
          <w:rFonts w:ascii="Calibri" w:eastAsia="Calibri" w:hAnsi="Calibri" w:cs="Calibri"/>
          <w:lang w:val="en-US"/>
        </w:rPr>
        <w:t>. This observation can help to minimize health losses when trying to overcome delay in surgical procedures. Placing this tool in the context of different ethical perspectives and combining it with capacity management tools is key to achieve large-scale implementation.</w:t>
      </w:r>
    </w:p>
    <w:p w14:paraId="43A204ED" w14:textId="5FD81985" w:rsidR="636709EE" w:rsidRDefault="636709EE" w:rsidP="636709EE">
      <w:pPr>
        <w:rPr>
          <w:i/>
          <w:iCs/>
          <w:lang w:val="en-US"/>
        </w:rPr>
      </w:pPr>
    </w:p>
    <w:p w14:paraId="70572FD8" w14:textId="77777777" w:rsidR="00737CE6" w:rsidRDefault="00737CE6" w:rsidP="39A4890C">
      <w:pPr>
        <w:keepNext/>
        <w:rPr>
          <w:lang w:val="en-US"/>
        </w:rPr>
      </w:pPr>
    </w:p>
    <w:p w14:paraId="5BD36754" w14:textId="77777777" w:rsidR="00FE7393" w:rsidRDefault="00FE7393" w:rsidP="39A4890C">
      <w:pPr>
        <w:keepNext/>
        <w:rPr>
          <w:lang w:val="en-US"/>
        </w:rPr>
      </w:pPr>
      <w:r>
        <w:rPr>
          <w:noProof/>
          <w:color w:val="2B579A"/>
          <w:shd w:val="clear" w:color="auto" w:fill="E6E6E6"/>
          <w:lang w:val="nl-NL" w:eastAsia="nl-NL"/>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8"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381020C6" w:rsidR="00FE7393" w:rsidRDefault="00FE7393" w:rsidP="39A4890C">
      <w:pPr>
        <w:pStyle w:val="Caption"/>
        <w:rPr>
          <w:lang w:val="en-US"/>
        </w:rPr>
      </w:pPr>
      <w:r w:rsidRPr="636709EE">
        <w:rPr>
          <w:lang w:val="en-US"/>
        </w:rPr>
        <w:t xml:space="preserve">Figure </w:t>
      </w:r>
      <w:r w:rsidRPr="636709EE">
        <w:rPr>
          <w:noProof/>
          <w:color w:val="2B579A"/>
          <w:shd w:val="clear" w:color="auto" w:fill="E6E6E6"/>
        </w:rPr>
        <w:fldChar w:fldCharType="begin"/>
      </w:r>
      <w:r w:rsidRPr="636709EE">
        <w:rPr>
          <w:noProof/>
        </w:rPr>
        <w:instrText xml:space="preserve"> SEQ Figure \* ARABIC </w:instrText>
      </w:r>
      <w:r w:rsidRPr="636709EE">
        <w:rPr>
          <w:noProof/>
          <w:color w:val="2B579A"/>
          <w:shd w:val="clear" w:color="auto" w:fill="E6E6E6"/>
        </w:rPr>
        <w:fldChar w:fldCharType="separate"/>
      </w:r>
      <w:r w:rsidR="00EA5F14" w:rsidRPr="636709EE">
        <w:rPr>
          <w:noProof/>
        </w:rPr>
        <w:t>1</w:t>
      </w:r>
      <w:r w:rsidRPr="636709EE">
        <w:rPr>
          <w:noProof/>
          <w:color w:val="2B579A"/>
          <w:shd w:val="clear" w:color="auto" w:fill="E6E6E6"/>
        </w:rPr>
        <w:fldChar w:fldCharType="end"/>
      </w:r>
      <w:r w:rsidRPr="636709EE">
        <w:rPr>
          <w:lang w:val="en-US"/>
        </w:rPr>
        <w:t>, s</w:t>
      </w:r>
      <w:r w:rsidR="31AAEB9F" w:rsidRPr="636709EE">
        <w:rPr>
          <w:lang w:val="en-US"/>
        </w:rPr>
        <w:t xml:space="preserve">tate-transition diagram </w:t>
      </w:r>
      <w:r w:rsidRPr="636709EE">
        <w:rPr>
          <w:lang w:val="en-US"/>
        </w:rPr>
        <w:t>of the model. The model is a Markov model consisting of three states: a preoperative state (</w:t>
      </w:r>
      <w:r w:rsidR="006E045E" w:rsidRPr="636709EE">
        <w:rPr>
          <w:lang w:val="en-US"/>
        </w:rPr>
        <w:t>P</w:t>
      </w:r>
      <w:r w:rsidRPr="636709EE">
        <w:rPr>
          <w:lang w:val="en-US"/>
        </w:rPr>
        <w:t>reop), a postoperative state (</w:t>
      </w:r>
      <w:r w:rsidR="006E045E" w:rsidRPr="636709EE">
        <w:rPr>
          <w:lang w:val="en-US"/>
        </w:rPr>
        <w:t>P</w:t>
      </w:r>
      <w:r w:rsidRPr="636709EE">
        <w:rPr>
          <w:lang w:val="en-US"/>
        </w:rPr>
        <w:t>ostop), and the absorbing state</w:t>
      </w:r>
      <w:r w:rsidR="006E045E" w:rsidRPr="636709EE">
        <w:rPr>
          <w:lang w:val="en-US"/>
        </w:rPr>
        <w:t xml:space="preserve"> Dead</w:t>
      </w:r>
      <w:r w:rsidRPr="636709EE">
        <w:rPr>
          <w:lang w:val="en-US"/>
        </w:rPr>
        <w:t>.</w:t>
      </w:r>
      <w:r w:rsidR="39DAEFAE" w:rsidRPr="636709EE">
        <w:rPr>
          <w:lang w:val="en-US"/>
        </w:rPr>
        <w:t xml:space="preserve"> All patient eligible of semi-elective surgery start in the Preop health states. From the Preop states they can die, transition to dead, or continue to wait for their surgery. At the time of surgery, </w:t>
      </w:r>
      <w:r w:rsidR="34086E2C" w:rsidRPr="636709EE">
        <w:rPr>
          <w:lang w:val="en-US"/>
        </w:rPr>
        <w:t xml:space="preserve">which is determined by the scenario analysis, </w:t>
      </w:r>
      <w:r w:rsidR="03B4959E" w:rsidRPr="636709EE">
        <w:rPr>
          <w:lang w:val="en-US"/>
        </w:rPr>
        <w:t xml:space="preserve">all individuals still alive in the Preop health state transition to the Postop health state. </w:t>
      </w:r>
      <w:r w:rsidR="56DA8D78" w:rsidRPr="636709EE">
        <w:rPr>
          <w:lang w:val="en-US"/>
        </w:rPr>
        <w:t xml:space="preserve">The remaining lifetime the cohort is followed. They can die, transition for the Postop state to dead or stay alive in the Postop health state. </w:t>
      </w:r>
    </w:p>
    <w:p w14:paraId="432693E1" w14:textId="2C1F5B50" w:rsidR="004257EC" w:rsidRDefault="7CC0916D" w:rsidP="39A4890C">
      <w:pPr>
        <w:keepNext/>
        <w:rPr>
          <w:lang w:val="en-US"/>
        </w:rPr>
      </w:pPr>
      <w:r>
        <w:rPr>
          <w:noProof/>
          <w:color w:val="2B579A"/>
          <w:shd w:val="clear" w:color="auto" w:fill="E6E6E6"/>
          <w:lang w:val="nl-NL" w:eastAsia="nl-NL"/>
        </w:rPr>
        <w:lastRenderedPageBreak/>
        <w:drawing>
          <wp:inline distT="0" distB="0" distL="0" distR="0" wp14:anchorId="1F079349" wp14:editId="102412A2">
            <wp:extent cx="5505452" cy="5505452"/>
            <wp:effectExtent l="0" t="0" r="0" b="0"/>
            <wp:docPr id="2132075749" name="Afbeelding 213207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5452" cy="5505452"/>
                    </a:xfrm>
                    <a:prstGeom prst="rect">
                      <a:avLst/>
                    </a:prstGeom>
                  </pic:spPr>
                </pic:pic>
              </a:graphicData>
            </a:graphic>
          </wp:inline>
        </w:drawing>
      </w:r>
    </w:p>
    <w:p w14:paraId="3A0401DE" w14:textId="77777777" w:rsidR="00FE7393" w:rsidRPr="00FE7393" w:rsidRDefault="004257EC" w:rsidP="39A4890C">
      <w:pPr>
        <w:pStyle w:val="Caption"/>
        <w:rPr>
          <w:lang w:val="en-US"/>
        </w:rPr>
      </w:pPr>
      <w:r w:rsidRPr="39A4890C">
        <w:rPr>
          <w:lang w:val="en-US"/>
        </w:rPr>
        <w:t xml:space="preserve">Figure </w:t>
      </w:r>
      <w:r w:rsidR="00FE7393" w:rsidRPr="39A4890C">
        <w:rPr>
          <w:lang w:val="en-US"/>
        </w:rPr>
        <w:t>2</w:t>
      </w:r>
      <w:r w:rsidRPr="39A4890C">
        <w:rPr>
          <w:lang w:val="en-US"/>
        </w:rPr>
        <w:t xml:space="preserve">, input parameters for the model. For a full list of input parameters per disease and source, see appendix A. Qol_no_tx: Quality of Life without treatment; QoL_tx: quality of life with treatment; Surv_no_tx: 1-year survival probability without treatment; Surv_tx: 1-year survival probability with treatment; Time_noeff_surv: days until no </w:t>
      </w:r>
      <w:r w:rsidR="00A51144" w:rsidRPr="39A4890C">
        <w:rPr>
          <w:lang w:val="en-US"/>
        </w:rPr>
        <w:t xml:space="preserve">treatment is effective.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 </w:t>
      </w:r>
    </w:p>
    <w:p w14:paraId="46C88767" w14:textId="2972A774" w:rsidR="00B308D5" w:rsidRDefault="6B87BF13" w:rsidP="39A4890C">
      <w:pPr>
        <w:keepNext/>
      </w:pPr>
      <w:r>
        <w:rPr>
          <w:noProof/>
          <w:color w:val="2B579A"/>
          <w:shd w:val="clear" w:color="auto" w:fill="E6E6E6"/>
          <w:lang w:val="nl-NL" w:eastAsia="nl-NL"/>
        </w:rPr>
        <w:lastRenderedPageBreak/>
        <w:drawing>
          <wp:inline distT="0" distB="0" distL="0" distR="0" wp14:anchorId="5EE842A8" wp14:editId="6C887216">
            <wp:extent cx="5534024" cy="3689350"/>
            <wp:effectExtent l="0" t="0" r="0" b="6350"/>
            <wp:docPr id="882146084" name="Afbeelding 8821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4024" cy="3689350"/>
                    </a:xfrm>
                    <a:prstGeom prst="rect">
                      <a:avLst/>
                    </a:prstGeom>
                  </pic:spPr>
                </pic:pic>
              </a:graphicData>
            </a:graphic>
          </wp:inline>
        </w:drawing>
      </w:r>
    </w:p>
    <w:p w14:paraId="15FF4786" w14:textId="20FB8879" w:rsidR="00FE7393" w:rsidRDefault="00B308D5" w:rsidP="39A4890C">
      <w:pPr>
        <w:pStyle w:val="Caption"/>
        <w:rPr>
          <w:lang w:val="en-US"/>
        </w:rPr>
      </w:pPr>
      <w:r w:rsidRPr="636709EE">
        <w:rPr>
          <w:lang w:val="en-US"/>
        </w:rPr>
        <w:t>Figure 3, the</w:t>
      </w:r>
      <w:r w:rsidR="002A1A07" w:rsidRPr="636709EE">
        <w:rPr>
          <w:lang w:val="en-US"/>
        </w:rPr>
        <w:t xml:space="preserve"> maximum expected QALYs</w:t>
      </w:r>
      <w:r w:rsidR="6F432215" w:rsidRPr="636709EE">
        <w:rPr>
          <w:lang w:val="en-US"/>
        </w:rPr>
        <w:t xml:space="preserve"> and LYs</w:t>
      </w:r>
      <w:r w:rsidR="002A1A07" w:rsidRPr="636709EE">
        <w:rPr>
          <w:lang w:val="en-US"/>
        </w:rPr>
        <w:t xml:space="preserve"> per intervention, </w:t>
      </w:r>
      <w:r w:rsidR="00407C57" w:rsidRPr="636709EE">
        <w:rPr>
          <w:lang w:val="en-US"/>
        </w:rPr>
        <w:t>in</w:t>
      </w:r>
      <w:r w:rsidR="002A1A07" w:rsidRPr="636709EE">
        <w:rPr>
          <w:lang w:val="en-US"/>
        </w:rPr>
        <w:t xml:space="preserve"> descending </w:t>
      </w:r>
      <w:r w:rsidR="00407C57" w:rsidRPr="636709EE">
        <w:rPr>
          <w:lang w:val="en-US"/>
        </w:rPr>
        <w:t>order</w:t>
      </w:r>
      <w:r w:rsidR="5D1C4C8D" w:rsidRPr="636709EE">
        <w:rPr>
          <w:lang w:val="en-US"/>
        </w:rPr>
        <w:t xml:space="preserve"> of urgency (see figure 4)</w:t>
      </w:r>
      <w:r w:rsidR="002A1A07" w:rsidRPr="636709EE">
        <w:rPr>
          <w:lang w:val="en-US"/>
        </w:rPr>
        <w:t xml:space="preserve">. </w:t>
      </w:r>
      <w:r w:rsidR="00FE4DFF" w:rsidRPr="636709EE">
        <w:rPr>
          <w:lang w:val="en-US"/>
        </w:rPr>
        <w:t xml:space="preserve">The estimates and 95% confidence intervals are shown. </w:t>
      </w:r>
      <w:r w:rsidR="002A1A07" w:rsidRPr="636709EE">
        <w:rPr>
          <w:lang w:val="en-US"/>
        </w:rPr>
        <w:t xml:space="preserve">The model output for no surgery was subtracted from the model output for a delay of 2 weeks. </w:t>
      </w:r>
      <w:r w:rsidR="00700C21" w:rsidRPr="636709EE">
        <w:rPr>
          <w:lang w:val="en-US"/>
        </w:rPr>
        <w:t xml:space="preserve">The actual data are presented in appendix B. </w:t>
      </w:r>
      <w:r w:rsidR="0074641A" w:rsidRPr="636709EE">
        <w:rPr>
          <w:lang w:val="en-US"/>
        </w:rPr>
        <w:t xml:space="preserve">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w:t>
      </w:r>
      <w:r w:rsidR="003B106D" w:rsidRPr="636709EE">
        <w:rPr>
          <w:lang w:val="en-US"/>
        </w:rPr>
        <w:t xml:space="preserve">PAD: peripheral arterial disease; HCC: hepatocellular carcinoma; ESHF: end-stage heart failure; HIPEC: hyperthermic intraperitoneal chemotherapy. </w:t>
      </w:r>
    </w:p>
    <w:p w14:paraId="7D678FA1" w14:textId="2A7DCF62" w:rsidR="00FE4DFF" w:rsidRDefault="0802C6A4" w:rsidP="39A4890C">
      <w:pPr>
        <w:keepNext/>
      </w:pPr>
      <w:r>
        <w:rPr>
          <w:noProof/>
          <w:color w:val="2B579A"/>
          <w:shd w:val="clear" w:color="auto" w:fill="E6E6E6"/>
          <w:lang w:val="nl-NL" w:eastAsia="nl-NL"/>
        </w:rPr>
        <w:lastRenderedPageBreak/>
        <w:drawing>
          <wp:inline distT="0" distB="0" distL="0" distR="0" wp14:anchorId="2B39783E" wp14:editId="61E2F755">
            <wp:extent cx="5505449" cy="3670300"/>
            <wp:effectExtent l="0" t="0" r="635" b="6350"/>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5449" cy="3670300"/>
                    </a:xfrm>
                    <a:prstGeom prst="rect">
                      <a:avLst/>
                    </a:prstGeom>
                  </pic:spPr>
                </pic:pic>
              </a:graphicData>
            </a:graphic>
          </wp:inline>
        </w:drawing>
      </w:r>
    </w:p>
    <w:p w14:paraId="08FE1D49" w14:textId="74B32124" w:rsidR="00F17231" w:rsidRPr="00F17231" w:rsidRDefault="00FE4DFF" w:rsidP="39A4890C">
      <w:pPr>
        <w:pStyle w:val="Caption"/>
        <w:rPr>
          <w:lang w:val="en-US"/>
        </w:rPr>
      </w:pPr>
      <w:r w:rsidRPr="636709EE">
        <w:rPr>
          <w:lang w:val="en-US"/>
        </w:rPr>
        <w:t xml:space="preserve">Figure 4, the </w:t>
      </w:r>
      <w:r w:rsidR="5717B2D6" w:rsidRPr="636709EE">
        <w:rPr>
          <w:lang w:val="en-US"/>
        </w:rPr>
        <w:t xml:space="preserve">average </w:t>
      </w:r>
      <w:r w:rsidRPr="636709EE">
        <w:rPr>
          <w:lang w:val="en-US"/>
        </w:rPr>
        <w:t xml:space="preserve">loss of QALYs </w:t>
      </w:r>
      <w:r w:rsidR="2FA930F6" w:rsidRPr="636709EE">
        <w:rPr>
          <w:lang w:val="en-US"/>
        </w:rPr>
        <w:t xml:space="preserve">and LYs </w:t>
      </w:r>
      <w:r w:rsidRPr="636709EE">
        <w:rPr>
          <w:lang w:val="en-US"/>
        </w:rPr>
        <w:t xml:space="preserve">per </w:t>
      </w:r>
      <w:r w:rsidR="4220D20F" w:rsidRPr="636709EE">
        <w:rPr>
          <w:lang w:val="en-US"/>
        </w:rPr>
        <w:t xml:space="preserve">month </w:t>
      </w:r>
      <w:r w:rsidRPr="636709EE">
        <w:rPr>
          <w:lang w:val="en-US"/>
        </w:rPr>
        <w:t xml:space="preserve">of delay for the investigated </w:t>
      </w:r>
      <w:r w:rsidR="004602FE" w:rsidRPr="636709EE">
        <w:rPr>
          <w:lang w:val="en-US"/>
        </w:rPr>
        <w:t>interventions</w:t>
      </w:r>
      <w:r w:rsidR="555A4025" w:rsidRPr="636709EE">
        <w:rPr>
          <w:lang w:val="en-US"/>
        </w:rPr>
        <w:t xml:space="preserve"> based on the simulation of surgery delay of 52 weeks</w:t>
      </w:r>
      <w:r w:rsidRPr="636709EE">
        <w:rPr>
          <w:lang w:val="en-US"/>
        </w:rPr>
        <w:t xml:space="preserve">. </w:t>
      </w:r>
      <w:r w:rsidR="00264033" w:rsidRPr="636709EE">
        <w:rPr>
          <w:lang w:val="en-US"/>
        </w:rPr>
        <w:t>The estimates and 95% confidence intervals are shown.</w:t>
      </w:r>
      <w:r w:rsidR="00700C21" w:rsidRPr="636709EE">
        <w:rPr>
          <w:lang w:val="en-US"/>
        </w:rPr>
        <w:t xml:space="preserve"> The actual data are presented in appendix B.</w:t>
      </w:r>
      <w:r w:rsidR="007D3DF9" w:rsidRPr="636709EE">
        <w:rPr>
          <w:lang w:val="en-US"/>
        </w:rPr>
        <w:t xml:space="preser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w:t>
      </w:r>
    </w:p>
    <w:p w14:paraId="17B62E7F" w14:textId="77777777" w:rsidR="00FE7393" w:rsidRDefault="00FE7393" w:rsidP="39A4890C">
      <w:pPr>
        <w:rPr>
          <w:lang w:val="en-US"/>
        </w:rPr>
      </w:pPr>
    </w:p>
    <w:p w14:paraId="432281B9" w14:textId="77777777" w:rsidR="0094384D" w:rsidRDefault="0094384D" w:rsidP="39A4890C">
      <w:pPr>
        <w:rPr>
          <w:lang w:val="en-US"/>
        </w:rPr>
      </w:pPr>
    </w:p>
    <w:p w14:paraId="1DD769E8" w14:textId="77777777" w:rsidR="00CB2328" w:rsidRDefault="00CB2328" w:rsidP="39A4890C">
      <w:pPr>
        <w:rPr>
          <w:lang w:val="en-US"/>
        </w:rPr>
      </w:pPr>
    </w:p>
    <w:p w14:paraId="6C0698A2" w14:textId="559A9D09" w:rsidR="00995228" w:rsidRDefault="45C4BB68" w:rsidP="39A4890C">
      <w:pPr>
        <w:pStyle w:val="Caption"/>
      </w:pPr>
      <w:r>
        <w:rPr>
          <w:noProof/>
          <w:color w:val="2B579A"/>
          <w:shd w:val="clear" w:color="auto" w:fill="E6E6E6"/>
          <w:lang w:val="nl-NL" w:eastAsia="nl-NL"/>
        </w:rPr>
        <w:lastRenderedPageBreak/>
        <w:drawing>
          <wp:inline distT="0" distB="0" distL="0" distR="0" wp14:anchorId="62B3C7FA" wp14:editId="72F17952">
            <wp:extent cx="5629274" cy="4221956"/>
            <wp:effectExtent l="0" t="0" r="0" b="7620"/>
            <wp:docPr id="753237545" name="Afbeelding 75323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9274" cy="4221956"/>
                    </a:xfrm>
                    <a:prstGeom prst="rect">
                      <a:avLst/>
                    </a:prstGeom>
                  </pic:spPr>
                </pic:pic>
              </a:graphicData>
            </a:graphic>
          </wp:inline>
        </w:drawing>
      </w:r>
    </w:p>
    <w:p w14:paraId="7C385032" w14:textId="3E58CED5" w:rsidR="00995228" w:rsidRDefault="00EA5F14" w:rsidP="636709EE">
      <w:pPr>
        <w:pStyle w:val="Caption"/>
        <w:rPr>
          <w:lang w:val="en-US"/>
        </w:rPr>
      </w:pPr>
      <w:r w:rsidRPr="636709EE">
        <w:rPr>
          <w:lang w:val="en-US"/>
        </w:rPr>
        <w:t xml:space="preserve">Figure 5, showing </w:t>
      </w:r>
      <w:r w:rsidR="00970A14" w:rsidRPr="636709EE">
        <w:rPr>
          <w:lang w:val="en-US"/>
        </w:rPr>
        <w:t xml:space="preserve">the mean duration of the intervention, the mean length of stay, and </w:t>
      </w:r>
      <w:r w:rsidRPr="636709EE">
        <w:rPr>
          <w:lang w:val="en-US"/>
        </w:rPr>
        <w:t>the frequency that interventions are performed in our hospital</w:t>
      </w:r>
      <w:r w:rsidR="00970A14" w:rsidRPr="636709EE">
        <w:rPr>
          <w:lang w:val="en-US"/>
        </w:rPr>
        <w:t>. The color coding represents</w:t>
      </w:r>
      <w:r w:rsidRPr="636709EE">
        <w:rPr>
          <w:lang w:val="en-US"/>
        </w:rPr>
        <w:t xml:space="preserve"> their </w:t>
      </w:r>
      <w:r w:rsidR="00970A14" w:rsidRPr="636709EE">
        <w:rPr>
          <w:lang w:val="en-US"/>
        </w:rPr>
        <w:t xml:space="preserve">urgency </w:t>
      </w:r>
      <w:r w:rsidRPr="636709EE">
        <w:rPr>
          <w:lang w:val="en-US"/>
        </w:rPr>
        <w:t>in terms of QALY</w:t>
      </w:r>
      <w:r w:rsidR="00970A14" w:rsidRPr="636709EE">
        <w:rPr>
          <w:lang w:val="en-US"/>
        </w:rPr>
        <w:t xml:space="preserve"> loss per week</w:t>
      </w:r>
      <w:r w:rsidRPr="636709EE">
        <w:rPr>
          <w:lang w:val="en-US"/>
        </w:rPr>
        <w:t xml:space="preserve">. </w:t>
      </w:r>
      <w:r w:rsidR="003A3C68" w:rsidRPr="636709EE">
        <w:rPr>
          <w:lang w:val="en-US"/>
        </w:rPr>
        <w:t>The length of stay in days on the X-axis is the median length of stay within the hospital. This include both intensive care and non-intensive care s</w:t>
      </w:r>
      <w:r w:rsidR="00B05DB4" w:rsidRPr="636709EE">
        <w:rPr>
          <w:lang w:val="en-US"/>
        </w:rPr>
        <w:t>t</w:t>
      </w:r>
      <w:r w:rsidR="003A3C68" w:rsidRPr="636709EE">
        <w:rPr>
          <w:lang w:val="en-US"/>
        </w:rPr>
        <w:t xml:space="preserve">ay. In Table 1, the length of stay is </w:t>
      </w:r>
      <w:r w:rsidR="00B05DB4" w:rsidRPr="636709EE">
        <w:rPr>
          <w:lang w:val="en-US"/>
        </w:rPr>
        <w:t>also showed separately for</w:t>
      </w:r>
      <w:r w:rsidR="003A3C68" w:rsidRPr="636709EE">
        <w:rPr>
          <w:lang w:val="en-US"/>
        </w:rPr>
        <w:t xml:space="preserve"> </w:t>
      </w:r>
      <w:r w:rsidR="00B05DB4" w:rsidRPr="636709EE">
        <w:rPr>
          <w:lang w:val="en-US"/>
        </w:rPr>
        <w:t xml:space="preserve">the ICU </w:t>
      </w:r>
      <w:r w:rsidR="003A3C68" w:rsidRPr="636709EE">
        <w:rPr>
          <w:lang w:val="en-US"/>
        </w:rPr>
        <w:t xml:space="preserve">stay </w:t>
      </w:r>
      <w:r w:rsidR="00B05DB4" w:rsidRPr="636709EE">
        <w:rPr>
          <w:lang w:val="en-US"/>
        </w:rPr>
        <w:t>and</w:t>
      </w:r>
      <w:r w:rsidR="003A3C68" w:rsidRPr="636709EE">
        <w:rPr>
          <w:lang w:val="en-US"/>
        </w:rPr>
        <w:t xml:space="preserve"> non-ICU</w:t>
      </w:r>
      <w:r w:rsidR="00B05DB4" w:rsidRPr="636709EE">
        <w:rPr>
          <w:lang w:val="en-US"/>
        </w:rPr>
        <w:t xml:space="preserve"> stay</w:t>
      </w:r>
      <w:r w:rsidR="003A3C68" w:rsidRPr="636709EE">
        <w:rPr>
          <w:lang w:val="en-US"/>
        </w:rPr>
        <w:t xml:space="preserve">. </w:t>
      </w:r>
      <w:r w:rsidRPr="636709EE">
        <w:rPr>
          <w:lang w:val="en-US"/>
        </w:rPr>
        <w:t>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hyperthermic intraperitoneal chemotherapy.</w:t>
      </w:r>
    </w:p>
    <w:p w14:paraId="2E7C3AD5" w14:textId="2B81D657" w:rsidR="3B29B903" w:rsidRDefault="3B29B903" w:rsidP="39A4890C">
      <w:pPr>
        <w:pStyle w:val="Heading2"/>
        <w:rPr>
          <w:lang w:val="en-US"/>
        </w:rPr>
      </w:pPr>
      <w:r w:rsidRPr="39A4890C">
        <w:rPr>
          <w:lang w:val="en-US"/>
        </w:rPr>
        <w:t>Disclosures</w:t>
      </w:r>
    </w:p>
    <w:p w14:paraId="04C3747D" w14:textId="5C68335F" w:rsidR="7B4F7ADD" w:rsidRDefault="7B4F7ADD" w:rsidP="39A4890C">
      <w:pPr>
        <w:rPr>
          <w:b/>
          <w:bCs/>
          <w:lang w:val="en-US"/>
        </w:rPr>
      </w:pPr>
      <w:r w:rsidRPr="04F59E2C">
        <w:rPr>
          <w:b/>
          <w:bCs/>
          <w:lang w:val="en-US"/>
        </w:rPr>
        <w:t xml:space="preserve">ADD DISCLOSURES </w:t>
      </w:r>
      <w:r w:rsidR="55C4D3E5" w:rsidRPr="00A841EB">
        <w:rPr>
          <w:b/>
          <w:bCs/>
          <w:highlight w:val="yellow"/>
          <w:lang w:val="en-US"/>
        </w:rPr>
        <w:t>(</w:t>
      </w:r>
      <w:r w:rsidR="00A841EB">
        <w:rPr>
          <w:b/>
          <w:bCs/>
          <w:highlight w:val="yellow"/>
          <w:lang w:val="en-US"/>
        </w:rPr>
        <w:t>Please add your personal disclosures!</w:t>
      </w:r>
      <w:r w:rsidR="55C4D3E5" w:rsidRPr="00A841EB">
        <w:rPr>
          <w:b/>
          <w:bCs/>
          <w:highlight w:val="yellow"/>
          <w:lang w:val="en-US"/>
        </w:rPr>
        <w:t>)</w:t>
      </w:r>
      <w:r w:rsidR="55C4D3E5" w:rsidRPr="04F59E2C">
        <w:rPr>
          <w:b/>
          <w:bCs/>
          <w:lang w:val="en-US"/>
        </w:rPr>
        <w:t xml:space="preserve"> </w:t>
      </w:r>
    </w:p>
    <w:p w14:paraId="5EE9C11D" w14:textId="0B4BFA51" w:rsidR="757024FD" w:rsidRDefault="55C4D3E5" w:rsidP="39A4890C">
      <w:pPr>
        <w:rPr>
          <w:lang w:val="en-US"/>
        </w:rPr>
      </w:pPr>
      <w:r w:rsidRPr="39A4890C">
        <w:rPr>
          <w:lang w:val="en-US"/>
        </w:rPr>
        <w:t xml:space="preserve">Eline Krijkamp was supported by the Society for Medical Decision Making (SMDM) fellowship through a grant by the Gordon and Betty Moore </w:t>
      </w:r>
      <w:commentRangeStart w:id="107"/>
      <w:r w:rsidRPr="39A4890C">
        <w:rPr>
          <w:lang w:val="en-US"/>
        </w:rPr>
        <w:t>Foundation (GBMF7853).</w:t>
      </w:r>
      <w:commentRangeEnd w:id="107"/>
      <w:r w:rsidR="00DD396F">
        <w:rPr>
          <w:rStyle w:val="CommentReference"/>
        </w:rPr>
        <w:commentReference w:id="107"/>
      </w:r>
    </w:p>
    <w:p w14:paraId="58CEC2A9" w14:textId="578DB2CA" w:rsidR="757024FD" w:rsidRDefault="3B29B903" w:rsidP="39A4890C">
      <w:pPr>
        <w:rPr>
          <w:rFonts w:asciiTheme="majorHAnsi" w:eastAsiaTheme="majorEastAsia" w:hAnsiTheme="majorHAnsi" w:cstheme="majorBidi"/>
          <w:color w:val="2E74B5" w:themeColor="accent1" w:themeShade="BF"/>
          <w:sz w:val="26"/>
          <w:szCs w:val="26"/>
          <w:lang w:val="en-US"/>
        </w:rPr>
      </w:pPr>
      <w:r w:rsidRPr="39A4890C">
        <w:rPr>
          <w:rFonts w:asciiTheme="majorHAnsi" w:eastAsiaTheme="majorEastAsia" w:hAnsiTheme="majorHAnsi" w:cstheme="majorBidi"/>
          <w:color w:val="2E74B5" w:themeColor="accent1" w:themeShade="BF"/>
          <w:sz w:val="26"/>
          <w:szCs w:val="26"/>
          <w:lang w:val="en-US"/>
        </w:rPr>
        <w:t xml:space="preserve">Acknowledgement </w:t>
      </w:r>
      <w:r w:rsidR="00A841EB" w:rsidRPr="00A841EB">
        <w:rPr>
          <w:b/>
          <w:bCs/>
          <w:highlight w:val="yellow"/>
          <w:lang w:val="en-US"/>
        </w:rPr>
        <w:t>(Please</w:t>
      </w:r>
      <w:r w:rsidR="00A841EB">
        <w:rPr>
          <w:b/>
          <w:bCs/>
          <w:highlight w:val="yellow"/>
          <w:lang w:val="en-US"/>
        </w:rPr>
        <w:t xml:space="preserve"> add anyone we have to acknowledge here)</w:t>
      </w:r>
      <w:r w:rsidR="00A841EB">
        <w:rPr>
          <w:rFonts w:asciiTheme="majorHAnsi" w:eastAsiaTheme="majorEastAsia" w:hAnsiTheme="majorHAnsi" w:cstheme="majorBidi"/>
          <w:color w:val="2E74B5" w:themeColor="accent1" w:themeShade="BF"/>
          <w:sz w:val="26"/>
          <w:szCs w:val="26"/>
          <w:lang w:val="en-US"/>
        </w:rPr>
        <w:t xml:space="preserve"> </w:t>
      </w:r>
    </w:p>
    <w:p w14:paraId="5B052973" w14:textId="01671D25" w:rsidR="524F02A2" w:rsidRPr="00D84645" w:rsidRDefault="524F02A2" w:rsidP="39A4890C">
      <w:pPr>
        <w:rPr>
          <w:lang w:val="nl-NL"/>
          <w:rPrChange w:id="108" w:author="rob baatenburg de jong" w:date="2020-05-21T11:51:00Z">
            <w:rPr>
              <w:lang w:val="en-US"/>
            </w:rPr>
          </w:rPrChange>
        </w:rPr>
      </w:pPr>
      <w:r w:rsidRPr="39A4890C">
        <w:rPr>
          <w:lang w:val="en-US"/>
        </w:rPr>
        <w:t>A special thanks goes to H. Karreman and C. Van der Velden - van der Graaf for the work they have done for the quality of life data collection.</w:t>
      </w:r>
      <w:ins w:id="109" w:author="rob baatenburg de jong" w:date="2020-05-21T11:49:00Z">
        <w:r w:rsidR="00572679">
          <w:rPr>
            <w:lang w:val="en-US"/>
          </w:rPr>
          <w:t xml:space="preserve"> </w:t>
        </w:r>
      </w:ins>
      <w:ins w:id="110" w:author="rob baatenburg de jong" w:date="2020-05-21T11:50:00Z">
        <w:r w:rsidR="00572679" w:rsidRPr="00D84645">
          <w:rPr>
            <w:lang w:val="nl-NL"/>
            <w:rPrChange w:id="111" w:author="rob baatenburg de jong" w:date="2020-05-21T11:51:00Z">
              <w:rPr>
                <w:lang w:val="en-US"/>
              </w:rPr>
            </w:rPrChange>
          </w:rPr>
          <w:t xml:space="preserve">Ruben </w:t>
        </w:r>
      </w:ins>
      <w:ins w:id="112" w:author="rob baatenburg de jong" w:date="2020-05-21T11:52:00Z">
        <w:r w:rsidR="00D84645">
          <w:rPr>
            <w:lang w:val="nl-NL"/>
          </w:rPr>
          <w:t xml:space="preserve">(RLC) </w:t>
        </w:r>
      </w:ins>
      <w:ins w:id="113" w:author="rob baatenburg de jong" w:date="2020-05-21T11:50:00Z">
        <w:r w:rsidR="00572679" w:rsidRPr="00D84645">
          <w:rPr>
            <w:lang w:val="nl-NL"/>
            <w:rPrChange w:id="114" w:author="rob baatenburg de jong" w:date="2020-05-21T11:51:00Z">
              <w:rPr>
                <w:lang w:val="en-US"/>
              </w:rPr>
            </w:rPrChange>
          </w:rPr>
          <w:t xml:space="preserve">Goedhart </w:t>
        </w:r>
        <w:r w:rsidR="005305F4" w:rsidRPr="00D84645">
          <w:rPr>
            <w:lang w:val="nl-NL"/>
            <w:rPrChange w:id="115" w:author="rob baatenburg de jong" w:date="2020-05-21T11:51:00Z">
              <w:rPr>
                <w:lang w:val="en-US"/>
              </w:rPr>
            </w:rPrChange>
          </w:rPr>
          <w:t>voor de data van</w:t>
        </w:r>
      </w:ins>
      <w:ins w:id="116" w:author="rob baatenburg de jong" w:date="2020-05-21T11:51:00Z">
        <w:r w:rsidR="005305F4" w:rsidRPr="00D84645">
          <w:rPr>
            <w:lang w:val="nl-NL"/>
            <w:rPrChange w:id="117" w:author="rob baatenburg de jong" w:date="2020-05-21T11:51:00Z">
              <w:rPr>
                <w:lang w:val="en-US"/>
              </w:rPr>
            </w:rPrChange>
          </w:rPr>
          <w:t xml:space="preserve"> de OK uit HIX</w:t>
        </w:r>
      </w:ins>
    </w:p>
    <w:p w14:paraId="17AF95D8" w14:textId="07EBAD8E" w:rsidR="757024FD" w:rsidRDefault="1061629D" w:rsidP="39A4890C">
      <w:pPr>
        <w:rPr>
          <w:rFonts w:asciiTheme="majorHAnsi" w:eastAsiaTheme="majorEastAsia" w:hAnsiTheme="majorHAnsi" w:cstheme="majorBidi"/>
          <w:color w:val="2E74B5" w:themeColor="accent1" w:themeShade="BF"/>
          <w:sz w:val="26"/>
          <w:szCs w:val="26"/>
          <w:lang w:val="en-US"/>
        </w:rPr>
      </w:pPr>
      <w:commentRangeStart w:id="118"/>
      <w:r w:rsidRPr="39A4890C">
        <w:rPr>
          <w:rFonts w:asciiTheme="majorHAnsi" w:eastAsiaTheme="majorEastAsia" w:hAnsiTheme="majorHAnsi" w:cstheme="majorBidi"/>
          <w:color w:val="2E74B5" w:themeColor="accent1" w:themeShade="BF"/>
          <w:sz w:val="26"/>
          <w:szCs w:val="26"/>
          <w:lang w:val="en-US"/>
        </w:rPr>
        <w:t>References</w:t>
      </w:r>
      <w:commentRangeEnd w:id="118"/>
      <w:r w:rsidR="009400C4">
        <w:rPr>
          <w:rStyle w:val="CommentReference"/>
        </w:rPr>
        <w:commentReference w:id="118"/>
      </w:r>
    </w:p>
    <w:p w14:paraId="4E727F2F" w14:textId="705167C9" w:rsidR="00100057" w:rsidRPr="00450D5F" w:rsidRDefault="0065107A"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sz w:val="20"/>
          <w:szCs w:val="20"/>
          <w:lang w:val="en-US"/>
        </w:rPr>
        <w:fldChar w:fldCharType="begin" w:fldLock="1"/>
      </w:r>
      <w:r w:rsidRPr="00450D5F">
        <w:rPr>
          <w:rFonts w:ascii="Calibri" w:hAnsi="Calibri" w:cs="Calibri"/>
          <w:sz w:val="20"/>
          <w:szCs w:val="20"/>
          <w:lang w:val="en-US"/>
        </w:rPr>
        <w:instrText xml:space="preserve">ADDIN Mendeley Bibliography CSL_BIBLIOGRAPHY </w:instrText>
      </w:r>
      <w:r w:rsidRPr="00450D5F">
        <w:rPr>
          <w:rFonts w:ascii="Calibri" w:hAnsi="Calibri" w:cs="Calibri"/>
          <w:sz w:val="20"/>
          <w:szCs w:val="20"/>
          <w:lang w:val="en-US"/>
        </w:rPr>
        <w:fldChar w:fldCharType="separate"/>
      </w:r>
      <w:r w:rsidR="00100057" w:rsidRPr="00450D5F">
        <w:rPr>
          <w:rFonts w:ascii="Calibri" w:hAnsi="Calibri" w:cs="Calibri"/>
          <w:noProof/>
          <w:sz w:val="20"/>
          <w:szCs w:val="20"/>
        </w:rPr>
        <w:t xml:space="preserve">1. </w:t>
      </w:r>
      <w:r w:rsidR="00100057" w:rsidRPr="00450D5F">
        <w:rPr>
          <w:rFonts w:ascii="Calibri" w:hAnsi="Calibri" w:cs="Calibri"/>
          <w:noProof/>
          <w:sz w:val="20"/>
          <w:szCs w:val="20"/>
        </w:rPr>
        <w:tab/>
        <w:t xml:space="preserve">Office of the Assistant Secretary for Preparedness H. Pandemic Influenza Plan - Update IV (December 2017). 2017. </w:t>
      </w:r>
    </w:p>
    <w:p w14:paraId="1986199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 </w:t>
      </w:r>
      <w:r w:rsidRPr="00450D5F">
        <w:rPr>
          <w:rFonts w:ascii="Calibri" w:hAnsi="Calibri" w:cs="Calibri"/>
          <w:noProof/>
          <w:sz w:val="20"/>
          <w:szCs w:val="20"/>
        </w:rPr>
        <w:tab/>
        <w:t xml:space="preserve">Emanuel EJ, Persad G, Upshur R, et al. Fair Allocation of Scarce Medical Resources in the Time of Covid-19. N Engl J Med 2020;1–7. </w:t>
      </w:r>
    </w:p>
    <w:p w14:paraId="4890CF2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 </w:t>
      </w:r>
      <w:r w:rsidRPr="00450D5F">
        <w:rPr>
          <w:rFonts w:ascii="Calibri" w:hAnsi="Calibri" w:cs="Calibri"/>
          <w:noProof/>
          <w:sz w:val="20"/>
          <w:szCs w:val="20"/>
        </w:rPr>
        <w:tab/>
        <w:t xml:space="preserve">D’Agostino A, Demartini B, Cavallotti S, Gambini O. Mental health services in Italy during the COVID-19 outbreak. The Lancet Psychiatry. 2020;7(5):385–7. </w:t>
      </w:r>
    </w:p>
    <w:p w14:paraId="766823C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lastRenderedPageBreak/>
        <w:t xml:space="preserve">4. </w:t>
      </w:r>
      <w:r w:rsidRPr="00450D5F">
        <w:rPr>
          <w:rFonts w:ascii="Calibri" w:hAnsi="Calibri" w:cs="Calibri"/>
          <w:noProof/>
          <w:sz w:val="20"/>
          <w:szCs w:val="20"/>
        </w:rPr>
        <w:tab/>
        <w:t xml:space="preserve">Lazzerini M, Barbi E, Apicella A, Marchetti F, Cardinale F, Trobia G. Delayed access or provision of care in Italy resulting from fear of COVID-19. Lancet Child Adolesc. Heal. 2020;4(5):e10–1. </w:t>
      </w:r>
    </w:p>
    <w:p w14:paraId="1432230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 </w:t>
      </w:r>
      <w:r w:rsidRPr="00450D5F">
        <w:rPr>
          <w:rFonts w:ascii="Calibri" w:hAnsi="Calibri" w:cs="Calibri"/>
          <w:noProof/>
          <w:sz w:val="20"/>
          <w:szCs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627675D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6. </w:t>
      </w:r>
      <w:r w:rsidRPr="00A841EB">
        <w:rPr>
          <w:rFonts w:ascii="Calibri" w:hAnsi="Calibri" w:cs="Calibri"/>
          <w:noProof/>
          <w:sz w:val="20"/>
          <w:szCs w:val="20"/>
          <w:lang w:val="nl-NL"/>
        </w:rPr>
        <w:tab/>
        <w:t xml:space="preserve">NZA. Analyse van de gevolgen van de coronacrisis voor de reguliere zorg [Internet]. </w:t>
      </w:r>
      <w:r w:rsidRPr="00450D5F">
        <w:rPr>
          <w:rFonts w:ascii="Calibri" w:hAnsi="Calibri" w:cs="Calibri"/>
          <w:noProof/>
          <w:sz w:val="20"/>
          <w:szCs w:val="20"/>
        </w:rPr>
        <w:t>2020 [cited 2020 May 17]. Available from: https://zorgdomein.com/media/documents/NZa-analyse_van_de_gevolgen_van_de_coronacrisis_voor_de_reguliere_zorg_-....pdf</w:t>
      </w:r>
    </w:p>
    <w:p w14:paraId="7592CE8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 </w:t>
      </w:r>
      <w:r w:rsidRPr="00450D5F">
        <w:rPr>
          <w:rFonts w:ascii="Calibri" w:hAnsi="Calibri" w:cs="Calibri"/>
          <w:noProof/>
          <w:sz w:val="20"/>
          <w:szCs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1C0B128D"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it-IT"/>
        </w:rPr>
      </w:pPr>
      <w:r w:rsidRPr="00450D5F">
        <w:rPr>
          <w:rFonts w:ascii="Calibri" w:hAnsi="Calibri" w:cs="Calibri"/>
          <w:noProof/>
          <w:sz w:val="20"/>
          <w:szCs w:val="20"/>
        </w:rPr>
        <w:t xml:space="preserve">8. </w:t>
      </w:r>
      <w:r w:rsidRPr="00450D5F">
        <w:rPr>
          <w:rFonts w:ascii="Calibri" w:hAnsi="Calibri" w:cs="Calibri"/>
          <w:noProof/>
          <w:sz w:val="20"/>
          <w:szCs w:val="20"/>
        </w:rPr>
        <w:tab/>
        <w:t xml:space="preserve">Powell SN, Mullen T, Young L, Heald D, Iv ETP. SARS-CoV-2 Impact on Elective Orthopaedic Surgery: Implications for Post-Pandemic Recovery. </w:t>
      </w:r>
      <w:r w:rsidRPr="000016BF">
        <w:rPr>
          <w:rFonts w:ascii="Calibri" w:hAnsi="Calibri" w:cs="Calibri"/>
          <w:noProof/>
          <w:sz w:val="20"/>
          <w:szCs w:val="20"/>
          <w:lang w:val="it-IT"/>
        </w:rPr>
        <w:t>J Bone Jt Surg  2020;</w:t>
      </w:r>
    </w:p>
    <w:p w14:paraId="6FD3738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it-IT"/>
        </w:rPr>
        <w:t xml:space="preserve">9. </w:t>
      </w:r>
      <w:r w:rsidRPr="000016BF">
        <w:rPr>
          <w:rFonts w:ascii="Calibri" w:hAnsi="Calibri" w:cs="Calibri"/>
          <w:noProof/>
          <w:sz w:val="20"/>
          <w:szCs w:val="20"/>
          <w:lang w:val="it-IT"/>
        </w:rPr>
        <w:tab/>
        <w:t xml:space="preserve">Vergano M, Bertolini G, Giannini A, et al. </w:t>
      </w:r>
      <w:r w:rsidRPr="00450D5F">
        <w:rPr>
          <w:rFonts w:ascii="Calibri" w:hAnsi="Calibri" w:cs="Calibri"/>
          <w:noProof/>
          <w:sz w:val="20"/>
          <w:szCs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E03E6C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10. </w:t>
      </w:r>
      <w:r w:rsidRPr="00450D5F">
        <w:rPr>
          <w:rFonts w:ascii="Calibri" w:hAnsi="Calibri" w:cs="Calibri"/>
          <w:noProof/>
          <w:sz w:val="20"/>
          <w:szCs w:val="20"/>
        </w:rPr>
        <w:tab/>
        <w:t xml:space="preserve">Daugherty Biddison L, Berkowitz KA, Courtney B, et al. Ethical considerations: Care of the critically ill and injured during pandemics and disasters: CHEST consensus statement. Chest 2014;146(4 Suppl):e145S-e155S. </w:t>
      </w:r>
    </w:p>
    <w:p w14:paraId="16B80C0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11. </w:t>
      </w:r>
      <w:r w:rsidRPr="00450D5F">
        <w:rPr>
          <w:rFonts w:ascii="Calibri" w:hAnsi="Calibri" w:cs="Calibri"/>
          <w:noProof/>
          <w:sz w:val="20"/>
          <w:szCs w:val="20"/>
        </w:rPr>
        <w:tab/>
        <w:t xml:space="preserve">Bayer R. Ethical Considerations for Decision Making Regarding Allocation of Mechanical Ventilators during a Severe Influenza Pandemic or Other Public Health Emergency. 2011. </w:t>
      </w:r>
    </w:p>
    <w:p w14:paraId="2DB2057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12. </w:t>
      </w:r>
      <w:r w:rsidRPr="00450D5F">
        <w:rPr>
          <w:rFonts w:ascii="Calibri" w:hAnsi="Calibri" w:cs="Calibri"/>
          <w:noProof/>
          <w:sz w:val="20"/>
          <w:szCs w:val="20"/>
        </w:rPr>
        <w:tab/>
        <w:t xml:space="preserve">York State Department of Health N. VENTILATOR ALLOCATION GUIDELINES New York State Task Force on Life and the Law New York State Department of Health. 2015. </w:t>
      </w:r>
    </w:p>
    <w:p w14:paraId="2188846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13. </w:t>
      </w:r>
      <w:r w:rsidRPr="00450D5F">
        <w:rPr>
          <w:rFonts w:ascii="Calibri" w:hAnsi="Calibri" w:cs="Calibri"/>
          <w:noProof/>
          <w:sz w:val="20"/>
          <w:szCs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0D4CBCB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14. </w:t>
      </w:r>
      <w:r w:rsidRPr="00450D5F">
        <w:rPr>
          <w:rFonts w:ascii="Calibri" w:hAnsi="Calibri" w:cs="Calibri"/>
          <w:noProof/>
          <w:sz w:val="20"/>
          <w:szCs w:val="20"/>
        </w:rPr>
        <w:tab/>
        <w:t xml:space="preserve">Garner RT, Rosen B. Moral Philosophy: A Systematic Introduction to Normative Ethics and Meta-Ethics. New York: Macmillan; 1967. </w:t>
      </w:r>
    </w:p>
    <w:p w14:paraId="53F062A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15. </w:t>
      </w:r>
      <w:r w:rsidRPr="00450D5F">
        <w:rPr>
          <w:rFonts w:ascii="Calibri" w:hAnsi="Calibri" w:cs="Calibri"/>
          <w:noProof/>
          <w:sz w:val="20"/>
          <w:szCs w:val="20"/>
        </w:rPr>
        <w:tab/>
        <w:t xml:space="preserve">Qadan M, Hong TS, Tanabe KK, Ryan DP, Lillemoe KD. A Multidisciplinary Team Approach for Triage of Elective Cancer Surgery at the Massachusetts General Hospital During the Novel Coronavirus COVID-19 Outbreak. Ann Surg 2020;1. </w:t>
      </w:r>
    </w:p>
    <w:p w14:paraId="4805F7B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16. </w:t>
      </w:r>
      <w:r w:rsidRPr="00450D5F">
        <w:rPr>
          <w:rFonts w:ascii="Calibri" w:hAnsi="Calibri" w:cs="Calibri"/>
          <w:noProof/>
          <w:sz w:val="20"/>
          <w:szCs w:val="20"/>
        </w:rPr>
        <w:tab/>
        <w:t>MacCormick AD, Parry BR. Judgment analysis of surgeons’ prioritization of patients for elective general surgery. Med Decis Making [Internet] 2006 [cited 2020 Mar 27];26(3):255–64. Available from: http://www.ncbi.nlm.nih.gov/pubmed/16751324</w:t>
      </w:r>
    </w:p>
    <w:p w14:paraId="27FCE6C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17. </w:t>
      </w:r>
      <w:r w:rsidRPr="00A841EB">
        <w:rPr>
          <w:rFonts w:ascii="Calibri" w:hAnsi="Calibri" w:cs="Calibri"/>
          <w:noProof/>
          <w:sz w:val="20"/>
          <w:szCs w:val="20"/>
          <w:lang w:val="nl-NL"/>
        </w:rPr>
        <w:tab/>
        <w:t xml:space="preserve">Husereau D, Drummond M, Petrou S, et al. </w:t>
      </w:r>
      <w:r w:rsidRPr="00450D5F">
        <w:rPr>
          <w:rFonts w:ascii="Calibri" w:hAnsi="Calibri" w:cs="Calibri"/>
          <w:noProof/>
          <w:sz w:val="20"/>
          <w:szCs w:val="20"/>
        </w:rPr>
        <w:t>Consolidated Health Economic Evaluation Reporting Standards (CHEERS) statement. Eur J Heal Econ 2013;</w:t>
      </w:r>
    </w:p>
    <w:p w14:paraId="2C2EE63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18. </w:t>
      </w:r>
      <w:r w:rsidRPr="00450D5F">
        <w:rPr>
          <w:rFonts w:ascii="Calibri" w:hAnsi="Calibri" w:cs="Calibri"/>
          <w:noProof/>
          <w:sz w:val="20"/>
          <w:szCs w:val="20"/>
        </w:rPr>
        <w:tab/>
        <w:t>Alarid-Escudero F, Krijkamp EM, Enns EA, Hunink MGM, Pechlivanoglou P, Jalal H. Cohort state-transition models in R: From conceptualization to implementation. 2020 [cited 2020 May 19];Available from: http://arxiv.org/abs/2001.07824</w:t>
      </w:r>
    </w:p>
    <w:p w14:paraId="1E43B2F7" w14:textId="77777777" w:rsidR="00100057" w:rsidRPr="00A841EB"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19. </w:t>
      </w:r>
      <w:r w:rsidRPr="00450D5F">
        <w:rPr>
          <w:rFonts w:ascii="Calibri" w:hAnsi="Calibri" w:cs="Calibri"/>
          <w:noProof/>
          <w:sz w:val="20"/>
          <w:szCs w:val="20"/>
        </w:rPr>
        <w:tab/>
        <w:t xml:space="preserve">Alarid-Escudero F, Krijkamp EM, Pechlivanoglou P, et al. A Need for Change! A Coding Framework for Improving Transparency in Decision Modeling. </w:t>
      </w:r>
      <w:r w:rsidRPr="00A841EB">
        <w:rPr>
          <w:rFonts w:ascii="Calibri" w:hAnsi="Calibri" w:cs="Calibri"/>
          <w:noProof/>
          <w:sz w:val="20"/>
          <w:szCs w:val="20"/>
          <w:lang w:val="nl-NL"/>
        </w:rPr>
        <w:t xml:space="preserve">Pharmacoeconomics 2019;37(11):1329–39. </w:t>
      </w:r>
    </w:p>
    <w:p w14:paraId="26356A6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20. </w:t>
      </w:r>
      <w:r w:rsidRPr="00A841EB">
        <w:rPr>
          <w:rFonts w:ascii="Calibri" w:hAnsi="Calibri" w:cs="Calibri"/>
          <w:noProof/>
          <w:sz w:val="20"/>
          <w:szCs w:val="20"/>
          <w:lang w:val="nl-NL"/>
        </w:rPr>
        <w:tab/>
        <w:t xml:space="preserve">Zorginstituut Nederland. Richtlijn voor het uitvoeren van economische evaluaties in de gezondheidszorg. </w:t>
      </w:r>
      <w:r w:rsidRPr="00450D5F">
        <w:rPr>
          <w:rFonts w:ascii="Calibri" w:hAnsi="Calibri" w:cs="Calibri"/>
          <w:noProof/>
          <w:sz w:val="20"/>
          <w:szCs w:val="20"/>
        </w:rPr>
        <w:t>2016;</w:t>
      </w:r>
    </w:p>
    <w:p w14:paraId="6A40900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21. </w:t>
      </w:r>
      <w:r w:rsidRPr="00450D5F">
        <w:rPr>
          <w:rFonts w:ascii="Calibri" w:hAnsi="Calibri" w:cs="Calibri"/>
          <w:noProof/>
          <w:sz w:val="20"/>
          <w:szCs w:val="20"/>
        </w:rPr>
        <w:tab/>
        <w:t>Siebert U, Alagoz O, Bayoumi AM, et al. State-Transition Modeling: A Report of the ISPOR-SMDM Modeling Good Research Practices Task Force-3. Value Heal [Internet] 2012;15(6):812–20. Available from: http://eprints.gla.ac.uk/73437/</w:t>
      </w:r>
    </w:p>
    <w:p w14:paraId="49E1E10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22. </w:t>
      </w:r>
      <w:r w:rsidRPr="00450D5F">
        <w:rPr>
          <w:rFonts w:ascii="Calibri" w:hAnsi="Calibri" w:cs="Calibri"/>
          <w:noProof/>
          <w:sz w:val="20"/>
          <w:szCs w:val="20"/>
        </w:rPr>
        <w:tab/>
        <w:t>Sonnenberg FA, Beck JR. Markov Models in Medical Decision Making. Med Decis Mak [Internet] 1993 [cited 2018 Nov 15];13(4):322–38. Available from: http://journals.sagepub.com/doi/10.1177/0272989X9301300409</w:t>
      </w:r>
    </w:p>
    <w:p w14:paraId="7983129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23. </w:t>
      </w:r>
      <w:r w:rsidRPr="00450D5F">
        <w:rPr>
          <w:rFonts w:ascii="Calibri" w:hAnsi="Calibri" w:cs="Calibri"/>
          <w:noProof/>
          <w:sz w:val="20"/>
          <w:szCs w:val="20"/>
        </w:rPr>
        <w:tab/>
        <w:t>Hunink M, Mc E, Glasziou P, Elstein A. Decision Making in Health and Medicine: Integrating Evidence and Values [Internet]. 2nd ed. Cambridge: Cambridge University Press; 2003 [cited 2020 May 19]. Available from: http://www.cambridge.org</w:t>
      </w:r>
    </w:p>
    <w:p w14:paraId="346C785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lastRenderedPageBreak/>
        <w:t xml:space="preserve">24. </w:t>
      </w:r>
      <w:r w:rsidRPr="00450D5F">
        <w:rPr>
          <w:rFonts w:ascii="Calibri" w:hAnsi="Calibri" w:cs="Calibri"/>
          <w:noProof/>
          <w:sz w:val="20"/>
          <w:szCs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405204B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25. </w:t>
      </w:r>
      <w:r w:rsidRPr="00450D5F">
        <w:rPr>
          <w:rFonts w:ascii="Calibri" w:hAnsi="Calibri" w:cs="Calibri"/>
          <w:noProof/>
          <w:sz w:val="20"/>
          <w:szCs w:val="20"/>
        </w:rPr>
        <w:tab/>
        <w:t>Kankersoorten - IKNL [Internet]. [cited 2020 May 19];Available from: https://iknl.nl/kankersoorten</w:t>
      </w:r>
    </w:p>
    <w:p w14:paraId="258BA92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26. </w:t>
      </w:r>
      <w:r w:rsidRPr="00450D5F">
        <w:rPr>
          <w:rFonts w:ascii="Calibri" w:hAnsi="Calibri" w:cs="Calibri"/>
          <w:noProof/>
          <w:sz w:val="20"/>
          <w:szCs w:val="20"/>
        </w:rPr>
        <w:tab/>
        <w:t>NHR [Internet]. [cited 2020 May 19];Available from: https://nederlandsehartregistratie.nl/</w:t>
      </w:r>
    </w:p>
    <w:p w14:paraId="79E56B1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27. </w:t>
      </w:r>
      <w:r w:rsidRPr="00A841EB">
        <w:rPr>
          <w:rFonts w:ascii="Calibri" w:hAnsi="Calibri" w:cs="Calibri"/>
          <w:noProof/>
          <w:sz w:val="20"/>
          <w:szCs w:val="20"/>
          <w:lang w:val="nl-NL"/>
        </w:rPr>
        <w:tab/>
        <w:t xml:space="preserve">CBS. Sterftekansen naar leeftijd, geslacht, opleidingsniveau [Internet]. </w:t>
      </w:r>
      <w:r w:rsidRPr="00450D5F">
        <w:rPr>
          <w:rFonts w:ascii="Calibri" w:hAnsi="Calibri" w:cs="Calibri"/>
          <w:noProof/>
          <w:sz w:val="20"/>
          <w:szCs w:val="20"/>
        </w:rPr>
        <w:t>[cited 2020 May 19];Available from: https://www.cbs.nl/nl-nl/maatwerk/2017/23/sterftekansen-naar-leeftijd-geslacht-opleidingsniveau</w:t>
      </w:r>
    </w:p>
    <w:p w14:paraId="7149A84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28. </w:t>
      </w:r>
      <w:r w:rsidRPr="00450D5F">
        <w:rPr>
          <w:rFonts w:ascii="Calibri" w:hAnsi="Calibri" w:cs="Calibri"/>
          <w:noProof/>
          <w:sz w:val="20"/>
          <w:szCs w:val="20"/>
        </w:rPr>
        <w:tab/>
        <w:t xml:space="preserve">Global Burden of Disease Collaborative Network. Global Burden of Disease Study 2016 (GBD 2016) Disability Weights. Seattle, United States: Institute for Health Metrics and Evaluation (IHME): 2017. </w:t>
      </w:r>
    </w:p>
    <w:p w14:paraId="31CA30C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29. </w:t>
      </w:r>
      <w:r w:rsidRPr="00450D5F">
        <w:rPr>
          <w:rFonts w:ascii="Calibri" w:hAnsi="Calibri" w:cs="Calibri"/>
          <w:noProof/>
          <w:sz w:val="20"/>
          <w:szCs w:val="20"/>
        </w:rPr>
        <w:tab/>
        <w:t>General Guidance for DALYs calculation [Internet]. [cited 2020 May 19]. Available from: https://montagu.vaccineimpact.org/contribution/resources/c978e5a1acf6a502679c92200e78ef61.pdf</w:t>
      </w:r>
    </w:p>
    <w:p w14:paraId="34BDC23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30. </w:t>
      </w:r>
      <w:r w:rsidRPr="00450D5F">
        <w:rPr>
          <w:rFonts w:ascii="Calibri" w:hAnsi="Calibri" w:cs="Calibri"/>
          <w:noProof/>
          <w:sz w:val="20"/>
          <w:szCs w:val="20"/>
        </w:rPr>
        <w:tab/>
        <w:t>Disability-adjusted life years (DALYs) [Internet]. [cited 2020 May 19];Available from: https://www.who.int/data/gho/indicator-metadata-registry/imr-details/158</w:t>
      </w:r>
    </w:p>
    <w:p w14:paraId="6ED0B1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31. </w:t>
      </w:r>
      <w:r w:rsidRPr="00450D5F">
        <w:rPr>
          <w:rFonts w:ascii="Calibri" w:hAnsi="Calibri" w:cs="Calibri"/>
          <w:noProof/>
          <w:sz w:val="20"/>
          <w:szCs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572B60C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fi-FI"/>
        </w:rPr>
        <w:t xml:space="preserve">32. </w:t>
      </w:r>
      <w:r w:rsidRPr="000016BF">
        <w:rPr>
          <w:rFonts w:ascii="Calibri" w:hAnsi="Calibri" w:cs="Calibri"/>
          <w:noProof/>
          <w:sz w:val="20"/>
          <w:szCs w:val="20"/>
          <w:lang w:val="fi-FI"/>
        </w:rPr>
        <w:tab/>
        <w:t xml:space="preserve">Salomon JA, Haagsma JA, Davis A, et al. </w:t>
      </w:r>
      <w:r w:rsidRPr="00450D5F">
        <w:rPr>
          <w:rFonts w:ascii="Calibri" w:hAnsi="Calibri" w:cs="Calibri"/>
          <w:noProof/>
          <w:sz w:val="20"/>
          <w:szCs w:val="20"/>
        </w:rPr>
        <w:t>Disability weights for the Global Burden of Disease 2013 study [Internet]. 2015 [cited 2020 May 14]. Available from: www.thelancet.com/lancetgh</w:t>
      </w:r>
    </w:p>
    <w:p w14:paraId="362C6505"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fr-CA"/>
        </w:rPr>
      </w:pPr>
      <w:r w:rsidRPr="00450D5F">
        <w:rPr>
          <w:rFonts w:ascii="Calibri" w:hAnsi="Calibri" w:cs="Calibri"/>
          <w:noProof/>
          <w:sz w:val="20"/>
          <w:szCs w:val="20"/>
        </w:rPr>
        <w:t xml:space="preserve">33. </w:t>
      </w:r>
      <w:r w:rsidRPr="00450D5F">
        <w:rPr>
          <w:rFonts w:ascii="Calibri" w:hAnsi="Calibri" w:cs="Calibri"/>
          <w:noProof/>
          <w:sz w:val="20"/>
          <w:szCs w:val="20"/>
        </w:rPr>
        <w:tab/>
        <w:t xml:space="preserve">Chen EY, Mayo SC, Sutton T, et al. Effect of Time to Surgery of Colorectal Liver Metastases on Survival. </w:t>
      </w:r>
      <w:r w:rsidRPr="000016BF">
        <w:rPr>
          <w:rFonts w:ascii="Calibri" w:hAnsi="Calibri" w:cs="Calibri"/>
          <w:noProof/>
          <w:sz w:val="20"/>
          <w:szCs w:val="20"/>
          <w:lang w:val="fr-CA"/>
        </w:rPr>
        <w:t>J Gastrointest Cancer 2020;</w:t>
      </w:r>
    </w:p>
    <w:p w14:paraId="602C498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fr-CA"/>
        </w:rPr>
        <w:t xml:space="preserve">34. </w:t>
      </w:r>
      <w:r w:rsidRPr="000016BF">
        <w:rPr>
          <w:rFonts w:ascii="Calibri" w:hAnsi="Calibri" w:cs="Calibri"/>
          <w:noProof/>
          <w:sz w:val="20"/>
          <w:szCs w:val="20"/>
          <w:lang w:val="fr-CA"/>
        </w:rPr>
        <w:tab/>
        <w:t xml:space="preserve">Yusuf S, Zucker D, Passamani E, et al. </w:t>
      </w:r>
      <w:r w:rsidRPr="00450D5F">
        <w:rPr>
          <w:rFonts w:ascii="Calibri" w:hAnsi="Calibri" w:cs="Calibri"/>
          <w:noProof/>
          <w:sz w:val="20"/>
          <w:szCs w:val="20"/>
        </w:rPr>
        <w:t xml:space="preserve">Effect of coronary artery bypass graft surgery on survival: overview of 10-year results from randomised trials by the Coronary Artery Bypass Graft Surgery Trialists Collaboration. Lancet 1994;344(8922):563–70. </w:t>
      </w:r>
    </w:p>
    <w:p w14:paraId="1E0DC2A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35. </w:t>
      </w:r>
      <w:r w:rsidRPr="00450D5F">
        <w:rPr>
          <w:rFonts w:ascii="Calibri" w:hAnsi="Calibri" w:cs="Calibri"/>
          <w:noProof/>
          <w:sz w:val="20"/>
          <w:szCs w:val="20"/>
        </w:rPr>
        <w:tab/>
        <w:t xml:space="preserve">Noorbakhsh A, Tang JA, Marcus LP, et al. Gross-total resection outcomes in an elderly population with glioblastoma: A SEER-based analysis. Clinical article. J Neurosurg 2014;120(1):31–9. </w:t>
      </w:r>
    </w:p>
    <w:p w14:paraId="10F0FE6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36. </w:t>
      </w:r>
      <w:r w:rsidRPr="00450D5F">
        <w:rPr>
          <w:rFonts w:ascii="Calibri" w:hAnsi="Calibri" w:cs="Calibri"/>
          <w:noProof/>
          <w:sz w:val="20"/>
          <w:szCs w:val="20"/>
        </w:rPr>
        <w:tab/>
        <w:t xml:space="preserve">Nakano R, Ohira M, Kobayashi T, et al. Hepatectomy versus stereotactic body radiotherapy for primary early hepatocellular carcinoma: A propensity-matched analysis in a single institution. Surg (United States) 2018;164(2):219–26. </w:t>
      </w:r>
    </w:p>
    <w:p w14:paraId="085D3DD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37. </w:t>
      </w:r>
      <w:r w:rsidRPr="00450D5F">
        <w:rPr>
          <w:rFonts w:ascii="Calibri" w:hAnsi="Calibri" w:cs="Calibri"/>
          <w:noProof/>
          <w:sz w:val="20"/>
          <w:szCs w:val="20"/>
        </w:rPr>
        <w:tab/>
        <w:t xml:space="preserve">Lee JN, Kwon SY, Choi GS, et al. Impact of surgical wait time on oncologic outcomes in upper urinary tract urothelial carcinoma. J Surg Oncol 2014;110(4):468–75. </w:t>
      </w:r>
    </w:p>
    <w:p w14:paraId="7C1A3B5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38. </w:t>
      </w:r>
      <w:r w:rsidRPr="00450D5F">
        <w:rPr>
          <w:rFonts w:ascii="Calibri" w:hAnsi="Calibri" w:cs="Calibri"/>
          <w:noProof/>
          <w:sz w:val="20"/>
          <w:szCs w:val="20"/>
        </w:rPr>
        <w:tab/>
        <w:t xml:space="preserve">Lim C, Bhangui P, Salloum C, et al. Impact of time to surgery in the outcome of patients with liver resection for BCLC 0-A stage hepatocellular carcinoma. J Hepatol 2018;68(1):100–8. </w:t>
      </w:r>
    </w:p>
    <w:p w14:paraId="156286F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39. </w:t>
      </w:r>
      <w:r w:rsidRPr="00450D5F">
        <w:rPr>
          <w:rFonts w:ascii="Calibri" w:hAnsi="Calibri" w:cs="Calibri"/>
          <w:noProof/>
          <w:sz w:val="20"/>
          <w:szCs w:val="20"/>
        </w:rPr>
        <w:tab/>
        <w:t xml:space="preserve">Moss AJ, Jackson Hall W, Cannom DS, et al. Improved survival with an implanted defibrillator in patients with coronary disease at high risk for ventricular arrhythmia. N Engl J Med 1996;335(26):1933–40. </w:t>
      </w:r>
    </w:p>
    <w:p w14:paraId="7FDF906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40. </w:t>
      </w:r>
      <w:r w:rsidRPr="00450D5F">
        <w:rPr>
          <w:rFonts w:ascii="Calibri" w:hAnsi="Calibri" w:cs="Calibri"/>
          <w:noProof/>
          <w:sz w:val="20"/>
          <w:szCs w:val="20"/>
        </w:rPr>
        <w:tab/>
        <w:t xml:space="preserve">Scott SWM, Batchelder AJ, Kirkbride D, Naylor AR, Thompson JP. Late Survival in Nonoperated Patients with Infrarenal Abdominal Aortic Aneurysm. Eur J Vasc Endovasc Surg 2016;52(4):444–9. </w:t>
      </w:r>
    </w:p>
    <w:p w14:paraId="3EB3E3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41. </w:t>
      </w:r>
      <w:r w:rsidRPr="00450D5F">
        <w:rPr>
          <w:rFonts w:ascii="Calibri" w:hAnsi="Calibri" w:cs="Calibri"/>
          <w:noProof/>
          <w:sz w:val="20"/>
          <w:szCs w:val="20"/>
        </w:rPr>
        <w:tab/>
        <w:t>Nyboe C, Karunanithi Z, Nielsen-Kudsk JE, Hjortdal VE. Long-term mortality in patients with atrial septal defect: a nationwide cohort-study. [cited 2020 May 19];Available from: https://academic.oup.com/eurheartj/article-abstract/39/12/993/4675086</w:t>
      </w:r>
    </w:p>
    <w:p w14:paraId="16206B2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42. </w:t>
      </w:r>
      <w:r w:rsidRPr="00450D5F">
        <w:rPr>
          <w:rFonts w:ascii="Calibri" w:hAnsi="Calibri" w:cs="Calibri"/>
          <w:noProof/>
          <w:sz w:val="20"/>
          <w:szCs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74BB9D8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43. </w:t>
      </w:r>
      <w:r w:rsidRPr="00450D5F">
        <w:rPr>
          <w:rFonts w:ascii="Calibri" w:hAnsi="Calibri" w:cs="Calibri"/>
          <w:noProof/>
          <w:sz w:val="20"/>
          <w:szCs w:val="20"/>
        </w:rPr>
        <w:tab/>
        <w:t xml:space="preserve">Brewster DC, Jones JE, Chung TK, et al. Long-term outcomes after endovascular abdominal aortic aneurysm repair: The First Decade. Ann. Surg. 2006;244(3):426–36. </w:t>
      </w:r>
    </w:p>
    <w:p w14:paraId="5C96D5C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44. </w:t>
      </w:r>
      <w:r w:rsidRPr="00450D5F">
        <w:rPr>
          <w:rFonts w:ascii="Calibri" w:hAnsi="Calibri" w:cs="Calibri"/>
          <w:noProof/>
          <w:sz w:val="20"/>
          <w:szCs w:val="20"/>
        </w:rPr>
        <w:tab/>
        <w:t xml:space="preserve">Brunner M, Olschewski M, Geibeli A, Bode C, Zehender M. Long-term survival after pacemaker implantation: Prognostic importance of gender and baseline patient characteristics. Eur Heart J 2004;25(1):88–95. </w:t>
      </w:r>
    </w:p>
    <w:p w14:paraId="2194F543" w14:textId="77777777" w:rsidR="00100057" w:rsidRPr="00CA1D4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Change w:id="119" w:author="G. Geleijnse" w:date="2020-05-22T08:32:00Z">
            <w:rPr>
              <w:rFonts w:ascii="Calibri" w:hAnsi="Calibri" w:cs="Calibri"/>
              <w:noProof/>
              <w:sz w:val="20"/>
              <w:szCs w:val="20"/>
            </w:rPr>
          </w:rPrChange>
        </w:rPr>
      </w:pPr>
      <w:r w:rsidRPr="00450D5F">
        <w:rPr>
          <w:rFonts w:ascii="Calibri" w:hAnsi="Calibri" w:cs="Calibri"/>
          <w:noProof/>
          <w:sz w:val="20"/>
          <w:szCs w:val="20"/>
        </w:rPr>
        <w:t xml:space="preserve">45. </w:t>
      </w:r>
      <w:r w:rsidRPr="00450D5F">
        <w:rPr>
          <w:rFonts w:ascii="Calibri" w:hAnsi="Calibri" w:cs="Calibri"/>
          <w:noProof/>
          <w:sz w:val="20"/>
          <w:szCs w:val="20"/>
        </w:rPr>
        <w:tab/>
        <w:t xml:space="preserve">Rose EA, Gelijns AC, Moskowitz AJ, et al. Long-term use of a left ventricular assist device for end-stage </w:t>
      </w:r>
      <w:r w:rsidRPr="00450D5F">
        <w:rPr>
          <w:rFonts w:ascii="Calibri" w:hAnsi="Calibri" w:cs="Calibri"/>
          <w:noProof/>
          <w:sz w:val="20"/>
          <w:szCs w:val="20"/>
        </w:rPr>
        <w:lastRenderedPageBreak/>
        <w:t xml:space="preserve">heart failure. </w:t>
      </w:r>
      <w:r w:rsidRPr="00CA1D47">
        <w:rPr>
          <w:rFonts w:ascii="Calibri" w:hAnsi="Calibri" w:cs="Calibri"/>
          <w:noProof/>
          <w:sz w:val="20"/>
          <w:szCs w:val="20"/>
          <w:lang w:val="nl-NL"/>
          <w:rPrChange w:id="120" w:author="G. Geleijnse" w:date="2020-05-22T08:32:00Z">
            <w:rPr>
              <w:rFonts w:ascii="Calibri" w:hAnsi="Calibri" w:cs="Calibri"/>
              <w:noProof/>
              <w:sz w:val="20"/>
              <w:szCs w:val="20"/>
            </w:rPr>
          </w:rPrChange>
        </w:rPr>
        <w:t xml:space="preserve">N Engl J Med 2001;345(20):1435–43. </w:t>
      </w:r>
    </w:p>
    <w:p w14:paraId="6A91D25F" w14:textId="77777777" w:rsidR="00100057" w:rsidRPr="00CA1D4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Change w:id="121" w:author="G. Geleijnse" w:date="2020-05-22T08:32:00Z">
            <w:rPr>
              <w:rFonts w:ascii="Calibri" w:hAnsi="Calibri" w:cs="Calibri"/>
              <w:noProof/>
              <w:sz w:val="20"/>
              <w:szCs w:val="20"/>
            </w:rPr>
          </w:rPrChange>
        </w:rPr>
      </w:pPr>
      <w:r w:rsidRPr="00CA1D47">
        <w:rPr>
          <w:rFonts w:ascii="Calibri" w:hAnsi="Calibri" w:cs="Calibri"/>
          <w:noProof/>
          <w:sz w:val="20"/>
          <w:szCs w:val="20"/>
          <w:lang w:val="nl-NL"/>
          <w:rPrChange w:id="122" w:author="G. Geleijnse" w:date="2020-05-22T08:32:00Z">
            <w:rPr>
              <w:rFonts w:ascii="Calibri" w:hAnsi="Calibri" w:cs="Calibri"/>
              <w:noProof/>
              <w:sz w:val="20"/>
              <w:szCs w:val="20"/>
            </w:rPr>
          </w:rPrChange>
        </w:rPr>
        <w:t xml:space="preserve">46. </w:t>
      </w:r>
      <w:r w:rsidRPr="00CA1D47">
        <w:rPr>
          <w:rFonts w:ascii="Calibri" w:hAnsi="Calibri" w:cs="Calibri"/>
          <w:noProof/>
          <w:sz w:val="20"/>
          <w:szCs w:val="20"/>
          <w:lang w:val="nl-NL"/>
          <w:rPrChange w:id="123" w:author="G. Geleijnse" w:date="2020-05-22T08:32:00Z">
            <w:rPr>
              <w:rFonts w:ascii="Calibri" w:hAnsi="Calibri" w:cs="Calibri"/>
              <w:noProof/>
              <w:sz w:val="20"/>
              <w:szCs w:val="20"/>
            </w:rPr>
          </w:rPrChange>
        </w:rPr>
        <w:tab/>
        <w:t xml:space="preserve">Mazzone E, Preisser F, Nazzani S, et al. </w:t>
      </w:r>
      <w:r w:rsidRPr="00450D5F">
        <w:rPr>
          <w:rFonts w:ascii="Calibri" w:hAnsi="Calibri" w:cs="Calibri"/>
          <w:noProof/>
          <w:sz w:val="20"/>
          <w:szCs w:val="20"/>
        </w:rPr>
        <w:t xml:space="preserve">More Extensive Lymph Node Dissection Improves Survival Benefit of Radical Cystectomy in Metastatic Urothelial Carcinoma of the Bladder. </w:t>
      </w:r>
      <w:r w:rsidRPr="00CA1D47">
        <w:rPr>
          <w:rFonts w:ascii="Calibri" w:hAnsi="Calibri" w:cs="Calibri"/>
          <w:noProof/>
          <w:sz w:val="20"/>
          <w:szCs w:val="20"/>
          <w:lang w:val="nl-NL"/>
          <w:rPrChange w:id="124" w:author="G. Geleijnse" w:date="2020-05-22T08:32:00Z">
            <w:rPr>
              <w:rFonts w:ascii="Calibri" w:hAnsi="Calibri" w:cs="Calibri"/>
              <w:noProof/>
              <w:sz w:val="20"/>
              <w:szCs w:val="20"/>
            </w:rPr>
          </w:rPrChange>
        </w:rPr>
        <w:t xml:space="preserve">Clin Genitourin Cancer 2019;17(2):105-113.e2. </w:t>
      </w:r>
    </w:p>
    <w:p w14:paraId="774067D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CA1D47">
        <w:rPr>
          <w:rFonts w:ascii="Calibri" w:hAnsi="Calibri" w:cs="Calibri"/>
          <w:noProof/>
          <w:sz w:val="20"/>
          <w:szCs w:val="20"/>
          <w:lang w:val="nl-NL"/>
          <w:rPrChange w:id="125" w:author="G. Geleijnse" w:date="2020-05-22T08:32:00Z">
            <w:rPr>
              <w:rFonts w:ascii="Calibri" w:hAnsi="Calibri" w:cs="Calibri"/>
              <w:noProof/>
              <w:sz w:val="20"/>
              <w:szCs w:val="20"/>
            </w:rPr>
          </w:rPrChange>
        </w:rPr>
        <w:t xml:space="preserve">47. </w:t>
      </w:r>
      <w:r w:rsidRPr="00CA1D47">
        <w:rPr>
          <w:rFonts w:ascii="Calibri" w:hAnsi="Calibri" w:cs="Calibri"/>
          <w:noProof/>
          <w:sz w:val="20"/>
          <w:szCs w:val="20"/>
          <w:lang w:val="nl-NL"/>
          <w:rPrChange w:id="126" w:author="G. Geleijnse" w:date="2020-05-22T08:32:00Z">
            <w:rPr>
              <w:rFonts w:ascii="Calibri" w:hAnsi="Calibri" w:cs="Calibri"/>
              <w:noProof/>
              <w:sz w:val="20"/>
              <w:szCs w:val="20"/>
            </w:rPr>
          </w:rPrChange>
        </w:rPr>
        <w:tab/>
        <w:t xml:space="preserve">Kann BH, Verma V, Stahl JM, et al. </w:t>
      </w:r>
      <w:r w:rsidRPr="00450D5F">
        <w:rPr>
          <w:rFonts w:ascii="Calibri" w:hAnsi="Calibri" w:cs="Calibri"/>
          <w:noProof/>
          <w:sz w:val="20"/>
          <w:szCs w:val="20"/>
        </w:rPr>
        <w:t xml:space="preserve">Multi-institutional analysis of stereotactic body radiation therapy for operable early-stage non-small cell lung carcinoma. Radiother Oncol 2019;134:44–9. </w:t>
      </w:r>
    </w:p>
    <w:p w14:paraId="7CDCA16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48. </w:t>
      </w:r>
      <w:r w:rsidRPr="00450D5F">
        <w:rPr>
          <w:rFonts w:ascii="Calibri" w:hAnsi="Calibri" w:cs="Calibri"/>
          <w:noProof/>
          <w:sz w:val="20"/>
          <w:szCs w:val="20"/>
        </w:rPr>
        <w:tab/>
        <w:t xml:space="preserve">Huang CE, Yang YH, Chen WC, et al. Nephroureterectomy increase 5 year survival in patients on dialysis with upper urinary tract urothelial carcinoma. Oncotarget 2017;8(45):79876–83. </w:t>
      </w:r>
    </w:p>
    <w:p w14:paraId="372A02C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49. </w:t>
      </w:r>
      <w:r w:rsidRPr="00450D5F">
        <w:rPr>
          <w:rFonts w:ascii="Calibri" w:hAnsi="Calibri" w:cs="Calibri"/>
          <w:noProof/>
          <w:sz w:val="20"/>
          <w:szCs w:val="20"/>
        </w:rPr>
        <w:tab/>
        <w:t xml:space="preserve">Shalowitz DI, Epstein AJ, Ko EM, Giuntoli RL. Non-surgical management of ovarian cancer: Prevalence and implications. Gynecol Oncol 2016;142(1):30–7. </w:t>
      </w:r>
    </w:p>
    <w:p w14:paraId="61B8817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50. </w:t>
      </w:r>
      <w:r w:rsidRPr="00450D5F">
        <w:rPr>
          <w:rFonts w:ascii="Calibri" w:hAnsi="Calibri" w:cs="Calibri"/>
          <w:noProof/>
          <w:sz w:val="20"/>
          <w:szCs w:val="20"/>
        </w:rPr>
        <w:tab/>
        <w:t xml:space="preserve">Pedregal-Mallo D, Sánchez Canteli M, López F, Álvarez-Marcos C, Llorente JL, Rodrigo JP. Oncological and functional outcomes of transoral laser surgery for laryngeal carcinoma. Eur Arch Oto-Rhino-Laryngology 2018;275(8):2071–7. </w:t>
      </w:r>
    </w:p>
    <w:p w14:paraId="7E4B02B9"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da-DK"/>
        </w:rPr>
      </w:pPr>
      <w:r w:rsidRPr="00450D5F">
        <w:rPr>
          <w:rFonts w:ascii="Calibri" w:hAnsi="Calibri" w:cs="Calibri"/>
          <w:noProof/>
          <w:sz w:val="20"/>
          <w:szCs w:val="20"/>
        </w:rPr>
        <w:t xml:space="preserve">51. </w:t>
      </w:r>
      <w:r w:rsidRPr="00450D5F">
        <w:rPr>
          <w:rFonts w:ascii="Calibri" w:hAnsi="Calibri" w:cs="Calibri"/>
          <w:noProof/>
          <w:sz w:val="20"/>
          <w:szCs w:val="20"/>
        </w:rPr>
        <w:tab/>
        <w:t xml:space="preserve">Kim WR, Lake JR, Smith JM, et al. OPTN/SRTR 2016 Annual Data Report: Liver. </w:t>
      </w:r>
      <w:r w:rsidRPr="000016BF">
        <w:rPr>
          <w:rFonts w:ascii="Calibri" w:hAnsi="Calibri" w:cs="Calibri"/>
          <w:noProof/>
          <w:sz w:val="20"/>
          <w:szCs w:val="20"/>
          <w:lang w:val="da-DK"/>
        </w:rPr>
        <w:t xml:space="preserve">Am J Transplant 2018;18:172–253. </w:t>
      </w:r>
    </w:p>
    <w:p w14:paraId="1EB46D4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da-DK"/>
        </w:rPr>
        <w:t xml:space="preserve">52. </w:t>
      </w:r>
      <w:r w:rsidRPr="000016BF">
        <w:rPr>
          <w:rFonts w:ascii="Calibri" w:hAnsi="Calibri" w:cs="Calibri"/>
          <w:noProof/>
          <w:sz w:val="20"/>
          <w:szCs w:val="20"/>
          <w:lang w:val="da-DK"/>
        </w:rPr>
        <w:tab/>
        <w:t xml:space="preserve">Muluk SC, Muluk VS, Kelley ME, et al. </w:t>
      </w:r>
      <w:r w:rsidRPr="00450D5F">
        <w:rPr>
          <w:rFonts w:ascii="Calibri" w:hAnsi="Calibri" w:cs="Calibri"/>
          <w:noProof/>
          <w:sz w:val="20"/>
          <w:szCs w:val="20"/>
        </w:rPr>
        <w:t xml:space="preserve">Outcome events in patients with claudication: A 15-year study in 2777 patients. J Vasc Surg 2001;33(2):251–8. </w:t>
      </w:r>
    </w:p>
    <w:p w14:paraId="0AD09F8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53. </w:t>
      </w:r>
      <w:r w:rsidRPr="00450D5F">
        <w:rPr>
          <w:rFonts w:ascii="Calibri" w:hAnsi="Calibri" w:cs="Calibri"/>
          <w:noProof/>
          <w:sz w:val="20"/>
          <w:szCs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0083A42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54. </w:t>
      </w:r>
      <w:r w:rsidRPr="00450D5F">
        <w:rPr>
          <w:rFonts w:ascii="Calibri" w:hAnsi="Calibri" w:cs="Calibri"/>
          <w:noProof/>
          <w:sz w:val="20"/>
          <w:szCs w:val="20"/>
        </w:rPr>
        <w:tab/>
        <w:t xml:space="preserve">Holtzman A, Morris CG, Amdur RJ, Dziegielewski PT, Boyce B, Mendenhall WM. Outcomes after primary or adjuvant radiotherapy for salivary gland carcinoma. Acta Oncol (Madr) 2017;56(3):484–9. </w:t>
      </w:r>
    </w:p>
    <w:p w14:paraId="553D3DE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55. </w:t>
      </w:r>
      <w:r w:rsidRPr="00450D5F">
        <w:rPr>
          <w:rFonts w:ascii="Calibri" w:hAnsi="Calibri" w:cs="Calibri"/>
          <w:noProof/>
          <w:sz w:val="20"/>
          <w:szCs w:val="20"/>
        </w:rPr>
        <w:tab/>
        <w:t xml:space="preserve">Murphy MM, Simons JP, Hill JS, et al. Pancreatic resection: A key component to reducing racial disparities in pancreatic adenocarcinoma. Cancer 2009;115(17):3979–90. </w:t>
      </w:r>
    </w:p>
    <w:p w14:paraId="297D1A5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56. </w:t>
      </w:r>
      <w:r w:rsidRPr="00450D5F">
        <w:rPr>
          <w:rFonts w:ascii="Calibri" w:hAnsi="Calibri" w:cs="Calibri"/>
          <w:noProof/>
          <w:sz w:val="20"/>
          <w:szCs w:val="20"/>
        </w:rPr>
        <w:tab/>
        <w:t xml:space="preserve">Mikkola R, Kelahaara J, Heikkinen J, Lahtinen J, Biancari F. Poor late survival after surgical treatment of pleural empyema. World J Surg 2010;34(2):266–71. </w:t>
      </w:r>
    </w:p>
    <w:p w14:paraId="3F695DB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57. </w:t>
      </w:r>
      <w:r w:rsidRPr="00450D5F">
        <w:rPr>
          <w:rFonts w:ascii="Calibri" w:hAnsi="Calibri" w:cs="Calibri"/>
          <w:noProof/>
          <w:sz w:val="20"/>
          <w:szCs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483D1FF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58. </w:t>
      </w:r>
      <w:r w:rsidRPr="00450D5F">
        <w:rPr>
          <w:rFonts w:ascii="Calibri" w:hAnsi="Calibri" w:cs="Calibri"/>
          <w:noProof/>
          <w:sz w:val="20"/>
          <w:szCs w:val="20"/>
        </w:rPr>
        <w:tab/>
        <w:t xml:space="preserve">Piehler JM, Crichlow RW. Primary Carcinoma of the Gallbladder. Arch Surg 1977;112(1):26–30. </w:t>
      </w:r>
    </w:p>
    <w:p w14:paraId="6BFFB1C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59. </w:t>
      </w:r>
      <w:r w:rsidRPr="00450D5F">
        <w:rPr>
          <w:rFonts w:ascii="Calibri" w:hAnsi="Calibri" w:cs="Calibri"/>
          <w:noProof/>
          <w:sz w:val="20"/>
          <w:szCs w:val="20"/>
        </w:rPr>
        <w:tab/>
        <w:t xml:space="preserve">Warner L, Chudasama J, Kelly CG, et al. Radiotherapy versus open surgery versus endolaryngeal surgery (with or without laser) for early laryngeal squamous cell cancer. Cochrane Database Syst. Rev. 2014;2014(12). </w:t>
      </w:r>
    </w:p>
    <w:p w14:paraId="4B52F1F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60. </w:t>
      </w:r>
      <w:r w:rsidRPr="00450D5F">
        <w:rPr>
          <w:rFonts w:ascii="Calibri" w:hAnsi="Calibri" w:cs="Calibri"/>
          <w:noProof/>
          <w:sz w:val="20"/>
          <w:szCs w:val="20"/>
        </w:rPr>
        <w:tab/>
        <w:t xml:space="preserve">Warlow C, Farrell B, Fraser A, Sandercock P, Slattery J. Randomised trial of endarterectomy for recently symptomatic carotid stenosis: Final results of the MRC European Carotid Surgery Trial (ECST). Lancet 1998;351(9113):1379–87. </w:t>
      </w:r>
    </w:p>
    <w:p w14:paraId="481A254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61. </w:t>
      </w:r>
      <w:r w:rsidRPr="00450D5F">
        <w:rPr>
          <w:rFonts w:ascii="Calibri" w:hAnsi="Calibri" w:cs="Calibri"/>
          <w:noProof/>
          <w:sz w:val="20"/>
          <w:szCs w:val="20"/>
        </w:rPr>
        <w:tab/>
        <w:t xml:space="preserve">Soran A, Ozmen V, Ozbas S, et al. Randomized Trial Comparing Resection of Primary Tumor with No Surgery in Stage IV Breast Cancer at Presentation: Protocol MF07-01. Ann Surg Oncol 2018;25(11):3141–9. </w:t>
      </w:r>
    </w:p>
    <w:p w14:paraId="2E15726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62. </w:t>
      </w:r>
      <w:r w:rsidRPr="00450D5F">
        <w:rPr>
          <w:rFonts w:ascii="Calibri" w:hAnsi="Calibri" w:cs="Calibri"/>
          <w:noProof/>
          <w:sz w:val="20"/>
          <w:szCs w:val="20"/>
        </w:rPr>
        <w:tab/>
        <w:t xml:space="preserve">Ginsberg RJ, Rubinstein L V. Randomized trial of lobectomy versus limited resection for T1 N0 non-small cell lung cancer. Ann Thorac Surg 1995;60(3):615–23. </w:t>
      </w:r>
    </w:p>
    <w:p w14:paraId="07D3CB0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63. </w:t>
      </w:r>
      <w:r w:rsidRPr="00450D5F">
        <w:rPr>
          <w:rFonts w:ascii="Calibri" w:hAnsi="Calibri" w:cs="Calibri"/>
          <w:noProof/>
          <w:sz w:val="20"/>
          <w:szCs w:val="20"/>
        </w:rPr>
        <w:tab/>
        <w:t xml:space="preserve">Redden MD, Chin TY, van Driel ML. Surgical versus non-surgical management for pleural empyema. Cochrane Database Syst. Rev. 2017;2017(3). </w:t>
      </w:r>
    </w:p>
    <w:p w14:paraId="632119BE" w14:textId="77777777" w:rsidR="00100057" w:rsidRPr="00CA1D4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Change w:id="127" w:author="G. Geleijnse" w:date="2020-05-22T08:32:00Z">
            <w:rPr>
              <w:rFonts w:ascii="Calibri" w:hAnsi="Calibri" w:cs="Calibri"/>
              <w:noProof/>
              <w:sz w:val="20"/>
              <w:szCs w:val="20"/>
            </w:rPr>
          </w:rPrChange>
        </w:rPr>
      </w:pPr>
      <w:r w:rsidRPr="00450D5F">
        <w:rPr>
          <w:rFonts w:ascii="Calibri" w:hAnsi="Calibri" w:cs="Calibri"/>
          <w:noProof/>
          <w:sz w:val="20"/>
          <w:szCs w:val="20"/>
        </w:rPr>
        <w:t xml:space="preserve">64. </w:t>
      </w:r>
      <w:r w:rsidRPr="00450D5F">
        <w:rPr>
          <w:rFonts w:ascii="Calibri" w:hAnsi="Calibri" w:cs="Calibri"/>
          <w:noProof/>
          <w:sz w:val="20"/>
          <w:szCs w:val="20"/>
        </w:rPr>
        <w:tab/>
        <w:t xml:space="preserve">Konstantinides S, Geibel A, Olschewski M, et al. A comparison of surgical and medical therapy for atrial septal defect in adults. </w:t>
      </w:r>
      <w:r w:rsidRPr="00CA1D47">
        <w:rPr>
          <w:rFonts w:ascii="Calibri" w:hAnsi="Calibri" w:cs="Calibri"/>
          <w:noProof/>
          <w:sz w:val="20"/>
          <w:szCs w:val="20"/>
          <w:lang w:val="nl-NL"/>
          <w:rPrChange w:id="128" w:author="G. Geleijnse" w:date="2020-05-22T08:32:00Z">
            <w:rPr>
              <w:rFonts w:ascii="Calibri" w:hAnsi="Calibri" w:cs="Calibri"/>
              <w:noProof/>
              <w:sz w:val="20"/>
              <w:szCs w:val="20"/>
            </w:rPr>
          </w:rPrChange>
        </w:rPr>
        <w:t xml:space="preserve">N Engl J Med 1995;333(8):469–73. </w:t>
      </w:r>
    </w:p>
    <w:p w14:paraId="07E5896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CA1D47">
        <w:rPr>
          <w:rFonts w:ascii="Calibri" w:hAnsi="Calibri" w:cs="Calibri"/>
          <w:noProof/>
          <w:sz w:val="20"/>
          <w:szCs w:val="20"/>
          <w:lang w:val="nl-NL"/>
          <w:rPrChange w:id="129" w:author="G. Geleijnse" w:date="2020-05-22T08:32:00Z">
            <w:rPr>
              <w:rFonts w:ascii="Calibri" w:hAnsi="Calibri" w:cs="Calibri"/>
              <w:noProof/>
              <w:sz w:val="20"/>
              <w:szCs w:val="20"/>
            </w:rPr>
          </w:rPrChange>
        </w:rPr>
        <w:t xml:space="preserve">65. </w:t>
      </w:r>
      <w:r w:rsidRPr="00CA1D47">
        <w:rPr>
          <w:rFonts w:ascii="Calibri" w:hAnsi="Calibri" w:cs="Calibri"/>
          <w:noProof/>
          <w:sz w:val="20"/>
          <w:szCs w:val="20"/>
          <w:lang w:val="nl-NL"/>
          <w:rPrChange w:id="130" w:author="G. Geleijnse" w:date="2020-05-22T08:32:00Z">
            <w:rPr>
              <w:rFonts w:ascii="Calibri" w:hAnsi="Calibri" w:cs="Calibri"/>
              <w:noProof/>
              <w:sz w:val="20"/>
              <w:szCs w:val="20"/>
            </w:rPr>
          </w:rPrChange>
        </w:rPr>
        <w:tab/>
        <w:t xml:space="preserve">Sørensen VR, Heaf J, Wehberg S, Sørensen SS. </w:t>
      </w:r>
      <w:r w:rsidRPr="00450D5F">
        <w:rPr>
          <w:rFonts w:ascii="Calibri" w:hAnsi="Calibri" w:cs="Calibri"/>
          <w:noProof/>
          <w:sz w:val="20"/>
          <w:szCs w:val="20"/>
        </w:rPr>
        <w:t xml:space="preserve">Survival Benefit in Renal Transplantation Despite High Comorbidity. Transplantation 2016;100(10):2160–7. </w:t>
      </w:r>
    </w:p>
    <w:p w14:paraId="0BD6210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66. </w:t>
      </w:r>
      <w:r w:rsidRPr="00450D5F">
        <w:rPr>
          <w:rFonts w:ascii="Calibri" w:hAnsi="Calibri" w:cs="Calibri"/>
          <w:noProof/>
          <w:sz w:val="20"/>
          <w:szCs w:val="20"/>
        </w:rPr>
        <w:tab/>
        <w:t xml:space="preserve">Shalowitz DI, Epstein AJ, Buckingham L, Ko EM, Giuntoli RL. Survival implications of time to surgical treatment of endometrial cancers. Am J Obstet Gynecol 2017;216(3):268.e1-268.e18. </w:t>
      </w:r>
    </w:p>
    <w:p w14:paraId="30BD916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67. </w:t>
      </w:r>
      <w:r w:rsidRPr="00450D5F">
        <w:rPr>
          <w:rFonts w:ascii="Calibri" w:hAnsi="Calibri" w:cs="Calibri"/>
          <w:noProof/>
          <w:sz w:val="20"/>
          <w:szCs w:val="20"/>
        </w:rPr>
        <w:tab/>
        <w:t xml:space="preserve">van Harten M, de Ridder M, Hamming-Vrieze O, Smeele L, Balm A, van den Brekel M. The association of treatment delay and prognosis in head and neck squamous cell carcinoma (HNSCC) patients in a Dutch comprehensive cancer center. Oral Oncol [Internet] 2014 [cited 2020 May 19];50(4):282–90. Available </w:t>
      </w:r>
      <w:r w:rsidRPr="00450D5F">
        <w:rPr>
          <w:rFonts w:ascii="Calibri" w:hAnsi="Calibri" w:cs="Calibri"/>
          <w:noProof/>
          <w:sz w:val="20"/>
          <w:szCs w:val="20"/>
        </w:rPr>
        <w:lastRenderedPageBreak/>
        <w:t>from: https://www.ncbi.nlm.nih.gov/pubmed/24405882</w:t>
      </w:r>
    </w:p>
    <w:p w14:paraId="738045C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CA1D47">
        <w:rPr>
          <w:rFonts w:ascii="Calibri" w:hAnsi="Calibri" w:cs="Calibri"/>
          <w:noProof/>
          <w:sz w:val="20"/>
          <w:szCs w:val="20"/>
          <w:lang w:val="nl-NL"/>
          <w:rPrChange w:id="131" w:author="G. Geleijnse" w:date="2020-05-22T08:32:00Z">
            <w:rPr>
              <w:rFonts w:ascii="Calibri" w:hAnsi="Calibri" w:cs="Calibri"/>
              <w:noProof/>
              <w:sz w:val="20"/>
              <w:szCs w:val="20"/>
              <w:lang w:val="en-US"/>
            </w:rPr>
          </w:rPrChange>
        </w:rPr>
        <w:t xml:space="preserve">68. </w:t>
      </w:r>
      <w:r w:rsidRPr="00CA1D47">
        <w:rPr>
          <w:rFonts w:ascii="Calibri" w:hAnsi="Calibri" w:cs="Calibri"/>
          <w:noProof/>
          <w:sz w:val="20"/>
          <w:szCs w:val="20"/>
          <w:lang w:val="nl-NL"/>
          <w:rPrChange w:id="132" w:author="G. Geleijnse" w:date="2020-05-22T08:32:00Z">
            <w:rPr>
              <w:rFonts w:ascii="Calibri" w:hAnsi="Calibri" w:cs="Calibri"/>
              <w:noProof/>
              <w:sz w:val="20"/>
              <w:szCs w:val="20"/>
              <w:lang w:val="en-US"/>
            </w:rPr>
          </w:rPrChange>
        </w:rPr>
        <w:tab/>
        <w:t xml:space="preserve">Stewart JM, Tone AA, Jiang H, et al. </w:t>
      </w:r>
      <w:r w:rsidRPr="00450D5F">
        <w:rPr>
          <w:rFonts w:ascii="Calibri" w:hAnsi="Calibri" w:cs="Calibri"/>
          <w:noProof/>
          <w:sz w:val="20"/>
          <w:szCs w:val="20"/>
        </w:rPr>
        <w:t xml:space="preserve">The optimal time for surgery in women with serous ovarian cancer. Can J Surg 2016;59(4):223–32. </w:t>
      </w:r>
    </w:p>
    <w:p w14:paraId="1B00EA7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69. </w:t>
      </w:r>
      <w:r w:rsidRPr="00450D5F">
        <w:rPr>
          <w:rFonts w:ascii="Calibri" w:hAnsi="Calibri" w:cs="Calibri"/>
          <w:noProof/>
          <w:sz w:val="20"/>
          <w:szCs w:val="20"/>
        </w:rPr>
        <w:tab/>
        <w:t xml:space="preserve">Davies L, Welch G. Thyroid cancer survival in the United States: Observational data from 1973 to 2005. Arch Otolaryngol - Head Neck Surg 2010;136(5):440–4. </w:t>
      </w:r>
    </w:p>
    <w:p w14:paraId="0D2E7EC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70. </w:t>
      </w:r>
      <w:r w:rsidRPr="00450D5F">
        <w:rPr>
          <w:rFonts w:ascii="Calibri" w:hAnsi="Calibri" w:cs="Calibri"/>
          <w:noProof/>
          <w:sz w:val="20"/>
          <w:szCs w:val="20"/>
        </w:rPr>
        <w:tab/>
        <w:t xml:space="preserve">Bleicher RJ, Ruth K, Sigurdson ER, et al. Time to surgery and breast cancer survival in the United States. JAMA Oncol 2016;2(3):330–9. </w:t>
      </w:r>
    </w:p>
    <w:p w14:paraId="4BC1E1E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71. </w:t>
      </w:r>
      <w:r w:rsidRPr="00450D5F">
        <w:rPr>
          <w:rFonts w:ascii="Calibri" w:hAnsi="Calibri" w:cs="Calibri"/>
          <w:noProof/>
          <w:sz w:val="20"/>
          <w:szCs w:val="20"/>
        </w:rPr>
        <w:tab/>
        <w:t xml:space="preserve">Morse E, Fujiwara RJT, Judson B, Mehra S. Treatment Times in Salivary Gland Cancer: National Patterns and Association with Survival. Otolaryngol - Head Neck Surg (United States) 2018;159(2):283–92. </w:t>
      </w:r>
    </w:p>
    <w:p w14:paraId="6803ECF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72. </w:t>
      </w:r>
      <w:r w:rsidRPr="00450D5F">
        <w:rPr>
          <w:rFonts w:ascii="Calibri" w:hAnsi="Calibri" w:cs="Calibri"/>
          <w:noProof/>
          <w:sz w:val="20"/>
          <w:szCs w:val="20"/>
        </w:rPr>
        <w:tab/>
        <w:t>USRDS [Internet]. [cited 2020 May 19];Available from: https://www.usrds.org/2015/view/</w:t>
      </w:r>
    </w:p>
    <w:p w14:paraId="79A7040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73. </w:t>
      </w:r>
      <w:r w:rsidRPr="00450D5F">
        <w:rPr>
          <w:rFonts w:ascii="Calibri" w:hAnsi="Calibri" w:cs="Calibri"/>
          <w:noProof/>
          <w:sz w:val="20"/>
          <w:szCs w:val="20"/>
        </w:rPr>
        <w:tab/>
        <w:t xml:space="preserve">Kirkegård J, Mortensen FV, Hansen CP, Mortensen MB, Sall M, Fristrup C. Waiting time to surgery and pancreatic cancer survival: A nationwide population-based cohort study. Eur J Surg Oncol 2019;45(10):1901–5. </w:t>
      </w:r>
    </w:p>
    <w:p w14:paraId="1752EFF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74. </w:t>
      </w:r>
      <w:r w:rsidRPr="00450D5F">
        <w:rPr>
          <w:rFonts w:ascii="Calibri" w:hAnsi="Calibri" w:cs="Calibri"/>
          <w:noProof/>
          <w:sz w:val="20"/>
          <w:szCs w:val="20"/>
        </w:rPr>
        <w:tab/>
        <w:t xml:space="preserve">Chung JH, Lee SH, Kim KT, Jung JS, Son HS, Sun K. Optimal Timing of Thoracoscopic Drainage and Decortication for Empyema. Ann Thorac Surg 2014;97(1):224–9. </w:t>
      </w:r>
    </w:p>
    <w:p w14:paraId="63CBB1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75. </w:t>
      </w:r>
      <w:r w:rsidRPr="00450D5F">
        <w:rPr>
          <w:rFonts w:ascii="Calibri" w:hAnsi="Calibri" w:cs="Calibri"/>
          <w:noProof/>
          <w:sz w:val="20"/>
          <w:szCs w:val="20"/>
        </w:rPr>
        <w:tab/>
        <w:t xml:space="preserve">Fein DA, Mendenhall WM, Parsons JT, et al. Carcinoma of the oral tongue: A comparison of results and complications of treatment with radiotherapy and/or surgery. Head Neck 1994;16(4):358–65. </w:t>
      </w:r>
    </w:p>
    <w:p w14:paraId="185A5B7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76. </w:t>
      </w:r>
      <w:r w:rsidRPr="00450D5F">
        <w:rPr>
          <w:rFonts w:ascii="Calibri" w:hAnsi="Calibri" w:cs="Calibri"/>
          <w:noProof/>
          <w:sz w:val="20"/>
          <w:szCs w:val="20"/>
        </w:rPr>
        <w:tab/>
        <w:t>Organ Procurement and Transplantation Network [Internet]. [cited 2020 May 19];Available from: https://optn.transplant.hrsa.gov/data/view-data-reports/national-data/</w:t>
      </w:r>
    </w:p>
    <w:p w14:paraId="5D734E2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da-DK"/>
        </w:rPr>
        <w:t xml:space="preserve">77. </w:t>
      </w:r>
      <w:r w:rsidRPr="000016BF">
        <w:rPr>
          <w:rFonts w:ascii="Calibri" w:hAnsi="Calibri" w:cs="Calibri"/>
          <w:noProof/>
          <w:sz w:val="20"/>
          <w:szCs w:val="20"/>
          <w:lang w:val="da-DK"/>
        </w:rPr>
        <w:tab/>
        <w:t xml:space="preserve">Jakola AS, Myrmel KS, Kloster R, et al. </w:t>
      </w:r>
      <w:r w:rsidRPr="00450D5F">
        <w:rPr>
          <w:rFonts w:ascii="Calibri" w:hAnsi="Calibri" w:cs="Calibri"/>
          <w:noProof/>
          <w:sz w:val="20"/>
          <w:szCs w:val="20"/>
        </w:rPr>
        <w:t xml:space="preserve">Comparison of a strategy favoring early surgical resection vs a strategy favoring watchful waiting in low-grade gliomas. JAMA - J Am Med Assoc 2012;308(18):1881–8. </w:t>
      </w:r>
    </w:p>
    <w:p w14:paraId="2B890B6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78. </w:t>
      </w:r>
      <w:r w:rsidRPr="00450D5F">
        <w:rPr>
          <w:rFonts w:ascii="Calibri" w:hAnsi="Calibri" w:cs="Calibri"/>
          <w:noProof/>
          <w:sz w:val="20"/>
          <w:szCs w:val="20"/>
        </w:rPr>
        <w:tab/>
        <w:t xml:space="preserve">Haruna A, Muro S, Nakano Y, et al. CT scan findings of emphysema predict mortality in COPD. Chest 2010;138(3):635–40. </w:t>
      </w:r>
    </w:p>
    <w:p w14:paraId="43881A5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79. </w:t>
      </w:r>
      <w:r w:rsidRPr="00450D5F">
        <w:rPr>
          <w:rFonts w:ascii="Calibri" w:hAnsi="Calibri" w:cs="Calibri"/>
          <w:noProof/>
          <w:sz w:val="20"/>
          <w:szCs w:val="20"/>
        </w:rPr>
        <w:tab/>
        <w:t xml:space="preserve">Ruys AT, Heuts SG, Rauws EA, Busch ORC, Gouma DJ, Van Gulik TM. Delay in surgical treatment of patients with hilar cholangiocarcinoma: Does time impact outcomes? HPB 2014;16(5):469–74. </w:t>
      </w:r>
    </w:p>
    <w:p w14:paraId="5767F30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80. </w:t>
      </w:r>
      <w:r w:rsidRPr="00450D5F">
        <w:rPr>
          <w:rFonts w:ascii="Calibri" w:hAnsi="Calibri" w:cs="Calibri"/>
          <w:noProof/>
          <w:sz w:val="20"/>
          <w:szCs w:val="20"/>
        </w:rPr>
        <w:tab/>
        <w:t xml:space="preserve">Shin DW, Cho J, Kim SY, et al. Delay to curative surgery greater than 12 weeks is associated with increased mortality in patients with colorectal and breast cancer but not lung or thyroid cancer. Ann Surg Oncol 2013;20(8):2468–76. </w:t>
      </w:r>
    </w:p>
    <w:p w14:paraId="49E2D81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81. </w:t>
      </w:r>
      <w:r w:rsidRPr="00450D5F">
        <w:rPr>
          <w:rFonts w:ascii="Calibri" w:hAnsi="Calibri" w:cs="Calibri"/>
          <w:noProof/>
          <w:sz w:val="20"/>
          <w:szCs w:val="20"/>
        </w:rPr>
        <w:tab/>
        <w:t>Jonsen AR. 3. Bentham in a Box: Technology Assessment and Health Care Allocation. Law, Med Heal Care [Internet] 1986 [cited 2020 May 19];14(3–4):172–4. Available from: http://journals.sagepub.com/doi/10.1111/j.1748-720X.1986.tb00974.x</w:t>
      </w:r>
    </w:p>
    <w:p w14:paraId="1E89AD7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CA1D47">
        <w:rPr>
          <w:rFonts w:ascii="Calibri" w:hAnsi="Calibri" w:cs="Calibri"/>
          <w:noProof/>
          <w:sz w:val="20"/>
          <w:szCs w:val="20"/>
          <w:lang w:val="nl-NL"/>
          <w:rPrChange w:id="133" w:author="G. Geleijnse" w:date="2020-05-22T08:32:00Z">
            <w:rPr>
              <w:rFonts w:ascii="Calibri" w:hAnsi="Calibri" w:cs="Calibri"/>
              <w:noProof/>
              <w:sz w:val="20"/>
              <w:szCs w:val="20"/>
              <w:lang w:val="en-US"/>
            </w:rPr>
          </w:rPrChange>
        </w:rPr>
        <w:t xml:space="preserve">82. </w:t>
      </w:r>
      <w:r w:rsidRPr="00CA1D47">
        <w:rPr>
          <w:rFonts w:ascii="Calibri" w:hAnsi="Calibri" w:cs="Calibri"/>
          <w:noProof/>
          <w:sz w:val="20"/>
          <w:szCs w:val="20"/>
          <w:lang w:val="nl-NL"/>
          <w:rPrChange w:id="134" w:author="G. Geleijnse" w:date="2020-05-22T08:32:00Z">
            <w:rPr>
              <w:rFonts w:ascii="Calibri" w:hAnsi="Calibri" w:cs="Calibri"/>
              <w:noProof/>
              <w:sz w:val="20"/>
              <w:szCs w:val="20"/>
              <w:lang w:val="en-US"/>
            </w:rPr>
          </w:rPrChange>
        </w:rPr>
        <w:tab/>
        <w:t xml:space="preserve">Ae LXC, Reichman ME, Ae BAM, et al. </w:t>
      </w:r>
      <w:r w:rsidRPr="00450D5F">
        <w:rPr>
          <w:rFonts w:ascii="Calibri" w:hAnsi="Calibri" w:cs="Calibri"/>
          <w:noProof/>
          <w:sz w:val="20"/>
          <w:szCs w:val="20"/>
        </w:rPr>
        <w:t xml:space="preserve">Impact of socioeconomic status on cancer incidence and stage at diagnosis: selected findings from the surveillance, epidemiology, and end results: National Longitudinal Mortality Study. Cancer Causes Control 2009;20:417–35. </w:t>
      </w:r>
    </w:p>
    <w:p w14:paraId="22CFD13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83. </w:t>
      </w:r>
      <w:r w:rsidRPr="00450D5F">
        <w:rPr>
          <w:rFonts w:ascii="Calibri" w:hAnsi="Calibri" w:cs="Calibri"/>
          <w:noProof/>
          <w:sz w:val="20"/>
          <w:szCs w:val="20"/>
        </w:rPr>
        <w:tab/>
        <w:t xml:space="preserve">Pettitt D, Raza S, Naughton B, et al. The Limitations of QALY: A Literature Review. J Stem Cell Res Ther 2016;6(4). </w:t>
      </w:r>
    </w:p>
    <w:p w14:paraId="74BDBD2B" w14:textId="4A6731D1" w:rsidR="0065107A" w:rsidRDefault="0065107A" w:rsidP="39A4890C">
      <w:pPr>
        <w:pStyle w:val="Heading2"/>
        <w:rPr>
          <w:lang w:val="en-US"/>
        </w:rPr>
      </w:pPr>
      <w:r w:rsidRPr="00450D5F">
        <w:rPr>
          <w:rFonts w:ascii="Calibri" w:hAnsi="Calibri" w:cs="Calibri"/>
          <w:sz w:val="20"/>
          <w:szCs w:val="20"/>
          <w:lang w:val="en-US"/>
        </w:rPr>
        <w:fldChar w:fldCharType="end"/>
      </w:r>
    </w:p>
    <w:p w14:paraId="176979FD" w14:textId="77777777" w:rsidR="001B3615" w:rsidRDefault="001B3615" w:rsidP="39A4890C">
      <w:pPr>
        <w:pStyle w:val="Heading2"/>
        <w:rPr>
          <w:lang w:val="en-US"/>
        </w:rPr>
      </w:pPr>
      <w:r w:rsidRPr="39A4890C">
        <w:rPr>
          <w:lang w:val="en-US"/>
        </w:rPr>
        <w:t>Appendix A</w:t>
      </w:r>
    </w:p>
    <w:p w14:paraId="4479A112" w14:textId="77777777" w:rsidR="001B3615" w:rsidRDefault="001B3615" w:rsidP="39A4890C">
      <w:pPr>
        <w:rPr>
          <w:lang w:val="en-US"/>
        </w:rPr>
      </w:pPr>
      <w:r w:rsidRPr="39A4890C">
        <w:rPr>
          <w:lang w:val="en-US"/>
        </w:rPr>
        <w:t xml:space="preserve">An overview per disease of the distribution </w:t>
      </w:r>
      <w:r w:rsidR="009F62A4" w:rsidRPr="39A4890C">
        <w:rPr>
          <w:lang w:val="en-US"/>
        </w:rPr>
        <w:t xml:space="preserve">and source </w:t>
      </w:r>
      <w:r w:rsidRPr="39A4890C">
        <w:rPr>
          <w:lang w:val="en-US"/>
        </w:rPr>
        <w:t xml:space="preserve">of </w:t>
      </w:r>
      <w:r w:rsidR="009F62A4" w:rsidRPr="39A4890C">
        <w:rPr>
          <w:lang w:val="en-US"/>
        </w:rPr>
        <w:t xml:space="preserve">the </w:t>
      </w:r>
      <w:r w:rsidRPr="39A4890C">
        <w:rPr>
          <w:lang w:val="en-US"/>
        </w:rPr>
        <w:t>i</w:t>
      </w:r>
      <w:r w:rsidR="009F62A4" w:rsidRPr="39A4890C">
        <w:rPr>
          <w:lang w:val="en-US"/>
        </w:rPr>
        <w:t>nput parameters</w:t>
      </w:r>
      <w:r w:rsidRPr="39A4890C">
        <w:rPr>
          <w:lang w:val="en-US"/>
        </w:rPr>
        <w:t xml:space="preserve"> and a graphical representation of the output of the model.</w:t>
      </w:r>
    </w:p>
    <w:p w14:paraId="0925184B" w14:textId="77777777" w:rsidR="001B3615" w:rsidRDefault="001B3615" w:rsidP="39A4890C">
      <w:pPr>
        <w:pStyle w:val="Heading2"/>
        <w:rPr>
          <w:lang w:val="en-US"/>
        </w:rPr>
      </w:pPr>
      <w:r w:rsidRPr="39A4890C">
        <w:rPr>
          <w:lang w:val="en-US"/>
        </w:rPr>
        <w:t>Appendix B</w:t>
      </w:r>
    </w:p>
    <w:p w14:paraId="039968F3" w14:textId="34489290" w:rsidR="12C85C86" w:rsidRDefault="12C85C86" w:rsidP="39A4890C">
      <w:pPr>
        <w:spacing w:line="257" w:lineRule="auto"/>
        <w:rPr>
          <w:rFonts w:ascii="Calibri" w:eastAsia="Calibri" w:hAnsi="Calibri" w:cs="Calibri"/>
          <w:lang w:val="en-US"/>
        </w:rPr>
      </w:pPr>
      <w:r w:rsidRPr="39A4890C">
        <w:rPr>
          <w:rFonts w:ascii="Calibri" w:eastAsia="Calibri" w:hAnsi="Calibri" w:cs="Calibri"/>
          <w:lang w:val="en-US"/>
        </w:rPr>
        <w:t>A summary of the estimates of the decision model and an overview of the counts, duration, and length of stay of the included interventions in our hospital.</w:t>
      </w:r>
    </w:p>
    <w:p w14:paraId="16B16AA6" w14:textId="18C48777" w:rsidR="59E86296" w:rsidRDefault="59E86296" w:rsidP="39A4890C">
      <w:pPr>
        <w:pStyle w:val="Heading2"/>
        <w:rPr>
          <w:lang w:val="en-US"/>
        </w:rPr>
      </w:pPr>
      <w:r w:rsidRPr="39A4890C">
        <w:rPr>
          <w:lang w:val="en-US"/>
        </w:rPr>
        <w:t>Appendix C</w:t>
      </w:r>
    </w:p>
    <w:p w14:paraId="2F416BF5" w14:textId="1124197D" w:rsidR="59E86296" w:rsidRDefault="59E86296" w:rsidP="39A4890C">
      <w:pPr>
        <w:spacing w:line="257" w:lineRule="auto"/>
        <w:rPr>
          <w:rFonts w:ascii="Calibri" w:eastAsia="Calibri" w:hAnsi="Calibri" w:cs="Calibri"/>
          <w:lang w:val="en-US"/>
        </w:rPr>
      </w:pPr>
      <w:r w:rsidRPr="04F59E2C">
        <w:rPr>
          <w:rFonts w:ascii="Calibri" w:eastAsia="Calibri" w:hAnsi="Calibri" w:cs="Calibri"/>
          <w:lang w:val="en-US"/>
        </w:rPr>
        <w:t>Formulas to convert survival data into risk per week</w:t>
      </w:r>
      <w:r w:rsidR="12273243" w:rsidRPr="04F59E2C">
        <w:rPr>
          <w:rFonts w:ascii="Calibri" w:eastAsia="Calibri" w:hAnsi="Calibri" w:cs="Calibri"/>
          <w:lang w:val="en-US"/>
        </w:rPr>
        <w:t>.</w:t>
      </w:r>
    </w:p>
    <w:p w14:paraId="70982CDC" w14:textId="601F7146" w:rsidR="529039AE" w:rsidRDefault="529039AE" w:rsidP="04F59E2C">
      <w:pPr>
        <w:pStyle w:val="Heading2"/>
        <w:rPr>
          <w:lang w:val="en-US"/>
        </w:rPr>
      </w:pPr>
      <w:r w:rsidRPr="04F59E2C">
        <w:rPr>
          <w:lang w:val="en-US"/>
        </w:rPr>
        <w:t>Appendix D</w:t>
      </w:r>
    </w:p>
    <w:p w14:paraId="47950FE6" w14:textId="5CB0A0FB" w:rsidR="529039AE" w:rsidRDefault="529039AE" w:rsidP="04F59E2C">
      <w:pPr>
        <w:spacing w:line="257" w:lineRule="auto"/>
      </w:pPr>
      <w:r w:rsidRPr="5911DDBD">
        <w:rPr>
          <w:rFonts w:ascii="Calibri" w:eastAsia="Calibri" w:hAnsi="Calibri" w:cs="Calibri"/>
          <w:lang w:val="en-US"/>
        </w:rPr>
        <w:t xml:space="preserve">Calibrated visual </w:t>
      </w:r>
      <w:r w:rsidR="00B12A7F" w:rsidRPr="00B12A7F">
        <w:rPr>
          <w:rFonts w:ascii="Calibri" w:eastAsia="Calibri" w:hAnsi="Calibri" w:cs="Calibri"/>
          <w:lang w:val="en-US"/>
        </w:rPr>
        <w:t>analogue</w:t>
      </w:r>
      <w:r w:rsidRPr="5911DDBD">
        <w:rPr>
          <w:rFonts w:ascii="Calibri" w:eastAsia="Calibri" w:hAnsi="Calibri" w:cs="Calibri"/>
          <w:lang w:val="en-US"/>
        </w:rPr>
        <w:t xml:space="preserve"> scale based on the Global burden of disease study. </w:t>
      </w:r>
      <w:r w:rsidR="00A841EB">
        <w:rPr>
          <w:rFonts w:ascii="Calibri" w:eastAsia="Calibri" w:hAnsi="Calibri" w:cs="Calibri"/>
          <w:i/>
          <w:iCs/>
          <w:highlight w:val="yellow"/>
          <w:lang w:val="en-US"/>
        </w:rPr>
        <w:t>Do we like to add a</w:t>
      </w:r>
      <w:r w:rsidR="49C19DCF" w:rsidRPr="5911DDBD">
        <w:rPr>
          <w:rFonts w:ascii="Calibri" w:eastAsia="Calibri" w:hAnsi="Calibri" w:cs="Calibri"/>
          <w:i/>
          <w:iCs/>
          <w:highlight w:val="yellow"/>
          <w:lang w:val="en-US"/>
        </w:rPr>
        <w:t xml:space="preserve"> description of our expert panel?</w:t>
      </w:r>
      <w:r w:rsidR="00A841EB">
        <w:rPr>
          <w:rFonts w:ascii="Calibri" w:eastAsia="Calibri" w:hAnsi="Calibri" w:cs="Calibri"/>
          <w:i/>
          <w:iCs/>
          <w:highlight w:val="yellow"/>
          <w:lang w:val="en-US"/>
        </w:rPr>
        <w:t xml:space="preserve"> And the results we have of the WHO data. And have a full description of </w:t>
      </w:r>
      <w:commentRangeStart w:id="135"/>
      <w:r w:rsidR="00A841EB">
        <w:rPr>
          <w:rFonts w:ascii="Calibri" w:eastAsia="Calibri" w:hAnsi="Calibri" w:cs="Calibri"/>
          <w:i/>
          <w:iCs/>
          <w:highlight w:val="yellow"/>
          <w:lang w:val="en-US"/>
        </w:rPr>
        <w:t xml:space="preserve">the method? </w:t>
      </w:r>
      <w:commentRangeEnd w:id="135"/>
      <w:r w:rsidR="00A841EB">
        <w:rPr>
          <w:rStyle w:val="CommentReference"/>
        </w:rPr>
        <w:commentReference w:id="135"/>
      </w:r>
    </w:p>
    <w:sectPr w:rsidR="529039A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B.Y. Gravesteijn" w:date="2020-05-13T11:26:00Z" w:initials="BG">
    <w:p w14:paraId="34899B51" w14:textId="77777777" w:rsidR="001F3FAE" w:rsidRDefault="001F3FAE">
      <w:pPr>
        <w:rPr>
          <w:lang w:val="nl-NL"/>
        </w:rPr>
      </w:pPr>
      <w:r w:rsidRPr="00A841EB">
        <w:rPr>
          <w:lang w:val="nl-NL"/>
        </w:rPr>
        <w:t>Open voorstel, hier maken we graag samen een definitieve volgor</w:t>
      </w:r>
      <w:r>
        <w:rPr>
          <w:lang w:val="nl-NL"/>
        </w:rPr>
        <w:t xml:space="preserve">de in. </w:t>
      </w:r>
    </w:p>
    <w:p w14:paraId="251B9F69" w14:textId="77777777" w:rsidR="001F3FAE" w:rsidRDefault="001F3FAE">
      <w:pPr>
        <w:rPr>
          <w:lang w:val="nl-NL"/>
        </w:rPr>
      </w:pPr>
    </w:p>
    <w:p w14:paraId="6CE1627D" w14:textId="1656BBFC" w:rsidR="001F3FAE" w:rsidRPr="00CA1D47" w:rsidRDefault="001F3FAE">
      <w:pPr>
        <w:rPr>
          <w:lang w:val="nl-NL"/>
        </w:rPr>
      </w:pPr>
      <w:r w:rsidRPr="00CA1D47">
        <w:rPr>
          <w:lang w:val="nl-NL"/>
        </w:rPr>
        <w:t xml:space="preserve">+ Check of je eigen ORCID correct is.  </w:t>
      </w:r>
    </w:p>
  </w:comment>
  <w:comment w:id="0" w:author="rob baatenburg de jong" w:date="2020-05-21T11:12:00Z" w:initials="rbdj">
    <w:p w14:paraId="4ED50190" w14:textId="77777777" w:rsidR="00E678CD" w:rsidRPr="00CA1D47" w:rsidRDefault="00E678CD">
      <w:pPr>
        <w:pStyle w:val="CommentText"/>
        <w:rPr>
          <w:lang w:val="nl-NL"/>
        </w:rPr>
      </w:pPr>
      <w:r>
        <w:rPr>
          <w:rStyle w:val="CommentReference"/>
        </w:rPr>
        <w:annotationRef/>
      </w:r>
      <w:r w:rsidRPr="00CA1D47">
        <w:rPr>
          <w:lang w:val="nl-NL"/>
        </w:rPr>
        <w:t>Prima wat mij betreft.</w:t>
      </w:r>
    </w:p>
    <w:p w14:paraId="5B26B31B" w14:textId="4EDACE22" w:rsidR="00E678CD" w:rsidRPr="00E678CD" w:rsidRDefault="00E678CD">
      <w:pPr>
        <w:pStyle w:val="CommentText"/>
        <w:rPr>
          <w:lang w:val="nl-NL"/>
        </w:rPr>
      </w:pPr>
      <w:r w:rsidRPr="00E678CD">
        <w:rPr>
          <w:lang w:val="nl-NL"/>
        </w:rPr>
        <w:t>Nog Cees Verhoef, Michiel V</w:t>
      </w:r>
      <w:r>
        <w:rPr>
          <w:lang w:val="nl-NL"/>
        </w:rPr>
        <w:t>erhofstadt of Joke Hendriks als algemene chirurg vragen? Een van deze drie moet sowieso onze resultaten aan hun klinische blik toetsen</w:t>
      </w:r>
    </w:p>
  </w:comment>
  <w:comment w:id="15" w:author="rob baatenburg de jong" w:date="2020-05-21T11:19:00Z" w:initials="rbdj">
    <w:p w14:paraId="2D3D944E" w14:textId="5461C91D" w:rsidR="00FE4F62" w:rsidRDefault="00FE4F62">
      <w:pPr>
        <w:pStyle w:val="CommentText"/>
      </w:pPr>
      <w:r>
        <w:rPr>
          <w:rStyle w:val="CommentReference"/>
        </w:rPr>
        <w:annotationRef/>
      </w:r>
      <w:r>
        <w:t>Ja!</w:t>
      </w:r>
    </w:p>
  </w:comment>
  <w:comment w:id="16" w:author="E.M. Krijkamp" w:date="2020-05-14T15:53:00Z" w:initials="EK">
    <w:p w14:paraId="32B7ED62" w14:textId="53B9830B" w:rsidR="001F3FAE" w:rsidRDefault="001F3FAE">
      <w:r>
        <w:t xml:space="preserve">Feedback from Lisa (student editor at the NEJM): </w:t>
      </w:r>
      <w:r>
        <w:annotationRef/>
      </w:r>
      <w:r>
        <w:annotationRef/>
      </w:r>
      <w:r>
        <w:annotationRef/>
      </w:r>
      <w:r>
        <w:annotationRef/>
      </w:r>
      <w:r>
        <w:annotationRef/>
      </w:r>
      <w:r>
        <w:annotationRef/>
      </w:r>
      <w:r>
        <w:annotationRef/>
      </w:r>
    </w:p>
    <w:p w14:paraId="7A848012" w14:textId="05BF7982" w:rsidR="001F3FAE" w:rsidRDefault="001F3FAE">
      <w:r>
        <w:t xml:space="preserve">Thanks for sending this. This applies to a broad audience and is really practical which is really positive for NEJM. They focus a lot on the message that a research article represents and the immediacy of its use. In this case, it would be providing data to inform surgical scheduling in the pandemic/post-pandemic era. As Myriam mentioned, it will be important to frame the message around the ethics of treating certain populations. As surgeons (and society), we have collectively decided that cases where surgery is the only treatment to save life (eg oncologic cases) take priority because that is often the only option they have for treatments irrespective of the quantity of life they gain (most patients with oncologic disease have a shorter survival and be older than the average person so quantifying QALYs will always bias against them). It's a challenging (but interesting) message to quantify the utility they receive from treatment but needs a really strong ethical component. I know that isn't really the purpose of the study but might want to consider how to address this.  </w:t>
      </w:r>
    </w:p>
    <w:p w14:paraId="0BAF6A8F" w14:textId="20F0E553" w:rsidR="001F3FAE" w:rsidRDefault="001F3FAE">
      <w:r>
        <w:t xml:space="preserve"> Were you thinking of submitting this as an original article or one of the special reports?</w:t>
      </w:r>
    </w:p>
    <w:p w14:paraId="1B75B763" w14:textId="343A3DD6" w:rsidR="001F3FAE" w:rsidRDefault="001F3FAE">
      <w:r>
        <w:t xml:space="preserve">In general, decision models are difficult to publish at NEJM. When I asked, they said they don't like the assumptions and integration of various data sources.They typically only publish decision models related to RCTs or national databases. That being said, COVID-19 is a different time so they may be more open! But anything you can do to validate the model will ease the editors' concerns. If it is possible to externally validate the results to database, that could help to confirm the accuracy of the model and would really strengthen the conclusions. </w:t>
      </w:r>
    </w:p>
    <w:p w14:paraId="270A0A8F" w14:textId="1CCDF2DD" w:rsidR="001F3FAE" w:rsidRDefault="001F3FAE">
      <w:r>
        <w:t>Good luck regardless! it's a very interesting question</w:t>
      </w:r>
    </w:p>
  </w:comment>
  <w:comment w:id="17" w:author="E.M. Krijkamp" w:date="2020-05-19T16:42:00Z" w:initials="EK">
    <w:p w14:paraId="110841EA" w14:textId="0132CA8D" w:rsidR="001F3FAE" w:rsidRDefault="001F3FAE">
      <w:pPr>
        <w:pStyle w:val="CommentText"/>
      </w:pPr>
      <w:r>
        <w:rPr>
          <w:rStyle w:val="CommentReference"/>
        </w:rPr>
        <w:annotationRef/>
      </w:r>
      <w:r>
        <w:t xml:space="preserve">422 words </w:t>
      </w:r>
    </w:p>
    <w:p w14:paraId="14913C65" w14:textId="3CAF219C" w:rsidR="001F3FAE" w:rsidRDefault="001F3FAE">
      <w:pPr>
        <w:pStyle w:val="CommentText"/>
      </w:pPr>
      <w:r w:rsidRPr="00B12A7F">
        <w:t>https://www.nejm.org/author-center/new-manuscripts</w:t>
      </w:r>
    </w:p>
    <w:p w14:paraId="08490C63" w14:textId="77777777" w:rsidR="001F3FAE" w:rsidRDefault="001F3FAE">
      <w:pPr>
        <w:pStyle w:val="CommentText"/>
      </w:pPr>
    </w:p>
    <w:p w14:paraId="4BD98347" w14:textId="77777777" w:rsidR="001F3FAE" w:rsidRDefault="001F3FAE" w:rsidP="00234D3C">
      <w:pPr>
        <w:pStyle w:val="Heading3"/>
        <w:spacing w:before="0" w:line="420" w:lineRule="atLeast"/>
        <w:textAlignment w:val="baseline"/>
        <w:rPr>
          <w:color w:val="1A1A1A"/>
        </w:rPr>
      </w:pPr>
      <w:r>
        <w:rPr>
          <w:b/>
          <w:bCs/>
          <w:color w:val="1A1A1A"/>
        </w:rPr>
        <w:t>Provide an abstract of not more than 250 words with four labeled paragraphs containing the following:</w:t>
      </w:r>
    </w:p>
    <w:p w14:paraId="728E1A66" w14:textId="77777777" w:rsidR="001F3FAE" w:rsidRDefault="001F3FAE" w:rsidP="00234D3C">
      <w:pPr>
        <w:pStyle w:val="f-body"/>
        <w:numPr>
          <w:ilvl w:val="0"/>
          <w:numId w:val="10"/>
        </w:numPr>
        <w:spacing w:before="0" w:beforeAutospacing="0" w:after="0" w:afterAutospacing="0" w:line="420" w:lineRule="atLeast"/>
        <w:ind w:left="0"/>
        <w:textAlignment w:val="baseline"/>
        <w:rPr>
          <w:color w:val="4D4D4D"/>
        </w:rPr>
      </w:pPr>
      <w:r>
        <w:rPr>
          <w:color w:val="4D4D4D"/>
        </w:rPr>
        <w:t>Background: Problem being addressed in the study</w:t>
      </w:r>
    </w:p>
    <w:p w14:paraId="5097B291" w14:textId="77777777" w:rsidR="001F3FAE" w:rsidRDefault="001F3FAE" w:rsidP="00234D3C">
      <w:pPr>
        <w:pStyle w:val="f-body"/>
        <w:numPr>
          <w:ilvl w:val="0"/>
          <w:numId w:val="10"/>
        </w:numPr>
        <w:spacing w:before="0" w:beforeAutospacing="0" w:after="0" w:afterAutospacing="0" w:line="420" w:lineRule="atLeast"/>
        <w:ind w:left="0"/>
        <w:textAlignment w:val="baseline"/>
        <w:rPr>
          <w:color w:val="4D4D4D"/>
        </w:rPr>
      </w:pPr>
      <w:r>
        <w:rPr>
          <w:color w:val="4D4D4D"/>
        </w:rPr>
        <w:t>Methods: How the study was performed</w:t>
      </w:r>
    </w:p>
    <w:p w14:paraId="66AA33B9" w14:textId="77777777" w:rsidR="001F3FAE" w:rsidRDefault="001F3FAE" w:rsidP="00234D3C">
      <w:pPr>
        <w:pStyle w:val="f-body"/>
        <w:numPr>
          <w:ilvl w:val="0"/>
          <w:numId w:val="10"/>
        </w:numPr>
        <w:spacing w:before="0" w:beforeAutospacing="0" w:after="0" w:afterAutospacing="0" w:line="420" w:lineRule="atLeast"/>
        <w:ind w:left="0"/>
        <w:textAlignment w:val="baseline"/>
        <w:rPr>
          <w:color w:val="4D4D4D"/>
        </w:rPr>
      </w:pPr>
      <w:r>
        <w:rPr>
          <w:color w:val="4D4D4D"/>
        </w:rPr>
        <w:t>Results: Salient results</w:t>
      </w:r>
    </w:p>
    <w:p w14:paraId="2A8F3240" w14:textId="77777777" w:rsidR="001F3FAE" w:rsidRDefault="001F3FAE" w:rsidP="00234D3C">
      <w:pPr>
        <w:pStyle w:val="f-body"/>
        <w:numPr>
          <w:ilvl w:val="0"/>
          <w:numId w:val="10"/>
        </w:numPr>
        <w:spacing w:before="0" w:beforeAutospacing="0" w:after="0" w:afterAutospacing="0" w:line="420" w:lineRule="atLeast"/>
        <w:ind w:left="0"/>
        <w:textAlignment w:val="baseline"/>
        <w:rPr>
          <w:color w:val="4D4D4D"/>
        </w:rPr>
      </w:pPr>
      <w:r>
        <w:rPr>
          <w:color w:val="4D4D4D"/>
        </w:rPr>
        <w:t>Conclusions: What the authors conclude from study results</w:t>
      </w:r>
    </w:p>
    <w:p w14:paraId="33DD9364" w14:textId="04D55C78" w:rsidR="001F3FAE" w:rsidRPr="00234D3C" w:rsidRDefault="001F3FAE">
      <w:pPr>
        <w:pStyle w:val="CommentText"/>
        <w:rPr>
          <w:lang w:val="en-US"/>
        </w:rPr>
      </w:pPr>
    </w:p>
  </w:comment>
  <w:comment w:id="18" w:author="G. Geleijnse" w:date="2020-05-22T08:35:00Z" w:initials="GG">
    <w:p w14:paraId="0B64B081" w14:textId="77DD0520" w:rsidR="00CA1D47" w:rsidRPr="00CA1D47" w:rsidRDefault="00CA1D47">
      <w:pPr>
        <w:pStyle w:val="CommentText"/>
        <w:rPr>
          <w:lang w:val="nl-NL"/>
        </w:rPr>
      </w:pPr>
      <w:r>
        <w:rPr>
          <w:rStyle w:val="CommentReference"/>
        </w:rPr>
        <w:annotationRef/>
      </w:r>
      <w:r w:rsidRPr="00CA1D47">
        <w:rPr>
          <w:lang w:val="nl-NL"/>
        </w:rPr>
        <w:t>Suggestie: regular ipv usual. We doen toch bijzondere dingen?</w:t>
      </w:r>
    </w:p>
  </w:comment>
  <w:comment w:id="19" w:author="G. Geleijnse" w:date="2020-05-22T08:42:00Z" w:initials="GG">
    <w:p w14:paraId="38E24F32" w14:textId="295F2A89" w:rsidR="00674DF9" w:rsidRPr="00674DF9" w:rsidRDefault="00674DF9">
      <w:pPr>
        <w:pStyle w:val="CommentText"/>
        <w:rPr>
          <w:lang w:val="nl-NL"/>
        </w:rPr>
      </w:pPr>
      <w:r>
        <w:rPr>
          <w:rStyle w:val="CommentReference"/>
        </w:rPr>
        <w:annotationRef/>
      </w:r>
      <w:r w:rsidRPr="00674DF9">
        <w:rPr>
          <w:lang w:val="nl-NL"/>
        </w:rPr>
        <w:t>S</w:t>
      </w:r>
      <w:r>
        <w:rPr>
          <w:lang w:val="nl-NL"/>
        </w:rPr>
        <w:t>uggesti</w:t>
      </w:r>
      <w:r w:rsidRPr="00674DF9">
        <w:rPr>
          <w:lang w:val="nl-NL"/>
        </w:rPr>
        <w:t>e: ‘Our objective is’ vind ik iets stelliger</w:t>
      </w:r>
    </w:p>
  </w:comment>
  <w:comment w:id="22" w:author="G. Geleijnse" w:date="2020-05-22T15:59:00Z" w:initials="GG">
    <w:p w14:paraId="3C2D9E41" w14:textId="23E6A7BA" w:rsidR="00DB1A5E" w:rsidRDefault="00DB1A5E">
      <w:pPr>
        <w:pStyle w:val="CommentText"/>
      </w:pPr>
      <w:r>
        <w:rPr>
          <w:rStyle w:val="CommentReference"/>
        </w:rPr>
        <w:annotationRef/>
      </w:r>
      <w:r>
        <w:t>suggestie: steps</w:t>
      </w:r>
    </w:p>
  </w:comment>
  <w:comment w:id="23" w:author="G. Geleijnse" w:date="2020-05-22T15:59:00Z" w:initials="GG">
    <w:p w14:paraId="299439A4" w14:textId="55C3F010" w:rsidR="00DB1A5E" w:rsidRDefault="00DB1A5E">
      <w:pPr>
        <w:pStyle w:val="CommentText"/>
      </w:pPr>
      <w:r>
        <w:rPr>
          <w:rStyle w:val="CommentReference"/>
        </w:rPr>
        <w:annotationRef/>
      </w:r>
      <w:r>
        <w:t>or ipv and?</w:t>
      </w:r>
    </w:p>
  </w:comment>
  <w:comment w:id="25" w:author="G. Geleijnse" w:date="2020-05-22T16:03:00Z" w:initials="GG">
    <w:p w14:paraId="2574C25C" w14:textId="15D2CECB" w:rsidR="00DB1A5E" w:rsidRDefault="00DB1A5E">
      <w:pPr>
        <w:pStyle w:val="CommentText"/>
      </w:pPr>
      <w:r>
        <w:rPr>
          <w:rStyle w:val="CommentReference"/>
        </w:rPr>
        <w:annotationRef/>
      </w:r>
      <w:r>
        <w:t>for</w:t>
      </w:r>
    </w:p>
  </w:comment>
  <w:comment w:id="26" w:author="G. Geleijnse" w:date="2020-05-22T16:02:00Z" w:initials="GG">
    <w:p w14:paraId="38E828D1" w14:textId="55FA1229" w:rsidR="00DB1A5E" w:rsidRPr="00F3380A" w:rsidRDefault="00DB1A5E">
      <w:pPr>
        <w:pStyle w:val="CommentText"/>
        <w:rPr>
          <w:lang w:val="nl-NL"/>
        </w:rPr>
      </w:pPr>
      <w:r>
        <w:rPr>
          <w:rStyle w:val="CommentReference"/>
        </w:rPr>
        <w:annotationRef/>
      </w:r>
      <w:r w:rsidRPr="00F3380A">
        <w:rPr>
          <w:lang w:val="nl-NL"/>
        </w:rPr>
        <w:t>suggestie: Delay of surgery</w:t>
      </w:r>
    </w:p>
  </w:comment>
  <w:comment w:id="29" w:author="G. Geleijnse" w:date="2020-05-22T16:32:00Z" w:initials="GG">
    <w:p w14:paraId="49B4037F" w14:textId="6EAF1C69" w:rsidR="00F3380A" w:rsidRPr="00F3380A" w:rsidRDefault="00F3380A">
      <w:pPr>
        <w:pStyle w:val="CommentText"/>
        <w:rPr>
          <w:lang w:val="nl-NL"/>
        </w:rPr>
      </w:pPr>
      <w:r>
        <w:rPr>
          <w:rStyle w:val="CommentReference"/>
        </w:rPr>
        <w:annotationRef/>
      </w:r>
      <w:r w:rsidRPr="00F3380A">
        <w:rPr>
          <w:lang w:val="nl-NL"/>
        </w:rPr>
        <w:t xml:space="preserve">in de uitdraai </w:t>
      </w:r>
      <w:r w:rsidR="00921E11">
        <w:rPr>
          <w:lang w:val="nl-NL"/>
        </w:rPr>
        <w:t xml:space="preserve">Hix </w:t>
      </w:r>
      <w:r w:rsidRPr="00F3380A">
        <w:rPr>
          <w:lang w:val="nl-NL"/>
        </w:rPr>
        <w:t xml:space="preserve">staan </w:t>
      </w:r>
      <w:r>
        <w:rPr>
          <w:lang w:val="nl-NL"/>
        </w:rPr>
        <w:t>49 diagnoses en 81% van de semi-electieve ingrepen. Spoed en acuut: 21%, semi-electief 27% en 52% electief van het totaal.</w:t>
      </w:r>
      <w:r>
        <w:rPr>
          <w:lang w:val="nl-NL"/>
        </w:rPr>
        <w:br/>
        <w:t xml:space="preserve">Nagaan welke 34 ingrepen nu zijn </w:t>
      </w:r>
      <w:r w:rsidR="00921E11">
        <w:rPr>
          <w:lang w:val="nl-NL"/>
        </w:rPr>
        <w:t>geïncludeerd</w:t>
      </w:r>
      <w:bookmarkStart w:id="30" w:name="_GoBack"/>
      <w:bookmarkEnd w:id="30"/>
      <w:r>
        <w:rPr>
          <w:lang w:val="nl-NL"/>
        </w:rPr>
        <w:t xml:space="preserve"> in dit artikel.</w:t>
      </w:r>
      <w:r w:rsidR="00921E11">
        <w:rPr>
          <w:lang w:val="nl-NL"/>
        </w:rPr>
        <w:br/>
      </w:r>
    </w:p>
  </w:comment>
  <w:comment w:id="31" w:author="rob baatenburg de jong" w:date="2020-05-21T11:01:00Z" w:initials="rbdj">
    <w:p w14:paraId="36CD46A8" w14:textId="6D58D1E3" w:rsidR="000016BF" w:rsidRPr="000016BF" w:rsidRDefault="000016BF">
      <w:pPr>
        <w:pStyle w:val="CommentText"/>
        <w:rPr>
          <w:lang w:val="nl-NL"/>
        </w:rPr>
      </w:pPr>
      <w:r>
        <w:rPr>
          <w:rStyle w:val="CommentReference"/>
        </w:rPr>
        <w:annotationRef/>
      </w:r>
      <w:r w:rsidRPr="000016BF">
        <w:rPr>
          <w:lang w:val="nl-NL"/>
        </w:rPr>
        <w:t>Naast data van individuele aa</w:t>
      </w:r>
      <w:r>
        <w:rPr>
          <w:lang w:val="nl-NL"/>
        </w:rPr>
        <w:t>ndoeningen is het nuttig om aan te geven dat we streven naar indeling in 3 groepen: 1 no brainer: moet sowieso gezien gezondheidswinst; 2 redelijke verwachting van nut; 3 veel minder kansrijk, zonder schaarste zou je misschien een poging wagen, maar met schaarste eerder zoeken naar niet-chirurgische alternatieven.</w:t>
      </w:r>
    </w:p>
  </w:comment>
  <w:comment w:id="32" w:author="G. Geleijnse" w:date="2020-05-22T16:45:00Z" w:initials="GG">
    <w:p w14:paraId="44384B2A" w14:textId="7F7B609B" w:rsidR="008668E7" w:rsidRPr="008668E7" w:rsidRDefault="008668E7">
      <w:pPr>
        <w:pStyle w:val="CommentText"/>
        <w:rPr>
          <w:lang w:val="nl-NL"/>
        </w:rPr>
      </w:pPr>
      <w:r>
        <w:rPr>
          <w:rStyle w:val="CommentReference"/>
        </w:rPr>
        <w:annotationRef/>
      </w:r>
      <w:r w:rsidRPr="008668E7">
        <w:rPr>
          <w:lang w:val="nl-NL"/>
        </w:rPr>
        <w:t>Tijdsbepaling altijd vooraan of achteraan, toch?</w:t>
      </w:r>
    </w:p>
  </w:comment>
  <w:comment w:id="36" w:author="G. Geleijnse" w:date="2020-05-22T16:45:00Z" w:initials="GG">
    <w:p w14:paraId="02C9926D" w14:textId="77777777" w:rsidR="008668E7" w:rsidRPr="008668E7" w:rsidRDefault="008668E7" w:rsidP="008668E7">
      <w:pPr>
        <w:pStyle w:val="CommentText"/>
        <w:rPr>
          <w:lang w:val="nl-NL"/>
        </w:rPr>
      </w:pPr>
      <w:r>
        <w:rPr>
          <w:rStyle w:val="CommentReference"/>
        </w:rPr>
        <w:annotationRef/>
      </w:r>
      <w:r w:rsidRPr="008668E7">
        <w:rPr>
          <w:lang w:val="nl-NL"/>
        </w:rPr>
        <w:t>Tijdsbepaling altijd vooraan of achteraan, toch?</w:t>
      </w:r>
    </w:p>
  </w:comment>
  <w:comment w:id="41" w:author="G. Geleijnse" w:date="2020-05-22T16:54:00Z" w:initials="GG">
    <w:p w14:paraId="4347DFF4" w14:textId="294BE0F5" w:rsidR="002D33ED" w:rsidRDefault="002D33ED">
      <w:pPr>
        <w:pStyle w:val="CommentText"/>
      </w:pPr>
      <w:r>
        <w:rPr>
          <w:rStyle w:val="CommentReference"/>
        </w:rPr>
        <w:annotationRef/>
      </w:r>
      <w:r>
        <w:t>Suggestie: The prioritization resulting from this tool should only be used in context of different ethical perspectives combined with capacity management tools.</w:t>
      </w:r>
    </w:p>
  </w:comment>
  <w:comment w:id="42" w:author="rob baatenburg de jong" w:date="2020-05-21T11:06:00Z" w:initials="rbdj">
    <w:p w14:paraId="0378D92B" w14:textId="5DD0B96B" w:rsidR="000016BF" w:rsidRDefault="000016BF">
      <w:pPr>
        <w:pStyle w:val="CommentText"/>
      </w:pPr>
      <w:r>
        <w:rPr>
          <w:rStyle w:val="CommentReference"/>
        </w:rPr>
        <w:annotationRef/>
      </w:r>
      <w:r>
        <w:t xml:space="preserve">By experts </w:t>
      </w:r>
      <w:r w:rsidR="00FE4F62">
        <w:t>from</w:t>
      </w:r>
      <w:r>
        <w:t xml:space="preserve"> the respective surgical fields</w:t>
      </w:r>
    </w:p>
  </w:comment>
  <w:comment w:id="43" w:author="rob baatenburg de jong" w:date="2020-05-21T11:22:00Z" w:initials="rbdj">
    <w:p w14:paraId="3AACB6FE" w14:textId="11C0C2C7" w:rsidR="00FC2F85" w:rsidRPr="00FC2F85" w:rsidRDefault="00FC2F85">
      <w:pPr>
        <w:pStyle w:val="CommentText"/>
        <w:rPr>
          <w:lang w:val="nl-NL"/>
        </w:rPr>
      </w:pPr>
      <w:r>
        <w:rPr>
          <w:rStyle w:val="CommentReference"/>
        </w:rPr>
        <w:annotationRef/>
      </w:r>
      <w:r w:rsidRPr="00FC2F85">
        <w:rPr>
          <w:lang w:val="nl-NL"/>
        </w:rPr>
        <w:t>Moet je hier niet i</w:t>
      </w:r>
      <w:r>
        <w:rPr>
          <w:lang w:val="nl-NL"/>
        </w:rPr>
        <w:t>ets zeggen over ranking urgency across different surgical disciplines?</w:t>
      </w:r>
    </w:p>
  </w:comment>
  <w:comment w:id="50" w:author="E.M. Krijkamp" w:date="2020-05-15T11:32:00Z" w:initials="EK">
    <w:p w14:paraId="66896093" w14:textId="4A18917F" w:rsidR="001F3FAE" w:rsidRDefault="001F3FAE">
      <w:r>
        <w:t>Check with the journal if they are ok with this.</w:t>
      </w:r>
      <w:r>
        <w:annotationRef/>
      </w:r>
      <w:r>
        <w:annotationRef/>
      </w:r>
      <w:r>
        <w:annotationRef/>
      </w:r>
    </w:p>
  </w:comment>
  <w:comment w:id="51" w:author="rob baatenburg de jong" w:date="2020-05-21T11:09:00Z" w:initials="rbdj">
    <w:p w14:paraId="0E45E305" w14:textId="7A8F3979" w:rsidR="000016BF" w:rsidRPr="00FC2F85" w:rsidRDefault="000016BF">
      <w:pPr>
        <w:pStyle w:val="CommentText"/>
        <w:rPr>
          <w:lang w:val="nl-NL"/>
        </w:rPr>
      </w:pPr>
      <w:r>
        <w:rPr>
          <w:rStyle w:val="CommentReference"/>
        </w:rPr>
        <w:annotationRef/>
      </w:r>
      <w:r w:rsidRPr="00FC2F85">
        <w:rPr>
          <w:lang w:val="nl-NL"/>
        </w:rPr>
        <w:t>Niet empirische data</w:t>
      </w:r>
      <w:r w:rsidR="00FC2F85" w:rsidRPr="00FC2F85">
        <w:rPr>
          <w:lang w:val="nl-NL"/>
        </w:rPr>
        <w:t xml:space="preserve"> maar een ge</w:t>
      </w:r>
      <w:r w:rsidR="00FC2F85">
        <w:rPr>
          <w:lang w:val="nl-NL"/>
        </w:rPr>
        <w:t>simuleerd cohort, toch</w:t>
      </w:r>
    </w:p>
  </w:comment>
  <w:comment w:id="55" w:author="rob baatenburg de jong" w:date="2020-05-21T11:11:00Z" w:initials="rbdj">
    <w:p w14:paraId="5FF9F252" w14:textId="5E220CFB" w:rsidR="00E678CD" w:rsidRPr="00E678CD" w:rsidRDefault="00E678CD">
      <w:pPr>
        <w:pStyle w:val="CommentText"/>
        <w:rPr>
          <w:lang w:val="en-US"/>
        </w:rPr>
      </w:pPr>
      <w:r>
        <w:rPr>
          <w:rStyle w:val="CommentReference"/>
        </w:rPr>
        <w:annotationRef/>
      </w:r>
      <w:r w:rsidRPr="00E678CD">
        <w:rPr>
          <w:lang w:val="en-US"/>
        </w:rPr>
        <w:t>Em prof internal med</w:t>
      </w:r>
    </w:p>
  </w:comment>
  <w:comment w:id="56" w:author="rob baatenburg de jong" w:date="2020-05-21T11:11:00Z" w:initials="rbdj">
    <w:p w14:paraId="5B58EA2D" w14:textId="6F5CBB17" w:rsidR="00E678CD" w:rsidRDefault="00E678CD">
      <w:pPr>
        <w:pStyle w:val="CommentText"/>
      </w:pPr>
      <w:r>
        <w:rPr>
          <w:rStyle w:val="CommentReference"/>
        </w:rPr>
        <w:annotationRef/>
      </w:r>
      <w:r>
        <w:t>head and neck surgery</w:t>
      </w:r>
    </w:p>
  </w:comment>
  <w:comment w:id="61" w:author="rob baatenburg de jong" w:date="2020-05-21T11:25:00Z" w:initials="rbdj">
    <w:p w14:paraId="7308B62E" w14:textId="5A4E70E1" w:rsidR="00FC2F85" w:rsidRPr="00FC2F85" w:rsidRDefault="00FC2F85">
      <w:pPr>
        <w:pStyle w:val="CommentText"/>
        <w:rPr>
          <w:lang w:val="nl-NL"/>
        </w:rPr>
      </w:pPr>
      <w:r>
        <w:rPr>
          <w:rStyle w:val="CommentReference"/>
        </w:rPr>
        <w:annotationRef/>
      </w:r>
      <w:r w:rsidRPr="00FC2F85">
        <w:rPr>
          <w:lang w:val="nl-NL"/>
        </w:rPr>
        <w:t>dat begrijp ik niet goed</w:t>
      </w:r>
    </w:p>
  </w:comment>
  <w:comment w:id="70" w:author="E.M. Krijkamp" w:date="2020-05-19T21:33:00Z" w:initials="EK">
    <w:p w14:paraId="5E87E7BB" w14:textId="1DFB8DA1" w:rsidR="001F3FAE" w:rsidRPr="00270429" w:rsidRDefault="001F3FAE">
      <w:pPr>
        <w:pStyle w:val="CommentText"/>
        <w:rPr>
          <w:lang w:val="nl-NL"/>
        </w:rPr>
      </w:pPr>
      <w:r>
        <w:rPr>
          <w:rStyle w:val="CommentReference"/>
        </w:rPr>
        <w:annotationRef/>
      </w:r>
      <w:r w:rsidRPr="00270429">
        <w:rPr>
          <w:lang w:val="nl-NL"/>
        </w:rPr>
        <w:t xml:space="preserve">Jan van Busschbach, raad je ons aan om het </w:t>
      </w:r>
      <w:r>
        <w:rPr>
          <w:lang w:val="nl-NL"/>
        </w:rPr>
        <w:t xml:space="preserve">utilities te noemen? Of QoL waardes? </w:t>
      </w:r>
    </w:p>
  </w:comment>
  <w:comment w:id="71" w:author="Gebruiker" w:date="2020-05-19T10:29:00Z" w:initials="G">
    <w:p w14:paraId="36565F2D" w14:textId="28B8B1FB" w:rsidR="001F3FAE" w:rsidRPr="0065107A" w:rsidRDefault="001F3FAE">
      <w:pPr>
        <w:pStyle w:val="CommentText"/>
        <w:rPr>
          <w:lang w:val="nl-NL"/>
        </w:rPr>
      </w:pPr>
      <w:r>
        <w:rPr>
          <w:rStyle w:val="CommentReference"/>
        </w:rPr>
        <w:annotationRef/>
      </w:r>
      <w:r w:rsidRPr="0065107A">
        <w:rPr>
          <w:lang w:val="nl-NL"/>
        </w:rPr>
        <w:t>@Eline: dit kan ook in Appendix D, denk ik?</w:t>
      </w:r>
    </w:p>
  </w:comment>
  <w:comment w:id="72" w:author="E.M. Krijkamp" w:date="2020-05-19T21:17:00Z" w:initials="EK">
    <w:p w14:paraId="652AE79D" w14:textId="346C4A80" w:rsidR="001F3FAE" w:rsidRPr="00B6789B" w:rsidRDefault="001F3FAE">
      <w:pPr>
        <w:pStyle w:val="CommentText"/>
        <w:rPr>
          <w:lang w:val="nl-NL"/>
        </w:rPr>
      </w:pPr>
      <w:r>
        <w:rPr>
          <w:rStyle w:val="CommentReference"/>
        </w:rPr>
        <w:annotationRef/>
      </w:r>
      <w:r w:rsidRPr="00B6789B">
        <w:rPr>
          <w:lang w:val="nl-NL"/>
        </w:rPr>
        <w:t>Ja, goed idee. Maar</w:t>
      </w:r>
      <w:r>
        <w:rPr>
          <w:lang w:val="nl-NL"/>
        </w:rPr>
        <w:t xml:space="preserve"> het kan ook een referentie zijn naar een website. </w:t>
      </w:r>
    </w:p>
  </w:comment>
  <w:comment w:id="76" w:author="E.M. Krijkamp" w:date="2020-05-19T21:32:00Z" w:initials="EK">
    <w:p w14:paraId="7FA9C826" w14:textId="060F1974" w:rsidR="001F3FAE" w:rsidRPr="00063929" w:rsidRDefault="001F3FAE">
      <w:pPr>
        <w:pStyle w:val="CommentText"/>
        <w:rPr>
          <w:lang w:val="nl-NL"/>
        </w:rPr>
      </w:pPr>
      <w:r>
        <w:rPr>
          <w:rStyle w:val="CommentReference"/>
        </w:rPr>
        <w:annotationRef/>
      </w:r>
      <w:r>
        <w:rPr>
          <w:lang w:val="nl-NL"/>
        </w:rPr>
        <w:t xml:space="preserve">Als we besluiten dat we dit willen en nodig is. @Rob kan jij dan aub helpen met het toevoegen van de specialisten bij de verschillende namen? </w:t>
      </w:r>
    </w:p>
  </w:comment>
  <w:comment w:id="78" w:author="rob baatenburg de jong" w:date="2020-05-21T11:32:00Z" w:initials="rbdj">
    <w:p w14:paraId="394231F6" w14:textId="3916C115" w:rsidR="006C5B68" w:rsidRPr="006C5B68" w:rsidRDefault="006C5B68">
      <w:pPr>
        <w:pStyle w:val="CommentText"/>
        <w:rPr>
          <w:lang w:val="nl-NL"/>
        </w:rPr>
      </w:pPr>
      <w:r>
        <w:rPr>
          <w:rStyle w:val="CommentReference"/>
        </w:rPr>
        <w:annotationRef/>
      </w:r>
      <w:r w:rsidRPr="006C5B68">
        <w:rPr>
          <w:lang w:val="nl-NL"/>
        </w:rPr>
        <w:t xml:space="preserve">Al </w:t>
      </w:r>
      <w:r>
        <w:rPr>
          <w:lang w:val="nl-NL"/>
        </w:rPr>
        <w:t>was het alleen maar om aan te geven dat enkele metingen op 2 momenten werden herhaald en vergelijkbare resultaten opleverden</w:t>
      </w:r>
    </w:p>
  </w:comment>
  <w:comment w:id="80" w:author="rob baatenburg de jong" w:date="2020-05-21T11:36:00Z" w:initials="rbdj">
    <w:p w14:paraId="64E49EA5" w14:textId="4A13C4F0" w:rsidR="006C5B68" w:rsidRPr="00CA1D47" w:rsidRDefault="006C5B68">
      <w:pPr>
        <w:pStyle w:val="CommentText"/>
        <w:rPr>
          <w:lang w:val="nl-NL"/>
        </w:rPr>
      </w:pPr>
      <w:r>
        <w:rPr>
          <w:rStyle w:val="CommentReference"/>
        </w:rPr>
        <w:annotationRef/>
      </w:r>
      <w:r w:rsidRPr="00CA1D47">
        <w:rPr>
          <w:lang w:val="nl-NL"/>
        </w:rPr>
        <w:t>Nee toch?</w:t>
      </w:r>
    </w:p>
  </w:comment>
  <w:comment w:id="81" w:author="E.M. Krijkamp" w:date="2020-05-19T21:54:00Z" w:initials="EK">
    <w:p w14:paraId="3E9C7841" w14:textId="77777777" w:rsidR="005574D3" w:rsidRDefault="005574D3">
      <w:pPr>
        <w:pStyle w:val="CommentText"/>
        <w:rPr>
          <w:lang w:val="nl-NL"/>
        </w:rPr>
      </w:pPr>
      <w:r>
        <w:rPr>
          <w:rStyle w:val="CommentReference"/>
        </w:rPr>
        <w:annotationRef/>
      </w:r>
      <w:r>
        <w:rPr>
          <w:lang w:val="nl-NL"/>
        </w:rPr>
        <w:t xml:space="preserve">Moeten we dit inleiden met “als er veel te winnen valt, is er ook veel te verliezen?” Ik kan me voorstellen dat dit wat inleiding nodig heeft. </w:t>
      </w:r>
    </w:p>
    <w:p w14:paraId="7F0B24E0" w14:textId="7E2DD049" w:rsidR="005574D3" w:rsidRPr="005574D3" w:rsidRDefault="005574D3">
      <w:pPr>
        <w:pStyle w:val="CommentText"/>
        <w:rPr>
          <w:lang w:val="nl-NL"/>
        </w:rPr>
      </w:pPr>
    </w:p>
  </w:comment>
  <w:comment w:id="82" w:author="rob baatenburg de jong" w:date="2020-05-21T11:38:00Z" w:initials="rbdj">
    <w:p w14:paraId="7377179B" w14:textId="31436A1F" w:rsidR="006C5B68" w:rsidRPr="006C5B68" w:rsidRDefault="006C5B68">
      <w:pPr>
        <w:pStyle w:val="CommentText"/>
        <w:rPr>
          <w:lang w:val="nl-NL"/>
        </w:rPr>
      </w:pPr>
      <w:r>
        <w:rPr>
          <w:rStyle w:val="CommentReference"/>
        </w:rPr>
        <w:annotationRef/>
      </w:r>
      <w:r w:rsidRPr="006C5B68">
        <w:rPr>
          <w:lang w:val="nl-NL"/>
        </w:rPr>
        <w:t>Ik zou liever zeggen: op</w:t>
      </w:r>
      <w:r>
        <w:rPr>
          <w:lang w:val="nl-NL"/>
        </w:rPr>
        <w:t>delen in 3 groepen (zoals eerder genoemd).</w:t>
      </w:r>
    </w:p>
  </w:comment>
  <w:comment w:id="83" w:author="rob baatenburg de jong" w:date="2020-05-21T11:39:00Z" w:initials="rbdj">
    <w:p w14:paraId="024AEC33" w14:textId="4CE7B708" w:rsidR="006C5B68" w:rsidRPr="006C5B68" w:rsidRDefault="006C5B68">
      <w:pPr>
        <w:pStyle w:val="CommentText"/>
        <w:rPr>
          <w:lang w:val="nl-NL"/>
        </w:rPr>
      </w:pPr>
      <w:r>
        <w:rPr>
          <w:rStyle w:val="CommentReference"/>
        </w:rPr>
        <w:annotationRef/>
      </w:r>
      <w:r w:rsidRPr="006C5B68">
        <w:rPr>
          <w:lang w:val="nl-NL"/>
        </w:rPr>
        <w:t xml:space="preserve">Moeten we nog ergens noemen dat dit voor </w:t>
      </w:r>
      <w:r>
        <w:rPr>
          <w:lang w:val="nl-NL"/>
        </w:rPr>
        <w:t>een (belangrijk) deel vedroorzaakt wordt door de psychische last van het hebben van een “ tijdbom” in je buik, en niet zozeer door lichamelijke klachten?</w:t>
      </w:r>
    </w:p>
  </w:comment>
  <w:comment w:id="102" w:author="E.M. Krijkamp" w:date="2020-05-19T22:39:00Z" w:initials="EK">
    <w:p w14:paraId="085C9C16" w14:textId="504DA9B0" w:rsidR="00654393" w:rsidRPr="00654393" w:rsidRDefault="00654393">
      <w:pPr>
        <w:pStyle w:val="CommentText"/>
        <w:rPr>
          <w:lang w:val="en-US"/>
        </w:rPr>
      </w:pPr>
      <w:r>
        <w:rPr>
          <w:rStyle w:val="CommentReference"/>
        </w:rPr>
        <w:annotationRef/>
      </w:r>
      <w:r w:rsidRPr="00654393">
        <w:rPr>
          <w:lang w:val="en-US"/>
        </w:rPr>
        <w:t>We know from collaborations that colle</w:t>
      </w:r>
      <w:r>
        <w:rPr>
          <w:lang w:val="en-US"/>
        </w:rPr>
        <w:t xml:space="preserve">agues are working on that, but I am not sure if we can state it. </w:t>
      </w:r>
      <w:r w:rsidRPr="00654393">
        <w:rPr>
          <w:lang w:val="en-US"/>
        </w:rPr>
        <w:t xml:space="preserve">Maybe we can also do a quick search on what is already out </w:t>
      </w:r>
      <w:r>
        <w:rPr>
          <w:lang w:val="en-US"/>
        </w:rPr>
        <w:t xml:space="preserve">about this. </w:t>
      </w:r>
    </w:p>
  </w:comment>
  <w:comment w:id="103" w:author="E.M. Krijkamp" w:date="2020-05-19T22:22:00Z" w:initials="EK">
    <w:p w14:paraId="08EEC46E" w14:textId="39D75491" w:rsidR="00FE2640" w:rsidRPr="00FE2640" w:rsidRDefault="00FE2640">
      <w:pPr>
        <w:pStyle w:val="CommentText"/>
        <w:rPr>
          <w:lang w:val="nl-NL"/>
        </w:rPr>
      </w:pPr>
      <w:r>
        <w:rPr>
          <w:rStyle w:val="CommentReference"/>
        </w:rPr>
        <w:annotationRef/>
      </w:r>
      <w:r w:rsidRPr="00FE2640">
        <w:rPr>
          <w:lang w:val="nl-NL"/>
        </w:rPr>
        <w:t>Jan van Busschbach,</w:t>
      </w:r>
      <w:r>
        <w:rPr>
          <w:lang w:val="nl-NL"/>
        </w:rPr>
        <w:t xml:space="preserve"> zou u ons aub kunnen helpen bij het reflecteren op de gebruikte methode?</w:t>
      </w:r>
    </w:p>
  </w:comment>
  <w:comment w:id="107" w:author="E.M. Krijkamp" w:date="2020-05-19T22:48:00Z" w:initials="EK">
    <w:p w14:paraId="17A8C49D" w14:textId="60F8AF7B" w:rsidR="00DD396F" w:rsidRPr="00DD396F" w:rsidRDefault="00DD396F">
      <w:pPr>
        <w:pStyle w:val="CommentText"/>
        <w:rPr>
          <w:lang w:val="nl-NL"/>
        </w:rPr>
      </w:pPr>
      <w:r>
        <w:rPr>
          <w:rStyle w:val="CommentReference"/>
        </w:rPr>
        <w:annotationRef/>
      </w:r>
      <w:r>
        <w:rPr>
          <w:lang w:val="nl-NL"/>
        </w:rPr>
        <w:t>Niet voor dit doeleinde, maar ik moest dit vermelden bij alles wat ik in de periode van de fellowship publiceer. Vandaar.</w:t>
      </w:r>
    </w:p>
  </w:comment>
  <w:comment w:id="118" w:author="E.M. Krijkamp" w:date="2020-05-19T16:54:00Z" w:initials="EK">
    <w:p w14:paraId="08B4F758" w14:textId="40D56AE9" w:rsidR="001F3FAE" w:rsidRPr="009400C4" w:rsidRDefault="001F3FAE">
      <w:pPr>
        <w:pStyle w:val="CommentText"/>
        <w:rPr>
          <w:lang w:val="nl-NL"/>
        </w:rPr>
      </w:pPr>
      <w:r>
        <w:rPr>
          <w:rStyle w:val="CommentReference"/>
        </w:rPr>
        <w:annotationRef/>
      </w:r>
      <w:r w:rsidRPr="009400C4">
        <w:rPr>
          <w:lang w:val="nl-NL"/>
        </w:rPr>
        <w:t>@Benjami</w:t>
      </w:r>
      <w:r>
        <w:rPr>
          <w:lang w:val="nl-NL"/>
        </w:rPr>
        <w:t xml:space="preserve">n, sommige van de referenteis hebben aan het einde een punt, komma. Dit moeten we even in onze gezamenlijk Medendely controleren. </w:t>
      </w:r>
    </w:p>
  </w:comment>
  <w:comment w:id="135" w:author="E.M. Krijkamp" w:date="2020-05-19T16:34:00Z" w:initials="EK">
    <w:p w14:paraId="57780BA1" w14:textId="48A6034B" w:rsidR="001F3FAE" w:rsidRPr="00A841EB" w:rsidRDefault="001F3FAE">
      <w:pPr>
        <w:pStyle w:val="CommentText"/>
        <w:rPr>
          <w:lang w:val="nl-NL"/>
        </w:rPr>
      </w:pPr>
      <w:r>
        <w:rPr>
          <w:rStyle w:val="CommentReference"/>
        </w:rPr>
        <w:annotationRef/>
      </w:r>
      <w:r w:rsidRPr="00A841EB">
        <w:rPr>
          <w:lang w:val="nl-NL"/>
        </w:rPr>
        <w:t xml:space="preserve">@Jan van Busschbach, wat is </w:t>
      </w:r>
      <w:r>
        <w:rPr>
          <w:lang w:val="nl-NL"/>
        </w:rPr>
        <w:t>uw advies hiervoor?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E1627D" w15:done="0"/>
  <w15:commentEx w15:paraId="5B26B31B" w15:done="0"/>
  <w15:commentEx w15:paraId="2D3D944E" w15:done="0"/>
  <w15:commentEx w15:paraId="270A0A8F" w15:done="0"/>
  <w15:commentEx w15:paraId="33DD9364" w15:done="0"/>
  <w15:commentEx w15:paraId="0B64B081" w15:done="0"/>
  <w15:commentEx w15:paraId="38E24F32" w15:done="0"/>
  <w15:commentEx w15:paraId="3C2D9E41" w15:done="0"/>
  <w15:commentEx w15:paraId="299439A4" w15:done="0"/>
  <w15:commentEx w15:paraId="2574C25C" w15:done="0"/>
  <w15:commentEx w15:paraId="38E828D1" w15:done="0"/>
  <w15:commentEx w15:paraId="49B4037F" w15:done="0"/>
  <w15:commentEx w15:paraId="36CD46A8" w15:done="0"/>
  <w15:commentEx w15:paraId="44384B2A" w15:done="0"/>
  <w15:commentEx w15:paraId="02C9926D" w15:done="0"/>
  <w15:commentEx w15:paraId="4347DFF4" w15:done="0"/>
  <w15:commentEx w15:paraId="0378D92B" w15:done="0"/>
  <w15:commentEx w15:paraId="3AACB6FE" w15:done="0"/>
  <w15:commentEx w15:paraId="66896093" w15:done="0"/>
  <w15:commentEx w15:paraId="0E45E305" w15:done="0"/>
  <w15:commentEx w15:paraId="5FF9F252" w15:done="0"/>
  <w15:commentEx w15:paraId="5B58EA2D" w15:done="0"/>
  <w15:commentEx w15:paraId="7308B62E" w15:done="0"/>
  <w15:commentEx w15:paraId="5E87E7BB" w15:done="0"/>
  <w15:commentEx w15:paraId="36565F2D" w15:done="0"/>
  <w15:commentEx w15:paraId="652AE79D" w15:paraIdParent="36565F2D" w15:done="0"/>
  <w15:commentEx w15:paraId="7FA9C826" w15:done="0"/>
  <w15:commentEx w15:paraId="394231F6" w15:done="0"/>
  <w15:commentEx w15:paraId="64E49EA5" w15:done="0"/>
  <w15:commentEx w15:paraId="7F0B24E0" w15:done="0"/>
  <w15:commentEx w15:paraId="7377179B" w15:done="0"/>
  <w15:commentEx w15:paraId="024AEC33" w15:done="0"/>
  <w15:commentEx w15:paraId="085C9C16" w15:done="0"/>
  <w15:commentEx w15:paraId="08EEC46E" w15:done="0"/>
  <w15:commentEx w15:paraId="17A8C49D" w15:done="0"/>
  <w15:commentEx w15:paraId="08B4F758" w15:done="0"/>
  <w15:commentEx w15:paraId="57780B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E1627D" w16cid:durableId="45223D5C"/>
  <w16cid:commentId w16cid:paraId="5B26B31B" w16cid:durableId="2270E083"/>
  <w16cid:commentId w16cid:paraId="2D3D944E" w16cid:durableId="2270E236"/>
  <w16cid:commentId w16cid:paraId="270A0A8F" w16cid:durableId="47C159E0"/>
  <w16cid:commentId w16cid:paraId="33DD9364" w16cid:durableId="226E8AFE"/>
  <w16cid:commentId w16cid:paraId="36CD46A8" w16cid:durableId="2270DDF6"/>
  <w16cid:commentId w16cid:paraId="0378D92B" w16cid:durableId="2270DF45"/>
  <w16cid:commentId w16cid:paraId="3AACB6FE" w16cid:durableId="2270E308"/>
  <w16cid:commentId w16cid:paraId="66896093" w16cid:durableId="750E21B7"/>
  <w16cid:commentId w16cid:paraId="0E45E305" w16cid:durableId="2270E005"/>
  <w16cid:commentId w16cid:paraId="5FF9F252" w16cid:durableId="2270E050"/>
  <w16cid:commentId w16cid:paraId="5B58EA2D" w16cid:durableId="2270E063"/>
  <w16cid:commentId w16cid:paraId="7308B62E" w16cid:durableId="2270E3C7"/>
  <w16cid:commentId w16cid:paraId="5E87E7BB" w16cid:durableId="226ECF44"/>
  <w16cid:commentId w16cid:paraId="36565F2D" w16cid:durableId="226E85C1"/>
  <w16cid:commentId w16cid:paraId="652AE79D" w16cid:durableId="226ECB4F"/>
  <w16cid:commentId w16cid:paraId="7FA9C826" w16cid:durableId="226ECEDB"/>
  <w16cid:commentId w16cid:paraId="394231F6" w16cid:durableId="2270E538"/>
  <w16cid:commentId w16cid:paraId="64E49EA5" w16cid:durableId="2270E63A"/>
  <w16cid:commentId w16cid:paraId="7F0B24E0" w16cid:durableId="226ED41F"/>
  <w16cid:commentId w16cid:paraId="7377179B" w16cid:durableId="2270E6A0"/>
  <w16cid:commentId w16cid:paraId="024AEC33" w16cid:durableId="2270E6E6"/>
  <w16cid:commentId w16cid:paraId="085C9C16" w16cid:durableId="226EDE87"/>
  <w16cid:commentId w16cid:paraId="08EEC46E" w16cid:durableId="226EDABD"/>
  <w16cid:commentId w16cid:paraId="17A8C49D" w16cid:durableId="226EE0AD"/>
  <w16cid:commentId w16cid:paraId="08B4F758" w16cid:durableId="226E8DCF"/>
  <w16cid:commentId w16cid:paraId="57780BA1" w16cid:durableId="226E892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72F992" w14:textId="77777777" w:rsidR="00AC2803" w:rsidRDefault="00AC2803" w:rsidP="00FE7393">
      <w:pPr>
        <w:spacing w:after="0" w:line="240" w:lineRule="auto"/>
      </w:pPr>
      <w:r>
        <w:separator/>
      </w:r>
    </w:p>
  </w:endnote>
  <w:endnote w:type="continuationSeparator" w:id="0">
    <w:p w14:paraId="62F2E2E0" w14:textId="77777777" w:rsidR="00AC2803" w:rsidRDefault="00AC2803" w:rsidP="00FE7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50A397" w14:textId="77777777" w:rsidR="00AC2803" w:rsidRDefault="00AC2803" w:rsidP="00FE7393">
      <w:pPr>
        <w:spacing w:after="0" w:line="240" w:lineRule="auto"/>
      </w:pPr>
      <w:r>
        <w:separator/>
      </w:r>
    </w:p>
  </w:footnote>
  <w:footnote w:type="continuationSeparator" w:id="0">
    <w:p w14:paraId="3BFE7DA1" w14:textId="77777777" w:rsidR="00AC2803" w:rsidRDefault="00AC2803" w:rsidP="00FE73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1"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2"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3"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5"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6"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7"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8"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9"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7"/>
  </w:num>
  <w:num w:numId="5">
    <w:abstractNumId w:val="5"/>
  </w:num>
  <w:num w:numId="6">
    <w:abstractNumId w:val="2"/>
  </w:num>
  <w:num w:numId="7">
    <w:abstractNumId w:val="1"/>
  </w:num>
  <w:num w:numId="8">
    <w:abstractNumId w:val="0"/>
  </w:num>
  <w:num w:numId="9">
    <w:abstractNumId w:val="9"/>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Y. Gravesteijn">
    <w15:presenceInfo w15:providerId="AD" w15:userId="S::b.gravesteijn@erasmusmc.nl::67e68e62-6f07-429b-97f8-b99260b90b51"/>
  </w15:person>
  <w15:person w15:author="G. Geleijnse">
    <w15:presenceInfo w15:providerId="AD" w15:userId="S-1-5-21-932686498-1610486119-1155464205-25937"/>
  </w15:person>
  <w15:person w15:author="rob baatenburg de jong">
    <w15:presenceInfo w15:providerId="Windows Live" w15:userId="4f5f346fb956906a"/>
  </w15:person>
  <w15:person w15:author="E.M. Krijkamp">
    <w15:presenceInfo w15:providerId="AD" w15:userId="S::e.krijkamp@erasmusmc.nl::6b549f4a-e21e-4342-9116-7452856f1b15"/>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7659"/>
    <w:rsid w:val="000078C0"/>
    <w:rsid w:val="000540A2"/>
    <w:rsid w:val="00055008"/>
    <w:rsid w:val="000611E7"/>
    <w:rsid w:val="00063929"/>
    <w:rsid w:val="0008B50C"/>
    <w:rsid w:val="000C7112"/>
    <w:rsid w:val="000D187D"/>
    <w:rsid w:val="000E4643"/>
    <w:rsid w:val="000EA3A3"/>
    <w:rsid w:val="000F1AFD"/>
    <w:rsid w:val="000F21BC"/>
    <w:rsid w:val="00100057"/>
    <w:rsid w:val="00110D40"/>
    <w:rsid w:val="0011909D"/>
    <w:rsid w:val="00121FE0"/>
    <w:rsid w:val="00132981"/>
    <w:rsid w:val="00141C7D"/>
    <w:rsid w:val="00145258"/>
    <w:rsid w:val="00150F00"/>
    <w:rsid w:val="00163AE5"/>
    <w:rsid w:val="0017F927"/>
    <w:rsid w:val="00182E81"/>
    <w:rsid w:val="00194496"/>
    <w:rsid w:val="001B3615"/>
    <w:rsid w:val="001C7EFB"/>
    <w:rsid w:val="001E1B6B"/>
    <w:rsid w:val="001E1D2F"/>
    <w:rsid w:val="001E60E4"/>
    <w:rsid w:val="001F3FAE"/>
    <w:rsid w:val="001F69FD"/>
    <w:rsid w:val="00200F83"/>
    <w:rsid w:val="0020337C"/>
    <w:rsid w:val="002048D1"/>
    <w:rsid w:val="00204EDB"/>
    <w:rsid w:val="002208A9"/>
    <w:rsid w:val="00234D3C"/>
    <w:rsid w:val="002616F5"/>
    <w:rsid w:val="00264033"/>
    <w:rsid w:val="00270429"/>
    <w:rsid w:val="00270992"/>
    <w:rsid w:val="002A1A07"/>
    <w:rsid w:val="002BFCA2"/>
    <w:rsid w:val="002D33ED"/>
    <w:rsid w:val="002E445A"/>
    <w:rsid w:val="002F129C"/>
    <w:rsid w:val="002F3C82"/>
    <w:rsid w:val="002FF898"/>
    <w:rsid w:val="0030D55C"/>
    <w:rsid w:val="00320D1E"/>
    <w:rsid w:val="00349842"/>
    <w:rsid w:val="00354D49"/>
    <w:rsid w:val="003655B2"/>
    <w:rsid w:val="00387662"/>
    <w:rsid w:val="003A3C68"/>
    <w:rsid w:val="003B0009"/>
    <w:rsid w:val="003B106D"/>
    <w:rsid w:val="003BDB2E"/>
    <w:rsid w:val="003E5752"/>
    <w:rsid w:val="00407C57"/>
    <w:rsid w:val="00424F66"/>
    <w:rsid w:val="004257EC"/>
    <w:rsid w:val="00436E4B"/>
    <w:rsid w:val="004417D8"/>
    <w:rsid w:val="0044C3EB"/>
    <w:rsid w:val="00450D5F"/>
    <w:rsid w:val="004602FE"/>
    <w:rsid w:val="0046477A"/>
    <w:rsid w:val="00466DB7"/>
    <w:rsid w:val="004927B3"/>
    <w:rsid w:val="004A503D"/>
    <w:rsid w:val="004AD833"/>
    <w:rsid w:val="004B240F"/>
    <w:rsid w:val="004C5675"/>
    <w:rsid w:val="004D7E65"/>
    <w:rsid w:val="004E1046"/>
    <w:rsid w:val="004F1948"/>
    <w:rsid w:val="00514E05"/>
    <w:rsid w:val="00516760"/>
    <w:rsid w:val="005305F4"/>
    <w:rsid w:val="005337D5"/>
    <w:rsid w:val="005574D3"/>
    <w:rsid w:val="00557AD1"/>
    <w:rsid w:val="00563E06"/>
    <w:rsid w:val="005655B5"/>
    <w:rsid w:val="00572679"/>
    <w:rsid w:val="005847E3"/>
    <w:rsid w:val="00591667"/>
    <w:rsid w:val="005C6DC4"/>
    <w:rsid w:val="005D3ED7"/>
    <w:rsid w:val="005D4DFA"/>
    <w:rsid w:val="005D65F7"/>
    <w:rsid w:val="005E6CB9"/>
    <w:rsid w:val="00621B9E"/>
    <w:rsid w:val="00621EAC"/>
    <w:rsid w:val="0065107A"/>
    <w:rsid w:val="00654393"/>
    <w:rsid w:val="0065685F"/>
    <w:rsid w:val="00674DF9"/>
    <w:rsid w:val="006B6D0B"/>
    <w:rsid w:val="006C5B68"/>
    <w:rsid w:val="006D27F5"/>
    <w:rsid w:val="006E045E"/>
    <w:rsid w:val="006F2F1B"/>
    <w:rsid w:val="00700C21"/>
    <w:rsid w:val="00714DA1"/>
    <w:rsid w:val="0072588B"/>
    <w:rsid w:val="00737CE6"/>
    <w:rsid w:val="00740C80"/>
    <w:rsid w:val="0074641A"/>
    <w:rsid w:val="007711B2"/>
    <w:rsid w:val="00784C81"/>
    <w:rsid w:val="0079D49A"/>
    <w:rsid w:val="007C1053"/>
    <w:rsid w:val="007D2DF4"/>
    <w:rsid w:val="007D3DF9"/>
    <w:rsid w:val="007E49B4"/>
    <w:rsid w:val="007E5AE1"/>
    <w:rsid w:val="00825CE2"/>
    <w:rsid w:val="0084022E"/>
    <w:rsid w:val="008668E7"/>
    <w:rsid w:val="008B1B38"/>
    <w:rsid w:val="008C4069"/>
    <w:rsid w:val="008C69CA"/>
    <w:rsid w:val="008D25CB"/>
    <w:rsid w:val="00900DFE"/>
    <w:rsid w:val="00921E11"/>
    <w:rsid w:val="0092623E"/>
    <w:rsid w:val="009400C4"/>
    <w:rsid w:val="0094384D"/>
    <w:rsid w:val="00947740"/>
    <w:rsid w:val="00970A14"/>
    <w:rsid w:val="0097278A"/>
    <w:rsid w:val="0099203E"/>
    <w:rsid w:val="00993323"/>
    <w:rsid w:val="00995228"/>
    <w:rsid w:val="009E62A4"/>
    <w:rsid w:val="009F13BC"/>
    <w:rsid w:val="009F62A4"/>
    <w:rsid w:val="00A00A32"/>
    <w:rsid w:val="00A20331"/>
    <w:rsid w:val="00A25DF7"/>
    <w:rsid w:val="00A505EA"/>
    <w:rsid w:val="00A51144"/>
    <w:rsid w:val="00A841EB"/>
    <w:rsid w:val="00AA5D26"/>
    <w:rsid w:val="00AC2803"/>
    <w:rsid w:val="00AC6F5A"/>
    <w:rsid w:val="00AE7483"/>
    <w:rsid w:val="00B0055D"/>
    <w:rsid w:val="00B05DB4"/>
    <w:rsid w:val="00B10237"/>
    <w:rsid w:val="00B12A7F"/>
    <w:rsid w:val="00B243F4"/>
    <w:rsid w:val="00B308D5"/>
    <w:rsid w:val="00B36A8C"/>
    <w:rsid w:val="00B478AE"/>
    <w:rsid w:val="00B51005"/>
    <w:rsid w:val="00B6789B"/>
    <w:rsid w:val="00B80DE7"/>
    <w:rsid w:val="00BA1945"/>
    <w:rsid w:val="00BD50BF"/>
    <w:rsid w:val="00BE6480"/>
    <w:rsid w:val="00BED763"/>
    <w:rsid w:val="00C0418C"/>
    <w:rsid w:val="00C047C6"/>
    <w:rsid w:val="00C24ED4"/>
    <w:rsid w:val="00CA1D47"/>
    <w:rsid w:val="00CA5F8E"/>
    <w:rsid w:val="00CB2328"/>
    <w:rsid w:val="00CB2BA0"/>
    <w:rsid w:val="00CB5091"/>
    <w:rsid w:val="00CB723E"/>
    <w:rsid w:val="00CD22EF"/>
    <w:rsid w:val="00CF102E"/>
    <w:rsid w:val="00CF728A"/>
    <w:rsid w:val="00D369EC"/>
    <w:rsid w:val="00D516BF"/>
    <w:rsid w:val="00D64054"/>
    <w:rsid w:val="00D73F13"/>
    <w:rsid w:val="00D84645"/>
    <w:rsid w:val="00D87AD4"/>
    <w:rsid w:val="00D9064D"/>
    <w:rsid w:val="00DA712E"/>
    <w:rsid w:val="00DB1A5E"/>
    <w:rsid w:val="00DC4B44"/>
    <w:rsid w:val="00DD3325"/>
    <w:rsid w:val="00DD396F"/>
    <w:rsid w:val="00DD4B8A"/>
    <w:rsid w:val="00DE2A7F"/>
    <w:rsid w:val="00DE3710"/>
    <w:rsid w:val="00DF2531"/>
    <w:rsid w:val="00DF79C4"/>
    <w:rsid w:val="00E1769B"/>
    <w:rsid w:val="00E20269"/>
    <w:rsid w:val="00E3229F"/>
    <w:rsid w:val="00E4132A"/>
    <w:rsid w:val="00E65A86"/>
    <w:rsid w:val="00E678CD"/>
    <w:rsid w:val="00E70F2E"/>
    <w:rsid w:val="00E9EE46"/>
    <w:rsid w:val="00EA5F14"/>
    <w:rsid w:val="00EC12A5"/>
    <w:rsid w:val="00EF2FED"/>
    <w:rsid w:val="00EF5030"/>
    <w:rsid w:val="00F17231"/>
    <w:rsid w:val="00F265AD"/>
    <w:rsid w:val="00F3380A"/>
    <w:rsid w:val="00F34F0F"/>
    <w:rsid w:val="00F5422B"/>
    <w:rsid w:val="00F57734"/>
    <w:rsid w:val="00F80713"/>
    <w:rsid w:val="00F81350"/>
    <w:rsid w:val="00F93C68"/>
    <w:rsid w:val="00FB709A"/>
    <w:rsid w:val="00FC2F85"/>
    <w:rsid w:val="00FD0B84"/>
    <w:rsid w:val="00FE2640"/>
    <w:rsid w:val="00FE4142"/>
    <w:rsid w:val="00FE4DFF"/>
    <w:rsid w:val="00FE4F62"/>
    <w:rsid w:val="00FE73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7C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unhideWhenUsed/>
    <w:qFormat/>
    <w:rsid w:val="00737C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7393"/>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semiHidden/>
    <w:unhideWhenUsed/>
    <w:rsid w:val="007C1053"/>
    <w:pPr>
      <w:spacing w:line="240" w:lineRule="auto"/>
    </w:pPr>
    <w:rPr>
      <w:sz w:val="20"/>
      <w:szCs w:val="20"/>
    </w:rPr>
  </w:style>
  <w:style w:type="character" w:customStyle="1" w:styleId="CommentTextChar">
    <w:name w:val="Comment Text Char"/>
    <w:basedOn w:val="DefaultParagraphFont"/>
    <w:link w:val="CommentText"/>
    <w:uiPriority w:val="99"/>
    <w:semiHidden/>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Revision">
    <w:name w:val="Revision"/>
    <w:hidden/>
    <w:uiPriority w:val="99"/>
    <w:semiHidden/>
    <w:rsid w:val="00CA1D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1.png"/><Relationship Id="rId26"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ghdx.healthdata.org/gbd-2016"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erasmusmc-mgz/VB_OR_triage"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cid.org/0000-0001-8096-5803" TargetMode="Externa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orcid.org/0000-0003-3634-9899"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2-8602-0381" TargetMode="External"/><Relationship Id="rId22" Type="http://schemas.openxmlformats.org/officeDocument/2006/relationships/image" Target="media/image5.png"/><Relationship Id="rId27" Type="http://schemas.microsoft.com/office/2016/09/relationships/commentsIds" Target="commentsId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2.xml><?xml version="1.0" encoding="utf-8"?>
<ds:datastoreItem xmlns:ds="http://schemas.openxmlformats.org/officeDocument/2006/customXml" ds:itemID="{E678B69F-56AA-4C59-9217-A088B8AE87C4}">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34341ba9-d7b5-4d76-8d27-81dc39018ef7"/>
    <ds:schemaRef ds:uri="http://purl.org/dc/elements/1.1/"/>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4B3D68-55ED-40D7-A098-222AD9123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18</Pages>
  <Words>42991</Words>
  <Characters>236453</Characters>
  <Application>Microsoft Office Word</Application>
  <DocSecurity>0</DocSecurity>
  <Lines>1970</Lines>
  <Paragraphs>557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278887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 Geleijnse</cp:lastModifiedBy>
  <cp:revision>4</cp:revision>
  <dcterms:created xsi:type="dcterms:W3CDTF">2020-05-22T06:48:00Z</dcterms:created>
  <dcterms:modified xsi:type="dcterms:W3CDTF">2020-05-22T15:10:00Z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http://www.zotero.org/styles/journal-of-neurotrauma</vt:lpwstr>
  </property>
  <property fmtid="{D5CDD505-2E9C-101B-9397-08002B2CF9AE}" pid="17" name="Mendeley Recent Style Name 7_1">
    <vt:lpwstr>Journal of Neurotrauma</vt:lpwstr>
  </property>
  <property fmtid="{D5CDD505-2E9C-101B-9397-08002B2CF9AE}" pid="18" name="Mendeley Recent Style Id 8_1">
    <vt:lpwstr>http://www.zotero.org/styles/the-lancet</vt:lpwstr>
  </property>
  <property fmtid="{D5CDD505-2E9C-101B-9397-08002B2CF9AE}" pid="19" name="Mendeley Recent Style Name 8_1">
    <vt:lpwstr>The Lancet</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