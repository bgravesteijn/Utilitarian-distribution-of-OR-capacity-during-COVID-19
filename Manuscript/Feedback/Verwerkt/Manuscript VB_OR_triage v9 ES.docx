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3BD14" w14:textId="1C35CE01" w:rsidR="00DA712E" w:rsidRPr="0092480E" w:rsidRDefault="00E9EE46" w:rsidP="00153762">
      <w:pPr>
        <w:pStyle w:val="Titel"/>
        <w:spacing w:line="276" w:lineRule="auto"/>
        <w:rPr>
          <w:rFonts w:ascii="Calibri" w:hAnsi="Calibri" w:cs="Calibri"/>
          <w:lang w:val="en-US"/>
        </w:rPr>
      </w:pPr>
      <w:commentRangeStart w:id="0"/>
      <w:r w:rsidRPr="0092480E">
        <w:rPr>
          <w:rFonts w:ascii="Calibri" w:hAnsi="Calibri" w:cs="Calibri"/>
          <w:lang w:val="en-US"/>
        </w:rPr>
        <w:t>U</w:t>
      </w:r>
      <w:r w:rsidR="3587E93D" w:rsidRPr="0092480E">
        <w:rPr>
          <w:rFonts w:ascii="Calibri" w:hAnsi="Calibri" w:cs="Calibri"/>
          <w:lang w:val="en-US"/>
        </w:rPr>
        <w:t>tilitarian</w:t>
      </w:r>
      <w:r w:rsidR="03ECD8FD" w:rsidRPr="0092480E">
        <w:rPr>
          <w:rFonts w:ascii="Calibri" w:hAnsi="Calibri" w:cs="Calibri"/>
          <w:lang w:val="en-US"/>
        </w:rPr>
        <w:t xml:space="preserve"> </w:t>
      </w:r>
      <w:r w:rsidR="008225F6">
        <w:rPr>
          <w:rFonts w:ascii="Calibri" w:hAnsi="Calibri" w:cs="Calibri"/>
          <w:lang w:val="en-US"/>
        </w:rPr>
        <w:t>D</w:t>
      </w:r>
      <w:r w:rsidR="3CF342A6" w:rsidRPr="0092480E">
        <w:rPr>
          <w:rFonts w:ascii="Calibri" w:hAnsi="Calibri" w:cs="Calibri"/>
          <w:lang w:val="en-US"/>
        </w:rPr>
        <w:t xml:space="preserve">istribution </w:t>
      </w:r>
      <w:commentRangeEnd w:id="0"/>
      <w:r w:rsidR="00216D56">
        <w:rPr>
          <w:rStyle w:val="Verwijzingopmerking"/>
          <w:rFonts w:asciiTheme="minorHAnsi" w:eastAsiaTheme="minorHAnsi" w:hAnsiTheme="minorHAnsi" w:cstheme="minorBidi"/>
          <w:spacing w:val="0"/>
          <w:kern w:val="0"/>
        </w:rPr>
        <w:commentReference w:id="0"/>
      </w:r>
      <w:r w:rsidR="3CF342A6" w:rsidRPr="0092480E">
        <w:rPr>
          <w:rFonts w:ascii="Calibri" w:hAnsi="Calibri" w:cs="Calibri"/>
          <w:lang w:val="en-US"/>
        </w:rPr>
        <w:t xml:space="preserve">of </w:t>
      </w:r>
      <w:r w:rsidR="008225F6">
        <w:rPr>
          <w:rFonts w:ascii="Calibri" w:hAnsi="Calibri" w:cs="Calibri"/>
          <w:lang w:val="en-US"/>
        </w:rPr>
        <w:t>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00153762">
      <w:pPr>
        <w:spacing w:line="276" w:lineRule="auto"/>
        <w:rPr>
          <w:rFonts w:ascii="Calibri" w:hAnsi="Calibri" w:cs="Calibri"/>
          <w:i/>
          <w:iCs/>
        </w:rPr>
      </w:pPr>
    </w:p>
    <w:p w14:paraId="4DB354C9" w14:textId="0F642690" w:rsidR="34696E4A" w:rsidRPr="00306820" w:rsidRDefault="2C3E4E29" w:rsidP="00153762">
      <w:pPr>
        <w:spacing w:line="276" w:lineRule="auto"/>
        <w:rPr>
          <w:lang w:val="nl-NL"/>
        </w:rPr>
      </w:pPr>
      <w:r w:rsidRPr="00306820">
        <w:rPr>
          <w:rFonts w:ascii="Calibri" w:eastAsia="Calibri" w:hAnsi="Calibri" w:cs="Calibri"/>
          <w:lang w:val="nl-NL"/>
        </w:rPr>
        <w:t>Benjamin Gravesteijn</w:t>
      </w:r>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xml:space="preserve">, Eline </w:t>
      </w:r>
      <w:proofErr w:type="spellStart"/>
      <w:r w:rsidRPr="00306820">
        <w:rPr>
          <w:rFonts w:ascii="Calibri" w:eastAsia="Calibri" w:hAnsi="Calibri" w:cs="Calibri"/>
          <w:lang w:val="nl-NL"/>
        </w:rPr>
        <w:t>Krijkamp</w:t>
      </w:r>
      <w:proofErr w:type="spellEnd"/>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xml:space="preserve">, Jan </w:t>
      </w:r>
      <w:proofErr w:type="spellStart"/>
      <w:r w:rsidRPr="00306820">
        <w:rPr>
          <w:rFonts w:ascii="Calibri" w:eastAsia="Calibri" w:hAnsi="Calibri" w:cs="Calibri"/>
          <w:lang w:val="nl-NL"/>
        </w:rPr>
        <w:t>Busschbach</w:t>
      </w:r>
      <w:proofErr w:type="spellEnd"/>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 xml:space="preserve">Geert </w:t>
      </w:r>
      <w:proofErr w:type="spellStart"/>
      <w:r w:rsidR="3B874E9B" w:rsidRPr="00306820">
        <w:rPr>
          <w:rFonts w:ascii="Calibri" w:eastAsia="Calibri" w:hAnsi="Calibri" w:cs="Calibri"/>
          <w:lang w:val="nl-NL"/>
        </w:rPr>
        <w:t>Geleijnse</w:t>
      </w:r>
      <w:proofErr w:type="spellEnd"/>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w:t>
      </w:r>
      <w:proofErr w:type="spellStart"/>
      <w:r w:rsidR="00584B7F" w:rsidRPr="00306820">
        <w:rPr>
          <w:rFonts w:ascii="Calibri" w:eastAsia="Calibri" w:hAnsi="Calibri" w:cs="Calibri"/>
          <w:lang w:val="nl-NL"/>
        </w:rPr>
        <w:t>Retel</w:t>
      </w:r>
      <w:proofErr w:type="spellEnd"/>
      <w:r w:rsidR="00584B7F" w:rsidRPr="00306820">
        <w:rPr>
          <w:rFonts w:ascii="Calibri" w:eastAsia="Calibri" w:hAnsi="Calibri" w:cs="Calibri"/>
          <w:lang w:val="nl-NL"/>
        </w:rPr>
        <w:t xml:space="preserve"> </w:t>
      </w:r>
      <w:proofErr w:type="spellStart"/>
      <w:r w:rsidR="00584B7F" w:rsidRPr="00306820">
        <w:rPr>
          <w:rFonts w:ascii="Calibri" w:eastAsia="Calibri" w:hAnsi="Calibri" w:cs="Calibri"/>
          <w:lang w:val="nl-NL"/>
        </w:rPr>
        <w:t>Helmrich</w:t>
      </w:r>
      <w:proofErr w:type="spellEnd"/>
      <w:r w:rsidR="00584B7F" w:rsidRPr="00306820">
        <w:rPr>
          <w:rFonts w:ascii="Calibri" w:eastAsia="Calibri" w:hAnsi="Calibri" w:cs="Calibri"/>
          <w:lang w:val="nl-NL"/>
        </w:rPr>
        <w:t xml:space="preserve">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BD01BB">
        <w:fldChar w:fldCharType="begin"/>
      </w:r>
      <w:r w:rsidR="00BD01BB" w:rsidRPr="00216D56">
        <w:rPr>
          <w:lang w:val="nl-NL"/>
          <w:rPrChange w:id="1" w:author="Ewout Steyerberg" w:date="2020-06-10T21:49:00Z">
            <w:rPr/>
          </w:rPrChange>
        </w:rPr>
        <w:instrText xml:space="preserve"> HYPERLINK "https://orcid.org/0000-0001-9980-8613" </w:instrText>
      </w:r>
      <w:r w:rsidR="00BD01BB">
        <w:fldChar w:fldCharType="separate"/>
      </w:r>
      <w:r w:rsidR="00A43F26" w:rsidRPr="00306820">
        <w:rPr>
          <w:rFonts w:ascii="Calibri" w:eastAsia="Calibri" w:hAnsi="Calibri" w:cs="Calibri"/>
          <w:lang w:val="nl-NL"/>
        </w:rPr>
        <w:t>0000-0001-9980-8613</w:t>
      </w:r>
      <w:r w:rsidR="00BD01BB">
        <w:rPr>
          <w:rFonts w:ascii="Calibri" w:eastAsia="Calibri" w:hAnsi="Calibri" w:cs="Calibri"/>
          <w:lang w:val="nl-NL"/>
        </w:rPr>
        <w:fldChar w:fldCharType="end"/>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 xml:space="preserve">Jan van </w:t>
      </w:r>
      <w:proofErr w:type="spellStart"/>
      <w:r w:rsidRPr="00306820">
        <w:rPr>
          <w:rFonts w:ascii="Calibri" w:eastAsia="Calibri" w:hAnsi="Calibri" w:cs="Calibri"/>
          <w:lang w:val="nl-NL"/>
        </w:rPr>
        <w:t>Saase</w:t>
      </w:r>
      <w:proofErr w:type="spellEnd"/>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xml:space="preserve">, Hester </w:t>
      </w:r>
      <w:proofErr w:type="spellStart"/>
      <w:r w:rsidRPr="00306820">
        <w:rPr>
          <w:rFonts w:ascii="Calibri" w:eastAsia="Calibri" w:hAnsi="Calibri" w:cs="Calibri"/>
          <w:lang w:val="nl-NL"/>
        </w:rPr>
        <w:t>Lingsma</w:t>
      </w:r>
      <w:proofErr w:type="spellEnd"/>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xml:space="preserve">, Rob </w:t>
      </w:r>
      <w:proofErr w:type="spellStart"/>
      <w:r w:rsidRPr="00306820">
        <w:rPr>
          <w:rFonts w:ascii="Calibri" w:eastAsia="Calibri" w:hAnsi="Calibri" w:cs="Calibri"/>
          <w:lang w:val="nl-NL"/>
        </w:rPr>
        <w:t>Baatenburg</w:t>
      </w:r>
      <w:proofErr w:type="spellEnd"/>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the</w:t>
      </w:r>
      <w:proofErr w:type="spellEnd"/>
      <w:r w:rsidR="04214332" w:rsidRPr="00306820">
        <w:rPr>
          <w:rFonts w:ascii="Calibri" w:eastAsia="Calibri" w:hAnsi="Calibri" w:cs="Calibri"/>
          <w:lang w:val="nl-NL"/>
        </w:rPr>
        <w:t xml:space="preserve"> Value </w:t>
      </w:r>
      <w:proofErr w:type="spellStart"/>
      <w:r w:rsidR="04214332" w:rsidRPr="00306820">
        <w:rPr>
          <w:rFonts w:ascii="Calibri" w:eastAsia="Calibri" w:hAnsi="Calibri" w:cs="Calibri"/>
          <w:lang w:val="nl-NL"/>
        </w:rPr>
        <w:t>Based</w:t>
      </w:r>
      <w:proofErr w:type="spellEnd"/>
      <w:r w:rsidR="04214332" w:rsidRPr="00306820">
        <w:rPr>
          <w:rFonts w:ascii="Calibri" w:eastAsia="Calibri" w:hAnsi="Calibri" w:cs="Calibri"/>
          <w:lang w:val="nl-NL"/>
        </w:rPr>
        <w:t xml:space="preserve"> OR team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48507A"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8)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6A3DE9">
        <w:rPr>
          <w:rFonts w:ascii="Calibri" w:eastAsia="Calibri" w:hAnsi="Calibri" w:cs="Calibri"/>
          <w:sz w:val="22"/>
          <w:szCs w:val="22"/>
        </w:rPr>
        <w:t>9</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B5D8E67"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w:t>
      </w:r>
      <w:proofErr w:type="gramStart"/>
      <w:r w:rsidR="00A43F26" w:rsidRPr="0092480E">
        <w:rPr>
          <w:rFonts w:ascii="Calibri" w:eastAsia="Calibri" w:hAnsi="Calibri" w:cs="Calibri"/>
          <w:lang w:val="nl-NL"/>
        </w:rPr>
        <w:t>OR team</w:t>
      </w:r>
      <w:proofErr w:type="gramEnd"/>
      <w:r w:rsidR="00A43F26" w:rsidRPr="0092480E">
        <w:rPr>
          <w:rFonts w:ascii="Calibri" w:eastAsia="Calibri" w:hAnsi="Calibri" w:cs="Calibri"/>
          <w:lang w:val="nl-NL"/>
        </w:rPr>
        <w:t xml:space="preserve">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commentRangeStart w:id="2"/>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commentRangeEnd w:id="2"/>
      <w:r w:rsidR="00552A94">
        <w:rPr>
          <w:rStyle w:val="Verwijzingopmerking"/>
          <w:rFonts w:asciiTheme="minorHAnsi" w:eastAsiaTheme="minorHAnsi" w:hAnsiTheme="minorHAnsi" w:cstheme="minorBidi"/>
          <w:lang w:val="en-GB"/>
        </w:rPr>
        <w:commentReference w:id="2"/>
      </w:r>
    </w:p>
    <w:p w14:paraId="037F937F" w14:textId="5B2DAFC9" w:rsidR="00EC12A5" w:rsidRDefault="0097278A" w:rsidP="00153762">
      <w:pPr>
        <w:pStyle w:val="Lijstalinea"/>
        <w:numPr>
          <w:ilvl w:val="0"/>
          <w:numId w:val="12"/>
        </w:numPr>
        <w:spacing w:line="276" w:lineRule="auto"/>
        <w:rPr>
          <w:rFonts w:ascii="Calibri" w:hAnsi="Calibri" w:cs="Calibri"/>
        </w:rPr>
      </w:pPr>
      <w:commentRangeStart w:id="3"/>
      <w:r w:rsidRPr="0092480E">
        <w:rPr>
          <w:rFonts w:ascii="Calibri" w:hAnsi="Calibri" w:cs="Calibri"/>
        </w:rPr>
        <w:t>NEJM</w:t>
      </w:r>
      <w:commentRangeEnd w:id="3"/>
      <w:r w:rsidR="00027475">
        <w:rPr>
          <w:rStyle w:val="Verwijzingopmerking"/>
        </w:rPr>
        <w:commentReference w:id="3"/>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Persad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153762">
      <w:pPr>
        <w:pStyle w:val="Lijstalinea"/>
        <w:numPr>
          <w:ilvl w:val="0"/>
          <w:numId w:val="12"/>
        </w:numPr>
        <w:spacing w:line="276" w:lineRule="auto"/>
        <w:rPr>
          <w:rFonts w:ascii="Calibri" w:hAnsi="Calibri" w:cs="Calibri"/>
        </w:rPr>
      </w:pPr>
      <w:r>
        <w:rPr>
          <w:rFonts w:ascii="Calibri" w:hAnsi="Calibri" w:cs="Calibri"/>
        </w:rPr>
        <w:t>L</w:t>
      </w:r>
      <w:commentRangeStart w:id="4"/>
      <w:r>
        <w:rPr>
          <w:rFonts w:ascii="Calibri" w:hAnsi="Calibri" w:cs="Calibri"/>
        </w:rPr>
        <w:t>ancet</w:t>
      </w:r>
      <w:commentRangeEnd w:id="4"/>
      <w:r w:rsidR="00027475">
        <w:rPr>
          <w:rStyle w:val="Verwijzingopmerking"/>
        </w:rPr>
        <w:commentReference w:id="4"/>
      </w:r>
    </w:p>
    <w:p w14:paraId="02BDA989" w14:textId="68512DFC" w:rsidR="00584B7F" w:rsidRPr="0092480E" w:rsidRDefault="00D50C21" w:rsidP="00153762">
      <w:pPr>
        <w:pStyle w:val="Lijstalinea"/>
        <w:numPr>
          <w:ilvl w:val="0"/>
          <w:numId w:val="12"/>
        </w:numPr>
        <w:spacing w:line="276" w:lineRule="auto"/>
        <w:rPr>
          <w:rFonts w:ascii="Calibri" w:hAnsi="Calibri" w:cs="Calibri"/>
        </w:rPr>
      </w:pPr>
      <w:commentRangeStart w:id="5"/>
      <w:r>
        <w:rPr>
          <w:rFonts w:ascii="Calibri" w:hAnsi="Calibri" w:cs="Calibri"/>
        </w:rPr>
        <w:t>B</w:t>
      </w:r>
      <w:r w:rsidR="00584B7F" w:rsidRPr="0092480E">
        <w:rPr>
          <w:rFonts w:ascii="Calibri" w:hAnsi="Calibri" w:cs="Calibri"/>
        </w:rPr>
        <w:t>M</w:t>
      </w:r>
      <w:r>
        <w:rPr>
          <w:rFonts w:ascii="Calibri" w:hAnsi="Calibri" w:cs="Calibri"/>
        </w:rPr>
        <w:t>J</w:t>
      </w:r>
      <w:commentRangeEnd w:id="5"/>
      <w:r w:rsidR="00CD5FE9">
        <w:rPr>
          <w:rStyle w:val="Verwijzingopmerking"/>
        </w:rPr>
        <w:commentReference w:id="5"/>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Kop1"/>
        <w:spacing w:line="276" w:lineRule="auto"/>
        <w:rPr>
          <w:rFonts w:ascii="Calibri" w:hAnsi="Calibri" w:cs="Calibri"/>
          <w:lang w:val="en-US"/>
        </w:rPr>
      </w:pPr>
      <w:commentRangeStart w:id="6"/>
      <w:r w:rsidRPr="0092480E">
        <w:rPr>
          <w:rFonts w:ascii="Calibri" w:hAnsi="Calibri" w:cs="Calibri"/>
          <w:lang w:val="en-US"/>
        </w:rPr>
        <w:lastRenderedPageBreak/>
        <w:t>Abstract</w:t>
      </w:r>
      <w:commentRangeEnd w:id="6"/>
      <w:r w:rsidR="001069EC">
        <w:rPr>
          <w:rStyle w:val="Verwijzingopmerking"/>
          <w:rFonts w:asciiTheme="minorHAnsi" w:eastAsiaTheme="minorHAnsi" w:hAnsiTheme="minorHAnsi" w:cstheme="minorBidi"/>
          <w:color w:val="auto"/>
        </w:rPr>
        <w:commentReference w:id="6"/>
      </w:r>
    </w:p>
    <w:p w14:paraId="7E375399" w14:textId="48280D20" w:rsidR="00737CE6" w:rsidRPr="0092480E" w:rsidRDefault="00737CE6" w:rsidP="00153762">
      <w:pPr>
        <w:pStyle w:val="Kop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0C17F361"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D40A7B">
        <w:rPr>
          <w:rFonts w:ascii="Calibri" w:eastAsia="Calibri" w:hAnsi="Calibri" w:cs="Calibri"/>
        </w:rPr>
        <w:t>Consequently</w:t>
      </w:r>
      <w:r w:rsidRPr="0092480E">
        <w:rPr>
          <w:rFonts w:ascii="Calibri" w:eastAsia="Calibri" w:hAnsi="Calibri" w:cs="Calibri"/>
        </w:rPr>
        <w:t xml:space="preserve">, </w:t>
      </w:r>
      <w:r w:rsidR="00956731">
        <w:rPr>
          <w:rFonts w:ascii="Calibri" w:eastAsia="Calibri" w:hAnsi="Calibri" w:cs="Calibri"/>
        </w:rPr>
        <w:t xml:space="preserve">the </w:t>
      </w:r>
      <w:r w:rsidR="00691552" w:rsidRPr="0092480E">
        <w:rPr>
          <w:rFonts w:ascii="Calibri" w:eastAsia="Calibri" w:hAnsi="Calibri" w:cs="Calibri"/>
        </w:rPr>
        <w:t>number</w:t>
      </w:r>
      <w:r w:rsidRPr="0092480E">
        <w:rPr>
          <w:rFonts w:ascii="Calibri" w:eastAsia="Calibri" w:hAnsi="Calibri" w:cs="Calibri"/>
        </w:rPr>
        <w:t xml:space="preserve"> of patients waiting for vital surgeries</w:t>
      </w:r>
      <w:r w:rsidR="1A8865B7" w:rsidRPr="0092480E">
        <w:rPr>
          <w:rFonts w:ascii="Calibri" w:eastAsia="Calibri" w:hAnsi="Calibri" w:cs="Calibri"/>
        </w:rPr>
        <w:t xml:space="preserve"> </w:t>
      </w:r>
      <w:r w:rsidR="00956731">
        <w:rPr>
          <w:rFonts w:ascii="Calibri" w:eastAsia="Calibri" w:hAnsi="Calibri" w:cs="Calibri"/>
        </w:rPr>
        <w:t xml:space="preserve">is accumulating </w:t>
      </w:r>
      <w:r w:rsidR="1A8865B7" w:rsidRPr="0092480E">
        <w:rPr>
          <w:rFonts w:ascii="Calibri" w:eastAsia="Calibri" w:hAnsi="Calibri" w:cs="Calibri"/>
        </w:rPr>
        <w:t>and</w:t>
      </w:r>
      <w:r w:rsidRPr="0092480E">
        <w:rPr>
          <w:rFonts w:ascii="Calibri" w:eastAsia="Calibri" w:hAnsi="Calibri" w:cs="Calibri"/>
        </w:rPr>
        <w:t xml:space="preserve"> societ</w:t>
      </w:r>
      <w:r w:rsidR="009262F5" w:rsidRPr="0092480E">
        <w:rPr>
          <w:rFonts w:ascii="Calibri" w:eastAsia="Calibri" w:hAnsi="Calibri" w:cs="Calibri"/>
        </w:rPr>
        <w:t xml:space="preserve">ies </w:t>
      </w:r>
      <w:r w:rsidR="00584B7F" w:rsidRPr="0092480E">
        <w:rPr>
          <w:rFonts w:ascii="Calibri" w:eastAsia="Calibri" w:hAnsi="Calibri" w:cs="Calibri"/>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w:t>
      </w:r>
      <w:r w:rsidR="00D40A7B">
        <w:rPr>
          <w:rFonts w:ascii="Calibri" w:eastAsia="Calibri" w:hAnsi="Calibri" w:cs="Calibri"/>
        </w:rPr>
        <w:t xml:space="preserve">patient </w:t>
      </w:r>
      <w:r w:rsidR="00691552" w:rsidRPr="0092480E">
        <w:rPr>
          <w:rFonts w:ascii="Calibri" w:eastAsia="Calibri" w:hAnsi="Calibri" w:cs="Calibri"/>
        </w:rPr>
        <w:t xml:space="preserve">prioritization. </w:t>
      </w:r>
      <w:r w:rsidR="0044432F">
        <w:rPr>
          <w:rFonts w:ascii="Calibri" w:eastAsia="Calibri" w:hAnsi="Calibri" w:cs="Calibri"/>
        </w:rPr>
        <w:t>O</w:t>
      </w:r>
      <w:r w:rsidR="00E25C4D" w:rsidRPr="0092480E">
        <w:rPr>
          <w:rFonts w:ascii="Calibri" w:eastAsia="Calibri" w:hAnsi="Calibri" w:cs="Calibri"/>
        </w:rPr>
        <w:t xml:space="preserve">ur objective was </w:t>
      </w:r>
      <w:r w:rsidR="77CE9379" w:rsidRPr="0092480E">
        <w:rPr>
          <w:rFonts w:ascii="Calibri" w:eastAsia="Calibri" w:hAnsi="Calibri" w:cs="Calibri"/>
        </w:rPr>
        <w:t xml:space="preserve">to </w:t>
      </w:r>
      <w:commentRangeStart w:id="7"/>
      <w:r w:rsidR="77CE9379" w:rsidRPr="0092480E">
        <w:rPr>
          <w:rFonts w:ascii="Calibri" w:eastAsia="Calibri" w:hAnsi="Calibri" w:cs="Calibri"/>
        </w:rPr>
        <w:t xml:space="preserve">estimate the effects </w:t>
      </w:r>
      <w:commentRangeEnd w:id="7"/>
      <w:r w:rsidR="004F6E18">
        <w:rPr>
          <w:rStyle w:val="Verwijzingopmerking"/>
          <w:rFonts w:asciiTheme="minorHAnsi" w:eastAsiaTheme="minorHAnsi" w:hAnsiTheme="minorHAnsi" w:cstheme="minorBidi"/>
          <w:lang w:val="en-GB"/>
        </w:rPr>
        <w:commentReference w:id="7"/>
      </w:r>
      <w:r w:rsidR="77CE9379" w:rsidRPr="0092480E">
        <w:rPr>
          <w:rFonts w:ascii="Calibri" w:eastAsia="Calibri" w:hAnsi="Calibri" w:cs="Calibri"/>
        </w:rPr>
        <w:t xml:space="preserve">of </w:t>
      </w:r>
      <w:r w:rsidR="00950350">
        <w:rPr>
          <w:rFonts w:ascii="Calibri" w:eastAsia="Calibri" w:hAnsi="Calibri" w:cs="Calibri"/>
        </w:rPr>
        <w:t xml:space="preserve">non-emergency </w:t>
      </w:r>
      <w:r w:rsidR="77CE9379" w:rsidRPr="0092480E">
        <w:rPr>
          <w:rFonts w:ascii="Calibri" w:eastAsia="Calibri" w:hAnsi="Calibri" w:cs="Calibri"/>
        </w:rPr>
        <w:t>surg</w:t>
      </w:r>
      <w:r w:rsidR="0044432F">
        <w:rPr>
          <w:rFonts w:ascii="Calibri" w:eastAsia="Calibri" w:hAnsi="Calibri" w:cs="Calibri"/>
        </w:rPr>
        <w:t>ery</w:t>
      </w:r>
      <w:r w:rsidR="00CD22EF" w:rsidRPr="0092480E">
        <w:rPr>
          <w:rFonts w:ascii="Calibri" w:eastAsia="Calibri" w:hAnsi="Calibri" w:cs="Calibri"/>
        </w:rPr>
        <w:t xml:space="preserve"> </w:t>
      </w:r>
      <w:r w:rsidR="005E3265" w:rsidRPr="0092480E">
        <w:rPr>
          <w:rFonts w:ascii="Calibri" w:eastAsia="Calibri" w:hAnsi="Calibri" w:cs="Calibri"/>
        </w:rPr>
        <w:t xml:space="preserve">delay </w:t>
      </w:r>
      <w:r w:rsidR="00CD22EF" w:rsidRPr="0092480E">
        <w:rPr>
          <w:rFonts w:ascii="Calibri" w:eastAsia="Calibri" w:hAnsi="Calibri" w:cs="Calibri"/>
        </w:rPr>
        <w:t xml:space="preserve">on </w:t>
      </w:r>
      <w:r w:rsidR="002A7D13">
        <w:rPr>
          <w:rFonts w:ascii="Calibri" w:eastAsia="Calibri" w:hAnsi="Calibri" w:cs="Calibri"/>
        </w:rPr>
        <w:t xml:space="preserve">long-term </w:t>
      </w:r>
      <w:r w:rsidR="009E508D">
        <w:rPr>
          <w:rFonts w:ascii="Calibri" w:eastAsia="Calibri" w:hAnsi="Calibri" w:cs="Calibri"/>
        </w:rPr>
        <w:t xml:space="preserve">survival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D40A7B">
        <w:rPr>
          <w:rFonts w:ascii="Calibri" w:eastAsia="Calibri" w:hAnsi="Calibri" w:cs="Calibri"/>
        </w:rPr>
        <w:t xml:space="preserve">using a decision model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4C45BB">
        <w:rPr>
          <w:rFonts w:ascii="Calibri" w:eastAsia="Calibri" w:hAnsi="Calibri" w:cs="Calibri"/>
        </w:rPr>
        <w:t xml:space="preserve"> across disciplines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05AD1657" w14:textId="3C35F861" w:rsidR="6822F292" w:rsidRDefault="2A7BBB39" w:rsidP="00153762">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r w:rsidR="00ED35E2" w:rsidRPr="00844D8B">
        <w:rPr>
          <w:rFonts w:ascii="Calibri" w:eastAsia="Calibri" w:hAnsi="Calibri" w:cs="Calibri"/>
        </w:rPr>
        <w:t>applied</w:t>
      </w:r>
      <w:r w:rsidR="00ED35E2" w:rsidRPr="0092480E">
        <w:rPr>
          <w:rFonts w:ascii="Calibri" w:eastAsia="Calibri" w:hAnsi="Calibri" w:cs="Calibri"/>
        </w:rPr>
        <w:t xml:space="preserve"> to 34 semi-</w:t>
      </w:r>
      <w:r w:rsidR="00ED35E2" w:rsidRPr="008225F6">
        <w:rPr>
          <w:rFonts w:ascii="Calibri" w:eastAsia="Calibri" w:hAnsi="Calibri" w:cs="Calibri"/>
        </w:rPr>
        <w:t xml:space="preserve">elective </w:t>
      </w:r>
      <w:r w:rsidR="00950350">
        <w:rPr>
          <w:rFonts w:ascii="Calibri" w:eastAsia="Calibri" w:hAnsi="Calibri" w:cs="Calibri"/>
        </w:rPr>
        <w:t>(</w:t>
      </w:r>
      <w:r w:rsidR="00ED35E2" w:rsidRPr="008225F6">
        <w:rPr>
          <w:rFonts w:ascii="Calibri" w:eastAsia="Calibri" w:hAnsi="Calibri" w:cs="Calibri"/>
        </w:rPr>
        <w:t xml:space="preserve">ideally performed within 3 weeks) </w:t>
      </w:r>
      <w:r w:rsidR="00ED35E2" w:rsidRPr="0092480E">
        <w:rPr>
          <w:rFonts w:ascii="Calibri" w:eastAsia="Calibri" w:hAnsi="Calibri" w:cs="Calibri"/>
        </w:rPr>
        <w:t>surger</w:t>
      </w:r>
      <w:r w:rsidR="00E11164" w:rsidRPr="0092480E">
        <w:rPr>
          <w:rFonts w:ascii="Calibri" w:eastAsia="Calibri" w:hAnsi="Calibri" w:cs="Calibri"/>
        </w:rPr>
        <w:t>ies</w:t>
      </w:r>
      <w:r w:rsidR="00ED35E2" w:rsidRPr="0092480E">
        <w:rPr>
          <w:rFonts w:ascii="Calibri" w:eastAsia="Calibri" w:hAnsi="Calibri" w:cs="Calibri"/>
        </w:rPr>
        <w:t xml:space="preserve"> </w:t>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00DF5B5B">
        <w:rPr>
          <w:rFonts w:ascii="Calibri" w:eastAsia="Calibri" w:hAnsi="Calibri" w:cs="Calibri"/>
        </w:rPr>
        <w:t>national</w:t>
      </w:r>
      <w:r w:rsidR="0195220A" w:rsidRPr="0092480E">
        <w:rPr>
          <w:rFonts w:ascii="Calibri" w:eastAsia="Calibri" w:hAnsi="Calibri" w:cs="Calibri"/>
        </w:rPr>
        <w:t xml:space="preserve"> and American </w:t>
      </w:r>
      <w:r w:rsidR="763CBB0C" w:rsidRPr="0092480E">
        <w:rPr>
          <w:rFonts w:ascii="Calibri" w:eastAsia="Calibri" w:hAnsi="Calibri" w:cs="Calibri"/>
        </w:rPr>
        <w:t>registries,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 xml:space="preserve">global burden of disease study.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w</w:t>
      </w:r>
      <w:r w:rsidR="62B79A33" w:rsidRPr="0092480E">
        <w:rPr>
          <w:rFonts w:ascii="Calibri" w:eastAsia="Calibri" w:hAnsi="Calibri" w:cs="Calibri"/>
        </w:rPr>
        <w:t>e estimate</w:t>
      </w:r>
      <w:r w:rsidR="00DB1A5E" w:rsidRPr="0092480E">
        <w:rPr>
          <w:rFonts w:ascii="Calibri" w:eastAsia="Calibri" w:hAnsi="Calibri" w:cs="Calibri"/>
        </w:rPr>
        <w:t>d</w:t>
      </w:r>
      <w:r w:rsidR="62B79A33" w:rsidRPr="0092480E">
        <w:rPr>
          <w:rFonts w:ascii="Calibri" w:eastAsia="Calibri" w:hAnsi="Calibri" w:cs="Calibri"/>
        </w:rPr>
        <w:t xml:space="preserve"> 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scenarios</w:t>
      </w:r>
      <w:r w:rsidR="00F66514">
        <w:rPr>
          <w:rFonts w:ascii="Calibri" w:eastAsia="Calibri" w:hAnsi="Calibri" w:cs="Calibri"/>
        </w:rPr>
        <w:t xml:space="preserve"> of delay</w:t>
      </w:r>
      <w:r w:rsidR="48A8E37C" w:rsidRPr="0092480E">
        <w:rPr>
          <w:rFonts w:ascii="Calibri" w:eastAsia="Calibri" w:hAnsi="Calibri" w:cs="Calibri"/>
        </w:rPr>
        <w:t xml:space="preserve">. </w:t>
      </w:r>
      <w:r w:rsidR="6F0D657E" w:rsidRPr="0092480E">
        <w:rPr>
          <w:rFonts w:ascii="Calibri" w:eastAsia="Calibri" w:hAnsi="Calibri" w:cs="Calibri"/>
        </w:rPr>
        <w:t>U</w:t>
      </w:r>
      <w:r w:rsidR="48A8E37C" w:rsidRPr="0092480E">
        <w:rPr>
          <w:rFonts w:ascii="Calibri" w:eastAsia="Calibri" w:hAnsi="Calibri" w:cs="Calibri"/>
        </w:rPr>
        <w:t xml:space="preserve">rgency </w:t>
      </w:r>
      <w:r w:rsidR="2BB3CF87" w:rsidRPr="0092480E">
        <w:rPr>
          <w:rFonts w:ascii="Calibri" w:eastAsia="Calibri" w:hAnsi="Calibri" w:cs="Calibri"/>
        </w:rPr>
        <w:t xml:space="preserve">was </w:t>
      </w:r>
      <w:r w:rsidR="2D3D80FB" w:rsidRPr="0092480E">
        <w:rPr>
          <w:rFonts w:ascii="Calibri" w:eastAsia="Calibri" w:hAnsi="Calibri" w:cs="Calibri"/>
        </w:rPr>
        <w:t>defined as</w:t>
      </w:r>
      <w:r w:rsidR="2BB3CF87" w:rsidRPr="0092480E">
        <w:rPr>
          <w:rFonts w:ascii="Calibri" w:eastAsia="Calibri" w:hAnsi="Calibri" w:cs="Calibri"/>
        </w:rPr>
        <w:t xml:space="preserve"> expected health loss</w:t>
      </w:r>
      <w:r w:rsidR="48A8E37C" w:rsidRPr="0092480E">
        <w:rPr>
          <w:rFonts w:ascii="Calibri" w:eastAsia="Calibri" w:hAnsi="Calibri" w:cs="Calibri"/>
        </w:rPr>
        <w:t xml:space="preserve"> </w:t>
      </w:r>
      <w:r w:rsidR="0A57DF2B" w:rsidRPr="0092480E">
        <w:rPr>
          <w:rFonts w:ascii="Calibri" w:eastAsia="Calibri" w:hAnsi="Calibri" w:cs="Calibri"/>
        </w:rPr>
        <w:t xml:space="preserve">due to </w:t>
      </w:r>
      <w:r w:rsidR="00641034" w:rsidRPr="0092480E">
        <w:rPr>
          <w:rFonts w:ascii="Calibri" w:eastAsia="Calibri" w:hAnsi="Calibri" w:cs="Calibri"/>
        </w:rPr>
        <w:t xml:space="preserve">surgical </w:t>
      </w:r>
      <w:r w:rsidR="000C32EF" w:rsidRPr="0092480E">
        <w:rPr>
          <w:rFonts w:ascii="Calibri" w:eastAsia="Calibri" w:hAnsi="Calibri" w:cs="Calibri"/>
        </w:rPr>
        <w:t>delay</w:t>
      </w:r>
      <w:r w:rsidR="2B1AB3D8" w:rsidRPr="0092480E">
        <w:rPr>
          <w:rFonts w:ascii="Calibri" w:eastAsia="Calibri" w:hAnsi="Calibri" w:cs="Calibri"/>
        </w:rPr>
        <w:t>,</w:t>
      </w:r>
      <w:r w:rsidR="0A57DF2B" w:rsidRPr="0092480E">
        <w:rPr>
          <w:rFonts w:ascii="Calibri" w:eastAsia="Calibri" w:hAnsi="Calibri" w:cs="Calibri"/>
        </w:rPr>
        <w:t xml:space="preserve"> expressed </w:t>
      </w:r>
      <w:r w:rsidR="6794ADAF" w:rsidRPr="0092480E">
        <w:rPr>
          <w:rFonts w:ascii="Calibri" w:eastAsia="Calibri" w:hAnsi="Calibri" w:cs="Calibri"/>
        </w:rPr>
        <w:t>in</w:t>
      </w:r>
      <w:r w:rsidR="006940CC">
        <w:rPr>
          <w:rFonts w:ascii="Calibri" w:eastAsia="Calibri" w:hAnsi="Calibri" w:cs="Calibri"/>
        </w:rPr>
        <w:t xml:space="preserve"> </w:t>
      </w:r>
      <w:r w:rsidR="0E63BA25" w:rsidRPr="0092480E">
        <w:rPr>
          <w:rFonts w:ascii="Calibri" w:eastAsia="Calibri" w:hAnsi="Calibri" w:cs="Calibri"/>
        </w:rPr>
        <w:t>QALY</w:t>
      </w:r>
      <w:r w:rsidR="006940CC">
        <w:rPr>
          <w:rFonts w:ascii="Calibri" w:eastAsia="Calibri" w:hAnsi="Calibri" w:cs="Calibri"/>
        </w:rPr>
        <w:t xml:space="preserve"> loss</w:t>
      </w:r>
      <w:r w:rsidR="0E63BA25" w:rsidRPr="0092480E">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p>
    <w:p w14:paraId="29842AC0" w14:textId="77777777" w:rsidR="00584B7F" w:rsidRPr="0092480E" w:rsidRDefault="00584B7F" w:rsidP="00153762">
      <w:pPr>
        <w:pStyle w:val="Kop2"/>
        <w:spacing w:before="0" w:after="160" w:line="276" w:lineRule="auto"/>
        <w:rPr>
          <w:rFonts w:ascii="Calibri" w:hAnsi="Calibri" w:cs="Calibri"/>
          <w:lang w:val="en-US"/>
        </w:rPr>
      </w:pPr>
    </w:p>
    <w:p w14:paraId="68617D15" w14:textId="75CAAA21" w:rsidR="006D27F5" w:rsidRDefault="006D27F5" w:rsidP="00153762">
      <w:pPr>
        <w:pStyle w:val="Kop2"/>
        <w:spacing w:before="0" w:after="160" w:line="276" w:lineRule="auto"/>
        <w:rPr>
          <w:rFonts w:ascii="Calibri" w:hAnsi="Calibri" w:cs="Calibri"/>
          <w:lang w:val="en-US"/>
        </w:rPr>
      </w:pPr>
      <w:r w:rsidRPr="0092480E">
        <w:rPr>
          <w:rFonts w:ascii="Calibri" w:hAnsi="Calibri" w:cs="Calibri"/>
          <w:lang w:val="en-US"/>
        </w:rPr>
        <w:t>Results</w:t>
      </w:r>
    </w:p>
    <w:p w14:paraId="4EB4D464" w14:textId="575CF871" w:rsidR="00354D49" w:rsidRPr="0092480E" w:rsidRDefault="00950350" w:rsidP="00153762">
      <w:pPr>
        <w:spacing w:line="276" w:lineRule="auto"/>
        <w:rPr>
          <w:rFonts w:ascii="Calibri" w:hAnsi="Calibri" w:cs="Calibri"/>
        </w:rPr>
      </w:pPr>
      <w:commentRangeStart w:id="8"/>
      <w:r>
        <w:rPr>
          <w:rFonts w:ascii="Calibri" w:hAnsi="Calibri" w:cs="Calibri"/>
        </w:rPr>
        <w:t>The tree most u</w:t>
      </w:r>
      <w:r w:rsidR="00354D49" w:rsidRPr="0092480E">
        <w:rPr>
          <w:rFonts w:ascii="Calibri" w:hAnsi="Calibri" w:cs="Calibri"/>
        </w:rPr>
        <w:t xml:space="preserve">rgent </w:t>
      </w:r>
      <w:commentRangeEnd w:id="8"/>
      <w:r>
        <w:rPr>
          <w:rStyle w:val="Verwijzingopmerking"/>
          <w:rFonts w:asciiTheme="minorHAnsi" w:eastAsiaTheme="minorHAnsi" w:hAnsiTheme="minorHAnsi" w:cstheme="minorBidi"/>
          <w:lang w:val="en-GB"/>
        </w:rPr>
        <w:commentReference w:id="8"/>
      </w:r>
      <w:r w:rsidR="00ED4E16">
        <w:rPr>
          <w:rFonts w:ascii="Calibri" w:hAnsi="Calibri" w:cs="Calibri"/>
        </w:rPr>
        <w:t>surgeries</w:t>
      </w:r>
      <w:r w:rsidR="00354D49" w:rsidRPr="0092480E">
        <w:rPr>
          <w:rFonts w:ascii="Calibri" w:hAnsi="Calibri" w:cs="Calibri"/>
        </w:rPr>
        <w:t xml:space="preserve"> were </w:t>
      </w:r>
      <w:r w:rsidR="5701EFA2" w:rsidRPr="0092480E">
        <w:rPr>
          <w:rFonts w:ascii="Calibri" w:hAnsi="Calibri" w:cs="Calibri"/>
        </w:rPr>
        <w:t xml:space="preserve">surgically </w:t>
      </w:r>
      <w:r w:rsidR="00B36A8C" w:rsidRPr="0092480E">
        <w:rPr>
          <w:rFonts w:ascii="Calibri" w:hAnsi="Calibri" w:cs="Calibri"/>
        </w:rPr>
        <w:t xml:space="preserve">repairing </w:t>
      </w:r>
      <w:commentRangeStart w:id="9"/>
      <w:r w:rsidR="00B36A8C" w:rsidRPr="0092480E">
        <w:rPr>
          <w:rFonts w:ascii="Calibri" w:hAnsi="Calibri" w:cs="Calibri"/>
        </w:rPr>
        <w:t>an a</w:t>
      </w:r>
      <w:r w:rsidR="561D70A5" w:rsidRPr="0092480E">
        <w:rPr>
          <w:rFonts w:ascii="Calibri" w:hAnsi="Calibri" w:cs="Calibri"/>
        </w:rPr>
        <w:t xml:space="preserve">bdominal </w:t>
      </w:r>
      <w:r w:rsidR="00D4128D" w:rsidRPr="0092480E">
        <w:rPr>
          <w:rFonts w:ascii="Calibri" w:hAnsi="Calibri" w:cs="Calibri"/>
        </w:rPr>
        <w:t xml:space="preserve">aorta </w:t>
      </w:r>
      <w:r w:rsidR="561D70A5" w:rsidRPr="0092480E">
        <w:rPr>
          <w:rFonts w:ascii="Calibri" w:hAnsi="Calibri" w:cs="Calibri"/>
        </w:rPr>
        <w:t xml:space="preserve">aneurysm </w:t>
      </w:r>
      <w:commentRangeEnd w:id="9"/>
      <w:r w:rsidR="00892B98">
        <w:rPr>
          <w:rStyle w:val="Verwijzingopmerking"/>
          <w:rFonts w:asciiTheme="minorHAnsi" w:eastAsiaTheme="minorHAnsi" w:hAnsiTheme="minorHAnsi" w:cstheme="minorBidi"/>
          <w:lang w:val="en-GB"/>
        </w:rPr>
        <w:commentReference w:id="9"/>
      </w:r>
      <w:r w:rsidR="00354D49"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00354D49" w:rsidRPr="0092480E">
        <w:rPr>
          <w:rFonts w:ascii="Calibri" w:hAnsi="Calibri" w:cs="Calibri"/>
        </w:rPr>
        <w:t xml:space="preserve"> QALY</w:t>
      </w:r>
      <w:r w:rsidR="001545FF">
        <w:rPr>
          <w:rFonts w:ascii="Calibri" w:hAnsi="Calibri" w:cs="Calibri"/>
        </w:rPr>
        <w:t xml:space="preserve"> loss</w:t>
      </w:r>
      <w:r w:rsidR="00354D49" w:rsidRPr="0092480E">
        <w:rPr>
          <w:rFonts w:ascii="Calibri" w:hAnsi="Calibri" w:cs="Calibri"/>
        </w:rPr>
        <w:t>/</w:t>
      </w:r>
      <w:r w:rsidR="162BFC04" w:rsidRPr="0092480E">
        <w:rPr>
          <w:rFonts w:ascii="Calibri" w:hAnsi="Calibri" w:cs="Calibri"/>
        </w:rPr>
        <w:t>month</w:t>
      </w:r>
      <w:r w:rsidR="0002381C">
        <w:rPr>
          <w:rFonts w:ascii="Calibri" w:hAnsi="Calibri" w:cs="Calibri"/>
        </w:rPr>
        <w:t>,</w:t>
      </w:r>
      <w:r w:rsidR="006940CC">
        <w:rPr>
          <w:rFonts w:ascii="Calibri" w:hAnsi="Calibri" w:cs="Calibri"/>
        </w:rPr>
        <w:t xml:space="preserve"> </w:t>
      </w:r>
      <w:commentRangeStart w:id="10"/>
      <w:r w:rsidR="006940CC">
        <w:rPr>
          <w:rFonts w:ascii="Calibri" w:hAnsi="Calibri" w:cs="Calibri"/>
        </w:rPr>
        <w:t>95%</w:t>
      </w:r>
      <w:r w:rsidR="00AA3B86">
        <w:rPr>
          <w:rFonts w:ascii="Calibri" w:hAnsi="Calibri" w:cs="Calibri"/>
        </w:rPr>
        <w:t xml:space="preserve"> </w:t>
      </w:r>
      <w:r w:rsidR="006940CC">
        <w:rPr>
          <w:rFonts w:ascii="Calibri" w:hAnsi="Calibri" w:cs="Calibri"/>
        </w:rPr>
        <w:t>CI</w:t>
      </w:r>
      <w:r w:rsidR="0002381C">
        <w:rPr>
          <w:rFonts w:ascii="Calibri" w:hAnsi="Calibri" w:cs="Calibri"/>
        </w:rPr>
        <w:t>:</w:t>
      </w:r>
      <w:r w:rsidR="007259FA" w:rsidRPr="007259FA">
        <w:rPr>
          <w:rFonts w:ascii="Calibri" w:hAnsi="Calibri" w:cs="Calibri"/>
        </w:rPr>
        <w:t xml:space="preserve"> </w:t>
      </w:r>
      <w:r w:rsidR="007259FA" w:rsidRPr="0092480E">
        <w:rPr>
          <w:rFonts w:ascii="Calibri" w:hAnsi="Calibri" w:cs="Calibri"/>
        </w:rPr>
        <w:t>0.09</w:t>
      </w:r>
      <w:r w:rsidR="007259FA">
        <w:rPr>
          <w:rFonts w:ascii="Calibri" w:hAnsi="Calibri" w:cs="Calibri"/>
        </w:rPr>
        <w:t xml:space="preserve"> </w:t>
      </w:r>
      <w:r w:rsidR="0002381C">
        <w:rPr>
          <w:rFonts w:ascii="Calibri" w:hAnsi="Calibri" w:cs="Calibri"/>
        </w:rPr>
        <w:t xml:space="preserve">- </w:t>
      </w:r>
      <w:r w:rsidR="00B36A8C" w:rsidRPr="0092480E">
        <w:rPr>
          <w:rFonts w:ascii="Calibri" w:hAnsi="Calibri" w:cs="Calibri"/>
        </w:rPr>
        <w:t>0.</w:t>
      </w:r>
      <w:r w:rsidR="015BAC35" w:rsidRPr="0092480E">
        <w:rPr>
          <w:rFonts w:ascii="Calibri" w:hAnsi="Calibri" w:cs="Calibri"/>
        </w:rPr>
        <w:t>1</w:t>
      </w:r>
      <w:r w:rsidR="22738618" w:rsidRPr="0092480E">
        <w:rPr>
          <w:rFonts w:ascii="Calibri" w:hAnsi="Calibri" w:cs="Calibri"/>
        </w:rPr>
        <w:t>3</w:t>
      </w:r>
      <w:commentRangeEnd w:id="10"/>
      <w:r w:rsidR="008D1B6C">
        <w:rPr>
          <w:rStyle w:val="Verwijzingopmerking"/>
          <w:rFonts w:asciiTheme="minorHAnsi" w:eastAsiaTheme="minorHAnsi" w:hAnsiTheme="minorHAnsi" w:cstheme="minorBidi"/>
          <w:lang w:val="en-GB"/>
        </w:rPr>
        <w:commentReference w:id="10"/>
      </w:r>
      <w:r w:rsidR="00354D49"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00354D49" w:rsidRPr="0092480E">
        <w:rPr>
          <w:rFonts w:ascii="Calibri" w:hAnsi="Calibri" w:cs="Calibri"/>
        </w:rPr>
        <w:t>(</w:t>
      </w:r>
      <w:r w:rsidR="33C785B9" w:rsidRPr="0092480E">
        <w:rPr>
          <w:rFonts w:ascii="Calibri" w:hAnsi="Calibri" w:cs="Calibri"/>
        </w:rPr>
        <w:t>0.11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0.04 </w:t>
      </w:r>
      <w:r w:rsidR="0002381C">
        <w:rPr>
          <w:rFonts w:ascii="Calibri" w:hAnsi="Calibri" w:cs="Calibri"/>
        </w:rPr>
        <w:t>-</w:t>
      </w:r>
      <w:r w:rsidR="007259FA">
        <w:rPr>
          <w:rFonts w:ascii="Calibri" w:hAnsi="Calibri" w:cs="Calibri"/>
        </w:rPr>
        <w:t xml:space="preserve"> </w:t>
      </w:r>
      <w:r w:rsidR="33C785B9" w:rsidRPr="0092480E">
        <w:rPr>
          <w:rFonts w:ascii="Calibri" w:hAnsi="Calibri" w:cs="Calibri"/>
        </w:rPr>
        <w:t>0.22</w:t>
      </w:r>
      <w:r w:rsidR="00354D49" w:rsidRPr="0092480E">
        <w:rPr>
          <w:rFonts w:ascii="Calibri" w:hAnsi="Calibri" w:cs="Calibri"/>
        </w:rPr>
        <w:t xml:space="preserve">), </w:t>
      </w:r>
      <w:r w:rsidR="26865917" w:rsidRPr="0092480E">
        <w:rPr>
          <w:rFonts w:ascii="Calibri" w:hAnsi="Calibri" w:cs="Calibri"/>
        </w:rPr>
        <w:t xml:space="preserve">and </w:t>
      </w:r>
      <w:r w:rsidR="00186ECC">
        <w:rPr>
          <w:rFonts w:ascii="Calibri" w:hAnsi="Calibri" w:cs="Calibri"/>
        </w:rPr>
        <w:t>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006940CC">
        <w:rPr>
          <w:rFonts w:ascii="Calibri" w:hAnsi="Calibri" w:cs="Calibri"/>
        </w:rPr>
        <w:t xml:space="preserve">resection </w:t>
      </w:r>
      <w:r w:rsidR="00354D49" w:rsidRPr="0092480E">
        <w:rPr>
          <w:rFonts w:ascii="Calibri" w:hAnsi="Calibri" w:cs="Calibri"/>
        </w:rPr>
        <w:t>(</w:t>
      </w:r>
      <w:r w:rsidR="34ABA3DB" w:rsidRPr="0092480E">
        <w:rPr>
          <w:rFonts w:ascii="Calibri" w:hAnsi="Calibri" w:cs="Calibri"/>
        </w:rPr>
        <w:t>0.09</w:t>
      </w:r>
      <w:r w:rsidR="0002381C">
        <w:rPr>
          <w:rFonts w:ascii="Calibri" w:hAnsi="Calibri" w:cs="Calibri"/>
        </w:rPr>
        <w:t>,</w:t>
      </w:r>
      <w:r w:rsidR="001545FF" w:rsidRPr="001545FF">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34ABA3DB" w:rsidRPr="0092480E">
        <w:rPr>
          <w:rFonts w:ascii="Calibri" w:hAnsi="Calibri" w:cs="Calibri"/>
        </w:rPr>
        <w:t xml:space="preserve"> </w:t>
      </w:r>
      <w:r w:rsidR="007259FA">
        <w:rPr>
          <w:rFonts w:ascii="Calibri" w:hAnsi="Calibri" w:cs="Calibri"/>
        </w:rPr>
        <w:t xml:space="preserve">0.06 </w:t>
      </w:r>
      <w:r w:rsidR="0002381C">
        <w:rPr>
          <w:rFonts w:ascii="Calibri" w:hAnsi="Calibri" w:cs="Calibri"/>
        </w:rPr>
        <w:t>-</w:t>
      </w:r>
      <w:r w:rsidR="007259FA">
        <w:rPr>
          <w:rFonts w:ascii="Calibri" w:hAnsi="Calibri" w:cs="Calibri"/>
        </w:rPr>
        <w:t xml:space="preserve"> </w:t>
      </w:r>
      <w:r w:rsidR="34ABA3DB" w:rsidRPr="0092480E">
        <w:rPr>
          <w:rFonts w:ascii="Calibri" w:hAnsi="Calibri" w:cs="Calibri"/>
        </w:rPr>
        <w:t>0.12</w:t>
      </w:r>
      <w:r w:rsidR="00354D49" w:rsidRPr="0092480E">
        <w:rPr>
          <w:rFonts w:ascii="Calibri" w:hAnsi="Calibri" w:cs="Calibri"/>
        </w:rPr>
        <w:t xml:space="preserve">). The </w:t>
      </w:r>
      <w:r w:rsidR="27D80749" w:rsidRPr="0092480E">
        <w:rPr>
          <w:rFonts w:ascii="Calibri" w:hAnsi="Calibri" w:cs="Calibri"/>
        </w:rPr>
        <w:t>three</w:t>
      </w:r>
      <w:r w:rsidR="00354D49" w:rsidRPr="0092480E">
        <w:rPr>
          <w:rFonts w:ascii="Calibri" w:hAnsi="Calibri" w:cs="Calibri"/>
        </w:rPr>
        <w:t xml:space="preserve"> least urgent </w:t>
      </w:r>
      <w:r w:rsidR="00F203BD">
        <w:rPr>
          <w:rFonts w:ascii="Calibri" w:hAnsi="Calibri" w:cs="Calibri"/>
        </w:rPr>
        <w:t>surgeries</w:t>
      </w:r>
      <w:r w:rsidR="00354D49" w:rsidRPr="0092480E">
        <w:rPr>
          <w:rFonts w:ascii="Calibri" w:hAnsi="Calibri" w:cs="Calibri"/>
        </w:rPr>
        <w:t xml:space="preserve"> were</w:t>
      </w:r>
      <w:r w:rsidR="09766975" w:rsidRPr="0092480E">
        <w:rPr>
          <w:rFonts w:ascii="Calibri" w:hAnsi="Calibri" w:cs="Calibri"/>
        </w:rPr>
        <w:t xml:space="preserve"> placing a shunt for </w:t>
      </w:r>
      <w:r w:rsidR="5B7A8D53" w:rsidRPr="0092480E">
        <w:rPr>
          <w:rFonts w:ascii="Calibri" w:hAnsi="Calibri" w:cs="Calibri"/>
        </w:rPr>
        <w:t>dialysis</w:t>
      </w:r>
      <w:r w:rsidR="09766975" w:rsidRPr="0092480E">
        <w:rPr>
          <w:rFonts w:ascii="Calibri" w:hAnsi="Calibri" w:cs="Calibri"/>
        </w:rPr>
        <w:t xml:space="preserve"> </w:t>
      </w:r>
      <w:r w:rsidR="00354D49" w:rsidRPr="0092480E">
        <w:rPr>
          <w:rFonts w:ascii="Calibri" w:hAnsi="Calibri" w:cs="Calibri"/>
        </w:rPr>
        <w:t>(</w:t>
      </w:r>
      <w:commentRangeStart w:id="11"/>
      <w:r w:rsidR="00B36A8C" w:rsidRPr="0092480E">
        <w:rPr>
          <w:rFonts w:ascii="Calibri" w:hAnsi="Calibri" w:cs="Calibri"/>
        </w:rPr>
        <w:t>0.0</w:t>
      </w:r>
      <w:r w:rsidR="707B638D" w:rsidRPr="0092480E">
        <w:rPr>
          <w:rFonts w:ascii="Calibri" w:hAnsi="Calibri" w:cs="Calibri"/>
        </w:rPr>
        <w:t>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354D49" w:rsidRPr="0092480E">
        <w:rPr>
          <w:rFonts w:ascii="Calibri" w:hAnsi="Calibri" w:cs="Calibri"/>
        </w:rPr>
        <w:t xml:space="preserve"> </w:t>
      </w:r>
      <w:r w:rsidR="007259FA">
        <w:rPr>
          <w:rFonts w:ascii="Calibri" w:hAnsi="Calibri" w:cs="Calibri"/>
        </w:rPr>
        <w:t xml:space="preserve">0.005 </w:t>
      </w:r>
      <w:r w:rsidR="0002381C">
        <w:rPr>
          <w:rFonts w:ascii="Calibri" w:hAnsi="Calibri" w:cs="Calibri"/>
        </w:rPr>
        <w:t>-</w:t>
      </w:r>
      <w:r w:rsidR="007259FA">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w:t>
      </w:r>
      <w:commentRangeEnd w:id="11"/>
      <w:r w:rsidR="00831878">
        <w:rPr>
          <w:rStyle w:val="Verwijzingopmerking"/>
          <w:rFonts w:asciiTheme="minorHAnsi" w:eastAsiaTheme="minorHAnsi" w:hAnsiTheme="minorHAnsi" w:cstheme="minorBidi"/>
          <w:lang w:val="en-GB"/>
        </w:rPr>
        <w:commentReference w:id="11"/>
      </w:r>
      <w:r w:rsidR="5260BC75" w:rsidRPr="0092480E">
        <w:rPr>
          <w:rFonts w:ascii="Calibri" w:hAnsi="Calibri" w:cs="Calibri"/>
        </w:rPr>
        <w:t>resecti</w:t>
      </w:r>
      <w:r w:rsidR="00AF0E0B" w:rsidRPr="0092480E">
        <w:rPr>
          <w:rFonts w:ascii="Calibri" w:hAnsi="Calibri" w:cs="Calibri"/>
        </w:rPr>
        <w:t>ng</w:t>
      </w:r>
      <w:r w:rsidR="5260BC75" w:rsidRPr="0092480E">
        <w:rPr>
          <w:rFonts w:ascii="Calibri" w:hAnsi="Calibri" w:cs="Calibri"/>
        </w:rPr>
        <w:t xml:space="preserve"> thyroid </w:t>
      </w:r>
      <w:r w:rsidR="00AF0E0B" w:rsidRPr="0092480E">
        <w:rPr>
          <w:rFonts w:ascii="Calibri" w:hAnsi="Calibri" w:cs="Calibri"/>
        </w:rPr>
        <w:t>carcinoma</w:t>
      </w:r>
      <w:r w:rsidR="5260BC75" w:rsidRPr="0092480E">
        <w:rPr>
          <w:rFonts w:ascii="Calibri" w:hAnsi="Calibri" w:cs="Calibri"/>
        </w:rPr>
        <w:t xml:space="preserve"> (0.01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5260BC75" w:rsidRPr="0092480E">
        <w:rPr>
          <w:rFonts w:ascii="Calibri" w:hAnsi="Calibri" w:cs="Calibri"/>
        </w:rPr>
        <w:t xml:space="preserve"> </w:t>
      </w:r>
      <w:r w:rsidR="007259FA">
        <w:rPr>
          <w:rFonts w:ascii="Calibri" w:hAnsi="Calibri" w:cs="Calibri"/>
        </w:rPr>
        <w:t>0.01</w:t>
      </w:r>
      <w:r w:rsidR="00AA3B86">
        <w:rPr>
          <w:rFonts w:ascii="Calibri" w:hAnsi="Calibri" w:cs="Calibri"/>
        </w:rPr>
        <w:t xml:space="preserve"> </w:t>
      </w:r>
      <w:r w:rsidR="0002381C">
        <w:rPr>
          <w:rFonts w:ascii="Calibri" w:hAnsi="Calibri" w:cs="Calibri"/>
        </w:rPr>
        <w:t>-</w:t>
      </w:r>
      <w:r w:rsidR="007259FA">
        <w:rPr>
          <w:rFonts w:ascii="Calibri" w:hAnsi="Calibri" w:cs="Calibri"/>
        </w:rPr>
        <w:t xml:space="preserve"> </w:t>
      </w:r>
      <w:r w:rsidR="5260BC75" w:rsidRPr="0092480E">
        <w:rPr>
          <w:rFonts w:ascii="Calibri" w:hAnsi="Calibri" w:cs="Calibri"/>
        </w:rPr>
        <w:t>0.02),</w:t>
      </w:r>
      <w:r w:rsidR="38B50232" w:rsidRPr="0092480E">
        <w:rPr>
          <w:rFonts w:ascii="Calibri" w:hAnsi="Calibri" w:cs="Calibri"/>
        </w:rPr>
        <w:t xml:space="preserve"> and </w:t>
      </w:r>
      <w:r w:rsidR="53716C4C" w:rsidRPr="0092480E">
        <w:rPr>
          <w:rFonts w:ascii="Calibri" w:hAnsi="Calibri" w:cs="Calibri"/>
        </w:rPr>
        <w:t>resectin</w:t>
      </w:r>
      <w:r w:rsidR="00AF0E0B" w:rsidRPr="0092480E">
        <w:rPr>
          <w:rFonts w:ascii="Calibri" w:hAnsi="Calibri" w:cs="Calibri"/>
        </w:rPr>
        <w:t>g</w:t>
      </w:r>
      <w:r w:rsidR="53716C4C" w:rsidRPr="0092480E">
        <w:rPr>
          <w:rFonts w:ascii="Calibri" w:hAnsi="Calibri" w:cs="Calibri"/>
        </w:rPr>
        <w:t xml:space="preserve"> mild salivary gland carcinoma (0.01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0.01 </w:t>
      </w:r>
      <w:r w:rsidR="0002381C">
        <w:rPr>
          <w:rFonts w:ascii="Calibri" w:hAnsi="Calibri" w:cs="Calibri"/>
        </w:rPr>
        <w:t>-</w:t>
      </w:r>
      <w:r w:rsidR="007259FA">
        <w:rPr>
          <w:rFonts w:ascii="Calibri" w:hAnsi="Calibri" w:cs="Calibri"/>
        </w:rPr>
        <w:t xml:space="preserve"> </w:t>
      </w:r>
      <w:r w:rsidR="53716C4C" w:rsidRPr="0092480E">
        <w:rPr>
          <w:rFonts w:ascii="Calibri" w:hAnsi="Calibri" w:cs="Calibri"/>
        </w:rPr>
        <w:t>0.03)</w:t>
      </w:r>
      <w:r w:rsidR="38B50232" w:rsidRPr="0092480E">
        <w:rPr>
          <w:rFonts w:ascii="Calibri" w:hAnsi="Calibri" w:cs="Calibri"/>
        </w:rPr>
        <w:t>.</w:t>
      </w:r>
    </w:p>
    <w:p w14:paraId="24D4BB5F" w14:textId="77777777" w:rsidR="00584B7F" w:rsidRPr="0092480E" w:rsidRDefault="00584B7F" w:rsidP="00153762">
      <w:pPr>
        <w:pStyle w:val="Kop2"/>
        <w:spacing w:line="276" w:lineRule="auto"/>
        <w:rPr>
          <w:rFonts w:ascii="Calibri" w:hAnsi="Calibri" w:cs="Calibri"/>
          <w:lang w:val="en-US"/>
        </w:rPr>
      </w:pPr>
    </w:p>
    <w:p w14:paraId="046549B0" w14:textId="4E68C830" w:rsidR="006D27F5" w:rsidRPr="0092480E" w:rsidRDefault="006D27F5" w:rsidP="00153762">
      <w:pPr>
        <w:pStyle w:val="Kop2"/>
        <w:spacing w:line="276" w:lineRule="auto"/>
        <w:rPr>
          <w:rFonts w:ascii="Calibri" w:hAnsi="Calibri" w:cs="Calibri"/>
          <w:lang w:val="en-US"/>
        </w:rPr>
      </w:pPr>
      <w:r w:rsidRPr="0092480E">
        <w:rPr>
          <w:rFonts w:ascii="Calibri" w:hAnsi="Calibri" w:cs="Calibri"/>
          <w:lang w:val="en-US"/>
        </w:rPr>
        <w:t>Conclusion</w:t>
      </w:r>
    </w:p>
    <w:p w14:paraId="33023EA8" w14:textId="4E245304"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delay c</w:t>
      </w:r>
      <w:ins w:id="12" w:author="Ewout Steyerberg" w:date="2020-06-10T22:02:00Z">
        <w:r w:rsidR="008D1B6C">
          <w:rPr>
            <w:rFonts w:ascii="Calibri" w:hAnsi="Calibri" w:cs="Calibri"/>
          </w:rPr>
          <w:t>an</w:t>
        </w:r>
      </w:ins>
      <w:del w:id="13" w:author="Ewout Steyerberg" w:date="2020-06-10T22:02:00Z">
        <w:r w:rsidR="000B024F" w:rsidRPr="0092480E" w:rsidDel="008D1B6C">
          <w:rPr>
            <w:rFonts w:ascii="Calibri" w:hAnsi="Calibri" w:cs="Calibri"/>
          </w:rPr>
          <w:delText>ould</w:delText>
        </w:r>
      </w:del>
      <w:r w:rsidR="000B024F" w:rsidRPr="0092480E">
        <w:rPr>
          <w:rFonts w:ascii="Calibri" w:hAnsi="Calibri" w:cs="Calibri"/>
        </w:rPr>
        <w:t xml:space="preserve"> </w:t>
      </w:r>
      <w:r w:rsidR="00B92D2F" w:rsidRPr="0092480E">
        <w:rPr>
          <w:rFonts w:ascii="Calibri" w:hAnsi="Calibri" w:cs="Calibri"/>
        </w:rPr>
        <w:t xml:space="preserve">be quantified with our decision model and can guide prioritization of surgical care </w:t>
      </w:r>
      <w:del w:id="14" w:author="Ewout Steyerberg" w:date="2020-06-10T22:03:00Z">
        <w:r w:rsidR="00B92D2F" w:rsidRPr="0092480E" w:rsidDel="008D1B6C">
          <w:rPr>
            <w:rFonts w:ascii="Calibri" w:hAnsi="Calibri" w:cs="Calibri"/>
          </w:rPr>
          <w:delText>from a utilitarian perspective (i.e.</w:delText>
        </w:r>
      </w:del>
      <w:ins w:id="15" w:author="Ewout Steyerberg" w:date="2020-06-10T22:03:00Z">
        <w:r w:rsidR="008D1B6C">
          <w:rPr>
            <w:rFonts w:ascii="Calibri" w:hAnsi="Calibri" w:cs="Calibri"/>
          </w:rPr>
          <w:t>to</w:t>
        </w:r>
      </w:ins>
      <w:r w:rsidR="00B92D2F" w:rsidRPr="0092480E">
        <w:rPr>
          <w:rFonts w:ascii="Calibri" w:hAnsi="Calibri" w:cs="Calibri"/>
        </w:rPr>
        <w:t xml:space="preserve"> minimiz</w:t>
      </w:r>
      <w:ins w:id="16" w:author="Ewout Steyerberg" w:date="2020-06-10T22:03:00Z">
        <w:r w:rsidR="008D1B6C">
          <w:rPr>
            <w:rFonts w:ascii="Calibri" w:hAnsi="Calibri" w:cs="Calibri"/>
          </w:rPr>
          <w:t>e</w:t>
        </w:r>
      </w:ins>
      <w:del w:id="17" w:author="Ewout Steyerberg" w:date="2020-06-10T22:03:00Z">
        <w:r w:rsidR="00B92D2F" w:rsidRPr="0092480E" w:rsidDel="008D1B6C">
          <w:rPr>
            <w:rFonts w:ascii="Calibri" w:hAnsi="Calibri" w:cs="Calibri"/>
          </w:rPr>
          <w:delText>ing</w:delText>
        </w:r>
      </w:del>
      <w:r w:rsidR="00B92D2F" w:rsidRPr="0092480E">
        <w:rPr>
          <w:rFonts w:ascii="Calibri" w:hAnsi="Calibri" w:cs="Calibri"/>
        </w:rPr>
        <w:t xml:space="preserve"> </w:t>
      </w:r>
      <w:r w:rsidR="005E3265">
        <w:rPr>
          <w:rFonts w:ascii="Calibri" w:hAnsi="Calibri" w:cs="Calibri"/>
        </w:rPr>
        <w:t xml:space="preserve">population </w:t>
      </w:r>
      <w:r w:rsidR="00B92D2F" w:rsidRPr="0092480E">
        <w:rPr>
          <w:rFonts w:ascii="Calibri" w:hAnsi="Calibri" w:cs="Calibri"/>
        </w:rPr>
        <w:t>health loss</w:t>
      </w:r>
      <w:del w:id="18" w:author="Ewout Steyerberg" w:date="2020-06-10T22:03:00Z">
        <w:r w:rsidR="00B92D2F" w:rsidRPr="0092480E" w:rsidDel="008D1B6C">
          <w:rPr>
            <w:rFonts w:ascii="Calibri" w:hAnsi="Calibri" w:cs="Calibri"/>
          </w:rPr>
          <w:delText>)</w:delText>
        </w:r>
      </w:del>
      <w:r w:rsidR="00B92D2F" w:rsidRPr="0092480E">
        <w:rPr>
          <w:rFonts w:ascii="Calibri" w:hAnsi="Calibri" w:cs="Calibri"/>
        </w:rPr>
        <w:t xml:space="preserve">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-scale implementation.</w:t>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Kop2"/>
        <w:spacing w:line="276" w:lineRule="auto"/>
        <w:rPr>
          <w:rFonts w:ascii="Calibri" w:hAnsi="Calibri" w:cs="Calibri"/>
          <w:lang w:val="en-US"/>
        </w:rPr>
      </w:pPr>
      <w:r w:rsidRPr="0092480E">
        <w:rPr>
          <w:rFonts w:ascii="Calibri" w:hAnsi="Calibri" w:cs="Calibri"/>
          <w:lang w:val="en-US"/>
        </w:rPr>
        <w:lastRenderedPageBreak/>
        <w:t>Background</w:t>
      </w:r>
    </w:p>
    <w:p w14:paraId="1BBCC7EC" w14:textId="19A740C1"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5A32669C" w:rsidRPr="00C2764C">
        <w:rPr>
          <w:rFonts w:ascii="Calibri" w:eastAsia="Calibri" w:hAnsi="Calibri" w:cs="Calibri"/>
        </w:rPr>
        <w:t xml:space="preserve">total </w:t>
      </w:r>
      <w:r w:rsidR="7CF8D75B" w:rsidRPr="00C2764C">
        <w:rPr>
          <w:rFonts w:ascii="Calibri" w:eastAsia="Calibri" w:hAnsi="Calibri" w:cs="Calibri"/>
        </w:rPr>
        <w:t xml:space="preserve">usual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778D12D6" w:rsidRPr="00C2764C">
        <w:rPr>
          <w:rFonts w:ascii="Calibri" w:eastAsia="Calibri" w:hAnsi="Calibri" w:cs="Calibri"/>
        </w:rPr>
        <w:t>is</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72940B44"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r w:rsidR="7A496964" w:rsidRPr="00C2764C">
        <w:rPr>
          <w:rFonts w:ascii="Calibri" w:eastAsiaTheme="minorEastAsia" w:hAnsi="Calibri" w:cs="Calibri"/>
        </w:rPr>
        <w:t>At 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20963166" w:rsidRPr="00C2764C">
        <w:rPr>
          <w:rFonts w:ascii="Calibri" w:eastAsiaTheme="minorEastAsia" w:hAnsi="Calibri" w:cs="Calibri"/>
        </w:rPr>
        <w:t xml:space="preserve">fewer non-COVID-19 patients can </w:t>
      </w:r>
      <w:r w:rsidR="00C24363">
        <w:rPr>
          <w:rFonts w:ascii="Calibri" w:eastAsiaTheme="minorEastAsia" w:hAnsi="Calibri" w:cs="Calibri"/>
        </w:rPr>
        <w:t>get</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376DBFBD" w:rsidRPr="00C2764C">
        <w:rPr>
          <w:rFonts w:ascii="Calibri" w:eastAsiaTheme="minorEastAsia" w:hAnsi="Calibri" w:cs="Calibri"/>
        </w:rPr>
        <w:t xml:space="preserve">fewer patients </w:t>
      </w:r>
      <w:r w:rsidR="004C45BB">
        <w:rPr>
          <w:rFonts w:ascii="Calibri" w:eastAsiaTheme="minorEastAsia" w:hAnsi="Calibri" w:cs="Calibri"/>
        </w:rPr>
        <w:t xml:space="preserve">are </w:t>
      </w:r>
      <w:r w:rsidR="376DBFBD" w:rsidRPr="00C2764C">
        <w:rPr>
          <w:rFonts w:ascii="Calibri" w:eastAsiaTheme="minorEastAsia" w:hAnsi="Calibri" w:cs="Calibri"/>
        </w:rPr>
        <w:t>seen and referred</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6D8E8330" w:rsidRPr="00C2764C">
        <w:rPr>
          <w:rFonts w:ascii="Calibri" w:eastAsiaTheme="minorEastAsia" w:hAnsi="Calibri" w:cs="Calibri"/>
        </w:rPr>
        <w:t xml:space="preserve">In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during the first part of the crisis compared to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63382E6" w:rsidRPr="00C2764C">
        <w:rPr>
          <w:rFonts w:ascii="Calibri" w:eastAsiaTheme="minorEastAsia" w:hAnsi="Calibri" w:cs="Calibri"/>
        </w:rPr>
        <w:t xml:space="preserve">fear of </w:t>
      </w:r>
      <w:r w:rsidR="5FD94130" w:rsidRPr="00C2764C">
        <w:rPr>
          <w:rFonts w:ascii="Calibri" w:eastAsiaTheme="minorEastAsia" w:hAnsi="Calibri" w:cs="Calibri"/>
        </w:rPr>
        <w:t xml:space="preserve">the virus </w:t>
      </w:r>
      <w:r w:rsidR="3BC120CB" w:rsidRPr="00C2764C">
        <w:rPr>
          <w:rFonts w:ascii="Calibri" w:eastAsiaTheme="minorEastAsia" w:hAnsi="Calibri" w:cs="Calibri"/>
        </w:rPr>
        <w:t xml:space="preserve">may leave sick people reluctant to seek </w:t>
      </w:r>
      <w:r w:rsidR="56550D4E" w:rsidRPr="00C2764C">
        <w:rPr>
          <w:rFonts w:ascii="Calibri" w:eastAsiaTheme="minorEastAsia" w:hAnsi="Calibri" w:cs="Calibri"/>
        </w:rPr>
        <w:t xml:space="preserve">the </w:t>
      </w:r>
      <w:r w:rsidR="3BC120CB" w:rsidRPr="00C2764C">
        <w:rPr>
          <w:rFonts w:ascii="Calibri" w:eastAsiaTheme="minorEastAsia" w:hAnsi="Calibri" w:cs="Calibri"/>
        </w:rPr>
        <w:t>care</w:t>
      </w:r>
      <w:r w:rsidR="63331FE3" w:rsidRPr="00C2764C">
        <w:rPr>
          <w:rFonts w:ascii="Calibri" w:eastAsiaTheme="minorEastAsia" w:hAnsi="Calibri" w:cs="Calibri"/>
        </w:rPr>
        <w:t xml:space="preserve"> </w:t>
      </w:r>
      <w:r w:rsidR="5546A599" w:rsidRPr="00C2764C">
        <w:rPr>
          <w:rFonts w:ascii="Calibri" w:eastAsiaTheme="minorEastAsia" w:hAnsi="Calibri" w:cs="Calibri"/>
        </w:rPr>
        <w:t>they need</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7</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1670910C"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3E2619">
        <w:rPr>
          <w:rFonts w:ascii="Calibri" w:eastAsiaTheme="minorEastAsia" w:hAnsi="Calibri" w:cs="Calibri"/>
        </w:rPr>
        <w:t>phase</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evaluated the consequences of delay of 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895489">
        <w:rPr>
          <w:rFonts w:ascii="Calibri" w:eastAsiaTheme="minorEastAsia" w:hAnsi="Calibri" w:cs="Calibri"/>
        </w:rPr>
        <w:t xml:space="preserve">. </w:t>
      </w:r>
      <w:r w:rsidR="00AB781F" w:rsidRPr="00C2764C">
        <w:rPr>
          <w:rFonts w:ascii="Calibri" w:eastAsiaTheme="minorEastAsia" w:hAnsi="Calibri" w:cs="Calibri"/>
        </w:rPr>
        <w:t>They</w:t>
      </w:r>
      <w:r w:rsidR="00167841" w:rsidRPr="00C2764C">
        <w:rPr>
          <w:rFonts w:ascii="Calibri" w:eastAsiaTheme="minorEastAsia" w:hAnsi="Calibri" w:cs="Calibri"/>
        </w:rPr>
        <w:t xml:space="preserve"> showed that it would take 7-16 months </w:t>
      </w:r>
      <w:r w:rsidR="00895489">
        <w:rPr>
          <w:rFonts w:ascii="Calibri" w:eastAsiaTheme="minorEastAsia" w:hAnsi="Calibri" w:cs="Calibri"/>
        </w:rPr>
        <w:t>for the system to recover back to nearly full capacity of performing elective</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167841" w:rsidRPr="00C2764C">
        <w:rPr>
          <w:rFonts w:ascii="Calibri" w:eastAsiaTheme="minorEastAsia" w:hAnsi="Calibri" w:cs="Calibri"/>
        </w:rPr>
        <w:t>in case they resume elective orthopedic surgery 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r w:rsidR="3C4577D6" w:rsidRPr="00C2764C">
        <w:rPr>
          <w:rFonts w:ascii="Calibri" w:eastAsiaTheme="minorEastAsia" w:hAnsi="Calibri" w:cs="Calibri"/>
        </w:rPr>
        <w:t xml:space="preserve"> </w:t>
      </w:r>
      <w:r w:rsidR="004C45BB">
        <w:rPr>
          <w:rFonts w:ascii="Calibri" w:eastAsiaTheme="minorEastAsia" w:hAnsi="Calibri" w:cs="Calibri"/>
        </w:rPr>
        <w:t xml:space="preserve">This illustration in orthopedic surgery is likely relevant for most vital surgeries. </w:t>
      </w:r>
      <w:r w:rsidR="0EA74164" w:rsidRPr="00C2764C">
        <w:rPr>
          <w:rFonts w:ascii="Calibri" w:eastAsiaTheme="minorEastAsia" w:hAnsi="Calibri" w:cs="Calibri"/>
        </w:rPr>
        <w:t>Because an accumulating group of patients is waiting for surgeries, our society is facing dilemmas about which patients should be prioritized.</w:t>
      </w:r>
      <w:r w:rsidR="401C91F5" w:rsidRPr="00C2764C">
        <w:rPr>
          <w:rFonts w:ascii="Calibri" w:eastAsiaTheme="minorEastAsia" w:hAnsi="Calibri" w:cs="Calibri"/>
        </w:rPr>
        <w:t xml:space="preserve"> </w:t>
      </w:r>
    </w:p>
    <w:p w14:paraId="2EA5DD26" w14:textId="77777777" w:rsidR="00404879" w:rsidRDefault="00404879" w:rsidP="00153762">
      <w:pPr>
        <w:spacing w:line="276" w:lineRule="auto"/>
        <w:rPr>
          <w:rFonts w:ascii="Calibri" w:eastAsiaTheme="minorEastAsia" w:hAnsi="Calibri" w:cs="Calibri"/>
        </w:rPr>
      </w:pPr>
    </w:p>
    <w:p w14:paraId="4961370D" w14:textId="21EFC987"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2823FB9C" w:rsidRPr="00C2764C">
        <w:rPr>
          <w:rFonts w:ascii="Calibri" w:eastAsiaTheme="minorEastAsia" w:hAnsi="Calibri" w:cs="Calibri"/>
        </w:rPr>
        <w:t>T</w:t>
      </w:r>
      <w:r w:rsidR="520E02B1" w:rsidRPr="00C2764C">
        <w:rPr>
          <w:rFonts w:ascii="Calibri" w:eastAsiaTheme="minorEastAsia" w:hAnsi="Calibri" w:cs="Calibri"/>
        </w:rPr>
        <w:t xml:space="preserve">he </w:t>
      </w:r>
      <w:r w:rsidR="6B551FD4" w:rsidRPr="00C2764C">
        <w:rPr>
          <w:rFonts w:ascii="Calibri" w:eastAsiaTheme="minorEastAsia" w:hAnsi="Calibri" w:cs="Calibri"/>
        </w:rPr>
        <w:t xml:space="preserve">scarce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54CC680E" w:rsidRPr="00C2764C">
        <w:rPr>
          <w:rFonts w:ascii="Calibri" w:eastAsiaTheme="minorEastAsia" w:hAnsi="Calibri" w:cs="Calibri"/>
        </w:rPr>
        <w:t>T</w:t>
      </w:r>
      <w:r w:rsidR="0EA74164" w:rsidRPr="00C2764C">
        <w:rPr>
          <w:rFonts w:ascii="Calibri" w:eastAsiaTheme="minorEastAsia" w:hAnsi="Calibri" w:cs="Calibri"/>
        </w:rPr>
        <w:t>he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 xml:space="preserve">focus on maximizing </w:t>
      </w:r>
      <w:r w:rsidR="7C30960B" w:rsidRPr="00C2764C">
        <w:rPr>
          <w:rFonts w:ascii="Calibri" w:eastAsiaTheme="minorEastAsia" w:hAnsi="Calibri" w:cs="Calibri"/>
        </w:rPr>
        <w:t xml:space="preserve">the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9–13</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emphasize population outcomes</w:t>
      </w:r>
      <w:r w:rsidR="26644134" w:rsidRPr="00C2764C">
        <w:rPr>
          <w:rFonts w:ascii="Calibri" w:eastAsiaTheme="minorEastAsia" w:hAnsi="Calibri" w:cs="Calibri"/>
        </w:rPr>
        <w:t xml:space="preserve"> over individual outcomes</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14</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070298A8"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B366DE">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15</w:t>
      </w:r>
      <w:r w:rsidRPr="00C2764C">
        <w:rPr>
          <w:rFonts w:ascii="Calibri" w:hAnsi="Calibri" w:cs="Calibri"/>
        </w:rPr>
        <w:fldChar w:fldCharType="end"/>
      </w:r>
      <w:r w:rsidRPr="00C2764C">
        <w:rPr>
          <w:rFonts w:ascii="Calibri" w:hAnsi="Calibri" w:cs="Calibri"/>
        </w:rPr>
        <w:t xml:space="preserve"> </w:t>
      </w:r>
      <w:r w:rsidR="00B366DE">
        <w:rPr>
          <w:rFonts w:ascii="Calibri" w:hAnsi="Calibri" w:cs="Calibri"/>
        </w:rPr>
        <w:t xml:space="preserve">while </w:t>
      </w:r>
      <w:r w:rsidRPr="00C2764C">
        <w:rPr>
          <w:rFonts w:ascii="Calibri" w:hAnsi="Calibri" w:cs="Calibri"/>
        </w:rPr>
        <w:t>it is known that the agreement of prioritization is low</w:t>
      </w:r>
      <w:r w:rsidR="00C2764C" w:rsidRPr="00C2764C">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16</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40C85AE4" w14:textId="5E5D7C49" w:rsidR="256137A7" w:rsidRPr="00C2764C" w:rsidRDefault="00B366DE" w:rsidP="00153762">
      <w:pPr>
        <w:spacing w:line="276" w:lineRule="auto"/>
        <w:rPr>
          <w:rFonts w:ascii="Calibri" w:eastAsia="Calibri" w:hAnsi="Calibri" w:cs="Calibri"/>
        </w:rPr>
      </w:pPr>
      <w:r>
        <w:rPr>
          <w:rFonts w:ascii="Calibri" w:eastAsia="Calibri" w:hAnsi="Calibri" w:cs="Calibri"/>
        </w:rPr>
        <w:t>T</w:t>
      </w:r>
      <w:r w:rsidR="00C2764C">
        <w:rPr>
          <w:rFonts w:ascii="Calibri" w:eastAsia="Calibri" w:hAnsi="Calibri" w:cs="Calibri"/>
        </w:rPr>
        <w:t xml:space="preserve">his </w:t>
      </w:r>
      <w:r w:rsidR="12BEE698" w:rsidRPr="00C2764C">
        <w:rPr>
          <w:rFonts w:ascii="Calibri" w:eastAsia="Calibri" w:hAnsi="Calibri" w:cs="Calibri"/>
        </w:rPr>
        <w:t xml:space="preserve">study </w:t>
      </w:r>
      <w:r w:rsidR="00C2764C">
        <w:rPr>
          <w:rFonts w:ascii="Calibri" w:eastAsia="Calibri" w:hAnsi="Calibri" w:cs="Calibri"/>
        </w:rPr>
        <w:t>aims</w:t>
      </w:r>
      <w:r w:rsidR="12BEE698" w:rsidRPr="00C2764C">
        <w:rPr>
          <w:rFonts w:ascii="Calibri" w:eastAsia="Calibri" w:hAnsi="Calibri" w:cs="Calibri"/>
        </w:rPr>
        <w:t xml:space="preserve"> </w:t>
      </w:r>
      <w:r w:rsidR="319EC840" w:rsidRPr="00C2764C">
        <w:rPr>
          <w:rFonts w:ascii="Calibri" w:eastAsia="Calibri" w:hAnsi="Calibri" w:cs="Calibri"/>
        </w:rPr>
        <w:t xml:space="preserve">to develop a decision model to estimate the </w:t>
      </w:r>
      <w:r w:rsidR="008C69CA" w:rsidRPr="00C2764C">
        <w:rPr>
          <w:rFonts w:ascii="Calibri" w:eastAsia="Calibri" w:hAnsi="Calibri" w:cs="Calibri"/>
        </w:rPr>
        <w:t xml:space="preserve">impact of postponing </w:t>
      </w:r>
      <w:r w:rsidR="00F203BD">
        <w:rPr>
          <w:rFonts w:ascii="Calibri" w:eastAsia="Calibri" w:hAnsi="Calibri" w:cs="Calibri"/>
        </w:rPr>
        <w:t>surgery</w:t>
      </w:r>
      <w:r w:rsidR="319EC840" w:rsidRPr="00C2764C">
        <w:rPr>
          <w:rFonts w:ascii="Calibri" w:eastAsia="Calibri" w:hAnsi="Calibri" w:cs="Calibri"/>
        </w:rPr>
        <w:t xml:space="preserve"> </w:t>
      </w:r>
      <w:r w:rsidR="000016BF" w:rsidRPr="00C2764C">
        <w:rPr>
          <w:rFonts w:ascii="Calibri" w:eastAsia="Calibri" w:hAnsi="Calibri" w:cs="Calibri"/>
        </w:rPr>
        <w:t>on health</w:t>
      </w:r>
      <w:r>
        <w:rPr>
          <w:rFonts w:ascii="Calibri" w:eastAsia="Calibri" w:hAnsi="Calibri" w:cs="Calibri"/>
        </w:rPr>
        <w:t xml:space="preserve"> </w:t>
      </w:r>
      <w:r w:rsidR="008C69CA" w:rsidRPr="00C2764C">
        <w:rPr>
          <w:rFonts w:ascii="Calibri" w:eastAsia="Calibri" w:hAnsi="Calibri" w:cs="Calibri"/>
        </w:rPr>
        <w:t xml:space="preserve">to </w:t>
      </w:r>
      <w:r w:rsidR="319EC840" w:rsidRPr="00C2764C">
        <w:rPr>
          <w:rFonts w:ascii="Calibri" w:eastAsia="Calibri" w:hAnsi="Calibri" w:cs="Calibri"/>
        </w:rPr>
        <w:t xml:space="preserve">guide prioritization of </w:t>
      </w:r>
      <w:r w:rsidR="00F203BD">
        <w:rPr>
          <w:rFonts w:ascii="Calibri" w:eastAsia="Calibri" w:hAnsi="Calibri" w:cs="Calibri"/>
        </w:rPr>
        <w:t>surgeries</w:t>
      </w:r>
      <w:r>
        <w:rPr>
          <w:rFonts w:ascii="Calibri" w:eastAsia="Calibri" w:hAnsi="Calibri" w:cs="Calibri"/>
        </w:rPr>
        <w:t xml:space="preserve"> across disciplines</w:t>
      </w:r>
      <w:r w:rsidR="319EC840" w:rsidRPr="00C2764C">
        <w:rPr>
          <w:rFonts w:ascii="Calibri" w:eastAsia="Calibri" w:hAnsi="Calibri" w:cs="Calibri"/>
        </w:rPr>
        <w:t xml:space="preserve"> </w:t>
      </w:r>
      <w:commentRangeStart w:id="19"/>
      <w:r w:rsidR="319EC840" w:rsidRPr="00C2764C">
        <w:rPr>
          <w:rFonts w:ascii="Calibri" w:eastAsia="Calibri" w:hAnsi="Calibri" w:cs="Calibri"/>
        </w:rPr>
        <w:t>f</w:t>
      </w:r>
      <w:r w:rsidR="004C45BB">
        <w:rPr>
          <w:rFonts w:ascii="Calibri" w:eastAsia="Calibri" w:hAnsi="Calibri" w:cs="Calibri"/>
        </w:rPr>
        <w:t>ro</w:t>
      </w:r>
      <w:r w:rsidR="319EC840" w:rsidRPr="00C2764C">
        <w:rPr>
          <w:rFonts w:ascii="Calibri" w:eastAsia="Calibri" w:hAnsi="Calibri" w:cs="Calibri"/>
        </w:rPr>
        <w:t>m a utilitarian perspective</w:t>
      </w:r>
      <w:commentRangeEnd w:id="19"/>
      <w:r w:rsidR="00E67CC5">
        <w:rPr>
          <w:rStyle w:val="Verwijzingopmerking"/>
          <w:rFonts w:asciiTheme="minorHAnsi" w:eastAsiaTheme="minorHAnsi" w:hAnsiTheme="minorHAnsi" w:cstheme="minorBidi"/>
          <w:lang w:val="en-GB"/>
        </w:rPr>
        <w:commentReference w:id="19"/>
      </w:r>
      <w:r w:rsidR="319EC840" w:rsidRPr="00C2764C">
        <w:rPr>
          <w:rFonts w:ascii="Calibri" w:eastAsia="Calibri" w:hAnsi="Calibri" w:cs="Calibri"/>
        </w:rPr>
        <w:t>.</w:t>
      </w:r>
      <w:r w:rsidR="5A8C9F72" w:rsidRPr="00C2764C">
        <w:rPr>
          <w:rFonts w:ascii="Calibri" w:eastAsia="Calibri" w:hAnsi="Calibri" w:cs="Calibri"/>
        </w:rPr>
        <w:t xml:space="preserve"> </w:t>
      </w:r>
      <w:r w:rsidR="65DC346E" w:rsidRPr="00C2764C">
        <w:rPr>
          <w:rFonts w:ascii="Calibri" w:eastAsia="Calibri" w:hAnsi="Calibri" w:cs="Calibri"/>
        </w:rPr>
        <w:lastRenderedPageBreak/>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r w:rsidR="2A3F7C20" w:rsidRPr="00C2764C">
        <w:rPr>
          <w:rFonts w:ascii="Calibri" w:eastAsia="Calibri" w:hAnsi="Calibri" w:cs="Calibri"/>
        </w:rPr>
        <w:t xml:space="preserve">context of </w:t>
      </w:r>
      <w:r w:rsidR="19384220" w:rsidRPr="00C2764C">
        <w:rPr>
          <w:rFonts w:ascii="Calibri" w:eastAsia="Calibri" w:hAnsi="Calibri" w:cs="Calibri"/>
        </w:rPr>
        <w:t xml:space="preserve">upcoming </w:t>
      </w:r>
      <w:r w:rsidR="774D57D0" w:rsidRPr="00C2764C">
        <w:rPr>
          <w:rFonts w:ascii="Calibri" w:eastAsia="Calibri" w:hAnsi="Calibri" w:cs="Calibri"/>
        </w:rPr>
        <w:t xml:space="preserve">pandemics, </w:t>
      </w:r>
      <w:r w:rsidR="004057AB" w:rsidRPr="00C2764C">
        <w:rPr>
          <w:rFonts w:ascii="Calibri" w:eastAsia="Calibri" w:hAnsi="Calibri" w:cs="Calibri"/>
        </w:rPr>
        <w:t xml:space="preserve">possibly even </w:t>
      </w:r>
      <w:r w:rsidR="1C38A579" w:rsidRPr="00C2764C">
        <w:rPr>
          <w:rFonts w:ascii="Calibri" w:eastAsia="Calibri" w:hAnsi="Calibri" w:cs="Calibri"/>
        </w:rPr>
        <w:t>to</w:t>
      </w:r>
      <w:r w:rsidR="774D57D0" w:rsidRPr="00C2764C">
        <w:rPr>
          <w:rFonts w:ascii="Calibri" w:eastAsia="Calibri" w:hAnsi="Calibri" w:cs="Calibri"/>
        </w:rPr>
        <w:t xml:space="preserve"> the context of </w:t>
      </w:r>
      <w:r w:rsidR="004C45BB">
        <w:rPr>
          <w:rFonts w:ascii="Calibri" w:eastAsia="Calibri" w:hAnsi="Calibri" w:cs="Calibri"/>
        </w:rPr>
        <w:t>regular</w:t>
      </w:r>
      <w:r w:rsidR="774D57D0" w:rsidRPr="00C2764C">
        <w:rPr>
          <w:rFonts w:ascii="Calibri" w:eastAsia="Calibri" w:hAnsi="Calibri" w:cs="Calibri"/>
        </w:rPr>
        <w:t xml:space="preserve"> care</w:t>
      </w:r>
      <w:r w:rsidR="004057AB" w:rsidRPr="00C2764C">
        <w:rPr>
          <w:rFonts w:ascii="Calibri" w:eastAsia="Calibri" w:hAnsi="Calibri" w:cs="Calibri"/>
        </w:rPr>
        <w:t xml:space="preserve"> and economical scarcity</w:t>
      </w:r>
      <w:r w:rsidR="774D57D0" w:rsidRPr="00C2764C">
        <w:rPr>
          <w:rFonts w:ascii="Calibri" w:eastAsia="Calibri" w:hAnsi="Calibri" w:cs="Calibri"/>
        </w:rPr>
        <w:t>.</w:t>
      </w:r>
    </w:p>
    <w:p w14:paraId="3D64ACD5" w14:textId="77777777" w:rsidR="00404879" w:rsidRDefault="00404879" w:rsidP="00153762">
      <w:pPr>
        <w:pStyle w:val="Kop2"/>
        <w:spacing w:line="276" w:lineRule="auto"/>
        <w:rPr>
          <w:rFonts w:ascii="Calibri" w:hAnsi="Calibri" w:cs="Calibri"/>
          <w:lang w:val="en-US"/>
        </w:rPr>
      </w:pPr>
    </w:p>
    <w:p w14:paraId="23D5DC6B" w14:textId="1D82C8F9" w:rsidR="438F5BE1" w:rsidRDefault="438F5BE1" w:rsidP="00153762">
      <w:pPr>
        <w:pStyle w:val="Kop2"/>
        <w:spacing w:line="276" w:lineRule="auto"/>
        <w:rPr>
          <w:rFonts w:ascii="Calibri" w:hAnsi="Calibri" w:cs="Calibri"/>
          <w:lang w:val="en-US"/>
        </w:rPr>
      </w:pPr>
      <w:r w:rsidRPr="0092480E">
        <w:rPr>
          <w:rFonts w:ascii="Calibri" w:hAnsi="Calibri" w:cs="Calibri"/>
          <w:lang w:val="en-US"/>
        </w:rPr>
        <w:t>Methods</w:t>
      </w:r>
    </w:p>
    <w:p w14:paraId="6D9BEE3F" w14:textId="137170EA"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surgeries </w:t>
      </w:r>
      <w:r>
        <w:rPr>
          <w:rFonts w:ascii="Calibri" w:hAnsi="Calibri" w:cs="Calibri"/>
        </w:rPr>
        <w:t xml:space="preserve">most </w:t>
      </w:r>
      <w:commentRangeStart w:id="20"/>
      <w:r w:rsidR="0083596A">
        <w:rPr>
          <w:rFonts w:ascii="Calibri" w:hAnsi="Calibri" w:cs="Calibri"/>
        </w:rPr>
        <w:t xml:space="preserve">relevant </w:t>
      </w:r>
      <w:commentRangeEnd w:id="20"/>
      <w:r w:rsidR="00992536">
        <w:rPr>
          <w:rStyle w:val="Verwijzingopmerking"/>
          <w:rFonts w:asciiTheme="minorHAnsi" w:eastAsiaTheme="minorHAnsi" w:hAnsiTheme="minorHAnsi" w:cstheme="minorBidi"/>
          <w:lang w:val="en-GB"/>
        </w:rPr>
        <w:commentReference w:id="20"/>
      </w:r>
      <w:r w:rsidR="0083596A">
        <w:rPr>
          <w:rFonts w:ascii="Calibri" w:hAnsi="Calibri" w:cs="Calibri"/>
        </w:rPr>
        <w:t xml:space="preserve">to our setting, and </w:t>
      </w:r>
      <w:r>
        <w:rPr>
          <w:rFonts w:ascii="Calibri" w:hAnsi="Calibri" w:cs="Calibri"/>
        </w:rPr>
        <w:t>obtained input parameters for the model for these surgeries</w:t>
      </w:r>
      <w:r w:rsidR="00B04FAC">
        <w:rPr>
          <w:rFonts w:ascii="Calibri" w:hAnsi="Calibri" w:cs="Calibri"/>
        </w:rPr>
        <w:t xml:space="preserve">, and </w:t>
      </w:r>
      <w:r w:rsidR="00323973">
        <w:rPr>
          <w:rFonts w:ascii="Calibri" w:hAnsi="Calibri" w:cs="Calibri"/>
        </w:rPr>
        <w:t xml:space="preserve">used these parameters in </w:t>
      </w:r>
      <w:r w:rsidR="00B04FAC">
        <w:rPr>
          <w:rFonts w:ascii="Calibri" w:hAnsi="Calibri" w:cs="Calibri"/>
        </w:rPr>
        <w:t>a broadly applicable Markov model to estimate the effect of delaying surgery on survival and health related quality of life</w:t>
      </w:r>
      <w:r w:rsidR="009D493D">
        <w:rPr>
          <w:rFonts w:ascii="Calibri" w:hAnsi="Calibri" w:cs="Calibri"/>
        </w:rPr>
        <w:t xml:space="preserve"> (QoL)</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Kop3"/>
        <w:spacing w:line="276" w:lineRule="auto"/>
      </w:pPr>
      <w:r w:rsidRPr="00514AC6">
        <w:t xml:space="preserve">Patients and setting </w:t>
      </w:r>
    </w:p>
    <w:p w14:paraId="473310F4" w14:textId="52AC3FA6" w:rsidR="002409F6"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semi-elective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w:t>
      </w:r>
      <w:proofErr w:type="spellStart"/>
      <w:r w:rsidR="00447377" w:rsidRPr="004C45BB">
        <w:rPr>
          <w:rFonts w:ascii="Calibri" w:hAnsi="Calibri" w:cs="Calibri"/>
        </w:rPr>
        <w:t>ChipSoft</w:t>
      </w:r>
      <w:proofErr w:type="spellEnd"/>
      <w:r w:rsidR="00447377" w:rsidRPr="004C45BB">
        <w:rPr>
          <w:rFonts w:ascii="Calibri" w:hAnsi="Calibri" w:cs="Calibri"/>
        </w:rPr>
        <w:t xml:space="preserve">, </w:t>
      </w:r>
      <w:proofErr w:type="spellStart"/>
      <w:r w:rsidR="00447377" w:rsidRPr="004C45BB">
        <w:rPr>
          <w:rFonts w:ascii="Calibri" w:hAnsi="Calibri" w:cs="Calibri"/>
        </w:rPr>
        <w:t>Hi</w:t>
      </w:r>
      <w:r w:rsidR="00EB2CAB">
        <w:rPr>
          <w:rFonts w:ascii="Calibri" w:hAnsi="Calibri" w:cs="Calibri"/>
        </w:rPr>
        <w:t>X</w:t>
      </w:r>
      <w:proofErr w:type="spellEnd"/>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by two senior clinicians (</w:t>
      </w:r>
      <w:proofErr w:type="spellStart"/>
      <w:r w:rsidRPr="0092480E">
        <w:rPr>
          <w:rFonts w:ascii="Calibri" w:hAnsi="Calibri" w:cs="Calibri"/>
        </w:rPr>
        <w:t>JvS</w:t>
      </w:r>
      <w:proofErr w:type="spellEnd"/>
      <w:r w:rsidRPr="0092480E">
        <w:rPr>
          <w:rFonts w:ascii="Calibri" w:hAnsi="Calibri" w:cs="Calibri"/>
        </w:rPr>
        <w:t xml:space="preserve"> – emeritus professor internal medicine, </w:t>
      </w:r>
      <w:proofErr w:type="spellStart"/>
      <w:r w:rsidRPr="0092480E">
        <w:rPr>
          <w:rFonts w:ascii="Calibri" w:hAnsi="Calibri" w:cs="Calibri"/>
        </w:rPr>
        <w:t>RBdJ</w:t>
      </w:r>
      <w:proofErr w:type="spellEnd"/>
      <w:r w:rsidRPr="0092480E">
        <w:rPr>
          <w:rFonts w:ascii="Calibri" w:hAnsi="Calibri" w:cs="Calibri"/>
        </w:rPr>
        <w:t xml:space="preserve">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checked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r>
        <w:rPr>
          <w:rFonts w:ascii="Calibri" w:hAnsi="Calibri" w:cs="Calibri"/>
        </w:rPr>
        <w:t xml:space="preserve">. </w:t>
      </w:r>
      <w:r w:rsidRPr="0092480E">
        <w:rPr>
          <w:rFonts w:ascii="Calibri" w:hAnsi="Calibri" w:cs="Calibri"/>
        </w:rPr>
        <w:t xml:space="preserve">Ultimately, </w:t>
      </w:r>
      <w:r w:rsidR="002E05CA">
        <w:rPr>
          <w:rFonts w:ascii="Calibri" w:hAnsi="Calibri" w:cs="Calibri"/>
        </w:rPr>
        <w:t>49</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r w:rsidRPr="0092480E">
        <w:rPr>
          <w:rFonts w:ascii="Calibri" w:hAnsi="Calibri" w:cs="Calibri"/>
        </w:rPr>
        <w:t xml:space="preserve">. Where relevant, we distinguished </w:t>
      </w:r>
      <w:commentRangeStart w:id="21"/>
      <w:r w:rsidRPr="0092480E">
        <w:rPr>
          <w:rFonts w:ascii="Calibri" w:hAnsi="Calibri" w:cs="Calibri"/>
        </w:rPr>
        <w:t>mild and severe cases</w:t>
      </w:r>
      <w:commentRangeEnd w:id="21"/>
      <w:r w:rsidR="00121856">
        <w:rPr>
          <w:rStyle w:val="Verwijzingopmerking"/>
          <w:rFonts w:asciiTheme="minorHAnsi" w:eastAsiaTheme="minorHAnsi" w:hAnsiTheme="minorHAnsi" w:cstheme="minorBidi"/>
          <w:lang w:val="en-GB"/>
        </w:rPr>
        <w:commentReference w:id="21"/>
      </w:r>
      <w:r w:rsidRPr="0092480E">
        <w:rPr>
          <w:rFonts w:ascii="Calibri" w:hAnsi="Calibri" w:cs="Calibri"/>
        </w:rPr>
        <w:t xml:space="preserve"> undergoing the </w:t>
      </w:r>
      <w:r w:rsidR="00166F78">
        <w:rPr>
          <w:rFonts w:ascii="Calibri" w:hAnsi="Calibri" w:cs="Calibri"/>
        </w:rPr>
        <w:t>surgery</w:t>
      </w:r>
      <w:r>
        <w:rPr>
          <w:rFonts w:ascii="Calibri" w:hAnsi="Calibri" w:cs="Calibri"/>
        </w:rPr>
        <w:t xml:space="preserve">. </w:t>
      </w:r>
      <w:r w:rsidR="005D519A">
        <w:rPr>
          <w:rFonts w:ascii="Calibri" w:hAnsi="Calibri" w:cs="Calibri"/>
        </w:rPr>
        <w:t xml:space="preserve">We aimed to collect </w:t>
      </w:r>
      <w:r w:rsidR="00EE3565">
        <w:rPr>
          <w:rFonts w:ascii="Calibri" w:hAnsi="Calibri" w:cs="Calibri"/>
        </w:rPr>
        <w:t xml:space="preserve">data about the </w:t>
      </w:r>
      <w:r w:rsidR="00166F78">
        <w:rPr>
          <w:rFonts w:ascii="Calibri" w:hAnsi="Calibri" w:cs="Calibri"/>
        </w:rPr>
        <w:t xml:space="preserve">patient </w:t>
      </w:r>
      <w:r w:rsidR="00EE3565">
        <w:rPr>
          <w:rFonts w:ascii="Calibri" w:hAnsi="Calibri" w:cs="Calibri"/>
        </w:rPr>
        <w:t>population</w:t>
      </w:r>
      <w:r w:rsidR="005D519A">
        <w:rPr>
          <w:rFonts w:ascii="Calibri" w:hAnsi="Calibri" w:cs="Calibri"/>
        </w:rPr>
        <w:t xml:space="preserve">s </w:t>
      </w:r>
      <w:r w:rsidR="00EE3565">
        <w:rPr>
          <w:rFonts w:ascii="Calibri" w:hAnsi="Calibri" w:cs="Calibri"/>
        </w:rPr>
        <w:t xml:space="preserve">with an indication of one of the </w:t>
      </w:r>
      <w:r w:rsidR="002E05CA">
        <w:rPr>
          <w:rFonts w:ascii="Calibri" w:hAnsi="Calibri" w:cs="Calibri"/>
        </w:rPr>
        <w:t>49</w:t>
      </w:r>
      <w:r w:rsidR="00EE3565">
        <w:rPr>
          <w:rFonts w:ascii="Calibri" w:hAnsi="Calibri" w:cs="Calibri"/>
        </w:rPr>
        <w:t xml:space="preserve"> selected non-pediatric </w:t>
      </w:r>
      <w:r w:rsidR="002E05CA">
        <w:rPr>
          <w:rFonts w:ascii="Calibri" w:hAnsi="Calibri" w:cs="Calibri"/>
        </w:rPr>
        <w:t xml:space="preserve">and non-obstetric </w:t>
      </w:r>
      <w:r w:rsidR="00EE3565">
        <w:rPr>
          <w:rFonts w:ascii="Calibri" w:hAnsi="Calibri" w:cs="Calibri"/>
        </w:rPr>
        <w:t xml:space="preserve">semi-elective </w:t>
      </w:r>
      <w:r w:rsidR="00F727B4">
        <w:rPr>
          <w:rFonts w:ascii="Calibri" w:hAnsi="Calibri" w:cs="Calibri"/>
        </w:rPr>
        <w:t>surgery</w:t>
      </w:r>
      <w:r w:rsidR="00EE3565">
        <w:rPr>
          <w:rFonts w:ascii="Calibri" w:hAnsi="Calibri" w:cs="Calibri"/>
        </w:rPr>
        <w:t xml:space="preserve">. </w:t>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Kop3"/>
        <w:spacing w:line="276" w:lineRule="auto"/>
        <w:rPr>
          <w:rFonts w:ascii="Calibri" w:hAnsi="Calibri" w:cs="Calibri"/>
          <w:lang w:val="en-US"/>
        </w:rPr>
      </w:pPr>
      <w:r>
        <w:rPr>
          <w:rFonts w:ascii="Calibri" w:hAnsi="Calibri" w:cs="Calibri"/>
          <w:lang w:val="en-US"/>
        </w:rPr>
        <w:t>Input parameters</w:t>
      </w:r>
    </w:p>
    <w:p w14:paraId="0B904099" w14:textId="74603D91" w:rsidR="008A38A5" w:rsidRPr="00B04FAC" w:rsidRDefault="008A38A5" w:rsidP="00153762">
      <w:pPr>
        <w:spacing w:line="276" w:lineRule="auto"/>
        <w:rPr>
          <w:rFonts w:ascii="Calibri" w:hAnsi="Calibri" w:cs="Calibri"/>
        </w:rPr>
      </w:pPr>
      <w:r w:rsidRPr="00B04FAC">
        <w:rPr>
          <w:rFonts w:ascii="Calibri" w:hAnsi="Calibri" w:cs="Calibri"/>
        </w:rPr>
        <w:t xml:space="preserve">The model required 5 input parameters: survival rates pre- and post-surgery, </w:t>
      </w:r>
      <w:r w:rsidR="009D493D">
        <w:rPr>
          <w:rFonts w:ascii="Calibri" w:hAnsi="Calibri" w:cs="Calibri"/>
        </w:rPr>
        <w:t xml:space="preserve">QoL </w:t>
      </w:r>
      <w:r w:rsidRPr="00B04FAC">
        <w:rPr>
          <w:rFonts w:ascii="Calibri" w:hAnsi="Calibri" w:cs="Calibri"/>
        </w:rPr>
        <w:t xml:space="preserve">pre- and post-surgery, mean age of patients undergoing the </w:t>
      </w:r>
      <w:r w:rsidR="00166F78">
        <w:rPr>
          <w:rFonts w:ascii="Calibri" w:hAnsi="Calibri" w:cs="Calibri"/>
        </w:rPr>
        <w:t>surgery</w:t>
      </w:r>
      <w:r w:rsidRPr="00B04FAC">
        <w:rPr>
          <w:rFonts w:ascii="Calibri" w:hAnsi="Calibri" w:cs="Calibri"/>
        </w:rPr>
        <w:t xml:space="preserve"> and </w:t>
      </w:r>
      <w:commentRangeStart w:id="22"/>
      <w:r w:rsidRPr="00B04FAC">
        <w:rPr>
          <w:rFonts w:ascii="Calibri" w:hAnsi="Calibri" w:cs="Calibri"/>
        </w:rPr>
        <w:t xml:space="preserve">time until no effect </w:t>
      </w:r>
      <w:commentRangeEnd w:id="22"/>
      <w:r w:rsidR="00F76DBD">
        <w:rPr>
          <w:rStyle w:val="Verwijzingopmerking"/>
          <w:rFonts w:asciiTheme="minorHAnsi" w:eastAsiaTheme="minorHAnsi" w:hAnsiTheme="minorHAnsi" w:cstheme="minorBidi"/>
          <w:lang w:val="en-GB"/>
        </w:rPr>
        <w:commentReference w:id="22"/>
      </w:r>
      <w:r w:rsidRPr="00B04FAC">
        <w:rPr>
          <w:rFonts w:ascii="Calibri" w:hAnsi="Calibri" w:cs="Calibri"/>
        </w:rPr>
        <w:t xml:space="preserve">of treatment can be expected anymore on survival or </w:t>
      </w:r>
      <w:r w:rsidR="009D493D">
        <w:rPr>
          <w:rFonts w:ascii="Calibri" w:hAnsi="Calibri" w:cs="Calibri"/>
        </w:rPr>
        <w:t>QoL</w:t>
      </w:r>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sources can be found in Appendix A.</w:t>
      </w:r>
    </w:p>
    <w:p w14:paraId="72A495DE" w14:textId="77777777" w:rsidR="008A38A5" w:rsidRPr="008A38A5" w:rsidRDefault="008A38A5" w:rsidP="00153762">
      <w:pPr>
        <w:spacing w:line="276" w:lineRule="auto"/>
      </w:pPr>
    </w:p>
    <w:p w14:paraId="2ECEC6E2" w14:textId="7DF78672"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data</w:t>
      </w:r>
      <w:r w:rsidR="10E7A3A6" w:rsidRPr="002C1AFD">
        <w:rPr>
          <w:rFonts w:ascii="Calibri" w:hAnsi="Calibri" w:cs="Calibri"/>
        </w:rPr>
        <w:t xml:space="preserve"> with treatment </w:t>
      </w:r>
      <w:r w:rsidR="35AEC880" w:rsidRPr="002C1AFD">
        <w:rPr>
          <w:rFonts w:ascii="Calibri" w:hAnsi="Calibri" w:cs="Calibri"/>
        </w:rPr>
        <w:t>w</w:t>
      </w:r>
      <w:r w:rsidR="00200F83" w:rsidRPr="002C1AFD">
        <w:rPr>
          <w:rFonts w:ascii="Calibri" w:hAnsi="Calibri" w:cs="Calibri"/>
        </w:rPr>
        <w:t>as</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423703">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17&lt;/sup&gt;","plainTextFormattedCitation":"17","previouslyFormattedCitation":"&lt;sup&gt;17&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17</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423703">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18&lt;/sup&gt;","plainTextFormattedCitation":"18","previouslyFormattedCitation":"&lt;sup&gt;18&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18</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6626517E" w:rsidRPr="002C1AFD">
        <w:rPr>
          <w:rFonts w:ascii="Calibri" w:hAnsi="Calibri" w:cs="Calibri"/>
        </w:rPr>
        <w:t xml:space="preserve">, </w:t>
      </w:r>
      <w:r w:rsidR="7E406E91" w:rsidRPr="002C1AFD">
        <w:rPr>
          <w:rFonts w:ascii="Calibri" w:hAnsi="Calibri" w:cs="Calibri"/>
        </w:rPr>
        <w:t xml:space="preserve">and from </w:t>
      </w:r>
      <w:r w:rsidR="6626517E" w:rsidRPr="002C1AFD">
        <w:rPr>
          <w:rFonts w:ascii="Calibri" w:hAnsi="Calibri" w:cs="Calibri"/>
        </w:rPr>
        <w:t xml:space="preserve">literature </w:t>
      </w:r>
      <w:r w:rsidR="29553890" w:rsidRPr="002C1AFD">
        <w:rPr>
          <w:rFonts w:ascii="Calibri" w:hAnsi="Calibri" w:cs="Calibri"/>
        </w:rPr>
        <w:t>for</w:t>
      </w:r>
      <w:r w:rsidR="6626517E" w:rsidRPr="002C1AFD">
        <w:rPr>
          <w:rFonts w:ascii="Calibri" w:hAnsi="Calibri" w:cs="Calibri"/>
        </w:rPr>
        <w:t xml:space="preserve"> the other </w:t>
      </w:r>
      <w:r w:rsidR="00F727B4">
        <w:rPr>
          <w:rFonts w:ascii="Calibri" w:hAnsi="Calibri" w:cs="Calibri"/>
        </w:rPr>
        <w:t>surgeries</w:t>
      </w:r>
      <w:r w:rsidR="6626517E" w:rsidRPr="002C1AFD">
        <w:rPr>
          <w:rFonts w:ascii="Calibri" w:hAnsi="Calibri" w:cs="Calibri"/>
        </w:rPr>
        <w:t>.</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without treatment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survival parameter. </w:t>
      </w:r>
      <w:commentRangeStart w:id="23"/>
      <w:r w:rsidR="0989586B" w:rsidRPr="0092480E">
        <w:rPr>
          <w:rFonts w:ascii="Calibri" w:hAnsi="Calibri" w:cs="Calibri"/>
        </w:rPr>
        <w:t xml:space="preserve">The disease specific mortality was </w:t>
      </w:r>
      <w:r w:rsidR="73CCB6FD" w:rsidRPr="0092480E">
        <w:rPr>
          <w:rFonts w:ascii="Calibri" w:hAnsi="Calibri" w:cs="Calibri"/>
        </w:rPr>
        <w:t xml:space="preserve">added </w:t>
      </w:r>
      <w:commentRangeEnd w:id="23"/>
      <w:r w:rsidR="001C29F7">
        <w:rPr>
          <w:rStyle w:val="Verwijzingopmerking"/>
          <w:rFonts w:asciiTheme="minorHAnsi" w:eastAsiaTheme="minorHAnsi" w:hAnsiTheme="minorHAnsi" w:cstheme="minorBidi"/>
          <w:lang w:val="en-GB"/>
        </w:rPr>
        <w:commentReference w:id="23"/>
      </w:r>
      <w:r w:rsidR="73CCB6FD" w:rsidRPr="0092480E">
        <w:rPr>
          <w:rFonts w:ascii="Calibri" w:hAnsi="Calibri" w:cs="Calibri"/>
        </w:rPr>
        <w:t>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w:t>
      </w:r>
      <w:r w:rsidR="25D06C52" w:rsidRPr="0092480E">
        <w:rPr>
          <w:rFonts w:ascii="Calibri" w:hAnsi="Calibri" w:cs="Calibri"/>
        </w:rPr>
        <w:t xml:space="preserve">background </w:t>
      </w:r>
      <w:r w:rsidR="0989586B" w:rsidRPr="0092480E">
        <w:rPr>
          <w:rFonts w:ascii="Calibri" w:hAnsi="Calibri" w:cs="Calibri"/>
        </w:rPr>
        <w:t xml:space="preserve">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423703">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19&lt;/sup&gt;","plainTextFormattedCitation":"19","previouslyFormattedCitation":"&lt;sup&gt;19&lt;/sup&gt;"},"properties":{"noteIndex":0},"schema":"https://github.com/citation-style-language/schema/raw/master/csl-citation.json"}</w:instrText>
      </w:r>
      <w:r w:rsidR="00C047C6" w:rsidRPr="002C1AFD">
        <w:rPr>
          <w:rFonts w:ascii="Calibri" w:hAnsi="Calibri" w:cs="Calibri"/>
        </w:rPr>
        <w:fldChar w:fldCharType="separate"/>
      </w:r>
      <w:r w:rsidR="00712419" w:rsidRPr="00712419">
        <w:rPr>
          <w:rFonts w:ascii="Calibri" w:hAnsi="Calibri" w:cs="Calibri"/>
          <w:noProof/>
          <w:vertAlign w:val="superscript"/>
        </w:rPr>
        <w:t>19</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w:t>
      </w:r>
      <w:r w:rsidR="008A38A5">
        <w:rPr>
          <w:rFonts w:ascii="Calibri" w:hAnsi="Calibri" w:cs="Calibri"/>
        </w:rPr>
        <w:lastRenderedPageBreak/>
        <w:t xml:space="preserve">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20&lt;/sup&gt;","plainTextFormattedCitation":"20","previouslyFormattedCitation":"&lt;sup&gt;20&lt;/sup&gt;"},"properties":{"noteIndex":0},"schema":"https://github.com/citation-style-language/schema/raw/master/csl-citation.json"}</w:instrText>
      </w:r>
      <w:r w:rsidR="00CE7F86" w:rsidRPr="002C1AFD">
        <w:rPr>
          <w:rFonts w:ascii="Calibri" w:hAnsi="Calibri" w:cs="Calibri"/>
        </w:rPr>
        <w:fldChar w:fldCharType="separate"/>
      </w:r>
      <w:r w:rsidR="00712419" w:rsidRPr="00712419">
        <w:rPr>
          <w:rFonts w:ascii="Calibri" w:hAnsi="Calibri" w:cs="Calibri"/>
          <w:noProof/>
          <w:vertAlign w:val="superscript"/>
        </w:rPr>
        <w:t>20</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58E408F4" w:rsidR="00B76DA6" w:rsidRDefault="00B04FAC" w:rsidP="00153762">
      <w:pPr>
        <w:spacing w:line="276" w:lineRule="auto"/>
        <w:rPr>
          <w:rFonts w:ascii="Calibri" w:eastAsia="Calibri" w:hAnsi="Calibri" w:cs="Calibri"/>
        </w:rPr>
      </w:pPr>
      <w:r w:rsidRPr="0092480E">
        <w:rPr>
          <w:rFonts w:ascii="Calibri" w:hAnsi="Calibri" w:cs="Calibri"/>
        </w:rPr>
        <w:t xml:space="preserve">The QoL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21&lt;/sup&gt;","plainTextFormattedCitation":"21","previouslyFormattedCitation":"&lt;sup&gt;21&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21</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Pr="0092480E">
        <w:rPr>
          <w:rFonts w:ascii="Calibri" w:eastAsia="Calibri" w:hAnsi="Calibri" w:cs="Calibri"/>
        </w:rPr>
        <w:t xml:space="preserve"> full health</w:t>
      </w:r>
      <w:r w:rsidR="00A23C27">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Pr="0092480E">
        <w:rPr>
          <w:rFonts w:ascii="Calibri" w:eastAsia="Calibri" w:hAnsi="Calibri" w:cs="Calibri"/>
        </w:rPr>
        <w:t xml:space="preserve"> death.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22&lt;/sup&gt;","plainTextFormattedCitation":"22","previouslyFormattedCitation":"&lt;sup&gt;22&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22</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23&lt;/sup&gt;","plainTextFormattedCitation":"23","previouslyFormattedCitation":"&lt;sup&gt;23&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23</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QoL values to calculate QALYs. </w:t>
      </w:r>
    </w:p>
    <w:p w14:paraId="6DE0D471" w14:textId="77777777" w:rsidR="00B76DA6" w:rsidRDefault="00B76DA6" w:rsidP="00153762">
      <w:pPr>
        <w:spacing w:line="276" w:lineRule="auto"/>
        <w:rPr>
          <w:rFonts w:ascii="Calibri" w:eastAsia="Calibri" w:hAnsi="Calibri" w:cs="Calibri"/>
        </w:rPr>
      </w:pPr>
    </w:p>
    <w:p w14:paraId="1C3356AA" w14:textId="5B9EB3A6" w:rsidR="00B04FAC" w:rsidRPr="00571055" w:rsidRDefault="00B76DA6" w:rsidP="00153762">
      <w:pPr>
        <w:spacing w:line="276" w:lineRule="auto"/>
        <w:rPr>
          <w:rFonts w:ascii="Calibri" w:hAnsi="Calibri" w:cs="Calibri"/>
        </w:rPr>
      </w:pPr>
      <w:r>
        <w:rPr>
          <w:rFonts w:ascii="Calibri" w:eastAsia="Calibri" w:hAnsi="Calibri" w:cs="Calibri"/>
        </w:rPr>
        <w:t>W</w:t>
      </w:r>
      <w:ins w:id="24" w:author="Ewout Steyerberg" w:date="2020-06-10T23:12:00Z">
        <w:r w:rsidR="006064CA">
          <w:rPr>
            <w:rFonts w:ascii="Calibri" w:eastAsia="Calibri" w:hAnsi="Calibri" w:cs="Calibri"/>
          </w:rPr>
          <w:t>h</w:t>
        </w:r>
      </w:ins>
      <w:r>
        <w:rPr>
          <w:rFonts w:ascii="Calibri" w:eastAsia="Calibri" w:hAnsi="Calibri" w:cs="Calibri"/>
        </w:rPr>
        <w:t xml:space="preserve">ere possible, we based the QoL of health conditions directly on the GBD study data. </w:t>
      </w:r>
      <w:r>
        <w:rPr>
          <w:rFonts w:ascii="Calibri" w:hAnsi="Calibri" w:cs="Calibri"/>
        </w:rPr>
        <w:t xml:space="preserve">The remaining condition,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w:t>
      </w:r>
      <w:r w:rsidR="00B04FAC" w:rsidRPr="0092480E">
        <w:rPr>
          <w:rFonts w:ascii="Calibri" w:hAnsi="Calibri" w:cs="Calibri"/>
        </w:rPr>
        <w:fldChar w:fldCharType="begin" w:fldLock="1"/>
      </w:r>
      <w:r w:rsidR="00423703">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24&lt;/sup&gt;","plainTextFormattedCitation":"24","previouslyFormattedCitation":"&lt;sup&gt;24&lt;/sup&gt;"},"properties":{"noteIndex":0},"schema":"https://github.com/citation-style-language/schema/raw/master/csl-citation.json"}</w:instrText>
      </w:r>
      <w:r w:rsidR="00B04FAC" w:rsidRPr="0092480E">
        <w:rPr>
          <w:rFonts w:ascii="Calibri" w:hAnsi="Calibri" w:cs="Calibri"/>
        </w:rPr>
        <w:fldChar w:fldCharType="separate"/>
      </w:r>
      <w:r w:rsidR="00712419" w:rsidRPr="00712419">
        <w:rPr>
          <w:rFonts w:ascii="Calibri" w:hAnsi="Calibri" w:cs="Calibri"/>
          <w:noProof/>
          <w:vertAlign w:val="superscript"/>
        </w:rPr>
        <w:t>24</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r w:rsidR="00571055" w:rsidRPr="0092480E">
        <w:rPr>
          <w:rFonts w:ascii="Calibri" w:hAnsi="Calibri" w:cs="Calibri"/>
        </w:rPr>
        <w:t>QoL weights</w:t>
      </w:r>
      <w:r w:rsidR="00B04FAC" w:rsidRPr="0092480E">
        <w:rPr>
          <w:rFonts w:ascii="Calibri" w:hAnsi="Calibri" w:cs="Calibri"/>
        </w:rPr>
        <w:t xml:space="preserve">.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VAS scale with QoL weights. The only deviation from that protocol was</w:t>
      </w:r>
      <w:r w:rsidR="00B04FAC">
        <w:rPr>
          <w:rFonts w:ascii="Calibri" w:hAnsi="Calibri" w:cs="Calibri"/>
        </w:rPr>
        <w:t xml:space="preserve"> that</w:t>
      </w:r>
      <w:r w:rsidR="00B04FAC" w:rsidRPr="0092480E">
        <w:rPr>
          <w:rFonts w:ascii="Calibri" w:hAnsi="Calibri" w:cs="Calibri"/>
        </w:rPr>
        <w:t xml:space="preserve"> we did not first classify the health </w:t>
      </w:r>
      <w:r w:rsidR="00571055">
        <w:rPr>
          <w:rFonts w:ascii="Calibri" w:hAnsi="Calibri" w:cs="Calibri"/>
        </w:rPr>
        <w:t>conditions</w:t>
      </w:r>
      <w:r w:rsidR="00B04FAC" w:rsidRPr="0092480E">
        <w:rPr>
          <w:rFonts w:ascii="Calibri" w:hAnsi="Calibri" w:cs="Calibri"/>
        </w:rPr>
        <w:t xml:space="preserve"> on the EQ-5D.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experience </w:t>
      </w:r>
      <w:r w:rsidR="00571055">
        <w:rPr>
          <w:rFonts w:ascii="Calibri" w:hAnsi="Calibri" w:cs="Calibri"/>
        </w:rPr>
        <w:t>about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QoL aspects of </w:t>
      </w:r>
      <w:r w:rsidR="00571055">
        <w:rPr>
          <w:rFonts w:ascii="Calibri" w:hAnsi="Calibri" w:cs="Calibri"/>
        </w:rPr>
        <w:t xml:space="preserve">the condition. </w:t>
      </w:r>
      <w:r w:rsidR="00B04FAC" w:rsidRPr="0092480E">
        <w:rPr>
          <w:rFonts w:ascii="Calibri" w:hAnsi="Calibri" w:cs="Calibri"/>
        </w:rPr>
        <w:t>Two to three other expert</w:t>
      </w:r>
      <w:r w:rsidR="00B04FAC">
        <w:rPr>
          <w:rFonts w:ascii="Calibri" w:hAnsi="Calibri" w:cs="Calibri"/>
        </w:rPr>
        <w:t>s</w:t>
      </w:r>
      <w:r w:rsidR="00B04FAC" w:rsidRPr="0092480E">
        <w:rPr>
          <w:rFonts w:ascii="Calibri" w:hAnsi="Calibri" w:cs="Calibri"/>
        </w:rPr>
        <w:t xml:space="preserve"> were then invited to express their estimated QoL value for the health </w:t>
      </w:r>
      <w:r w:rsidR="00571055">
        <w:rPr>
          <w:rFonts w:ascii="Calibri" w:hAnsi="Calibri" w:cs="Calibri"/>
        </w:rPr>
        <w:t>condition</w:t>
      </w:r>
      <w:r w:rsidR="00B04FAC" w:rsidRPr="0092480E">
        <w:rPr>
          <w:rFonts w:ascii="Calibri" w:hAnsi="Calibri" w:cs="Calibri"/>
        </w:rPr>
        <w:t xml:space="preserve">. After some discussion, </w:t>
      </w:r>
      <w:r w:rsidR="00571055">
        <w:rPr>
          <w:rFonts w:ascii="Calibri" w:hAnsi="Calibri" w:cs="Calibri"/>
        </w:rPr>
        <w:t xml:space="preserve">all </w:t>
      </w:r>
      <w:r w:rsidR="00B04FAC" w:rsidRPr="0092480E">
        <w:rPr>
          <w:rFonts w:ascii="Calibri" w:hAnsi="Calibri" w:cs="Calibri"/>
        </w:rPr>
        <w:t>experts wrote down their own estimation of the QoL value. 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 xml:space="preserve">we could estimate the variance of the values. The mean and 95% confidence interval of the mapped QoL scores were used in the model. We used two session of three hours to collect </w:t>
      </w:r>
      <w:r w:rsidR="00571055">
        <w:rPr>
          <w:rFonts w:ascii="Calibri" w:hAnsi="Calibri" w:cs="Calibri"/>
        </w:rPr>
        <w:t>all</w:t>
      </w:r>
      <w:r w:rsidR="00B04FAC" w:rsidRPr="0092480E">
        <w:rPr>
          <w:rFonts w:ascii="Calibri" w:hAnsi="Calibri" w:cs="Calibri"/>
        </w:rPr>
        <w:t xml:space="preserve"> QoL value</w:t>
      </w:r>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estimates of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36FA53E1" w:rsidR="363711B5" w:rsidRPr="0092480E" w:rsidRDefault="0EEA4B0A" w:rsidP="00153762">
      <w:pPr>
        <w:spacing w:line="276" w:lineRule="auto"/>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commentRangeStart w:id="25"/>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w:t>
      </w:r>
      <w:commentRangeEnd w:id="25"/>
      <w:r w:rsidR="006064CA">
        <w:rPr>
          <w:rStyle w:val="Verwijzingopmerking"/>
          <w:rFonts w:asciiTheme="minorHAnsi" w:eastAsiaTheme="minorHAnsi" w:hAnsiTheme="minorHAnsi" w:cstheme="minorBidi"/>
          <w:lang w:val="en-GB"/>
        </w:rPr>
        <w:commentReference w:id="25"/>
      </w:r>
      <w:r w:rsidR="52B05C2B" w:rsidRPr="0092480E">
        <w:rPr>
          <w:rFonts w:ascii="Calibri" w:hAnsi="Calibri" w:cs="Calibri"/>
        </w:rPr>
        <w:t xml:space="preserve">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not have any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w:t>
      </w:r>
      <w:commentRangeStart w:id="26"/>
      <w:r w:rsidR="00AE7483" w:rsidRPr="0092480E">
        <w:rPr>
          <w:rFonts w:ascii="Calibri" w:hAnsi="Calibri" w:cs="Calibri"/>
        </w:rPr>
        <w:lastRenderedPageBreak/>
        <w:t>inoperable</w:t>
      </w:r>
      <w:commentRangeEnd w:id="26"/>
      <w:r w:rsidR="00AF18E3">
        <w:rPr>
          <w:rStyle w:val="Verwijzingopmerking"/>
          <w:rFonts w:asciiTheme="minorHAnsi" w:eastAsiaTheme="minorHAnsi" w:hAnsiTheme="minorHAnsi" w:cstheme="minorBidi"/>
          <w:lang w:val="en-GB"/>
        </w:rPr>
        <w:commentReference w:id="26"/>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68459F">
        <w:rPr>
          <w:rFonts w:ascii="Calibri" w:hAnsi="Calibri" w:cs="Calibri"/>
        </w:rPr>
        <w:t>parameter</w:t>
      </w:r>
      <w:r w:rsidR="38F01129" w:rsidRPr="0092480E">
        <w:rPr>
          <w:rFonts w:ascii="Calibri" w:hAnsi="Calibri" w:cs="Calibri"/>
        </w:rPr>
        <w:t xml:space="preserve"> ca</w:t>
      </w:r>
      <w:r w:rsidR="444976BA" w:rsidRPr="0092480E">
        <w:rPr>
          <w:rFonts w:ascii="Calibri" w:hAnsi="Calibri" w:cs="Calibri"/>
        </w:rPr>
        <w:t>me</w:t>
      </w:r>
      <w:r w:rsidR="38F01129" w:rsidRPr="0092480E">
        <w:rPr>
          <w:rFonts w:ascii="Calibri" w:hAnsi="Calibri" w:cs="Calibri"/>
        </w:rPr>
        <w:t xml:space="preserve"> from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was </w:t>
      </w:r>
      <w:r w:rsidR="53DEE744" w:rsidRPr="0092480E">
        <w:rPr>
          <w:rFonts w:ascii="Calibri" w:hAnsi="Calibri" w:cs="Calibri"/>
        </w:rPr>
        <w:t xml:space="preserve">evaluated in the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QoL.</w:t>
      </w:r>
    </w:p>
    <w:p w14:paraId="2323CB36" w14:textId="77777777" w:rsidR="00282BDB" w:rsidRDefault="00282BDB" w:rsidP="00153762">
      <w:pPr>
        <w:pStyle w:val="Kop3"/>
        <w:spacing w:line="276" w:lineRule="auto"/>
        <w:rPr>
          <w:rFonts w:ascii="Calibri" w:hAnsi="Calibri" w:cs="Calibri"/>
          <w:lang w:val="en-US"/>
        </w:rPr>
      </w:pPr>
    </w:p>
    <w:p w14:paraId="17406830" w14:textId="77777777" w:rsidR="008A38A5" w:rsidRPr="00514AC6" w:rsidRDefault="008A38A5" w:rsidP="00153762">
      <w:pPr>
        <w:pStyle w:val="Kop3"/>
        <w:spacing w:line="276" w:lineRule="auto"/>
      </w:pPr>
      <w:r w:rsidRPr="00514AC6">
        <w:t>Markov model</w:t>
      </w:r>
    </w:p>
    <w:p w14:paraId="1CE9BEAC" w14:textId="7DEB1C7D" w:rsidR="008A38A5" w:rsidRDefault="008A38A5" w:rsidP="001613FF">
      <w:pPr>
        <w:spacing w:line="276" w:lineRule="auto"/>
        <w:rPr>
          <w:rFonts w:ascii="Calibri" w:hAnsi="Calibri" w:cs="Calibri"/>
        </w:rPr>
      </w:pPr>
      <w:r w:rsidRPr="0092480E">
        <w:rPr>
          <w:rFonts w:ascii="Calibri" w:hAnsi="Calibri" w:cs="Calibri"/>
        </w:rPr>
        <w:t>To quantify the long-term health effects of surgery delay we made use of a Markov cohort state-transition model (</w:t>
      </w:r>
      <w:proofErr w:type="spellStart"/>
      <w:r w:rsidRPr="0092480E">
        <w:rPr>
          <w:rFonts w:ascii="Calibri" w:hAnsi="Calibri" w:cs="Calibri"/>
        </w:rPr>
        <w:t>cSTM</w:t>
      </w:r>
      <w:proofErr w:type="spellEnd"/>
      <w:r w:rsidRPr="0092480E">
        <w:rPr>
          <w:rFonts w:ascii="Calibri" w:hAnsi="Calibri" w:cs="Calibri"/>
        </w:rPr>
        <w:t>).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25,26&lt;/sup&gt;","plainTextFormattedCitation":"25,26","previouslyFormattedCitation":"&lt;sup&gt;25,26&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25,26</w:t>
      </w:r>
      <w:r w:rsidRPr="0092480E">
        <w:rPr>
          <w:rFonts w:ascii="Calibri" w:hAnsi="Calibri" w:cs="Calibri"/>
        </w:rPr>
        <w:fldChar w:fldCharType="end"/>
      </w:r>
      <w:r w:rsidRPr="0092480E">
        <w:rPr>
          <w:rFonts w:ascii="Calibri" w:hAnsi="Calibri" w:cs="Calibri"/>
        </w:rPr>
        <w:t xml:space="preserve"> A </w:t>
      </w:r>
      <w:proofErr w:type="spellStart"/>
      <w:r w:rsidRPr="0092480E">
        <w:rPr>
          <w:rFonts w:ascii="Calibri" w:hAnsi="Calibri" w:cs="Calibri"/>
        </w:rPr>
        <w:t>cSTM</w:t>
      </w:r>
      <w:proofErr w:type="spellEnd"/>
      <w:r w:rsidRPr="0092480E">
        <w:rPr>
          <w:rFonts w:ascii="Calibri" w:hAnsi="Calibri" w:cs="Calibri"/>
        </w:rPr>
        <w:t xml:space="preserve">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20,25&lt;/sup&gt;","plainTextFormattedCitation":"20,25","previouslyFormattedCitation":"&lt;sup&gt;20,25&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20,25</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20,27&lt;/sup&gt;","plainTextFormattedCitation":"20,27","previouslyFormattedCitation":"&lt;sup&gt;20,27&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20,27</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2F835BA1"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proofErr w:type="spellStart"/>
      <w:r w:rsidRPr="0092480E">
        <w:rPr>
          <w:rFonts w:ascii="Calibri" w:eastAsia="Calibri" w:hAnsi="Calibri" w:cs="Calibri"/>
        </w:rPr>
        <w:t>cSTM</w:t>
      </w:r>
      <w:proofErr w:type="spellEnd"/>
      <w:r w:rsidRPr="0092480E">
        <w:rPr>
          <w:rFonts w:ascii="Calibri" w:eastAsia="Calibri" w:hAnsi="Calibri" w:cs="Calibri"/>
        </w:rPr>
        <w:t xml:space="preserve">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nobody ever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absorbing state dead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ect of surgery on survival or Qo</w:t>
      </w:r>
      <w:r w:rsidR="00E514DF" w:rsidRPr="00E514DF">
        <w:rPr>
          <w:rFonts w:ascii="Calibri" w:hAnsi="Calibri" w:cs="Calibri"/>
        </w:rPr>
        <w:t>L, the postoperative survival and Q</w:t>
      </w:r>
      <w:r w:rsidR="00FB376A">
        <w:rPr>
          <w:rFonts w:ascii="Calibri" w:hAnsi="Calibri" w:cs="Calibri"/>
        </w:rPr>
        <w:t>o</w:t>
      </w:r>
      <w:r w:rsidR="00E514DF" w:rsidRPr="00E514DF">
        <w:rPr>
          <w:rFonts w:ascii="Calibri" w:hAnsi="Calibri" w:cs="Calibri"/>
        </w:rPr>
        <w:t>L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Kop3"/>
        <w:spacing w:line="276" w:lineRule="auto"/>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r>
        <w:rPr>
          <w:rFonts w:ascii="Calibri" w:hAnsi="Calibri" w:cs="Calibri"/>
        </w:rPr>
        <w:t>P</w:t>
      </w:r>
      <w:r w:rsidRPr="0092480E">
        <w:rPr>
          <w:rFonts w:ascii="Calibri" w:hAnsi="Calibri" w:cs="Calibri"/>
        </w:rPr>
        <w:t xml:space="preserve">robabilistic sensitivity analysis </w:t>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w:t>
      </w:r>
      <w:r>
        <w:rPr>
          <w:rFonts w:ascii="Calibri" w:hAnsi="Calibri" w:cs="Calibri"/>
        </w:rPr>
        <w:t>QoL</w:t>
      </w:r>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 xml:space="preserve">Rankings </w:t>
      </w:r>
      <w:r w:rsidR="00012BF0" w:rsidRPr="0035309D">
        <w:rPr>
          <w:rFonts w:ascii="Calibri" w:hAnsi="Calibri" w:cs="Calibri"/>
          <w:lang w:val="en-GB"/>
        </w:rPr>
        <w:lastRenderedPageBreak/>
        <w:t>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Kop3"/>
        <w:spacing w:line="276" w:lineRule="auto"/>
        <w:rPr>
          <w:rFonts w:ascii="Calibri" w:hAnsi="Calibri" w:cs="Calibri"/>
          <w:lang w:val="en-US"/>
        </w:rPr>
      </w:pPr>
      <w:r w:rsidRPr="002E05CA">
        <w:rPr>
          <w:rFonts w:ascii="Calibri" w:hAnsi="Calibri" w:cs="Calibri"/>
          <w:lang w:val="en-US"/>
        </w:rPr>
        <w:t>Model output</w:t>
      </w:r>
    </w:p>
    <w:p w14:paraId="49F2B852" w14:textId="109CE188"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visually compared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Kop3"/>
        <w:spacing w:line="276" w:lineRule="auto"/>
        <w:rPr>
          <w:rFonts w:ascii="Calibri" w:hAnsi="Calibri" w:cs="Calibri"/>
          <w:lang w:val="en-US"/>
        </w:rPr>
      </w:pPr>
    </w:p>
    <w:p w14:paraId="2FD80C2A" w14:textId="5D4572B6" w:rsidR="6C6FBC03" w:rsidRPr="002E05CA" w:rsidRDefault="6C6FBC03" w:rsidP="00153762">
      <w:pPr>
        <w:pStyle w:val="Kop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4635538B" w:rsidR="7A5A4521" w:rsidRPr="00282BDB" w:rsidRDefault="7A5A4521" w:rsidP="00153762">
      <w:pPr>
        <w:pStyle w:val="Lijstalinea"/>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p>
    <w:p w14:paraId="6DC0D642" w14:textId="62B8C183" w:rsidR="7A5A4521" w:rsidRPr="00282BDB" w:rsidRDefault="5B07AD0F" w:rsidP="00153762">
      <w:pPr>
        <w:pStyle w:val="Lijstalinea"/>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76D21A47" w:rsidR="7A5A4521" w:rsidRPr="00282BDB" w:rsidRDefault="00F727B4" w:rsidP="00153762">
      <w:pPr>
        <w:pStyle w:val="Lijstalinea"/>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DC7BE93" w14:textId="413DDF51" w:rsidR="7A5A4521" w:rsidRPr="00282BDB" w:rsidRDefault="7A5A4521" w:rsidP="00153762">
      <w:pPr>
        <w:pStyle w:val="Lijstalinea"/>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48C73266" w14:textId="68FBC918" w:rsidR="7A5A4521" w:rsidRDefault="7A5A4521" w:rsidP="00153762">
      <w:pPr>
        <w:spacing w:line="276" w:lineRule="auto"/>
        <w:rPr>
          <w:rFonts w:ascii="Calibri" w:hAnsi="Calibri" w:cs="Calibri"/>
        </w:rPr>
      </w:pPr>
      <w:r w:rsidRPr="00282BDB">
        <w:rPr>
          <w:rFonts w:ascii="Calibri" w:hAnsi="Calibri" w:cs="Calibri"/>
        </w:rPr>
        <w:t xml:space="preserve">The output of the model should therefore be interpreted as the maximum health gain associated by performing the </w:t>
      </w:r>
      <w:r w:rsidR="00F727B4">
        <w:rPr>
          <w:rFonts w:ascii="Calibri" w:hAnsi="Calibri" w:cs="Calibri"/>
        </w:rPr>
        <w:t>surgery</w:t>
      </w:r>
      <w:r w:rsidR="539E41C1" w:rsidRPr="00282BDB">
        <w:rPr>
          <w:rFonts w:ascii="Calibri" w:hAnsi="Calibri" w:cs="Calibri"/>
        </w:rPr>
        <w:t xml:space="preserve"> successfully for an average patient, in an</w:t>
      </w:r>
      <w:r w:rsidR="7CE38D43" w:rsidRPr="00282BDB">
        <w:rPr>
          <w:rFonts w:ascii="Calibri" w:hAnsi="Calibri" w:cs="Calibri"/>
        </w:rPr>
        <w:t xml:space="preserve"> OR-setting not complicated by COVID-19. </w:t>
      </w:r>
      <w:r w:rsidR="0097519D">
        <w:rPr>
          <w:rFonts w:ascii="Calibri" w:hAnsi="Calibri" w:cs="Calibri"/>
        </w:rPr>
        <w:t>W</w:t>
      </w:r>
      <w:r w:rsidR="109FB951" w:rsidRPr="00282BDB">
        <w:rPr>
          <w:rFonts w:ascii="Calibri" w:hAnsi="Calibri" w:cs="Calibri"/>
        </w:rPr>
        <w:t xml:space="preserve">e assume that complications and harm </w:t>
      </w:r>
      <w:r w:rsidR="00E514DF">
        <w:rPr>
          <w:rFonts w:ascii="Calibri" w:hAnsi="Calibri" w:cs="Calibri"/>
        </w:rPr>
        <w:t xml:space="preserve">associated with surgery do not differ between </w:t>
      </w:r>
      <w:r w:rsidR="19E26B68" w:rsidRPr="00282BDB">
        <w:rPr>
          <w:rFonts w:ascii="Calibri" w:hAnsi="Calibri" w:cs="Calibri"/>
        </w:rPr>
        <w:t>various delays</w:t>
      </w:r>
      <w:r w:rsidR="43A50C7C" w:rsidRPr="00282BDB">
        <w:rPr>
          <w:rFonts w:ascii="Calibri" w:hAnsi="Calibri" w:cs="Calibri"/>
        </w:rPr>
        <w:t>.</w:t>
      </w:r>
      <w:r w:rsidR="19E26B68" w:rsidRPr="00282BDB">
        <w:rPr>
          <w:rFonts w:ascii="Calibri" w:hAnsi="Calibri" w:cs="Calibri"/>
        </w:rPr>
        <w:t xml:space="preserve"> </w:t>
      </w:r>
      <w:r w:rsidR="1E1A9F67" w:rsidRPr="00282BDB">
        <w:rPr>
          <w:rFonts w:ascii="Calibri" w:hAnsi="Calibri" w:cs="Calibri"/>
        </w:rPr>
        <w:t>T</w:t>
      </w:r>
      <w:r w:rsidR="19E26B68" w:rsidRPr="00282BDB">
        <w:rPr>
          <w:rFonts w:ascii="Calibri" w:hAnsi="Calibri" w:cs="Calibri"/>
        </w:rPr>
        <w:t xml:space="preserve">herefore, </w:t>
      </w:r>
      <w:r w:rsidR="00E514DF">
        <w:rPr>
          <w:rFonts w:ascii="Calibri" w:hAnsi="Calibri" w:cs="Calibri"/>
        </w:rPr>
        <w:t xml:space="preserve">the </w:t>
      </w:r>
      <w:r w:rsidR="19E26B68" w:rsidRPr="00282BDB">
        <w:rPr>
          <w:rFonts w:ascii="Calibri" w:hAnsi="Calibri" w:cs="Calibri"/>
        </w:rPr>
        <w:t>measure</w:t>
      </w:r>
      <w:r w:rsidR="0097519D">
        <w:rPr>
          <w:rFonts w:ascii="Calibri" w:hAnsi="Calibri" w:cs="Calibri"/>
        </w:rPr>
        <w:t>s</w:t>
      </w:r>
      <w:r w:rsidR="19E26B68" w:rsidRPr="00282BDB">
        <w:rPr>
          <w:rFonts w:ascii="Calibri" w:hAnsi="Calibri" w:cs="Calibri"/>
        </w:rPr>
        <w:t xml:space="preserve"> </w:t>
      </w:r>
      <w:r w:rsidR="2B749400" w:rsidRPr="00282BDB">
        <w:rPr>
          <w:rFonts w:ascii="Calibri" w:hAnsi="Calibri" w:cs="Calibri"/>
        </w:rPr>
        <w:t>of urgency</w:t>
      </w:r>
      <w:r w:rsidR="0097519D">
        <w:rPr>
          <w:rFonts w:ascii="Calibri" w:hAnsi="Calibri" w:cs="Calibri"/>
        </w:rPr>
        <w:t xml:space="preserve">, </w:t>
      </w:r>
      <w:r w:rsidR="0097519D" w:rsidRPr="00282BDB">
        <w:rPr>
          <w:rFonts w:ascii="Calibri" w:hAnsi="Calibri" w:cs="Calibri"/>
        </w:rPr>
        <w:t>QALY</w:t>
      </w:r>
      <w:r w:rsidR="0097519D">
        <w:rPr>
          <w:rFonts w:ascii="Calibri" w:hAnsi="Calibri" w:cs="Calibri"/>
        </w:rPr>
        <w:t xml:space="preserve"> and LY </w:t>
      </w:r>
      <w:r w:rsidR="0097519D" w:rsidRPr="00282BDB">
        <w:rPr>
          <w:rFonts w:ascii="Calibri" w:hAnsi="Calibri" w:cs="Calibri"/>
        </w:rPr>
        <w:t xml:space="preserve">loss per month, </w:t>
      </w:r>
      <w:r w:rsidR="19E26B68" w:rsidRPr="00282BDB">
        <w:rPr>
          <w:rFonts w:ascii="Calibri" w:hAnsi="Calibri" w:cs="Calibri"/>
        </w:rPr>
        <w:t xml:space="preserve">can be compared across treatments with </w:t>
      </w:r>
      <w:r w:rsidR="01A69722" w:rsidRPr="00282BDB">
        <w:rPr>
          <w:rFonts w:ascii="Calibri" w:hAnsi="Calibri" w:cs="Calibri"/>
        </w:rPr>
        <w:t xml:space="preserve">varying </w:t>
      </w:r>
      <w:r w:rsidR="50E535F9" w:rsidRPr="00282BDB">
        <w:rPr>
          <w:rFonts w:ascii="Calibri" w:hAnsi="Calibri" w:cs="Calibri"/>
        </w:rPr>
        <w:t xml:space="preserve">associated </w:t>
      </w:r>
      <w:r w:rsidR="19E26B68" w:rsidRPr="00282BDB">
        <w:rPr>
          <w:rFonts w:ascii="Calibri" w:hAnsi="Calibri" w:cs="Calibri"/>
        </w:rPr>
        <w:t>harm.</w:t>
      </w:r>
    </w:p>
    <w:p w14:paraId="1AEAFE18" w14:textId="77777777" w:rsidR="008A38A5" w:rsidRDefault="008A38A5" w:rsidP="00153762">
      <w:pPr>
        <w:spacing w:line="276" w:lineRule="auto"/>
        <w:rPr>
          <w:rFonts w:ascii="Calibri" w:hAnsi="Calibri" w:cs="Calibri"/>
        </w:rPr>
      </w:pPr>
    </w:p>
    <w:p w14:paraId="61E0816D" w14:textId="38ECBF3F"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47125E">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Nederland","given":"","non-dropping-particle":"","parse-names":false,"suffix":""}],"id":"ITEM-2","issued":{"date-parts":[["2016"]]},"number-of-pages":"1-38","title":"Richtlijn voor het uitvoeren van economische evaluaties in de gezondheidszorg","type":"report"},"uris":["http://www.mendeley.com/documents/?uuid=63cca39a-3eb1-4251-8868-94f16f090840"]}],"mendeley":{"formattedCitation":"&lt;sup&gt;28,29&lt;/sup&gt;","plainTextFormattedCitation":"28,29","previouslyFormattedCitation":"&lt;sup&gt;28,29&lt;/sup&gt;"},"properties":{"noteIndex":0},"schema":"https://github.com/citation-style-language/schema/raw/master/csl-citation.json"}</w:instrText>
      </w:r>
      <w:r w:rsidR="0047125E">
        <w:rPr>
          <w:rFonts w:ascii="Calibri" w:hAnsi="Calibri" w:cs="Calibri"/>
        </w:rPr>
        <w:fldChar w:fldCharType="separate"/>
      </w:r>
      <w:r w:rsidR="0047125E" w:rsidRPr="0047125E">
        <w:rPr>
          <w:rFonts w:ascii="Calibri" w:hAnsi="Calibri" w:cs="Calibri"/>
          <w:noProof/>
          <w:vertAlign w:val="superscript"/>
        </w:rPr>
        <w:t>28,29</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29&lt;/sup&gt;","plainTextFormattedCitation":"29","previouslyFormattedCitation":"&lt;sup&gt;29&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29</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269D7807" w14:textId="48CBC6EA" w:rsidR="0083596A" w:rsidRPr="0083596A" w:rsidRDefault="0083596A" w:rsidP="00153762">
      <w:pPr>
        <w:spacing w:line="276" w:lineRule="auto"/>
        <w:rPr>
          <w:rFonts w:ascii="Calibri" w:eastAsia="Calibri" w:hAnsi="Calibri" w:cs="Calibri"/>
        </w:rPr>
      </w:pPr>
      <w:r w:rsidRPr="0092480E">
        <w:rPr>
          <w:rFonts w:ascii="Calibri" w:hAnsi="Calibri" w:cs="Calibri"/>
        </w:rPr>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Economics","id":"ITEM-1","issued":{"date-parts":[["2013"]]},"page":"367-372","title":"Consolidated Health Economic Evaluation Reporting Standards (CHEERS) statement","type":"article-journal","volume":"14"},"uris":["http://www.mendeley.com/documents/?uuid=8ecb6fbe-9861-4583-afe5-b75881600485"]}],"mendeley":{"formattedCitation":"&lt;sup&gt;30&lt;/sup&gt;","plainTextFormattedCitation":"30","previouslyFormattedCitation":"&lt;sup&gt;30&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30</w:t>
      </w:r>
      <w:r w:rsidRPr="0092480E">
        <w:rPr>
          <w:rFonts w:ascii="Calibri" w:hAnsi="Calibri" w:cs="Calibri"/>
        </w:rPr>
        <w:fldChar w:fldCharType="end"/>
      </w:r>
      <w:r w:rsidRPr="0092480E">
        <w:rPr>
          <w:rFonts w:ascii="Calibri" w:hAnsi="Calibri" w:cs="Calibri"/>
        </w:rPr>
        <w:t xml:space="preserve"> The model was built in R software</w:t>
      </w:r>
      <w:r>
        <w:rPr>
          <w:rFonts w:ascii="Calibri" w:hAnsi="Calibri" w:cs="Calibri"/>
        </w:rPr>
        <w:fldChar w:fldCharType="begin" w:fldLock="1"/>
      </w:r>
      <w:r w:rsidR="006C2355">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31&lt;/sup&gt;","plainTextFormattedCitation":"31","previouslyFormattedCitation":"&lt;sup&gt;31&lt;/sup&gt;"},"properties":{"noteIndex":0},"schema":"https://github.com/citation-style-language/schema/raw/master/csl-citation.json"}</w:instrText>
      </w:r>
      <w:r>
        <w:rPr>
          <w:rFonts w:ascii="Calibri" w:hAnsi="Calibri" w:cs="Calibri"/>
        </w:rPr>
        <w:fldChar w:fldCharType="separate"/>
      </w:r>
      <w:r w:rsidR="0047125E" w:rsidRPr="0047125E">
        <w:rPr>
          <w:rFonts w:ascii="Calibri" w:hAnsi="Calibri" w:cs="Calibri"/>
          <w:noProof/>
          <w:vertAlign w:val="superscript"/>
        </w:rPr>
        <w:t>31</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6C2355">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32,33&lt;/sup&gt;","plainTextFormattedCitation":"32,33","previouslyFormattedCitation":"&lt;sup&gt;32,33&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32,33</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CD2308C" w14:textId="77777777" w:rsidR="0083596A" w:rsidRPr="00282BDB" w:rsidRDefault="0083596A" w:rsidP="00153762">
      <w:pPr>
        <w:spacing w:line="276" w:lineRule="auto"/>
        <w:rPr>
          <w:rFonts w:ascii="Calibri" w:hAnsi="Calibri" w:cs="Calibri"/>
        </w:rPr>
      </w:pPr>
    </w:p>
    <w:p w14:paraId="7B577325" w14:textId="77777777" w:rsidR="438F5BE1" w:rsidRPr="00282BDB" w:rsidRDefault="438F5BE1" w:rsidP="00153762">
      <w:pPr>
        <w:pStyle w:val="Kop1"/>
        <w:spacing w:line="276" w:lineRule="auto"/>
      </w:pPr>
      <w:r w:rsidRPr="00282BDB">
        <w:t>Results</w:t>
      </w:r>
    </w:p>
    <w:p w14:paraId="46292CAD" w14:textId="5CD40773" w:rsidR="3F769E82" w:rsidRPr="0092480E" w:rsidRDefault="64932EB7" w:rsidP="00153762">
      <w:pPr>
        <w:spacing w:before="40" w:line="276" w:lineRule="auto"/>
        <w:rPr>
          <w:rFonts w:ascii="Calibri" w:hAnsi="Calibri" w:cs="Calibri"/>
        </w:rPr>
      </w:pPr>
      <w:r w:rsidRPr="0092480E">
        <w:rPr>
          <w:rFonts w:ascii="Calibri" w:hAnsi="Calibri" w:cs="Calibri"/>
        </w:rPr>
        <w:t xml:space="preserve">We evaluated 8 cardiothoracic </w:t>
      </w:r>
      <w:r w:rsidR="00F727B4">
        <w:rPr>
          <w:rFonts w:ascii="Calibri" w:hAnsi="Calibri" w:cs="Calibri"/>
        </w:rPr>
        <w:t>surgeries</w:t>
      </w:r>
      <w:r w:rsidRPr="0092480E">
        <w:rPr>
          <w:rFonts w:ascii="Calibri" w:hAnsi="Calibri" w:cs="Calibri"/>
        </w:rPr>
        <w:t xml:space="preserve">, 19 oncological </w:t>
      </w:r>
      <w:r w:rsidR="00F727B4">
        <w:rPr>
          <w:rFonts w:ascii="Calibri" w:hAnsi="Calibri" w:cs="Calibri"/>
        </w:rPr>
        <w:t>surgeries</w:t>
      </w:r>
      <w:r w:rsidRPr="0092480E">
        <w:rPr>
          <w:rFonts w:ascii="Calibri" w:hAnsi="Calibri" w:cs="Calibri"/>
        </w:rPr>
        <w:t xml:space="preserve">, </w:t>
      </w:r>
      <w:r w:rsidR="09C9D088" w:rsidRPr="0092480E">
        <w:rPr>
          <w:rFonts w:ascii="Calibri" w:hAnsi="Calibri" w:cs="Calibri"/>
        </w:rPr>
        <w:t>2</w:t>
      </w:r>
      <w:r w:rsidR="1D493AAB" w:rsidRPr="0092480E">
        <w:rPr>
          <w:rFonts w:ascii="Calibri" w:hAnsi="Calibri" w:cs="Calibri"/>
        </w:rPr>
        <w:t xml:space="preserve"> </w:t>
      </w:r>
      <w:r w:rsidRPr="0092480E">
        <w:rPr>
          <w:rFonts w:ascii="Calibri" w:hAnsi="Calibri" w:cs="Calibri"/>
        </w:rPr>
        <w:t>transplantation</w:t>
      </w:r>
      <w:r w:rsidR="2E4BDB5C" w:rsidRPr="0092480E">
        <w:rPr>
          <w:rFonts w:ascii="Calibri" w:hAnsi="Calibri" w:cs="Calibri"/>
        </w:rPr>
        <w:t>s</w:t>
      </w:r>
      <w:r w:rsidR="00B5450E" w:rsidRPr="0092480E">
        <w:rPr>
          <w:rFonts w:ascii="Calibri" w:hAnsi="Calibri" w:cs="Calibri"/>
        </w:rPr>
        <w:t xml:space="preserve"> (liver and living donor kidney)</w:t>
      </w:r>
      <w:r w:rsidRPr="0092480E">
        <w:rPr>
          <w:rFonts w:ascii="Calibri" w:hAnsi="Calibri" w:cs="Calibri"/>
        </w:rPr>
        <w:t xml:space="preserve">, 4 vascular </w:t>
      </w:r>
      <w:r w:rsidR="00F727B4">
        <w:rPr>
          <w:rFonts w:ascii="Calibri" w:hAnsi="Calibri" w:cs="Calibri"/>
        </w:rPr>
        <w:t>surgeries</w:t>
      </w:r>
      <w:r w:rsidR="4711D338" w:rsidRPr="0092480E">
        <w:rPr>
          <w:rFonts w:ascii="Calibri" w:hAnsi="Calibri" w:cs="Calibri"/>
        </w:rPr>
        <w:t xml:space="preserve">, and 1 other type of </w:t>
      </w:r>
      <w:r w:rsidR="00F727B4">
        <w:rPr>
          <w:rFonts w:ascii="Calibri" w:hAnsi="Calibri" w:cs="Calibri"/>
        </w:rPr>
        <w:t>surgery</w:t>
      </w:r>
      <w:r w:rsidR="00073997">
        <w:rPr>
          <w:rFonts w:ascii="Calibri" w:hAnsi="Calibri" w:cs="Calibri"/>
        </w:rPr>
        <w:t xml:space="preserve"> (</w:t>
      </w:r>
      <w:r w:rsidR="00CD29E8">
        <w:rPr>
          <w:rFonts w:ascii="Calibri" w:hAnsi="Calibri" w:cs="Calibri"/>
        </w:rPr>
        <w:t>creation</w:t>
      </w:r>
      <w:r w:rsidR="00073997">
        <w:rPr>
          <w:rFonts w:ascii="Calibri" w:hAnsi="Calibri" w:cs="Calibri"/>
        </w:rPr>
        <w:t xml:space="preserve"> of a </w:t>
      </w:r>
      <w:r w:rsidR="00073997">
        <w:rPr>
          <w:rFonts w:ascii="Calibri" w:hAnsi="Calibri" w:cs="Calibri"/>
        </w:rPr>
        <w:lastRenderedPageBreak/>
        <w:t>shunt to facilitate hemodialysis)</w:t>
      </w:r>
      <w:r w:rsidRPr="0092480E">
        <w:rPr>
          <w:rFonts w:ascii="Calibri" w:hAnsi="Calibri" w:cs="Calibri"/>
        </w:rPr>
        <w:t>.</w:t>
      </w:r>
      <w:r w:rsidR="008C3804" w:rsidRPr="008C3804">
        <w:rPr>
          <w:rFonts w:ascii="Calibri" w:hAnsi="Calibri" w:cs="Calibri"/>
        </w:rPr>
        <w:t xml:space="preserve"> </w:t>
      </w:r>
      <w:r w:rsidR="008C3804">
        <w:rPr>
          <w:rFonts w:ascii="Calibri" w:hAnsi="Calibri" w:cs="Calibri"/>
        </w:rPr>
        <w:t>These</w:t>
      </w:r>
      <w:r w:rsidR="008C3804" w:rsidRPr="0092480E">
        <w:rPr>
          <w:rFonts w:ascii="Calibri" w:hAnsi="Calibri" w:cs="Calibri"/>
        </w:rPr>
        <w:t xml:space="preserve"> 34 evaluated </w:t>
      </w:r>
      <w:r w:rsidR="008C3804">
        <w:rPr>
          <w:rFonts w:ascii="Calibri" w:hAnsi="Calibri" w:cs="Calibri"/>
        </w:rPr>
        <w:t xml:space="preserve">surgeries </w:t>
      </w:r>
      <w:r w:rsidR="008C3804" w:rsidRPr="0092480E">
        <w:rPr>
          <w:rFonts w:ascii="Calibri" w:hAnsi="Calibri" w:cs="Calibri"/>
        </w:rPr>
        <w:t>comprised of 4</w:t>
      </w:r>
      <w:r w:rsidR="008C3804">
        <w:rPr>
          <w:rFonts w:ascii="Calibri" w:hAnsi="Calibri" w:cs="Calibri"/>
        </w:rPr>
        <w:t>9</w:t>
      </w:r>
      <w:r w:rsidR="008C3804" w:rsidRPr="0092480E">
        <w:rPr>
          <w:rFonts w:ascii="Calibri" w:hAnsi="Calibri" w:cs="Calibri"/>
        </w:rPr>
        <w:t>% of the total semi-elective program in our hospital.</w:t>
      </w:r>
    </w:p>
    <w:p w14:paraId="74F0FDD3" w14:textId="139E9750" w:rsidR="2FD08920" w:rsidRPr="0092480E" w:rsidRDefault="2FD08920" w:rsidP="00153762">
      <w:pPr>
        <w:spacing w:before="40" w:line="276" w:lineRule="auto"/>
        <w:rPr>
          <w:rFonts w:ascii="Calibri" w:hAnsi="Calibri" w:cs="Calibri"/>
        </w:rPr>
      </w:pPr>
    </w:p>
    <w:p w14:paraId="2279192E" w14:textId="0D257F17" w:rsidR="00473D88" w:rsidRDefault="00731F63" w:rsidP="00830F68">
      <w:pPr>
        <w:spacing w:line="276" w:lineRule="auto"/>
        <w:rPr>
          <w:rFonts w:ascii="Calibri" w:hAnsi="Calibri" w:cs="Calibri"/>
        </w:rPr>
      </w:pPr>
      <w:r>
        <w:rPr>
          <w:rFonts w:ascii="Calibri" w:hAnsi="Calibri" w:cs="Calibri"/>
        </w:rPr>
        <w:t xml:space="preserve">For all surgeries, survival with treatment could be obtained. </w:t>
      </w:r>
      <w:r w:rsidR="68F2AC5B" w:rsidRPr="00731F63">
        <w:rPr>
          <w:rFonts w:ascii="Calibri" w:hAnsi="Calibri" w:cs="Calibri"/>
        </w:rPr>
        <w:t>F</w:t>
      </w:r>
      <w:r w:rsidR="63FEF3B7" w:rsidRPr="00731F63">
        <w:rPr>
          <w:rFonts w:ascii="Calibri" w:hAnsi="Calibri" w:cs="Calibri"/>
        </w:rPr>
        <w:t>or</w:t>
      </w:r>
      <w:r w:rsidR="001D4731">
        <w:rPr>
          <w:rFonts w:ascii="Calibri" w:hAnsi="Calibri" w:cs="Calibri"/>
        </w:rPr>
        <w:t xml:space="preserve"> 13/34 surgeries, survival without treatment could be directly obtained. For</w:t>
      </w:r>
      <w:r w:rsidR="63FEF3B7" w:rsidRPr="00731F63">
        <w:rPr>
          <w:rFonts w:ascii="Calibri" w:hAnsi="Calibri" w:cs="Calibri"/>
        </w:rPr>
        <w:t xml:space="preserve"> 21</w:t>
      </w:r>
      <w:r w:rsidR="3F819407" w:rsidRPr="00731F63">
        <w:rPr>
          <w:rFonts w:ascii="Calibri" w:hAnsi="Calibri" w:cs="Calibri"/>
        </w:rPr>
        <w:t>/34</w:t>
      </w:r>
      <w:r w:rsidR="4361FC5F" w:rsidRPr="00731F63">
        <w:rPr>
          <w:rFonts w:ascii="Calibri" w:hAnsi="Calibri" w:cs="Calibri"/>
        </w:rPr>
        <w:t xml:space="preserve"> </w:t>
      </w:r>
      <w:r w:rsidR="00F727B4" w:rsidRPr="00731F63">
        <w:rPr>
          <w:rFonts w:ascii="Calibri" w:hAnsi="Calibri" w:cs="Calibri"/>
        </w:rPr>
        <w:t>surgeries</w:t>
      </w:r>
      <w:r w:rsidR="25CA6F9A" w:rsidRPr="00731F63">
        <w:rPr>
          <w:rFonts w:ascii="Calibri" w:hAnsi="Calibri" w:cs="Calibri"/>
        </w:rPr>
        <w:t xml:space="preserve">, </w:t>
      </w:r>
      <w:r w:rsidR="001D4731">
        <w:rPr>
          <w:rFonts w:ascii="Calibri" w:hAnsi="Calibri" w:cs="Calibri"/>
        </w:rPr>
        <w:t xml:space="preserve">survival without treatment was calculated from </w:t>
      </w:r>
      <w:commentRangeStart w:id="27"/>
      <w:r w:rsidR="486FAEA7" w:rsidRPr="00731F63">
        <w:rPr>
          <w:rFonts w:ascii="Calibri" w:hAnsi="Calibri" w:cs="Calibri"/>
        </w:rPr>
        <w:t xml:space="preserve">the treatment effect </w:t>
      </w:r>
      <w:commentRangeEnd w:id="27"/>
      <w:r w:rsidR="00342210">
        <w:rPr>
          <w:rStyle w:val="Verwijzingopmerking"/>
          <w:rFonts w:asciiTheme="minorHAnsi" w:eastAsiaTheme="minorHAnsi" w:hAnsiTheme="minorHAnsi" w:cstheme="minorBidi"/>
          <w:lang w:val="en-GB"/>
        </w:rPr>
        <w:commentReference w:id="27"/>
      </w:r>
      <w:r w:rsidR="001D4731">
        <w:rPr>
          <w:rFonts w:ascii="Calibri" w:hAnsi="Calibri" w:cs="Calibri"/>
        </w:rPr>
        <w:t xml:space="preserve">and the </w:t>
      </w:r>
      <w:r w:rsidR="486FAEA7" w:rsidRPr="00731F63">
        <w:rPr>
          <w:rFonts w:ascii="Calibri" w:hAnsi="Calibri" w:cs="Calibri"/>
        </w:rPr>
        <w:t xml:space="preserve">survival with treatment. </w:t>
      </w:r>
      <w:r w:rsidR="001D4731">
        <w:rPr>
          <w:rFonts w:ascii="Calibri" w:hAnsi="Calibri" w:cs="Calibri"/>
        </w:rPr>
        <w:t>For 14 surgeries, QoL was available through the WHO Global Burden of Disease study. For the remaining</w:t>
      </w:r>
      <w:r w:rsidR="31681DEE" w:rsidRPr="00731F63">
        <w:rPr>
          <w:rFonts w:ascii="Calibri" w:hAnsi="Calibri" w:cs="Calibri"/>
        </w:rPr>
        <w:t xml:space="preserve"> 20 </w:t>
      </w:r>
      <w:r w:rsidR="00F727B4" w:rsidRPr="00731F63">
        <w:rPr>
          <w:rFonts w:ascii="Calibri" w:hAnsi="Calibri" w:cs="Calibri"/>
        </w:rPr>
        <w:t>surgeries</w:t>
      </w:r>
      <w:r w:rsidR="31681DEE" w:rsidRPr="00731F63">
        <w:rPr>
          <w:rFonts w:ascii="Calibri" w:hAnsi="Calibri" w:cs="Calibri"/>
        </w:rPr>
        <w:t xml:space="preserve">, the </w:t>
      </w:r>
      <w:r w:rsidR="006C491F" w:rsidRPr="00731F63">
        <w:rPr>
          <w:rFonts w:ascii="Calibri" w:hAnsi="Calibri" w:cs="Calibri"/>
        </w:rPr>
        <w:t>QoL</w:t>
      </w:r>
      <w:r w:rsidR="31681DEE" w:rsidRPr="00731F63">
        <w:rPr>
          <w:rFonts w:ascii="Calibri" w:hAnsi="Calibri" w:cs="Calibri"/>
        </w:rPr>
        <w:t xml:space="preserve"> </w:t>
      </w:r>
      <w:r w:rsidR="6D2EF18B" w:rsidRPr="00731F63">
        <w:rPr>
          <w:rFonts w:ascii="Calibri" w:hAnsi="Calibri" w:cs="Calibri"/>
        </w:rPr>
        <w:t xml:space="preserve">of the pre- and postoperative health state </w:t>
      </w:r>
      <w:r w:rsidR="31681DEE" w:rsidRPr="00731F63">
        <w:rPr>
          <w:rFonts w:ascii="Calibri" w:hAnsi="Calibri" w:cs="Calibri"/>
        </w:rPr>
        <w:t xml:space="preserve">was estimated by the expert </w:t>
      </w:r>
      <w:r w:rsidR="1509B580" w:rsidRPr="00731F63">
        <w:rPr>
          <w:rFonts w:ascii="Calibri" w:hAnsi="Calibri" w:cs="Calibri"/>
        </w:rPr>
        <w:t>panel</w:t>
      </w:r>
      <w:r w:rsidR="00990D9B">
        <w:rPr>
          <w:rFonts w:ascii="Calibri" w:hAnsi="Calibri" w:cs="Calibri"/>
        </w:rPr>
        <w:t xml:space="preserve"> as described in the methods section</w:t>
      </w:r>
      <w:r w:rsidR="1509B580" w:rsidRPr="00731F63">
        <w:rPr>
          <w:rFonts w:ascii="Calibri" w:hAnsi="Calibri" w:cs="Calibri"/>
        </w:rPr>
        <w:t>.</w:t>
      </w:r>
      <w:r w:rsidR="00473D88">
        <w:rPr>
          <w:rFonts w:ascii="Calibri" w:hAnsi="Calibri" w:cs="Calibri"/>
        </w:rPr>
        <w:t xml:space="preserve"> For none of the surgeries </w:t>
      </w:r>
      <w:proofErr w:type="gramStart"/>
      <w:r w:rsidR="00473D88">
        <w:rPr>
          <w:rFonts w:ascii="Calibri" w:hAnsi="Calibri" w:cs="Calibri"/>
        </w:rPr>
        <w:t xml:space="preserve">a </w:t>
      </w:r>
      <w:r w:rsidR="005E6B21" w:rsidRPr="00731F63">
        <w:rPr>
          <w:rFonts w:ascii="Calibri" w:hAnsi="Calibri" w:cs="Calibri"/>
        </w:rPr>
        <w:t xml:space="preserve"> “</w:t>
      </w:r>
      <w:proofErr w:type="gramEnd"/>
      <w:r w:rsidR="005E6B21" w:rsidRPr="00731F63">
        <w:rPr>
          <w:rFonts w:ascii="Calibri" w:hAnsi="Calibri" w:cs="Calibri"/>
        </w:rPr>
        <w:t xml:space="preserve">time-to-no-effect-on-QoL” </w:t>
      </w:r>
      <w:r w:rsidR="00473D88">
        <w:rPr>
          <w:rFonts w:ascii="Calibri" w:hAnsi="Calibri" w:cs="Calibri"/>
        </w:rPr>
        <w:t>within one year, our maximum period of delaying surgery, was found.</w:t>
      </w:r>
    </w:p>
    <w:p w14:paraId="334D248E" w14:textId="1556153A" w:rsidR="00830F68" w:rsidRDefault="00DF5B5B" w:rsidP="00830F68">
      <w:pPr>
        <w:spacing w:line="276" w:lineRule="auto"/>
        <w:rPr>
          <w:rFonts w:ascii="Calibri" w:hAnsi="Calibri" w:cs="Calibri"/>
        </w:rPr>
      </w:pPr>
      <w:r>
        <w:rPr>
          <w:rFonts w:ascii="Calibri" w:hAnsi="Calibri" w:cs="Calibri"/>
        </w:rPr>
        <w:t xml:space="preserve">For 16 </w:t>
      </w:r>
      <w:r w:rsidR="005E6B21" w:rsidRPr="00731F63">
        <w:rPr>
          <w:rFonts w:ascii="Calibri" w:hAnsi="Calibri" w:cs="Calibri"/>
        </w:rPr>
        <w:t xml:space="preserve">surgeries, we </w:t>
      </w:r>
      <w:commentRangeStart w:id="28"/>
      <w:r w:rsidR="005E6B21" w:rsidRPr="00731F63">
        <w:rPr>
          <w:rFonts w:ascii="Calibri" w:hAnsi="Calibri" w:cs="Calibri"/>
        </w:rPr>
        <w:t xml:space="preserve">assumed </w:t>
      </w:r>
      <w:commentRangeEnd w:id="28"/>
      <w:r w:rsidR="00990D9B">
        <w:rPr>
          <w:rStyle w:val="Verwijzingopmerking"/>
          <w:rFonts w:asciiTheme="minorHAnsi" w:eastAsiaTheme="minorHAnsi" w:hAnsiTheme="minorHAnsi" w:cstheme="minorBidi"/>
          <w:lang w:val="en-GB"/>
        </w:rPr>
        <w:commentReference w:id="28"/>
      </w:r>
      <w:r w:rsidR="005E6B21" w:rsidRPr="00731F63">
        <w:rPr>
          <w:rFonts w:ascii="Calibri" w:hAnsi="Calibri" w:cs="Calibri"/>
        </w:rPr>
        <w:t>a “time-to-no-effect-of-treatment-on-survival”. All these surgeries were oncological surgeries. Input parameters varied widely between surgeries (Figure 2).</w:t>
      </w:r>
      <w:r w:rsidR="00830F68" w:rsidRPr="00830F68">
        <w:rPr>
          <w:rFonts w:ascii="Calibri" w:hAnsi="Calibri" w:cs="Calibri"/>
        </w:rPr>
        <w:t xml:space="preserve"> </w:t>
      </w:r>
      <w:r w:rsidR="00830F68">
        <w:rPr>
          <w:rFonts w:ascii="Calibri" w:hAnsi="Calibri" w:cs="Calibri"/>
        </w:rPr>
        <w:t>All</w:t>
      </w:r>
      <w:r w:rsidR="00830F68" w:rsidRPr="0092480E">
        <w:rPr>
          <w:rFonts w:ascii="Calibri" w:hAnsi="Calibri" w:cs="Calibri"/>
        </w:rPr>
        <w:t xml:space="preserve"> input parameters, their source</w:t>
      </w:r>
      <w:r w:rsidR="00830F68" w:rsidRPr="0092480E">
        <w:rPr>
          <w:rFonts w:ascii="Calibri" w:hAnsi="Calibri" w:cs="Calibri"/>
        </w:rPr>
        <w:fldChar w:fldCharType="begin" w:fldLock="1"/>
      </w:r>
      <w:r w:rsidR="00830F68">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Survival","type":"article-journal","volume":"Epub"},"uris":["http://www.mendeley.com/documents/?uuid=b3241d8c-9363-3c15-9a01-5b408402c62c"]},{"id":"ITEM-11","itemData":{"DOI":"10.1016/S0140-6736(94)91963-1","ISSN":"01406736","PMID":"7914958","abstract":"Summary.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830F68">
        <w:rPr>
          <w:rFonts w:ascii="Cambria Math" w:hAnsi="Cambria Math" w:cs="Cambria Math"/>
        </w:rPr>
        <w:instrText>∼</w:instrText>
      </w:r>
      <w:r w:rsidR="00830F68">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Reviews","id":"ITEM-36","issue":"CD002027","issued":{"date-parts":[["2014","12","12"]]},"publisher":"John Wiley and Sons Ltd","title":"Radiotherapy versus open surgery versus endolaryngeal surgery (with or without laser) for early laryngeal squamous cell cancer","type":"article","volume":"2"},"uris":["http://www.mendeley.com/documents/?uuid=d811b0b6-2bba-39a6-a5d0-19ee68385319"]},{"id":"ITEM-37","itemData":{"DOI":"10.1016/S0140-6736(97)09292-1","ISSN":"01406736","PMID":"9593407","abstract":"Background.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operate.","author":[{"dropping-particle":"","family":"European Carotid Surgery Trialists' Collaborative Group","given":"","non-dropping-particle":"","parse-names":false,"suffix":""}],"container-title":"Lancet","id":"ITEM-37","issue":"9113","issued":{"date-parts":[["1998","5","9"]]},"page":"1379-1387","publisher":"Lancet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830F68">
        <w:rPr>
          <w:rFonts w:ascii="Cambria Math" w:hAnsi="Cambria Math" w:cs="Cambria Math"/>
        </w:rPr>
        <w:instrText>∼</w:instrText>
      </w:r>
      <w:r w:rsidR="00830F68">
        <w:rPr>
          <w:rFonts w:ascii="Calibri" w:hAnsi="Calibri" w:cs="Calibri"/>
        </w:rPr>
        <w:instrText>80%) and median survival (</w:instrText>
      </w:r>
      <w:r w:rsidR="00830F68">
        <w:rPr>
          <w:rFonts w:ascii="Cambria Math" w:hAnsi="Cambria Math" w:cs="Cambria Math"/>
        </w:rPr>
        <w:instrText>∼</w:instrText>
      </w:r>
      <w:r w:rsidR="00830F68">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17,18,42–51,34,52–61,35,62–71,36,72–81,37,82,38–41&lt;/sup&gt;","plainTextFormattedCitation":"17,18,42–51,34,52–61,35,62–71,36,72–81,37,82,38–41","previouslyFormattedCitation":"&lt;sup&gt;17,18,34–82&lt;/sup&gt;"},"properties":{"noteIndex":0},"schema":"https://github.com/citation-style-language/schema/raw/master/csl-citation.json"}</w:instrText>
      </w:r>
      <w:r w:rsidR="00830F68" w:rsidRPr="0092480E">
        <w:rPr>
          <w:rFonts w:ascii="Calibri" w:hAnsi="Calibri" w:cs="Calibri"/>
        </w:rPr>
        <w:fldChar w:fldCharType="separate"/>
      </w:r>
      <w:r w:rsidR="00830F68" w:rsidRPr="006C2355">
        <w:rPr>
          <w:rFonts w:ascii="Calibri" w:hAnsi="Calibri" w:cs="Calibri"/>
          <w:noProof/>
          <w:vertAlign w:val="superscript"/>
        </w:rPr>
        <w:t>17,18,42–51,34,52–61,35,62–71,36,72–81,37,82,38–41</w:t>
      </w:r>
      <w:r w:rsidR="00830F68" w:rsidRPr="0092480E">
        <w:rPr>
          <w:rFonts w:ascii="Calibri" w:hAnsi="Calibri" w:cs="Calibri"/>
        </w:rPr>
        <w:fldChar w:fldCharType="end"/>
      </w:r>
      <w:r w:rsidR="00830F68" w:rsidRPr="0092480E">
        <w:rPr>
          <w:rFonts w:ascii="Calibri" w:hAnsi="Calibri" w:cs="Calibri"/>
        </w:rPr>
        <w:t xml:space="preserve">, and the corresponding model output for every </w:t>
      </w:r>
      <w:r w:rsidR="00830F68">
        <w:rPr>
          <w:rFonts w:ascii="Calibri" w:hAnsi="Calibri" w:cs="Calibri"/>
        </w:rPr>
        <w:t>surgery</w:t>
      </w:r>
      <w:r w:rsidR="00830F68" w:rsidRPr="0092480E">
        <w:rPr>
          <w:rFonts w:ascii="Calibri" w:hAnsi="Calibri" w:cs="Calibri"/>
        </w:rPr>
        <w:t xml:space="preserve"> are presented in Appendix A.</w:t>
      </w:r>
    </w:p>
    <w:p w14:paraId="0549977A" w14:textId="77777777" w:rsidR="008C3804" w:rsidRDefault="008C3804" w:rsidP="00153762">
      <w:pPr>
        <w:spacing w:line="276" w:lineRule="auto"/>
        <w:rPr>
          <w:rFonts w:ascii="Calibri" w:hAnsi="Calibri" w:cs="Calibri"/>
        </w:rPr>
      </w:pPr>
    </w:p>
    <w:p w14:paraId="4CDC8569" w14:textId="46BAAC1B" w:rsidR="0A1EFA4D" w:rsidRDefault="00B9676F" w:rsidP="00153762">
      <w:pPr>
        <w:spacing w:line="276" w:lineRule="auto"/>
        <w:rPr>
          <w:rFonts w:ascii="Calibri" w:hAnsi="Calibri" w:cs="Calibri"/>
        </w:rPr>
      </w:pPr>
      <w:r>
        <w:rPr>
          <w:rFonts w:ascii="Calibri" w:hAnsi="Calibri" w:cs="Calibri"/>
        </w:rPr>
        <w:t>The QoL of e</w:t>
      </w:r>
      <w:r w:rsidR="005E6B21">
        <w:rPr>
          <w:rFonts w:ascii="Calibri" w:hAnsi="Calibri" w:cs="Calibri"/>
        </w:rPr>
        <w:t>ight health states were estimated in the both sessions</w:t>
      </w:r>
      <w:r w:rsidR="00830F68">
        <w:rPr>
          <w:rFonts w:ascii="Calibri" w:hAnsi="Calibri" w:cs="Calibri"/>
        </w:rPr>
        <w:t xml:space="preserve"> with the expert panel</w:t>
      </w:r>
      <w:r w:rsidR="005E6B21">
        <w:rPr>
          <w:rFonts w:ascii="Calibri" w:hAnsi="Calibri" w:cs="Calibri"/>
        </w:rPr>
        <w:t xml:space="preserve">. The </w:t>
      </w:r>
      <w:r w:rsidR="00D04A3A">
        <w:rPr>
          <w:rFonts w:ascii="Calibri" w:hAnsi="Calibri" w:cs="Calibri"/>
        </w:rPr>
        <w:t xml:space="preserve">absolute </w:t>
      </w:r>
      <w:r w:rsidR="00830F68">
        <w:rPr>
          <w:rFonts w:ascii="Calibri" w:hAnsi="Calibri" w:cs="Calibri"/>
        </w:rPr>
        <w:t>QoL</w:t>
      </w:r>
      <w:r w:rsidR="005E6B21">
        <w:rPr>
          <w:rFonts w:ascii="Calibri" w:hAnsi="Calibri" w:cs="Calibri"/>
        </w:rPr>
        <w:t xml:space="preserve"> of these health states was estimated significantly higher in the second session (the standardized mean difference </w:t>
      </w:r>
      <w:r w:rsidR="001D4731">
        <w:rPr>
          <w:rFonts w:ascii="Calibri" w:hAnsi="Calibri" w:cs="Calibri"/>
        </w:rPr>
        <w:t xml:space="preserve">was </w:t>
      </w:r>
      <w:r w:rsidR="007A1546">
        <w:rPr>
          <w:rFonts w:ascii="Calibri" w:hAnsi="Calibri" w:cs="Calibri"/>
        </w:rPr>
        <w:t>0.07</w:t>
      </w:r>
      <w:r w:rsidR="005E6B21">
        <w:rPr>
          <w:rFonts w:ascii="Calibri" w:hAnsi="Calibri" w:cs="Calibri"/>
        </w:rPr>
        <w:t xml:space="preserve">, </w:t>
      </w:r>
      <w:r w:rsidR="007A1546">
        <w:rPr>
          <w:rFonts w:ascii="Calibri" w:hAnsi="Calibri" w:cs="Calibri"/>
        </w:rPr>
        <w:t xml:space="preserve">95% CI: </w:t>
      </w:r>
      <w:r w:rsidR="00741B42">
        <w:rPr>
          <w:rFonts w:ascii="Calibri" w:hAnsi="Calibri" w:cs="Calibri"/>
        </w:rPr>
        <w:t>0.02</w:t>
      </w:r>
      <w:r w:rsidR="007A1546">
        <w:rPr>
          <w:rFonts w:ascii="Calibri" w:hAnsi="Calibri" w:cs="Calibri"/>
        </w:rPr>
        <w:t xml:space="preserve"> </w:t>
      </w:r>
      <w:r w:rsidR="00741B42">
        <w:rPr>
          <w:rFonts w:ascii="Calibri" w:hAnsi="Calibri" w:cs="Calibri"/>
        </w:rPr>
        <w:t>–</w:t>
      </w:r>
      <w:r w:rsidR="007A1546">
        <w:rPr>
          <w:rFonts w:ascii="Calibri" w:hAnsi="Calibri" w:cs="Calibri"/>
        </w:rPr>
        <w:t xml:space="preserve"> </w:t>
      </w:r>
      <w:r w:rsidR="00741B42">
        <w:rPr>
          <w:rFonts w:ascii="Calibri" w:hAnsi="Calibri" w:cs="Calibri"/>
        </w:rPr>
        <w:t>0.11</w:t>
      </w:r>
      <w:r w:rsidR="005E6B21">
        <w:rPr>
          <w:rFonts w:ascii="Calibri" w:hAnsi="Calibri" w:cs="Calibri"/>
        </w:rPr>
        <w:t xml:space="preserve">). </w:t>
      </w:r>
      <w:r w:rsidR="00D04A3A">
        <w:rPr>
          <w:rFonts w:ascii="Calibri" w:hAnsi="Calibri" w:cs="Calibri"/>
        </w:rPr>
        <w:t xml:space="preserve">However, </w:t>
      </w:r>
      <w:r w:rsidR="00FB74E6">
        <w:rPr>
          <w:rFonts w:ascii="Calibri" w:hAnsi="Calibri" w:cs="Calibri"/>
        </w:rPr>
        <w:t xml:space="preserve">the </w:t>
      </w:r>
      <w:r w:rsidR="005E6B21">
        <w:rPr>
          <w:rFonts w:ascii="Calibri" w:hAnsi="Calibri" w:cs="Calibri"/>
        </w:rPr>
        <w:t xml:space="preserve">gain in </w:t>
      </w:r>
      <w:r w:rsidR="00830F68">
        <w:rPr>
          <w:rFonts w:ascii="Calibri" w:hAnsi="Calibri" w:cs="Calibri"/>
        </w:rPr>
        <w:t>QoL</w:t>
      </w:r>
      <w:r w:rsidR="005E6B21">
        <w:rPr>
          <w:rFonts w:ascii="Calibri" w:hAnsi="Calibri" w:cs="Calibri"/>
        </w:rPr>
        <w:t xml:space="preserve"> due to surgery</w:t>
      </w:r>
      <w:r w:rsidR="00D04A3A">
        <w:rPr>
          <w:rFonts w:ascii="Calibri" w:hAnsi="Calibri" w:cs="Calibri"/>
        </w:rPr>
        <w:t xml:space="preserve"> </w:t>
      </w:r>
      <w:r w:rsidR="005E6B21">
        <w:rPr>
          <w:rFonts w:ascii="Calibri" w:hAnsi="Calibri" w:cs="Calibri"/>
        </w:rPr>
        <w:t xml:space="preserve">was not estimated </w:t>
      </w:r>
      <w:commentRangeStart w:id="29"/>
      <w:r w:rsidR="00CB1C9B">
        <w:rPr>
          <w:rFonts w:ascii="Calibri" w:hAnsi="Calibri" w:cs="Calibri"/>
        </w:rPr>
        <w:t xml:space="preserve">significantly </w:t>
      </w:r>
      <w:commentRangeEnd w:id="29"/>
      <w:r w:rsidR="00AA3A4F">
        <w:rPr>
          <w:rStyle w:val="Verwijzingopmerking"/>
          <w:rFonts w:asciiTheme="minorHAnsi" w:eastAsiaTheme="minorHAnsi" w:hAnsiTheme="minorHAnsi" w:cstheme="minorBidi"/>
          <w:lang w:val="en-GB"/>
        </w:rPr>
        <w:commentReference w:id="29"/>
      </w:r>
      <w:r w:rsidR="005E6B21">
        <w:rPr>
          <w:rFonts w:ascii="Calibri" w:hAnsi="Calibri" w:cs="Calibri"/>
        </w:rPr>
        <w:t>higher or lower in the second session (the standardized mean difference was 0.025, 95% CI: -0.</w:t>
      </w:r>
      <w:r w:rsidR="005B32AE">
        <w:rPr>
          <w:rFonts w:ascii="Calibri" w:hAnsi="Calibri" w:cs="Calibri"/>
        </w:rPr>
        <w:t>11</w:t>
      </w:r>
      <w:r w:rsidR="005E6B21">
        <w:rPr>
          <w:rFonts w:ascii="Calibri" w:hAnsi="Calibri" w:cs="Calibri"/>
        </w:rPr>
        <w:t xml:space="preserve"> – 0.</w:t>
      </w:r>
      <w:r w:rsidR="005B32AE">
        <w:rPr>
          <w:rFonts w:ascii="Calibri" w:hAnsi="Calibri" w:cs="Calibri"/>
        </w:rPr>
        <w:t>16</w:t>
      </w:r>
      <w:r w:rsidR="007A1546">
        <w:rPr>
          <w:rFonts w:ascii="Calibri" w:hAnsi="Calibri" w:cs="Calibri"/>
        </w:rPr>
        <w:t xml:space="preserve">, </w:t>
      </w:r>
      <w:r w:rsidR="42ACAC33" w:rsidRPr="00731F63">
        <w:rPr>
          <w:rFonts w:ascii="Calibri" w:hAnsi="Calibri" w:cs="Calibri"/>
        </w:rPr>
        <w:t xml:space="preserve">table 3 </w:t>
      </w:r>
      <w:r w:rsidR="000738A7">
        <w:rPr>
          <w:rFonts w:ascii="Calibri" w:hAnsi="Calibri" w:cs="Calibri"/>
        </w:rPr>
        <w:t xml:space="preserve">and figure 1 </w:t>
      </w:r>
      <w:r w:rsidR="42ACAC33" w:rsidRPr="00731F63">
        <w:rPr>
          <w:rFonts w:ascii="Calibri" w:hAnsi="Calibri" w:cs="Calibri"/>
        </w:rPr>
        <w:t>Appendix B).</w:t>
      </w:r>
      <w:r w:rsidR="1509B580" w:rsidRPr="00731F63">
        <w:rPr>
          <w:rFonts w:ascii="Calibri" w:hAnsi="Calibri" w:cs="Calibri"/>
        </w:rPr>
        <w:t xml:space="preserve"> </w:t>
      </w:r>
    </w:p>
    <w:p w14:paraId="385D8A3D" w14:textId="77777777" w:rsidR="00514AC6" w:rsidRPr="0092480E" w:rsidRDefault="00514AC6" w:rsidP="00153762">
      <w:pPr>
        <w:spacing w:line="276" w:lineRule="auto"/>
        <w:rPr>
          <w:rFonts w:ascii="Calibri" w:hAnsi="Calibri" w:cs="Calibri"/>
        </w:rPr>
      </w:pPr>
    </w:p>
    <w:p w14:paraId="6B28A3D8" w14:textId="3A048446" w:rsidR="7D823098" w:rsidRDefault="7D823098" w:rsidP="00153762">
      <w:pPr>
        <w:spacing w:line="276" w:lineRule="auto"/>
        <w:rPr>
          <w:rFonts w:ascii="Calibri" w:hAnsi="Calibri" w:cs="Calibri"/>
        </w:rPr>
      </w:pPr>
      <w:r w:rsidRPr="0092480E">
        <w:rPr>
          <w:rFonts w:ascii="Calibri" w:hAnsi="Calibri" w:cs="Calibri"/>
        </w:rPr>
        <w:t>The maximum</w:t>
      </w:r>
      <w:r w:rsidR="001D4731">
        <w:rPr>
          <w:rFonts w:ascii="Calibri" w:hAnsi="Calibri" w:cs="Calibri"/>
        </w:rPr>
        <w:t xml:space="preserve"> expected benefit, i.e. in a scenario without delay</w:t>
      </w:r>
      <w:r w:rsidR="00490617">
        <w:rPr>
          <w:rFonts w:ascii="Calibri" w:hAnsi="Calibri" w:cs="Calibri"/>
        </w:rPr>
        <w:t xml:space="preserve"> and no harm from surgery</w:t>
      </w:r>
      <w:r w:rsidR="001D4731">
        <w:rPr>
          <w:rFonts w:ascii="Calibri" w:hAnsi="Calibri" w:cs="Calibri"/>
        </w:rPr>
        <w:t xml:space="preserve">, </w:t>
      </w:r>
      <w:r w:rsidRPr="0092480E">
        <w:rPr>
          <w:rFonts w:ascii="Calibri" w:hAnsi="Calibri" w:cs="Calibri"/>
        </w:rPr>
        <w:t xml:space="preserve">from the evaluated </w:t>
      </w:r>
      <w:r w:rsidR="00F727B4">
        <w:rPr>
          <w:rFonts w:ascii="Calibri" w:hAnsi="Calibri" w:cs="Calibri"/>
        </w:rPr>
        <w:t>surgeries</w:t>
      </w:r>
      <w:r w:rsidRPr="0092480E">
        <w:rPr>
          <w:rFonts w:ascii="Calibri" w:hAnsi="Calibri" w:cs="Calibri"/>
        </w:rPr>
        <w:t xml:space="preserve">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LYs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proofErr w:type="gramStart"/>
      <w:r w:rsidR="5DE9E4A8" w:rsidRPr="0092480E">
        <w:rPr>
          <w:rFonts w:ascii="Calibri" w:hAnsi="Calibri" w:cs="Calibri"/>
        </w:rPr>
        <w:t>the</w:t>
      </w:r>
      <w:proofErr w:type="gramEnd"/>
      <w:r w:rsidR="5DE9E4A8" w:rsidRPr="0092480E">
        <w:rPr>
          <w:rFonts w:ascii="Calibri" w:hAnsi="Calibri" w:cs="Calibri"/>
        </w:rPr>
        <w:t xml:space="preserve"> </w:t>
      </w:r>
      <w:r w:rsidR="09A18EB7" w:rsidRPr="0092480E">
        <w:rPr>
          <w:rFonts w:ascii="Calibri" w:hAnsi="Calibri" w:cs="Calibri"/>
        </w:rPr>
        <w:t>S</w:t>
      </w:r>
      <w:r w:rsidR="03E6BE5D" w:rsidRPr="0092480E">
        <w:rPr>
          <w:rFonts w:ascii="Calibri" w:hAnsi="Calibri" w:cs="Calibri"/>
        </w:rPr>
        <w:t xml:space="preserve">pearman rank correlation coefficient between the ranking of </w:t>
      </w:r>
      <w:r w:rsidR="00F727B4">
        <w:rPr>
          <w:rFonts w:ascii="Calibri" w:hAnsi="Calibri" w:cs="Calibri"/>
        </w:rPr>
        <w:t>surgeries</w:t>
      </w:r>
      <w:r w:rsidR="03E6BE5D" w:rsidRPr="0092480E">
        <w:rPr>
          <w:rFonts w:ascii="Calibri" w:hAnsi="Calibri" w:cs="Calibri"/>
        </w:rPr>
        <w:t xml:space="preserve">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00153762">
      <w:pPr>
        <w:spacing w:line="276" w:lineRule="auto"/>
        <w:rPr>
          <w:rFonts w:ascii="Calibri" w:hAnsi="Calibri" w:cs="Calibri"/>
        </w:rPr>
      </w:pPr>
    </w:p>
    <w:p w14:paraId="47E809C4" w14:textId="4238F85D" w:rsidR="2FB1C186" w:rsidRDefault="4C1C0CAC" w:rsidP="00153762">
      <w:pPr>
        <w:spacing w:line="276" w:lineRule="auto"/>
        <w:rPr>
          <w:rFonts w:ascii="Calibri" w:hAnsi="Calibri" w:cs="Calibri"/>
        </w:rPr>
      </w:pPr>
      <w:r w:rsidRPr="0092480E">
        <w:rPr>
          <w:rFonts w:ascii="Calibri" w:hAnsi="Calibri" w:cs="Calibri"/>
        </w:rPr>
        <w:t xml:space="preserve">The urgency of the </w:t>
      </w:r>
      <w:r w:rsidR="00F727B4">
        <w:rPr>
          <w:rFonts w:ascii="Calibri" w:hAnsi="Calibri" w:cs="Calibri"/>
        </w:rPr>
        <w:t>surgeries</w:t>
      </w:r>
      <w:r w:rsidRPr="0092480E">
        <w:rPr>
          <w:rFonts w:ascii="Calibri" w:hAnsi="Calibri" w:cs="Calibri"/>
        </w:rPr>
        <w:t xml:space="preserve">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008F415D">
        <w:rPr>
          <w:rFonts w:ascii="Calibri" w:hAnsi="Calibri" w:cs="Calibri"/>
        </w:rPr>
        <w:t xml:space="preserve"> loss</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008F415D">
        <w:rPr>
          <w:rFonts w:ascii="Calibri" w:hAnsi="Calibri" w:cs="Calibri"/>
        </w:rPr>
        <w:t xml:space="preserve">0.00 </w:t>
      </w:r>
      <w:r w:rsidR="2FD157C4" w:rsidRPr="0092480E">
        <w:rPr>
          <w:rFonts w:ascii="Calibri" w:hAnsi="Calibri" w:cs="Calibri"/>
        </w:rPr>
        <w:t>-</w:t>
      </w:r>
      <w:r w:rsidR="008F415D">
        <w:rPr>
          <w:rFonts w:ascii="Calibri" w:hAnsi="Calibri" w:cs="Calibri"/>
        </w:rPr>
        <w:t xml:space="preserve"> </w:t>
      </w:r>
      <w:r w:rsidR="2FD157C4" w:rsidRPr="0092480E">
        <w:rPr>
          <w:rFonts w:ascii="Calibri" w:hAnsi="Calibri" w:cs="Calibri"/>
        </w:rPr>
        <w:t>0.01</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008F415D">
        <w:rPr>
          <w:rFonts w:ascii="Calibri" w:hAnsi="Calibri" w:cs="Calibri"/>
        </w:rPr>
        <w:t xml:space="preserve"> loss</w:t>
      </w:r>
      <w:r w:rsidR="64162E56" w:rsidRPr="0092480E">
        <w:rPr>
          <w:rFonts w:ascii="Calibri" w:hAnsi="Calibri" w:cs="Calibri"/>
        </w:rPr>
        <w:t>/</w:t>
      </w:r>
      <w:r w:rsidR="39A18BAE" w:rsidRPr="0092480E">
        <w:rPr>
          <w:rFonts w:ascii="Calibri" w:hAnsi="Calibri" w:cs="Calibri"/>
        </w:rPr>
        <w:t>month (</w:t>
      </w:r>
      <w:r w:rsidR="008F415D">
        <w:rPr>
          <w:rFonts w:ascii="Calibri" w:hAnsi="Calibri" w:cs="Calibri"/>
        </w:rPr>
        <w:t xml:space="preserve">0.09 - </w:t>
      </w:r>
      <w:r w:rsidR="202D2764" w:rsidRPr="0092480E">
        <w:rPr>
          <w:rFonts w:ascii="Calibri" w:hAnsi="Calibri" w:cs="Calibri"/>
        </w:rPr>
        <w:t>0.13</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r w:rsidR="00F727B4">
        <w:rPr>
          <w:rFonts w:ascii="Calibri" w:hAnsi="Calibri" w:cs="Calibri"/>
        </w:rPr>
        <w:t>Surgeries</w:t>
      </w:r>
      <w:r w:rsidR="1CDC6079" w:rsidRPr="0092480E">
        <w:rPr>
          <w:rFonts w:ascii="Calibri" w:hAnsi="Calibri" w:cs="Calibri"/>
        </w:rPr>
        <w:t xml:space="preserve">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w:t>
      </w:r>
      <w:r w:rsidR="005574D3" w:rsidRPr="0092480E">
        <w:rPr>
          <w:rFonts w:ascii="Calibri" w:hAnsi="Calibri" w:cs="Calibri"/>
        </w:rPr>
        <w:t xml:space="preserve"> by surgery</w:t>
      </w:r>
      <w:r w:rsidR="55ABB2DD" w:rsidRPr="0092480E">
        <w:rPr>
          <w:rFonts w:ascii="Calibri" w:hAnsi="Calibri" w:cs="Calibri"/>
        </w:rPr>
        <w:t xml:space="preserve">,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more QALYs per month</w:t>
      </w:r>
      <w:r w:rsidR="394B2ECD" w:rsidRPr="0092480E">
        <w:rPr>
          <w:rFonts w:ascii="Calibri" w:hAnsi="Calibri" w:cs="Calibri"/>
        </w:rPr>
        <w:t xml:space="preserve"> </w:t>
      </w:r>
      <w:r w:rsidR="002048D1" w:rsidRPr="0092480E">
        <w:rPr>
          <w:rFonts w:ascii="Calibri" w:hAnsi="Calibri" w:cs="Calibri"/>
        </w:rPr>
        <w:t>as well</w:t>
      </w:r>
      <w:r w:rsidR="55ABB2DD" w:rsidRPr="0092480E">
        <w:rPr>
          <w:rFonts w:ascii="Calibri" w:hAnsi="Calibri" w:cs="Calibri"/>
        </w:rPr>
        <w:t xml:space="preserve">: </w:t>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benefit</w:t>
      </w:r>
      <w:r w:rsidR="00490617">
        <w:rPr>
          <w:rFonts w:ascii="Calibri" w:hAnsi="Calibri" w:cs="Calibri"/>
        </w:rPr>
        <w:t>,</w:t>
      </w:r>
      <w:r w:rsidR="4509F4C6" w:rsidRPr="0092480E">
        <w:rPr>
          <w:rFonts w:ascii="Calibri" w:hAnsi="Calibri" w:cs="Calibri"/>
        </w:rPr>
        <w:t xml:space="preserve"> </w:t>
      </w:r>
      <w:r w:rsidR="002048D1" w:rsidRPr="0092480E">
        <w:rPr>
          <w:rFonts w:ascii="Calibri" w:hAnsi="Calibri" w:cs="Calibri"/>
        </w:rPr>
        <w:t>in terms of QALYs</w:t>
      </w:r>
      <w:r w:rsidR="00490617">
        <w:rPr>
          <w:rFonts w:ascii="Calibri" w:hAnsi="Calibri" w:cs="Calibri"/>
        </w:rPr>
        <w:t>,</w:t>
      </w:r>
      <w:r w:rsidR="002048D1" w:rsidRPr="0092480E">
        <w:rPr>
          <w:rFonts w:ascii="Calibri" w:hAnsi="Calibri" w:cs="Calibri"/>
        </w:rPr>
        <w:t xml:space="preserve"> </w:t>
      </w:r>
      <w:r w:rsidR="4509F4C6" w:rsidRPr="0092480E">
        <w:rPr>
          <w:rFonts w:ascii="Calibri" w:hAnsi="Calibri" w:cs="Calibri"/>
        </w:rPr>
        <w:t xml:space="preserve">and </w:t>
      </w:r>
      <w:r w:rsidR="00BF031F">
        <w:rPr>
          <w:rFonts w:ascii="Calibri" w:hAnsi="Calibri" w:cs="Calibri"/>
        </w:rPr>
        <w:t>urgency</w:t>
      </w:r>
      <w:r w:rsidR="00490617">
        <w:rPr>
          <w:rFonts w:ascii="Calibri" w:hAnsi="Calibri" w:cs="Calibri"/>
        </w:rPr>
        <w:t>,</w:t>
      </w:r>
      <w:r w:rsidR="00BF031F">
        <w:rPr>
          <w:rFonts w:ascii="Calibri" w:hAnsi="Calibri" w:cs="Calibri"/>
        </w:rPr>
        <w:t xml:space="preserve"> in terms of </w:t>
      </w:r>
      <w:r w:rsidR="4509F4C6" w:rsidRPr="0092480E">
        <w:rPr>
          <w:rFonts w:ascii="Calibri" w:hAnsi="Calibri" w:cs="Calibri"/>
        </w:rPr>
        <w:t>QALY loss per month</w:t>
      </w:r>
      <w:r w:rsidR="00490617">
        <w:rPr>
          <w:rFonts w:ascii="Calibri" w:hAnsi="Calibri" w:cs="Calibri"/>
        </w:rPr>
        <w:t>,</w:t>
      </w:r>
      <w:r w:rsidR="4509F4C6" w:rsidRPr="0092480E">
        <w:rPr>
          <w:rFonts w:ascii="Calibri" w:hAnsi="Calibri" w:cs="Calibri"/>
        </w:rPr>
        <w:t xml:space="preserve">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w:t>
      </w:r>
      <w:r w:rsidR="00F727B4">
        <w:rPr>
          <w:rFonts w:ascii="Calibri" w:hAnsi="Calibri" w:cs="Calibri"/>
        </w:rPr>
        <w:t>surgeries</w:t>
      </w:r>
      <w:r w:rsidR="7386EC48" w:rsidRPr="0092480E">
        <w:rPr>
          <w:rFonts w:ascii="Calibri" w:hAnsi="Calibri" w:cs="Calibri"/>
        </w:rPr>
        <w:t xml:space="preserve">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w:t>
      </w:r>
      <w:r w:rsidR="00242928">
        <w:rPr>
          <w:rFonts w:ascii="Calibri" w:hAnsi="Calibri" w:cs="Calibri"/>
        </w:rPr>
        <w:t xml:space="preserve"> loss</w:t>
      </w:r>
      <w:r w:rsidR="159DCCB9" w:rsidRPr="0092480E">
        <w:rPr>
          <w:rFonts w:ascii="Calibri" w:hAnsi="Calibri" w:cs="Calibri"/>
        </w:rPr>
        <w:t>/month</w:t>
      </w:r>
      <w:r w:rsidR="074E5A96" w:rsidRPr="0092480E">
        <w:rPr>
          <w:rFonts w:ascii="Calibri" w:hAnsi="Calibri" w:cs="Calibri"/>
        </w:rPr>
        <w:t>, 95% CI:</w:t>
      </w:r>
      <w:r w:rsidR="2586FE8A" w:rsidRPr="0092480E">
        <w:rPr>
          <w:rFonts w:ascii="Calibri" w:hAnsi="Calibri" w:cs="Calibri"/>
        </w:rPr>
        <w:t xml:space="preserve"> </w:t>
      </w:r>
      <w:r w:rsidR="008F415D">
        <w:rPr>
          <w:rFonts w:ascii="Calibri" w:hAnsi="Calibri" w:cs="Calibri"/>
        </w:rPr>
        <w:t xml:space="preserve">0.04 - </w:t>
      </w:r>
      <w:r w:rsidR="02DF2CD9" w:rsidRPr="0092480E">
        <w:rPr>
          <w:rFonts w:ascii="Calibri" w:hAnsi="Calibri" w:cs="Calibri"/>
        </w:rPr>
        <w:t>0.22</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w:t>
      </w:r>
      <w:r w:rsidR="00242928">
        <w:rPr>
          <w:rFonts w:ascii="Calibri" w:hAnsi="Calibri" w:cs="Calibri"/>
        </w:rPr>
        <w:t xml:space="preserve"> loss</w:t>
      </w:r>
      <w:r w:rsidR="4EA2984F" w:rsidRPr="0092480E">
        <w:rPr>
          <w:rFonts w:ascii="Calibri" w:hAnsi="Calibri" w:cs="Calibri"/>
        </w:rPr>
        <w:t>/month</w:t>
      </w:r>
      <w:r w:rsidR="747B8FAF" w:rsidRPr="0092480E">
        <w:rPr>
          <w:rFonts w:ascii="Calibri" w:hAnsi="Calibri" w:cs="Calibri"/>
        </w:rPr>
        <w:t xml:space="preserve">, 95% CI: </w:t>
      </w:r>
      <w:r w:rsidR="008F415D">
        <w:rPr>
          <w:rFonts w:ascii="Calibri" w:hAnsi="Calibri" w:cs="Calibri"/>
        </w:rPr>
        <w:t xml:space="preserve">0.06 - </w:t>
      </w:r>
      <w:r w:rsidR="4261DA1F" w:rsidRPr="0092480E">
        <w:rPr>
          <w:rFonts w:ascii="Calibri" w:hAnsi="Calibri" w:cs="Calibri"/>
        </w:rPr>
        <w:t>0.12</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 xml:space="preserve">placing a shunt for </w:t>
      </w:r>
      <w:r w:rsidR="00490617" w:rsidRPr="0092480E">
        <w:rPr>
          <w:rFonts w:ascii="Calibri" w:hAnsi="Calibri" w:cs="Calibri"/>
        </w:rPr>
        <w:t xml:space="preserve">patients </w:t>
      </w:r>
      <w:r w:rsidR="00490617">
        <w:rPr>
          <w:rFonts w:ascii="Calibri" w:hAnsi="Calibri" w:cs="Calibri"/>
        </w:rPr>
        <w:t xml:space="preserve">with </w:t>
      </w:r>
      <w:r w:rsidR="485380E9" w:rsidRPr="0092480E">
        <w:rPr>
          <w:rFonts w:ascii="Calibri" w:hAnsi="Calibri" w:cs="Calibri"/>
        </w:rPr>
        <w:t>end-stage renal disease</w:t>
      </w:r>
      <w:r w:rsidR="005D65F7" w:rsidRPr="0092480E">
        <w:rPr>
          <w:rFonts w:ascii="Calibri" w:hAnsi="Calibri" w:cs="Calibri"/>
        </w:rPr>
        <w:t xml:space="preserve">, the least urgent </w:t>
      </w:r>
      <w:r w:rsidR="00F727B4">
        <w:rPr>
          <w:rFonts w:ascii="Calibri" w:hAnsi="Calibri" w:cs="Calibri"/>
        </w:rPr>
        <w:t>surgeries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QALY</w:t>
      </w:r>
      <w:r w:rsidR="008F415D">
        <w:rPr>
          <w:rFonts w:ascii="Calibri" w:hAnsi="Calibri" w:cs="Calibri"/>
        </w:rPr>
        <w:t xml:space="preserve"> loss</w:t>
      </w:r>
      <w:r w:rsidR="15A7A9FE" w:rsidRPr="0092480E">
        <w:rPr>
          <w:rFonts w:ascii="Calibri" w:hAnsi="Calibri" w:cs="Calibri"/>
        </w:rPr>
        <w:t>/month, 95% CI:</w:t>
      </w:r>
      <w:r w:rsidR="008F415D">
        <w:rPr>
          <w:rFonts w:ascii="Calibri" w:hAnsi="Calibri" w:cs="Calibri"/>
        </w:rPr>
        <w:t>0.01</w:t>
      </w:r>
      <w:r w:rsidR="15A7A9FE" w:rsidRPr="0092480E">
        <w:rPr>
          <w:rFonts w:ascii="Calibri" w:hAnsi="Calibri" w:cs="Calibri"/>
        </w:rPr>
        <w:t xml:space="preserve"> </w:t>
      </w:r>
      <w:r w:rsidR="57DF9280" w:rsidRPr="0092480E">
        <w:rPr>
          <w:rFonts w:ascii="Calibri" w:hAnsi="Calibri" w:cs="Calibri"/>
        </w:rPr>
        <w:t>-</w:t>
      </w:r>
      <w:r w:rsidR="008F415D">
        <w:rPr>
          <w:rFonts w:ascii="Calibri" w:hAnsi="Calibri" w:cs="Calibri"/>
        </w:rPr>
        <w:t xml:space="preserve"> </w:t>
      </w:r>
      <w:r w:rsidR="57DF9280" w:rsidRPr="0092480E">
        <w:rPr>
          <w:rFonts w:ascii="Calibri" w:hAnsi="Calibri" w:cs="Calibri"/>
        </w:rPr>
        <w:t>0.02</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QALY</w:t>
      </w:r>
      <w:r w:rsidR="008F415D">
        <w:rPr>
          <w:rFonts w:ascii="Calibri" w:hAnsi="Calibri" w:cs="Calibri"/>
        </w:rPr>
        <w:t xml:space="preserve"> loss</w:t>
      </w:r>
      <w:r w:rsidR="6D9A94AB" w:rsidRPr="0092480E">
        <w:rPr>
          <w:rFonts w:ascii="Calibri" w:hAnsi="Calibri" w:cs="Calibri"/>
        </w:rPr>
        <w:t>/month, 95% CI:</w:t>
      </w:r>
      <w:r w:rsidR="008F415D">
        <w:rPr>
          <w:rFonts w:ascii="Calibri" w:hAnsi="Calibri" w:cs="Calibri"/>
        </w:rPr>
        <w:t xml:space="preserve"> 0.01 - </w:t>
      </w:r>
      <w:r w:rsidR="370C7396" w:rsidRPr="0092480E">
        <w:rPr>
          <w:rFonts w:ascii="Calibri" w:hAnsi="Calibri" w:cs="Calibri"/>
        </w:rPr>
        <w:t>0.03</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w:t>
      </w:r>
      <w:r w:rsidR="00F727B4">
        <w:rPr>
          <w:rFonts w:ascii="Calibri" w:hAnsi="Calibri" w:cs="Calibri"/>
        </w:rPr>
        <w:lastRenderedPageBreak/>
        <w:t>surgeries</w:t>
      </w:r>
      <w:r w:rsidR="1B6EAF81" w:rsidRPr="0092480E">
        <w:rPr>
          <w:rFonts w:ascii="Calibri" w:hAnsi="Calibri" w:cs="Calibri"/>
        </w:rPr>
        <w:t xml:space="preserve">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3F43164F" w14:textId="77777777" w:rsidR="00514AC6" w:rsidRPr="0092480E" w:rsidRDefault="00514AC6" w:rsidP="00153762">
      <w:pPr>
        <w:spacing w:line="276" w:lineRule="auto"/>
        <w:rPr>
          <w:rFonts w:ascii="Calibri" w:hAnsi="Calibri" w:cs="Calibri"/>
        </w:rPr>
      </w:pPr>
    </w:p>
    <w:p w14:paraId="60EAD743" w14:textId="7463749F" w:rsidR="003D21E0" w:rsidRPr="0092480E" w:rsidRDefault="00F727B4" w:rsidP="00153762">
      <w:pPr>
        <w:spacing w:line="276" w:lineRule="auto"/>
        <w:rPr>
          <w:rFonts w:ascii="Calibri" w:hAnsi="Calibri" w:cs="Calibri"/>
        </w:rPr>
      </w:pPr>
      <w:r>
        <w:rPr>
          <w:rFonts w:ascii="Calibri" w:hAnsi="Calibri" w:cs="Calibri"/>
        </w:rPr>
        <w:t>Surgeries</w:t>
      </w:r>
      <w:r w:rsidR="003D21E0" w:rsidRPr="0092480E">
        <w:rPr>
          <w:rFonts w:ascii="Calibri" w:hAnsi="Calibri" w:cs="Calibri"/>
        </w:rPr>
        <w:t xml:space="preserve"> that are ranked high in terms of urgency </w:t>
      </w:r>
      <w:commentRangeStart w:id="30"/>
      <w:r w:rsidR="003D21E0" w:rsidRPr="0092480E">
        <w:rPr>
          <w:rFonts w:ascii="Calibri" w:hAnsi="Calibri" w:cs="Calibri"/>
        </w:rPr>
        <w:t xml:space="preserve">and had relative short surgery time </w:t>
      </w:r>
      <w:commentRangeEnd w:id="30"/>
      <w:r w:rsidR="00D83352">
        <w:rPr>
          <w:rStyle w:val="Verwijzingopmerking"/>
          <w:rFonts w:asciiTheme="minorHAnsi" w:eastAsiaTheme="minorHAnsi" w:hAnsiTheme="minorHAnsi" w:cstheme="minorBidi"/>
          <w:lang w:val="en-GB"/>
        </w:rPr>
        <w:commentReference w:id="30"/>
      </w:r>
      <w:r w:rsidR="003D21E0" w:rsidRPr="0092480E">
        <w:rPr>
          <w:rFonts w:ascii="Calibri" w:hAnsi="Calibri" w:cs="Calibri"/>
        </w:rPr>
        <w:t>include repair of atrial septum defects (surgery time: 74 min [IQR: 56-131]</w:t>
      </w:r>
      <w:r w:rsidR="002C51AB">
        <w:rPr>
          <w:rFonts w:ascii="Calibri" w:hAnsi="Calibri" w:cs="Calibri"/>
        </w:rPr>
        <w:t>, urgency: 0.06 QALY</w:t>
      </w:r>
      <w:r w:rsidR="00B240B5">
        <w:rPr>
          <w:rFonts w:ascii="Calibri" w:hAnsi="Calibri" w:cs="Calibri"/>
        </w:rPr>
        <w:t xml:space="preserve"> loss</w:t>
      </w:r>
      <w:r w:rsidR="002C51AB">
        <w:rPr>
          <w:rFonts w:ascii="Calibri" w:hAnsi="Calibri" w:cs="Calibri"/>
        </w:rPr>
        <w:t xml:space="preserve">/month [95% CI: </w:t>
      </w:r>
      <w:r w:rsidR="008F415D">
        <w:rPr>
          <w:rFonts w:ascii="Calibri" w:hAnsi="Calibri" w:cs="Calibri"/>
        </w:rPr>
        <w:t>0.02 – 0</w:t>
      </w:r>
      <w:r w:rsidR="002C51AB">
        <w:rPr>
          <w:rFonts w:ascii="Calibri" w:hAnsi="Calibri" w:cs="Calibri"/>
        </w:rPr>
        <w:t>.14]</w:t>
      </w:r>
      <w:r w:rsidR="003D21E0" w:rsidRPr="0092480E">
        <w:rPr>
          <w:rFonts w:ascii="Calibri" w:hAnsi="Calibri" w:cs="Calibri"/>
        </w:rPr>
        <w:t>), pacemaker implantations (115 min [82-154]</w:t>
      </w:r>
      <w:r w:rsidR="002C51AB">
        <w:rPr>
          <w:rFonts w:ascii="Calibri" w:hAnsi="Calibri" w:cs="Calibri"/>
        </w:rPr>
        <w:t>,</w:t>
      </w:r>
      <w:r w:rsidR="008F415D">
        <w:rPr>
          <w:rFonts w:ascii="Calibri" w:hAnsi="Calibri" w:cs="Calibri"/>
        </w:rPr>
        <w:t xml:space="preserve"> </w:t>
      </w:r>
      <w:r w:rsidR="002C51AB">
        <w:rPr>
          <w:rFonts w:ascii="Calibri" w:hAnsi="Calibri" w:cs="Calibri"/>
        </w:rPr>
        <w:t>0.11 QALY</w:t>
      </w:r>
      <w:r w:rsidR="008F415D">
        <w:rPr>
          <w:rFonts w:ascii="Calibri" w:hAnsi="Calibri" w:cs="Calibri"/>
        </w:rPr>
        <w:t xml:space="preserve"> loss</w:t>
      </w:r>
      <w:r w:rsidR="002C51AB">
        <w:rPr>
          <w:rFonts w:ascii="Calibri" w:hAnsi="Calibri" w:cs="Calibri"/>
        </w:rPr>
        <w:t>/month [</w:t>
      </w:r>
      <w:r w:rsidR="008F415D">
        <w:rPr>
          <w:rFonts w:ascii="Calibri" w:hAnsi="Calibri" w:cs="Calibri"/>
        </w:rPr>
        <w:t xml:space="preserve">0.04 - </w:t>
      </w:r>
      <w:r w:rsidR="002C51AB">
        <w:rPr>
          <w:rFonts w:ascii="Calibri" w:hAnsi="Calibri" w:cs="Calibri"/>
        </w:rPr>
        <w:t>0.22]</w:t>
      </w:r>
      <w:r w:rsidR="003D21E0"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xml:space="preserve">], 0.07 </w:t>
      </w:r>
      <w:r w:rsidR="008F415D">
        <w:rPr>
          <w:rFonts w:ascii="Calibri" w:hAnsi="Calibri" w:cs="Calibri"/>
        </w:rPr>
        <w:t>QALY loss/month</w:t>
      </w:r>
      <w:r w:rsidR="002C51AB">
        <w:rPr>
          <w:rFonts w:ascii="Calibri" w:hAnsi="Calibri" w:cs="Calibri"/>
        </w:rPr>
        <w:t>[</w:t>
      </w:r>
      <w:r w:rsidR="008F415D">
        <w:rPr>
          <w:rFonts w:ascii="Calibri" w:hAnsi="Calibri" w:cs="Calibri"/>
        </w:rPr>
        <w:t xml:space="preserve">0.05 - </w:t>
      </w:r>
      <w:r w:rsidR="002C51AB">
        <w:rPr>
          <w:rFonts w:ascii="Calibri" w:hAnsi="Calibri" w:cs="Calibri"/>
        </w:rPr>
        <w:t>0.11]</w:t>
      </w:r>
      <w:r w:rsidR="00455D31">
        <w:rPr>
          <w:rFonts w:ascii="Calibri" w:hAnsi="Calibri" w:cs="Calibri"/>
        </w:rPr>
        <w:t xml:space="preserve">) </w:t>
      </w:r>
      <w:r w:rsidR="003D21E0" w:rsidRPr="0092480E">
        <w:rPr>
          <w:rFonts w:ascii="Calibri" w:hAnsi="Calibri" w:cs="Calibri"/>
        </w:rPr>
        <w:t xml:space="preserve">(Figure 5). Liver transplant is </w:t>
      </w:r>
      <w:r w:rsidR="00455D31">
        <w:rPr>
          <w:rFonts w:ascii="Calibri" w:hAnsi="Calibri" w:cs="Calibri"/>
        </w:rPr>
        <w:t xml:space="preserve">relatively </w:t>
      </w:r>
      <w:r w:rsidR="003D21E0" w:rsidRPr="0092480E">
        <w:rPr>
          <w:rFonts w:ascii="Calibri" w:hAnsi="Calibri" w:cs="Calibri"/>
        </w:rPr>
        <w:t>urgent</w:t>
      </w:r>
      <w:r w:rsidR="00455D31">
        <w:rPr>
          <w:rFonts w:ascii="Calibri" w:hAnsi="Calibri" w:cs="Calibri"/>
        </w:rPr>
        <w:t xml:space="preserve">, but requires an exceptional amount of OR-time </w:t>
      </w:r>
      <w:r w:rsidR="003D21E0"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w:t>
      </w:r>
      <w:r w:rsidR="00E03FD6">
        <w:rPr>
          <w:rFonts w:ascii="Calibri" w:hAnsi="Calibri" w:cs="Calibri"/>
        </w:rPr>
        <w:t xml:space="preserve"> loss</w:t>
      </w:r>
      <w:r w:rsidR="0059361F">
        <w:rPr>
          <w:rFonts w:ascii="Calibri" w:hAnsi="Calibri" w:cs="Calibri"/>
        </w:rPr>
        <w:t>/month [</w:t>
      </w:r>
      <w:r w:rsidR="008F415D">
        <w:rPr>
          <w:rFonts w:ascii="Calibri" w:hAnsi="Calibri" w:cs="Calibri"/>
        </w:rPr>
        <w:t xml:space="preserve">0.07 - </w:t>
      </w:r>
      <w:r w:rsidR="0059361F" w:rsidRPr="0059361F">
        <w:rPr>
          <w:rFonts w:ascii="Calibri" w:hAnsi="Calibri" w:cs="Calibri"/>
        </w:rPr>
        <w:t>0.09</w:t>
      </w:r>
      <w:r w:rsidR="0059361F">
        <w:rPr>
          <w:rFonts w:ascii="Calibri" w:hAnsi="Calibri" w:cs="Calibri"/>
        </w:rPr>
        <w:t>]</w:t>
      </w:r>
      <w:r w:rsidR="003D21E0" w:rsidRPr="0092480E">
        <w:rPr>
          <w:rFonts w:ascii="Calibri" w:hAnsi="Calibri" w:cs="Calibri"/>
        </w:rPr>
        <w:t xml:space="preserve">) (table 2 Appendix B). </w:t>
      </w:r>
    </w:p>
    <w:p w14:paraId="0CC90D9C" w14:textId="78002D8C" w:rsidR="39FC0BEE" w:rsidRPr="00787ED8" w:rsidRDefault="39FC0BEE" w:rsidP="00153762">
      <w:pPr>
        <w:pStyle w:val="Kop1"/>
        <w:spacing w:line="276" w:lineRule="auto"/>
      </w:pPr>
      <w:r w:rsidRPr="00787ED8">
        <w:t xml:space="preserve">Discussion </w:t>
      </w:r>
    </w:p>
    <w:p w14:paraId="7D9C96BF" w14:textId="14BD117A" w:rsidR="00384F89" w:rsidRDefault="74757989" w:rsidP="00153762">
      <w:pPr>
        <w:spacing w:line="276" w:lineRule="auto"/>
        <w:rPr>
          <w:rFonts w:ascii="Calibri" w:eastAsia="Calibri" w:hAnsi="Calibri" w:cs="Calibri"/>
        </w:rPr>
      </w:pPr>
      <w:r w:rsidRPr="0092480E">
        <w:rPr>
          <w:rFonts w:ascii="Calibri" w:hAnsi="Calibri" w:cs="Calibri"/>
        </w:rPr>
        <w:t xml:space="preserve">Our </w:t>
      </w:r>
      <w:r w:rsidR="005D65F7" w:rsidRPr="0092480E">
        <w:rPr>
          <w:rFonts w:ascii="Calibri" w:hAnsi="Calibri" w:cs="Calibri"/>
        </w:rPr>
        <w:t>decision model</w:t>
      </w:r>
      <w:r w:rsidRPr="0092480E">
        <w:rPr>
          <w:rFonts w:ascii="Calibri" w:hAnsi="Calibri" w:cs="Calibri"/>
        </w:rPr>
        <w:t xml:space="preserve"> 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 xml:space="preserve">from a utilitarian perspective, by </w:t>
      </w:r>
      <w:r w:rsidR="001D4731">
        <w:rPr>
          <w:rFonts w:ascii="Calibri" w:eastAsia="Calibri" w:hAnsi="Calibri" w:cs="Calibri"/>
        </w:rPr>
        <w:t xml:space="preserve">quantifying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we can </w:t>
      </w:r>
      <w:r w:rsidR="2254BD18" w:rsidRPr="0092480E">
        <w:rPr>
          <w:rFonts w:ascii="Calibri" w:eastAsia="Calibri" w:hAnsi="Calibri" w:cs="Calibri"/>
        </w:rPr>
        <w:t>rank</w:t>
      </w:r>
      <w:r w:rsidR="4C797731" w:rsidRPr="0092480E">
        <w:rPr>
          <w:rFonts w:ascii="Calibri" w:eastAsia="Calibri" w:hAnsi="Calibri" w:cs="Calibri"/>
        </w:rPr>
        <w:t xml:space="preserve"> </w:t>
      </w:r>
      <w:r w:rsidR="5B056DDB" w:rsidRPr="0092480E">
        <w:rPr>
          <w:rFonts w:ascii="Calibri" w:eastAsia="Calibri" w:hAnsi="Calibri" w:cs="Calibri"/>
        </w:rPr>
        <w:t xml:space="preserve">semi-elective surgeries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surgeries we analyzed,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 xml:space="preserve">In times of scare </w:t>
      </w:r>
      <w:r w:rsidR="00C86483">
        <w:rPr>
          <w:rFonts w:ascii="Calibri" w:eastAsia="Calibri" w:hAnsi="Calibri" w:cs="Calibri"/>
        </w:rPr>
        <w:t>OR-capacity</w:t>
      </w:r>
      <w:r w:rsidR="00397FFE">
        <w:rPr>
          <w:rFonts w:ascii="Calibri" w:eastAsia="Calibri" w:hAnsi="Calibri" w:cs="Calibri"/>
        </w:rPr>
        <w:t xml:space="preserve"> this makes this surgery less efficient </w:t>
      </w:r>
      <w:r w:rsidR="00D56E22">
        <w:rPr>
          <w:rFonts w:ascii="Calibri" w:eastAsia="Calibri" w:hAnsi="Calibri" w:cs="Calibri"/>
        </w:rPr>
        <w:t xml:space="preserve">in the prevention of QALY loss </w:t>
      </w:r>
      <w:r w:rsidR="00397FFE">
        <w:rPr>
          <w:rFonts w:ascii="Calibri" w:eastAsia="Calibri" w:hAnsi="Calibri" w:cs="Calibri"/>
        </w:rPr>
        <w:t xml:space="preserve">when aiming for the most health on a population level.  </w:t>
      </w:r>
    </w:p>
    <w:p w14:paraId="272823D5" w14:textId="77777777" w:rsidR="00397FFE" w:rsidRPr="0092480E" w:rsidRDefault="00397FFE" w:rsidP="00153762">
      <w:pPr>
        <w:spacing w:line="276" w:lineRule="auto"/>
        <w:rPr>
          <w:rFonts w:ascii="Calibri" w:eastAsia="Calibri" w:hAnsi="Calibri" w:cs="Calibri"/>
        </w:rPr>
      </w:pPr>
    </w:p>
    <w:p w14:paraId="11C10718" w14:textId="1D671C11"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r w:rsidR="00753E4B">
        <w:rPr>
          <w:rFonts w:ascii="Calibri" w:eastAsia="Calibri" w:hAnsi="Calibri" w:cs="Calibri"/>
        </w:rPr>
        <w:t xml:space="preserve">alternative 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15</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16</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r w:rsidR="00F22109">
        <w:rPr>
          <w:rFonts w:ascii="Calibri" w:hAnsi="Calibri" w:cs="Calibri"/>
        </w:rPr>
        <w:t xml:space="preserve">Therefore, we feel our approach 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F22109">
        <w:rPr>
          <w:rFonts w:ascii="Calibri" w:eastAsiaTheme="minorEastAsia" w:hAnsi="Calibri" w:cs="Calibri"/>
          <w:sz w:val="23"/>
          <w:szCs w:val="23"/>
        </w:rPr>
        <w:t>, while operationalizing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0ACFDEFF" w14:textId="77777777" w:rsidR="00F63424" w:rsidRDefault="00F63424" w:rsidP="00153762">
      <w:pPr>
        <w:spacing w:line="276" w:lineRule="auto"/>
        <w:rPr>
          <w:rFonts w:ascii="Calibri" w:eastAsia="Calibri" w:hAnsi="Calibri" w:cs="Calibri"/>
        </w:rPr>
      </w:pPr>
    </w:p>
    <w:p w14:paraId="0C704B3B" w14:textId="26D96AC0" w:rsidR="11521D49" w:rsidRDefault="61411921" w:rsidP="00153762">
      <w:pPr>
        <w:spacing w:line="276" w:lineRule="auto"/>
        <w:rPr>
          <w:rFonts w:ascii="Calibri" w:eastAsia="Calibri" w:hAnsi="Calibri" w:cs="Calibri"/>
        </w:rPr>
      </w:pPr>
      <w:r w:rsidRPr="0092480E">
        <w:rPr>
          <w:rFonts w:ascii="Calibri" w:eastAsia="Calibri" w:hAnsi="Calibri" w:cs="Calibri"/>
        </w:rPr>
        <w:t>To illustrate what this me</w:t>
      </w:r>
      <w:r w:rsidR="0699CF2C" w:rsidRPr="0092480E">
        <w:rPr>
          <w:rFonts w:ascii="Calibri" w:eastAsia="Calibri" w:hAnsi="Calibri" w:cs="Calibri"/>
        </w:rPr>
        <w:t xml:space="preserve">asure actually </w:t>
      </w:r>
      <w:r w:rsidRPr="0092480E">
        <w:rPr>
          <w:rFonts w:ascii="Calibri" w:eastAsia="Calibri" w:hAnsi="Calibri" w:cs="Calibri"/>
        </w:rPr>
        <w:t>represent</w:t>
      </w:r>
      <w:r w:rsidR="62ACB72A" w:rsidRPr="0092480E">
        <w:rPr>
          <w:rFonts w:ascii="Calibri" w:eastAsia="Calibri" w:hAnsi="Calibri" w:cs="Calibri"/>
        </w:rPr>
        <w:t>s</w:t>
      </w:r>
      <w:r w:rsidRPr="0092480E">
        <w:rPr>
          <w:rFonts w:ascii="Calibri" w:eastAsia="Calibri" w:hAnsi="Calibri" w:cs="Calibri"/>
        </w:rPr>
        <w:t xml:space="preserve">, we take the most urgent </w:t>
      </w:r>
      <w:r w:rsidR="00F727B4">
        <w:rPr>
          <w:rFonts w:ascii="Calibri" w:eastAsia="Calibri" w:hAnsi="Calibri" w:cs="Calibri"/>
        </w:rPr>
        <w:t>surgery</w:t>
      </w:r>
      <w:r w:rsidR="00DC3351">
        <w:rPr>
          <w:rFonts w:ascii="Calibri" w:eastAsia="Calibri" w:hAnsi="Calibri" w:cs="Calibri"/>
        </w:rPr>
        <w:t>, s</w:t>
      </w:r>
      <w:r w:rsidR="00DC3351" w:rsidRPr="0092480E">
        <w:rPr>
          <w:rFonts w:ascii="Calibri" w:eastAsia="Calibri" w:hAnsi="Calibri" w:cs="Calibri"/>
        </w:rPr>
        <w:t>urgically repairing an abdominal aneurysm of the aorta</w:t>
      </w:r>
      <w:r w:rsidR="00DC3351">
        <w:rPr>
          <w:rFonts w:ascii="Calibri" w:eastAsia="Calibri" w:hAnsi="Calibri" w:cs="Calibri"/>
        </w:rPr>
        <w:t>,</w:t>
      </w:r>
      <w:r w:rsidR="12F61FDB" w:rsidRPr="0092480E">
        <w:rPr>
          <w:rFonts w:ascii="Calibri" w:eastAsia="Calibri" w:hAnsi="Calibri" w:cs="Calibri"/>
        </w:rPr>
        <w:t xml:space="preserve"> </w:t>
      </w:r>
      <w:r w:rsidRPr="0092480E">
        <w:rPr>
          <w:rFonts w:ascii="Calibri" w:eastAsia="Calibri" w:hAnsi="Calibri" w:cs="Calibri"/>
        </w:rPr>
        <w:t>as an examp</w:t>
      </w:r>
      <w:r w:rsidR="6B4ACC0A" w:rsidRPr="0092480E">
        <w:rPr>
          <w:rFonts w:ascii="Calibri" w:eastAsia="Calibri" w:hAnsi="Calibri" w:cs="Calibri"/>
        </w:rPr>
        <w:t>l</w:t>
      </w:r>
      <w:r w:rsidRPr="0092480E">
        <w:rPr>
          <w:rFonts w:ascii="Calibri" w:eastAsia="Calibri" w:hAnsi="Calibri" w:cs="Calibri"/>
        </w:rPr>
        <w:t xml:space="preserve">e. </w:t>
      </w:r>
      <w:r w:rsidR="7A200DD7" w:rsidRPr="0092480E">
        <w:rPr>
          <w:rFonts w:ascii="Calibri" w:eastAsia="Calibri" w:hAnsi="Calibri" w:cs="Calibri"/>
        </w:rPr>
        <w:t xml:space="preserve">Surgically repairing </w:t>
      </w:r>
      <w:commentRangeStart w:id="31"/>
      <w:r w:rsidR="7A200DD7" w:rsidRPr="0092480E">
        <w:rPr>
          <w:rFonts w:ascii="Calibri" w:eastAsia="Calibri" w:hAnsi="Calibri" w:cs="Calibri"/>
        </w:rPr>
        <w:t xml:space="preserve">an abdominal aneurysm </w:t>
      </w:r>
      <w:commentRangeEnd w:id="31"/>
      <w:r w:rsidR="00D83352">
        <w:rPr>
          <w:rStyle w:val="Verwijzingopmerking"/>
          <w:rFonts w:asciiTheme="minorHAnsi" w:eastAsiaTheme="minorHAnsi" w:hAnsiTheme="minorHAnsi" w:cstheme="minorBidi"/>
          <w:lang w:val="en-GB"/>
        </w:rPr>
        <w:commentReference w:id="31"/>
      </w:r>
      <w:r w:rsidR="7A200DD7" w:rsidRPr="0092480E">
        <w:rPr>
          <w:rFonts w:ascii="Calibri" w:eastAsia="Calibri" w:hAnsi="Calibri" w:cs="Calibri"/>
        </w:rPr>
        <w:t>of the aorta</w:t>
      </w:r>
      <w:r w:rsidRPr="0092480E">
        <w:rPr>
          <w:rFonts w:ascii="Calibri" w:eastAsia="Calibri" w:hAnsi="Calibri" w:cs="Calibri"/>
        </w:rPr>
        <w:t xml:space="preserve"> </w:t>
      </w:r>
      <w:r w:rsidR="65ACEC64" w:rsidRPr="0092480E">
        <w:rPr>
          <w:rFonts w:ascii="Calibri" w:eastAsia="Calibri" w:hAnsi="Calibri" w:cs="Calibri"/>
        </w:rPr>
        <w:t xml:space="preserve">is associated with </w:t>
      </w:r>
      <w:r w:rsidRPr="0092480E">
        <w:rPr>
          <w:rFonts w:ascii="Calibri" w:eastAsia="Calibri" w:hAnsi="Calibri" w:cs="Calibri"/>
        </w:rPr>
        <w:t>a QALY loss of 0.11 per month</w:t>
      </w:r>
      <w:r w:rsidR="00DE14AF" w:rsidRPr="0092480E">
        <w:rPr>
          <w:rFonts w:ascii="Calibri" w:eastAsia="Calibri" w:hAnsi="Calibri" w:cs="Calibri"/>
        </w:rPr>
        <w:t xml:space="preserve"> –</w:t>
      </w:r>
      <w:r w:rsidR="00B8641D">
        <w:rPr>
          <w:rFonts w:ascii="Calibri" w:eastAsia="Calibri" w:hAnsi="Calibri" w:cs="Calibri"/>
        </w:rPr>
        <w:t>par</w:t>
      </w:r>
      <w:r w:rsidR="00F02139">
        <w:rPr>
          <w:rFonts w:ascii="Calibri" w:eastAsia="Calibri" w:hAnsi="Calibri" w:cs="Calibri"/>
        </w:rPr>
        <w:t>t</w:t>
      </w:r>
      <w:r w:rsidR="00B8641D">
        <w:rPr>
          <w:rFonts w:ascii="Calibri" w:eastAsia="Calibri" w:hAnsi="Calibri" w:cs="Calibri"/>
        </w:rPr>
        <w:t xml:space="preserve">ly </w:t>
      </w:r>
      <w:r w:rsidR="00DE14AF" w:rsidRPr="0092480E">
        <w:rPr>
          <w:rFonts w:ascii="Calibri" w:eastAsia="Calibri" w:hAnsi="Calibri" w:cs="Calibri"/>
        </w:rPr>
        <w:t>due to the prospect of a potentially life-threatening rupture preoperatively, part</w:t>
      </w:r>
      <w:r w:rsidR="00B8641D">
        <w:rPr>
          <w:rFonts w:ascii="Calibri" w:eastAsia="Calibri" w:hAnsi="Calibri" w:cs="Calibri"/>
        </w:rPr>
        <w:t>ly</w:t>
      </w:r>
      <w:r w:rsidR="00DE14AF" w:rsidRPr="0092480E">
        <w:rPr>
          <w:rFonts w:ascii="Calibri" w:eastAsia="Calibri" w:hAnsi="Calibri" w:cs="Calibri"/>
        </w:rPr>
        <w:t xml:space="preserve"> due to the increase in survival after surgery</w:t>
      </w:r>
      <w:r w:rsidR="009F13BC" w:rsidRPr="0092480E">
        <w:rPr>
          <w:rFonts w:ascii="Calibri" w:eastAsia="Calibri" w:hAnsi="Calibri" w:cs="Calibri"/>
        </w:rPr>
        <w:t xml:space="preserve">. This implies that </w:t>
      </w:r>
      <w:r w:rsidRPr="0092480E">
        <w:rPr>
          <w:rFonts w:ascii="Calibri" w:eastAsia="Calibri" w:hAnsi="Calibri" w:cs="Calibri"/>
        </w:rPr>
        <w:t xml:space="preserve">if this </w:t>
      </w:r>
      <w:r w:rsidR="00F727B4">
        <w:rPr>
          <w:rFonts w:ascii="Calibri" w:eastAsia="Calibri" w:hAnsi="Calibri" w:cs="Calibri"/>
        </w:rPr>
        <w:t>surgery</w:t>
      </w:r>
      <w:r w:rsidRPr="0092480E">
        <w:rPr>
          <w:rFonts w:ascii="Calibri" w:eastAsia="Calibri" w:hAnsi="Calibri" w:cs="Calibri"/>
        </w:rPr>
        <w:t xml:space="preserve"> would be postponed by a </w:t>
      </w:r>
      <w:r w:rsidRPr="0092480E">
        <w:rPr>
          <w:rFonts w:ascii="Calibri" w:eastAsia="Calibri" w:hAnsi="Calibri" w:cs="Calibri"/>
        </w:rPr>
        <w:lastRenderedPageBreak/>
        <w:t xml:space="preserve">month, patients with this surgical indication lose approximately 40 days </w:t>
      </w:r>
      <w:r w:rsidR="712305BA" w:rsidRPr="0092480E">
        <w:rPr>
          <w:rFonts w:ascii="Calibri" w:eastAsia="Calibri" w:hAnsi="Calibri" w:cs="Calibri"/>
        </w:rPr>
        <w:t xml:space="preserve">(0.11*365) </w:t>
      </w:r>
      <w:r w:rsidR="3A9D5857" w:rsidRPr="0092480E">
        <w:rPr>
          <w:rFonts w:ascii="Calibri" w:eastAsia="Calibri" w:hAnsi="Calibri" w:cs="Calibri"/>
        </w:rPr>
        <w:t xml:space="preserve">spent in </w:t>
      </w:r>
      <w:r w:rsidRPr="0092480E">
        <w:rPr>
          <w:rFonts w:ascii="Calibri" w:eastAsia="Calibri" w:hAnsi="Calibri" w:cs="Calibri"/>
        </w:rPr>
        <w:t>perfect health</w:t>
      </w:r>
      <w:r w:rsidR="009F13BC" w:rsidRPr="0092480E">
        <w:rPr>
          <w:rFonts w:ascii="Calibri" w:eastAsia="Calibri" w:hAnsi="Calibri" w:cs="Calibri"/>
        </w:rPr>
        <w:t xml:space="preserve"> of their remaining expected QALYs gained by surgery</w:t>
      </w:r>
      <w:r w:rsidRPr="0092480E">
        <w:rPr>
          <w:rFonts w:ascii="Calibri" w:eastAsia="Calibri" w:hAnsi="Calibri" w:cs="Calibri"/>
        </w:rPr>
        <w:t>.</w:t>
      </w:r>
      <w:r w:rsidR="57A1DA64" w:rsidRPr="0092480E">
        <w:rPr>
          <w:rFonts w:ascii="Calibri" w:eastAsia="Calibri" w:hAnsi="Calibri" w:cs="Calibri"/>
        </w:rPr>
        <w:t xml:space="preserve"> Although the </w:t>
      </w:r>
      <w:r w:rsidR="00DD4B8A" w:rsidRPr="0092480E">
        <w:rPr>
          <w:rFonts w:ascii="Calibri" w:eastAsia="Calibri" w:hAnsi="Calibri" w:cs="Calibri"/>
        </w:rPr>
        <w:t xml:space="preserve">personal </w:t>
      </w:r>
      <w:r w:rsidR="12DCD760" w:rsidRPr="0092480E">
        <w:rPr>
          <w:rFonts w:ascii="Calibri" w:eastAsia="Calibri" w:hAnsi="Calibri" w:cs="Calibri"/>
        </w:rPr>
        <w:t xml:space="preserve">value of </w:t>
      </w:r>
      <w:r w:rsidR="002F3C82" w:rsidRPr="0092480E">
        <w:rPr>
          <w:rFonts w:ascii="Calibri" w:eastAsia="Calibri" w:hAnsi="Calibri" w:cs="Calibri"/>
        </w:rPr>
        <w:t xml:space="preserve">a loss of </w:t>
      </w:r>
      <w:r w:rsidR="12DCD760" w:rsidRPr="0092480E">
        <w:rPr>
          <w:rFonts w:ascii="Calibri" w:eastAsia="Calibri" w:hAnsi="Calibri" w:cs="Calibri"/>
        </w:rPr>
        <w:t>40 days spen</w:t>
      </w:r>
      <w:r w:rsidR="7CF53E11" w:rsidRPr="0092480E">
        <w:rPr>
          <w:rFonts w:ascii="Calibri" w:eastAsia="Calibri" w:hAnsi="Calibri" w:cs="Calibri"/>
        </w:rPr>
        <w:t>t</w:t>
      </w:r>
      <w:r w:rsidR="12DCD760" w:rsidRPr="0092480E">
        <w:rPr>
          <w:rFonts w:ascii="Calibri" w:eastAsia="Calibri" w:hAnsi="Calibri" w:cs="Calibri"/>
        </w:rPr>
        <w:t xml:space="preserve"> in perfect health can be </w:t>
      </w:r>
      <w:r w:rsidR="00DD4B8A" w:rsidRPr="0092480E">
        <w:rPr>
          <w:rFonts w:ascii="Calibri" w:eastAsia="Calibri" w:hAnsi="Calibri" w:cs="Calibri"/>
        </w:rPr>
        <w:t>different for everybody</w:t>
      </w:r>
      <w:r w:rsidR="12DCD760" w:rsidRPr="0092480E">
        <w:rPr>
          <w:rFonts w:ascii="Calibri" w:eastAsia="Calibri" w:hAnsi="Calibri" w:cs="Calibri"/>
        </w:rPr>
        <w:t xml:space="preserve">, it is a substantial </w:t>
      </w:r>
      <w:r w:rsidR="002F3C82" w:rsidRPr="0092480E">
        <w:rPr>
          <w:rFonts w:ascii="Calibri" w:eastAsia="Calibri" w:hAnsi="Calibri" w:cs="Calibri"/>
        </w:rPr>
        <w:t>loss compared to the</w:t>
      </w:r>
      <w:r w:rsidR="12DCD760" w:rsidRPr="0092480E">
        <w:rPr>
          <w:rFonts w:ascii="Calibri" w:eastAsia="Calibri" w:hAnsi="Calibri" w:cs="Calibri"/>
        </w:rPr>
        <w:t xml:space="preserve"> least urgent surgery:</w:t>
      </w:r>
      <w:r w:rsidR="1ACF2F11" w:rsidRPr="0092480E">
        <w:rPr>
          <w:rFonts w:ascii="Calibri" w:eastAsia="Calibri" w:hAnsi="Calibri" w:cs="Calibri"/>
        </w:rPr>
        <w:t xml:space="preserve"> a similar calculation for the placing of a shunt for dialysis is associated with</w:t>
      </w:r>
      <w:r w:rsidR="12DCD760" w:rsidRPr="0092480E">
        <w:rPr>
          <w:rFonts w:ascii="Calibri" w:eastAsia="Calibri" w:hAnsi="Calibri" w:cs="Calibri"/>
        </w:rPr>
        <w:t xml:space="preserve"> 4 days </w:t>
      </w:r>
      <w:r w:rsidR="00DD4B8A" w:rsidRPr="0092480E">
        <w:rPr>
          <w:rFonts w:ascii="Calibri" w:eastAsia="Calibri" w:hAnsi="Calibri" w:cs="Calibri"/>
        </w:rPr>
        <w:t xml:space="preserve">less </w:t>
      </w:r>
      <w:r w:rsidR="444E91F3" w:rsidRPr="0092480E">
        <w:rPr>
          <w:rFonts w:ascii="Calibri" w:eastAsia="Calibri" w:hAnsi="Calibri" w:cs="Calibri"/>
        </w:rPr>
        <w:t>spen</w:t>
      </w:r>
      <w:r w:rsidR="00DD4B8A" w:rsidRPr="0092480E">
        <w:rPr>
          <w:rFonts w:ascii="Calibri" w:eastAsia="Calibri" w:hAnsi="Calibri" w:cs="Calibri"/>
        </w:rPr>
        <w:t xml:space="preserve">t </w:t>
      </w:r>
      <w:r w:rsidR="12DCD760" w:rsidRPr="0092480E">
        <w:rPr>
          <w:rFonts w:ascii="Calibri" w:eastAsia="Calibri" w:hAnsi="Calibri" w:cs="Calibri"/>
        </w:rPr>
        <w:t>in per</w:t>
      </w:r>
      <w:r w:rsidR="00DD4B8A" w:rsidRPr="0092480E">
        <w:rPr>
          <w:rFonts w:ascii="Calibri" w:eastAsia="Calibri" w:hAnsi="Calibri" w:cs="Calibri"/>
        </w:rPr>
        <w:t xml:space="preserve">fect health by delaying the </w:t>
      </w:r>
      <w:r w:rsidR="00F727B4">
        <w:rPr>
          <w:rFonts w:ascii="Calibri" w:eastAsia="Calibri" w:hAnsi="Calibri" w:cs="Calibri"/>
        </w:rPr>
        <w:t>surgery</w:t>
      </w:r>
      <w:r w:rsidR="00DD4B8A" w:rsidRPr="0092480E">
        <w:rPr>
          <w:rFonts w:ascii="Calibri" w:eastAsia="Calibri" w:hAnsi="Calibri" w:cs="Calibri"/>
        </w:rPr>
        <w:t xml:space="preserve"> by a month.</w:t>
      </w:r>
    </w:p>
    <w:p w14:paraId="72858D41" w14:textId="77777777" w:rsidR="00952B7B" w:rsidRDefault="00952B7B" w:rsidP="00153762">
      <w:pPr>
        <w:spacing w:line="276" w:lineRule="auto"/>
        <w:rPr>
          <w:rFonts w:ascii="Calibri" w:eastAsia="Calibri" w:hAnsi="Calibri" w:cs="Calibri"/>
        </w:rPr>
      </w:pPr>
    </w:p>
    <w:p w14:paraId="0E6A3A09" w14:textId="44087EB9"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the </w:t>
      </w:r>
      <w:commentRangeStart w:id="32"/>
      <w:r w:rsidR="0059528B" w:rsidRPr="0059528B">
        <w:rPr>
          <w:rFonts w:ascii="Calibri" w:eastAsia="Calibri" w:hAnsi="Calibri" w:cs="Calibri"/>
          <w:lang w:val="en-GB"/>
        </w:rPr>
        <w:t xml:space="preserve">gain in life years associated with </w:t>
      </w:r>
      <w:r w:rsidR="0059528B">
        <w:rPr>
          <w:rFonts w:ascii="Calibri" w:eastAsia="Calibri" w:hAnsi="Calibri" w:cs="Calibri"/>
          <w:lang w:val="en-GB"/>
        </w:rPr>
        <w:t>surgery</w:t>
      </w:r>
      <w:commentRangeEnd w:id="32"/>
      <w:r w:rsidR="006042E6">
        <w:rPr>
          <w:rStyle w:val="Verwijzingopmerking"/>
          <w:rFonts w:asciiTheme="minorHAnsi" w:eastAsiaTheme="minorHAnsi" w:hAnsiTheme="minorHAnsi" w:cstheme="minorBidi"/>
          <w:lang w:val="en-GB"/>
        </w:rPr>
        <w:commentReference w:id="32"/>
      </w:r>
      <w:r w:rsidR="0059528B" w:rsidRPr="0059528B">
        <w:rPr>
          <w:rFonts w:ascii="Calibri" w:eastAsia="Calibri" w:hAnsi="Calibri" w:cs="Calibri"/>
          <w:lang w:val="en-GB"/>
        </w:rPr>
        <w:t xml:space="preserve">. </w:t>
      </w:r>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w:t>
      </w:r>
      <w:proofErr w:type="spellStart"/>
      <w:r w:rsidR="00687555">
        <w:rPr>
          <w:rFonts w:ascii="Calibri" w:eastAsia="Calibri" w:hAnsi="Calibri" w:cs="Calibri"/>
          <w:lang w:val="en-GB"/>
        </w:rPr>
        <w:t>hemodialysis</w:t>
      </w:r>
      <w:proofErr w:type="spellEnd"/>
      <w:r w:rsidR="00687555">
        <w:rPr>
          <w:rFonts w:ascii="Calibri" w:eastAsia="Calibri" w:hAnsi="Calibri" w:cs="Calibri"/>
          <w:lang w:val="en-GB"/>
        </w:rPr>
        <w:t>)</w:t>
      </w:r>
      <w:r w:rsidR="0059528B" w:rsidRPr="0059528B">
        <w:rPr>
          <w:rFonts w:ascii="Calibri" w:eastAsia="Calibri" w:hAnsi="Calibri" w:cs="Calibri"/>
          <w:lang w:val="en-GB"/>
        </w:rPr>
        <w:t>.</w:t>
      </w:r>
      <w:r w:rsidR="00C56785">
        <w:rPr>
          <w:rFonts w:ascii="Calibri" w:eastAsia="Calibri" w:hAnsi="Calibri" w:cs="Calibri"/>
          <w:lang w:val="en-GB"/>
        </w:rPr>
        <w:t xml:space="preserve"> </w:t>
      </w:r>
      <w:r w:rsidR="000B3CED">
        <w:rPr>
          <w:rFonts w:ascii="Calibri" w:eastAsia="Calibri" w:hAnsi="Calibri" w:cs="Calibri"/>
          <w:lang w:val="en-GB"/>
        </w:rPr>
        <w:t>The larger the total health benefit associated with surgery, the more can potentially be lost by postponing.</w:t>
      </w:r>
    </w:p>
    <w:p w14:paraId="0C64731C" w14:textId="77777777" w:rsidR="005975DE" w:rsidRDefault="005975DE" w:rsidP="00153762">
      <w:pPr>
        <w:spacing w:line="276" w:lineRule="auto"/>
        <w:rPr>
          <w:rFonts w:ascii="Calibri" w:eastAsia="Calibri" w:hAnsi="Calibri" w:cs="Calibri"/>
          <w:lang w:val="en-GB"/>
        </w:rPr>
      </w:pPr>
    </w:p>
    <w:p w14:paraId="29EA2088" w14:textId="1812EFB9" w:rsidR="001D4731" w:rsidRPr="0059528B" w:rsidRDefault="005975DE" w:rsidP="00153762">
      <w:pPr>
        <w:spacing w:line="276" w:lineRule="auto"/>
        <w:rPr>
          <w:rFonts w:ascii="Calibri" w:eastAsia="Calibri" w:hAnsi="Calibri" w:cs="Calibri"/>
          <w:lang w:val="en-GB"/>
        </w:rPr>
      </w:pPr>
      <w:r>
        <w:rPr>
          <w:rFonts w:ascii="Calibri" w:eastAsia="Calibri" w:hAnsi="Calibri" w:cs="Calibri"/>
          <w:lang w:val="en-GB"/>
        </w:rPr>
        <w:t xml:space="preserve">Nevertheless, </w:t>
      </w:r>
      <w:r w:rsidR="000B3CED">
        <w:rPr>
          <w:rFonts w:ascii="Calibri" w:eastAsia="Calibri" w:hAnsi="Calibri" w:cs="Calibri"/>
          <w:lang w:val="en-GB"/>
        </w:rPr>
        <w:t xml:space="preserve">QoL </w:t>
      </w:r>
      <w:r>
        <w:rPr>
          <w:rFonts w:ascii="Calibri" w:eastAsia="Calibri" w:hAnsi="Calibri" w:cs="Calibri"/>
          <w:lang w:val="en-GB"/>
        </w:rPr>
        <w:t xml:space="preserve">is important to </w:t>
      </w:r>
      <w:r w:rsidR="00FC6CF2">
        <w:rPr>
          <w:rFonts w:ascii="Calibri" w:eastAsia="Calibri" w:hAnsi="Calibri" w:cs="Calibri"/>
          <w:lang w:val="en-GB"/>
        </w:rPr>
        <w:t>include</w:t>
      </w:r>
      <w:r>
        <w:rPr>
          <w:rFonts w:ascii="Calibri" w:eastAsia="Calibri" w:hAnsi="Calibri" w:cs="Calibri"/>
          <w:lang w:val="en-GB"/>
        </w:rPr>
        <w:t>, because it</w:t>
      </w:r>
      <w:r w:rsidR="00580DB7">
        <w:rPr>
          <w:rFonts w:ascii="Calibri" w:eastAsia="Calibri" w:hAnsi="Calibri" w:cs="Calibri"/>
          <w:lang w:val="en-GB"/>
        </w:rPr>
        <w:t xml:space="preserve"> substantially impacts urgency</w:t>
      </w:r>
      <w:r w:rsidR="00687555">
        <w:rPr>
          <w:rFonts w:ascii="Calibri" w:eastAsia="Calibri" w:hAnsi="Calibri" w:cs="Calibri"/>
          <w:lang w:val="en-GB"/>
        </w:rPr>
        <w:t xml:space="preserve"> of some surgeries</w:t>
      </w:r>
      <w:r w:rsidR="00580DB7">
        <w:rPr>
          <w:rFonts w:ascii="Calibri" w:eastAsia="Calibri" w:hAnsi="Calibri" w:cs="Calibri"/>
          <w:lang w:val="en-GB"/>
        </w:rPr>
        <w:t>. I</w:t>
      </w:r>
      <w:r w:rsidR="00793D96">
        <w:rPr>
          <w:rFonts w:ascii="Calibri" w:eastAsia="Calibri" w:hAnsi="Calibri" w:cs="Calibri"/>
          <w:lang w:val="en-GB"/>
        </w:rPr>
        <w:t>mplantation of a left-ventricle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QoL was not taken into account</w:t>
      </w:r>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r w:rsidR="00687555">
        <w:rPr>
          <w:rFonts w:ascii="Calibri" w:eastAsia="Calibri" w:hAnsi="Calibri" w:cs="Calibri"/>
          <w:lang w:val="en-GB"/>
        </w:rPr>
        <w:t xml:space="preserve">QoL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QoL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83&lt;/sup&gt;","plainTextFormattedCitation":"83","previouslyFormattedCitation":"&lt;sup&gt;83&lt;/sup&gt;"},"properties":{"noteIndex":0},"schema":"https://github.com/citation-style-language/schema/raw/master/csl-citation.json"}</w:instrText>
      </w:r>
      <w:r w:rsidR="00423703">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83</w:t>
      </w:r>
      <w:r w:rsidR="00423703">
        <w:rPr>
          <w:rFonts w:ascii="Calibri" w:eastAsia="Calibri" w:hAnsi="Calibri" w:cs="Calibri"/>
          <w:lang w:val="en-GB"/>
        </w:rPr>
        <w:fldChar w:fldCharType="end"/>
      </w:r>
      <w:r w:rsidR="00F7364F">
        <w:rPr>
          <w:rFonts w:ascii="Calibri" w:eastAsia="Calibri" w:hAnsi="Calibri" w:cs="Calibri"/>
          <w:lang w:val="en-GB"/>
        </w:rPr>
        <w:t xml:space="preserve"> </w:t>
      </w:r>
      <w:commentRangeStart w:id="33"/>
      <w:r w:rsidR="00580DB7">
        <w:rPr>
          <w:rFonts w:ascii="Calibri" w:eastAsia="Calibri" w:hAnsi="Calibri" w:cs="Calibri"/>
          <w:lang w:val="en-GB"/>
        </w:rPr>
        <w:t>B</w:t>
      </w:r>
      <w:r w:rsidR="00793D96">
        <w:rPr>
          <w:rFonts w:ascii="Calibri" w:eastAsia="Calibri" w:hAnsi="Calibri" w:cs="Calibri"/>
          <w:lang w:val="en-GB"/>
        </w:rPr>
        <w:t xml:space="preserve">y </w:t>
      </w:r>
      <w:r w:rsidR="00580DB7">
        <w:rPr>
          <w:rFonts w:ascii="Calibri" w:eastAsia="Calibri" w:hAnsi="Calibri" w:cs="Calibri"/>
          <w:lang w:val="en-GB"/>
        </w:rPr>
        <w:t xml:space="preserve">disregarding </w:t>
      </w:r>
      <w:r w:rsidR="00FC6CF2">
        <w:rPr>
          <w:rFonts w:ascii="Calibri" w:eastAsia="Calibri" w:hAnsi="Calibri" w:cs="Calibri"/>
          <w:lang w:val="en-GB"/>
        </w:rPr>
        <w:t>QoL</w:t>
      </w:r>
      <w:r w:rsidR="00793D96">
        <w:rPr>
          <w:rFonts w:ascii="Calibri" w:eastAsia="Calibri" w:hAnsi="Calibri" w:cs="Calibri"/>
          <w:lang w:val="en-GB"/>
        </w:rPr>
        <w:t xml:space="preserve"> </w:t>
      </w:r>
      <w:r w:rsidR="00580DB7">
        <w:rPr>
          <w:rFonts w:ascii="Calibri" w:eastAsia="Calibri" w:hAnsi="Calibri" w:cs="Calibri"/>
          <w:lang w:val="en-GB"/>
        </w:rPr>
        <w:t>(setting</w:t>
      </w:r>
      <w:r w:rsidR="00FC6CF2">
        <w:rPr>
          <w:rFonts w:ascii="Calibri" w:eastAsia="Calibri" w:hAnsi="Calibri" w:cs="Calibri"/>
          <w:lang w:val="en-GB"/>
        </w:rPr>
        <w:t xml:space="preserve"> it</w:t>
      </w:r>
      <w:r w:rsidR="00580DB7">
        <w:rPr>
          <w:rFonts w:ascii="Calibri" w:eastAsia="Calibri" w:hAnsi="Calibri" w:cs="Calibri"/>
          <w:lang w:val="en-GB"/>
        </w:rPr>
        <w:t xml:space="preserve"> to </w:t>
      </w:r>
      <w:r w:rsidR="00793D96">
        <w:rPr>
          <w:rFonts w:ascii="Calibri" w:eastAsia="Calibri" w:hAnsi="Calibri" w:cs="Calibri"/>
          <w:lang w:val="en-GB"/>
        </w:rPr>
        <w:t>1</w:t>
      </w:r>
      <w:r w:rsidR="00580DB7">
        <w:rPr>
          <w:rFonts w:ascii="Calibri" w:eastAsia="Calibri" w:hAnsi="Calibri" w:cs="Calibri"/>
          <w:lang w:val="en-GB"/>
        </w:rPr>
        <w:t>), the expected health benefit was much greater</w:t>
      </w:r>
      <w:r w:rsidR="00687555">
        <w:rPr>
          <w:rFonts w:ascii="Calibri" w:eastAsia="Calibri" w:hAnsi="Calibri" w:cs="Calibri"/>
          <w:lang w:val="en-GB"/>
        </w:rPr>
        <w:t>, because the surgery is associated with a substantial amount of life years</w:t>
      </w:r>
      <w:r w:rsidR="00793D96">
        <w:rPr>
          <w:rFonts w:ascii="Calibri" w:eastAsia="Calibri" w:hAnsi="Calibri" w:cs="Calibri"/>
          <w:lang w:val="en-GB"/>
        </w:rPr>
        <w:t>.</w:t>
      </w:r>
      <w:commentRangeEnd w:id="33"/>
      <w:r w:rsidR="00FC6CF2">
        <w:rPr>
          <w:rStyle w:val="Verwijzingopmerking"/>
          <w:rFonts w:asciiTheme="minorHAnsi" w:eastAsiaTheme="minorHAnsi" w:hAnsiTheme="minorHAnsi" w:cstheme="minorBidi"/>
          <w:lang w:val="en-GB"/>
        </w:rPr>
        <w:commentReference w:id="33"/>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QoL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he preoperative and postoperative quality of life differed substantially (0.56 and 0.95, 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w:t>
      </w:r>
      <w:proofErr w:type="spellStart"/>
      <w:r w:rsidR="00764BAA">
        <w:rPr>
          <w:rFonts w:ascii="Calibri" w:eastAsia="Calibri" w:hAnsi="Calibri" w:cs="Calibri"/>
          <w:lang w:val="en-GB"/>
        </w:rPr>
        <w:t>tumor</w:t>
      </w:r>
      <w:proofErr w:type="spellEnd"/>
      <w:r w:rsidR="00764BAA">
        <w:rPr>
          <w:rFonts w:ascii="Calibri" w:eastAsia="Calibri" w:hAnsi="Calibri" w:cs="Calibri"/>
          <w:lang w:val="en-GB"/>
        </w:rPr>
        <w:t xml:space="preserve">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84&lt;/sup&gt;","plainTextFormattedCitation":"84","previouslyFormattedCitation":"&lt;sup&gt;84&lt;/sup&gt;"},"properties":{"noteIndex":0},"schema":"https://github.com/citation-style-language/schema/raw/master/csl-citation.json"}</w:instrText>
      </w:r>
      <w:r w:rsidR="00764BAA">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84</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57&lt;/sup&gt;","plainTextFormattedCitation":"57","previouslyFormattedCitation":"&lt;sup&gt;49&lt;/sup&gt;"},"properties":{"noteIndex":0},"schema":"https://github.com/citation-style-language/schema/raw/master/csl-citation.json"}</w:instrText>
      </w:r>
      <w:r w:rsidR="00764BAA">
        <w:rPr>
          <w:rFonts w:ascii="Calibri" w:eastAsia="Calibri" w:hAnsi="Calibri" w:cs="Calibri"/>
          <w:lang w:val="en-GB"/>
        </w:rPr>
        <w:fldChar w:fldCharType="separate"/>
      </w:r>
      <w:r w:rsidR="006C2355" w:rsidRPr="006C2355">
        <w:rPr>
          <w:rFonts w:ascii="Calibri" w:eastAsia="Calibri" w:hAnsi="Calibri" w:cs="Calibri"/>
          <w:noProof/>
          <w:vertAlign w:val="superscript"/>
          <w:lang w:val="en-GB"/>
        </w:rPr>
        <w:t>57</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r w:rsidR="00241B01">
        <w:rPr>
          <w:rFonts w:ascii="Calibri" w:eastAsia="Calibri" w:hAnsi="Calibri" w:cs="Calibri"/>
          <w:lang w:val="en-GB"/>
        </w:rPr>
        <w:t>QoL</w:t>
      </w:r>
      <w:r w:rsidR="00793D96">
        <w:rPr>
          <w:rFonts w:ascii="Calibri" w:eastAsia="Calibri" w:hAnsi="Calibri" w:cs="Calibri"/>
          <w:lang w:val="en-GB"/>
        </w:rPr>
        <w:t xml:space="preserve"> into account </w:t>
      </w:r>
      <w:r w:rsidR="00580DB7">
        <w:rPr>
          <w:rFonts w:ascii="Calibri" w:eastAsia="Calibri" w:hAnsi="Calibri" w:cs="Calibri"/>
          <w:lang w:val="en-GB"/>
        </w:rPr>
        <w:t>resulted in a much lower rank, because the total health benefit decreased.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7AB91D23" w14:textId="77777777" w:rsidR="001D4731" w:rsidRPr="00912A1A" w:rsidRDefault="001D4731" w:rsidP="00153762">
      <w:pPr>
        <w:spacing w:line="276" w:lineRule="auto"/>
        <w:rPr>
          <w:rFonts w:ascii="Calibri" w:eastAsia="Calibri" w:hAnsi="Calibri" w:cs="Calibri"/>
          <w:i/>
          <w:u w:val="single"/>
          <w:lang w:val="en-GB"/>
        </w:rPr>
      </w:pPr>
    </w:p>
    <w:p w14:paraId="4B9B240C" w14:textId="3199E037"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439A1">
        <w:rPr>
          <w:rFonts w:ascii="Calibri" w:eastAsia="Calibri" w:hAnsi="Calibri" w:cs="Calibri"/>
          <w:lang w:val="en-GB"/>
        </w:rPr>
        <w:t>scarcest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 xml:space="preserve">surgeries in our hospital to perform in this context. However, there are contexts were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a dynamic 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306C7284"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Although this 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w:t>
      </w:r>
      <w:proofErr w:type="spellStart"/>
      <w:r w:rsidR="001D4731">
        <w:rPr>
          <w:rFonts w:ascii="Calibri" w:eastAsia="Calibri" w:hAnsi="Calibri" w:cs="Calibri"/>
        </w:rPr>
        <w:t>or</w:t>
      </w:r>
      <w:proofErr w:type="spellEnd"/>
      <w:r w:rsidR="001D4731">
        <w:rPr>
          <w:rFonts w:ascii="Calibri" w:eastAsia="Calibri" w:hAnsi="Calibri" w:cs="Calibri"/>
        </w:rPr>
        <w:t xml:space="preserve"> I</w:t>
      </w:r>
      <w:r w:rsidR="008D4609">
        <w:rPr>
          <w:rFonts w:ascii="Calibri" w:eastAsia="Calibri" w:hAnsi="Calibri" w:cs="Calibri"/>
        </w:rPr>
        <w:t>ntensive care unit (ICU)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in state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423703">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712419">
        <w:rPr>
          <w:rFonts w:ascii="Calibri" w:eastAsia="Calibri" w:hAnsi="Calibri" w:cs="Calibri"/>
        </w:rPr>
        <w:fldChar w:fldCharType="separate"/>
      </w:r>
      <w:r w:rsidR="00712419" w:rsidRPr="00712419">
        <w:rPr>
          <w:rFonts w:ascii="Calibri" w:eastAsia="Calibri" w:hAnsi="Calibri" w:cs="Calibri"/>
          <w:noProof/>
          <w:vertAlign w:val="superscript"/>
        </w:rPr>
        <w:t>14</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 xml:space="preserve">might be explored to assess the viability of our approach, and </w:t>
      </w:r>
      <w:r w:rsidR="00E07D53">
        <w:rPr>
          <w:rFonts w:ascii="Calibri" w:eastAsia="Calibri" w:hAnsi="Calibri" w:cs="Calibri"/>
        </w:rPr>
        <w:t xml:space="preserve">to </w:t>
      </w:r>
      <w:r w:rsidR="00F94B06">
        <w:rPr>
          <w:rFonts w:ascii="Calibri" w:eastAsia="Calibri" w:hAnsi="Calibri" w:cs="Calibri"/>
        </w:rPr>
        <w:t xml:space="preserve">find </w:t>
      </w:r>
      <w:r w:rsidR="00B6060C">
        <w:rPr>
          <w:rFonts w:ascii="Calibri" w:eastAsia="Calibri" w:hAnsi="Calibri" w:cs="Calibri"/>
        </w:rPr>
        <w:t xml:space="preserve">the scope of </w:t>
      </w:r>
      <w:r w:rsidR="00F727B4">
        <w:rPr>
          <w:rFonts w:ascii="Calibri" w:eastAsia="Calibri" w:hAnsi="Calibri" w:cs="Calibri"/>
        </w:rPr>
        <w:t>surgeries</w:t>
      </w:r>
      <w:r w:rsidR="00B6060C">
        <w:rPr>
          <w:rFonts w:ascii="Calibri" w:eastAsia="Calibri" w:hAnsi="Calibri" w:cs="Calibri"/>
        </w:rPr>
        <w:t xml:space="preserve"> </w:t>
      </w:r>
      <w:r w:rsidR="00E07D53">
        <w:rPr>
          <w:rFonts w:ascii="Calibri" w:eastAsia="Calibri" w:hAnsi="Calibri" w:cs="Calibri"/>
        </w:rPr>
        <w:t>where our approach is applicable</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54306D00"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Pr="0092480E">
        <w:rPr>
          <w:rFonts w:ascii="Calibri" w:hAnsi="Calibri" w:cs="Calibri"/>
        </w:rPr>
        <w:t xml:space="preserve">practical </w:t>
      </w:r>
      <w:commentRangeStart w:id="34"/>
      <w:r w:rsidR="00DE14AF" w:rsidRPr="0092480E">
        <w:rPr>
          <w:rFonts w:ascii="Calibri" w:hAnsi="Calibri" w:cs="Calibri"/>
        </w:rPr>
        <w:t>advantage</w:t>
      </w:r>
      <w:r w:rsidR="00163436" w:rsidRPr="0092480E">
        <w:rPr>
          <w:rFonts w:ascii="Calibri" w:hAnsi="Calibri" w:cs="Calibri"/>
        </w:rPr>
        <w:t>s</w:t>
      </w:r>
      <w:commentRangeEnd w:id="34"/>
      <w:r w:rsidR="00BB0B25">
        <w:rPr>
          <w:rStyle w:val="Verwijzingopmerking"/>
          <w:rFonts w:asciiTheme="minorHAnsi" w:eastAsiaTheme="minorHAnsi" w:hAnsiTheme="minorHAnsi" w:cstheme="minorBidi"/>
          <w:lang w:val="en-GB"/>
        </w:rPr>
        <w:commentReference w:id="34"/>
      </w:r>
      <w:r w:rsidR="00DE14AF" w:rsidRPr="0092480E">
        <w:rPr>
          <w:rFonts w:ascii="Calibri" w:hAnsi="Calibri" w:cs="Calibri"/>
        </w:rPr>
        <w:t xml:space="preserve"> 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6C2355">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Control","id":"ITEM-1","issue":"4","issued":{"date-parts":[["2009"]]},"page":"417-435","title":"Impact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85&lt;/sup&gt;","plainTextFormattedCitation":"85","previouslyFormattedCitation":"&lt;sup&gt;85&lt;/sup&gt;"},"properties":{"noteIndex":0},"schema":"https://github.com/citation-style-language/schema/raw/master/csl-citation.json"}</w:instrText>
      </w:r>
      <w:r w:rsidR="0065107A" w:rsidRPr="0092480E">
        <w:rPr>
          <w:rFonts w:ascii="Calibri" w:hAnsi="Calibri" w:cs="Calibri"/>
        </w:rPr>
        <w:fldChar w:fldCharType="separate"/>
      </w:r>
      <w:r w:rsidR="0047125E" w:rsidRPr="0047125E">
        <w:rPr>
          <w:rFonts w:ascii="Calibri" w:hAnsi="Calibri" w:cs="Calibri"/>
          <w:noProof/>
          <w:vertAlign w:val="superscript"/>
        </w:rPr>
        <w:t>85</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give 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w:t>
      </w:r>
      <w:proofErr w:type="gramStart"/>
      <w:r w:rsidRPr="0092480E">
        <w:rPr>
          <w:rFonts w:ascii="Calibri" w:hAnsi="Calibri" w:cs="Calibri"/>
        </w:rPr>
        <w:t>decision making</w:t>
      </w:r>
      <w:proofErr w:type="gramEnd"/>
      <w:r w:rsidRPr="0092480E">
        <w:rPr>
          <w:rFonts w:ascii="Calibri" w:hAnsi="Calibri" w:cs="Calibri"/>
        </w:rPr>
        <w:t xml:space="preserve"> process of prioritization.</w:t>
      </w:r>
    </w:p>
    <w:p w14:paraId="54B64060" w14:textId="77777777" w:rsidR="00272DEE" w:rsidRPr="0092480E" w:rsidRDefault="00272DEE" w:rsidP="00153762">
      <w:pPr>
        <w:spacing w:line="276" w:lineRule="auto"/>
        <w:rPr>
          <w:rFonts w:ascii="Calibri" w:hAnsi="Calibri" w:cs="Calibri"/>
        </w:rPr>
      </w:pPr>
    </w:p>
    <w:p w14:paraId="19E3A109" w14:textId="3A236F04" w:rsidR="00E07D53" w:rsidRPr="0092480E" w:rsidRDefault="006479D9" w:rsidP="00153762">
      <w:pPr>
        <w:spacing w:line="276" w:lineRule="auto"/>
        <w:rPr>
          <w:rFonts w:ascii="Calibri" w:hAnsi="Calibri" w:cs="Calibri"/>
        </w:rPr>
      </w:pPr>
      <w:r w:rsidRPr="0092480E">
        <w:rPr>
          <w:rFonts w:ascii="Calibri" w:hAnsi="Calibri" w:cs="Calibri"/>
        </w:rPr>
        <w:t>Since all models are, by definition, a simplification of reality, our model has several limitations. First, we assume that all surgeries are successful. We do not simulate adverse events, like major bleedings or death due to surgery. We also did</w:t>
      </w:r>
      <w:r w:rsidR="00F323B8" w:rsidRPr="0092480E">
        <w:rPr>
          <w:rFonts w:ascii="Calibri" w:hAnsi="Calibri" w:cs="Calibri"/>
        </w:rPr>
        <w:t xml:space="preserve"> no</w:t>
      </w:r>
      <w:r w:rsidRPr="0092480E">
        <w:rPr>
          <w:rFonts w:ascii="Calibri" w:hAnsi="Calibri" w:cs="Calibri"/>
        </w:rPr>
        <w:t>t incorporate the potential reduction of QoL due to these adverse events or QoL reduction of a temporary period of recovery after surgery. Because of these assumptions, the overall QALYs associated with the surgery should not be interpreted as absolute estimate</w:t>
      </w:r>
      <w:r w:rsidR="00330D41">
        <w:rPr>
          <w:rFonts w:ascii="Calibri" w:hAnsi="Calibri" w:cs="Calibri"/>
        </w:rPr>
        <w:t xml:space="preserve">. They </w:t>
      </w:r>
      <w:r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Pr="0092480E">
        <w:rPr>
          <w:rFonts w:ascii="Calibri" w:hAnsi="Calibri" w:cs="Calibri"/>
        </w:rPr>
        <w:t xml:space="preserve">. However, these assumptions were considered reasonable to achieve the main goal of this study: when surgery without delay is compared to surgery with delay, the harm in both scenarios is similar and therefore cancels out. </w:t>
      </w:r>
    </w:p>
    <w:p w14:paraId="5B98ADB8" w14:textId="2AE811D5" w:rsidR="741EF303" w:rsidRPr="0092480E" w:rsidRDefault="00712419" w:rsidP="00153762">
      <w:pPr>
        <w:spacing w:line="276" w:lineRule="auto"/>
        <w:ind w:firstLine="720"/>
        <w:rPr>
          <w:rFonts w:ascii="Calibri" w:hAnsi="Calibri" w:cs="Calibri"/>
        </w:rPr>
      </w:pPr>
      <w:r>
        <w:rPr>
          <w:rFonts w:ascii="Calibri" w:hAnsi="Calibri" w:cs="Calibri"/>
        </w:rPr>
        <w:t>Second</w:t>
      </w:r>
      <w:r w:rsidR="2EC87C9A" w:rsidRPr="0092480E">
        <w:rPr>
          <w:rFonts w:ascii="Calibri" w:hAnsi="Calibri" w:cs="Calibri"/>
        </w:rPr>
        <w:t xml:space="preserve">, we used a </w:t>
      </w:r>
      <w:commentRangeStart w:id="35"/>
      <w:r w:rsidR="2EC87C9A" w:rsidRPr="0092480E">
        <w:rPr>
          <w:rFonts w:ascii="Calibri" w:hAnsi="Calibri" w:cs="Calibri"/>
        </w:rPr>
        <w:t xml:space="preserve">linear approximation </w:t>
      </w:r>
      <w:commentRangeEnd w:id="35"/>
      <w:r w:rsidR="0009687E">
        <w:rPr>
          <w:rStyle w:val="Verwijzingopmerking"/>
          <w:rFonts w:asciiTheme="minorHAnsi" w:eastAsiaTheme="minorHAnsi" w:hAnsiTheme="minorHAnsi" w:cstheme="minorBidi"/>
          <w:lang w:val="en-GB"/>
        </w:rPr>
        <w:commentReference w:id="35"/>
      </w:r>
      <w:r w:rsidR="2EC87C9A" w:rsidRPr="0092480E">
        <w:rPr>
          <w:rFonts w:ascii="Calibri" w:hAnsi="Calibri" w:cs="Calibri"/>
        </w:rPr>
        <w:t xml:space="preserve">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first phase of delay. </w:t>
      </w:r>
      <w:r w:rsidR="0BBF3570" w:rsidRPr="0092480E">
        <w:rPr>
          <w:rFonts w:ascii="Calibri" w:hAnsi="Calibri" w:cs="Calibri"/>
        </w:rPr>
        <w:t xml:space="preserve">We </w:t>
      </w:r>
      <w:r w:rsidR="0BBF3570" w:rsidRPr="0092480E">
        <w:rPr>
          <w:rFonts w:ascii="Calibri" w:hAnsi="Calibri" w:cs="Calibri"/>
        </w:rPr>
        <w:lastRenderedPageBreak/>
        <w:t xml:space="preserve">have chosen for this pragmatic approach because </w:t>
      </w:r>
      <w:r w:rsidR="001F69FD" w:rsidRPr="0092480E">
        <w:rPr>
          <w:rFonts w:ascii="Calibri" w:hAnsi="Calibri" w:cs="Calibri"/>
        </w:rPr>
        <w:t>we did not specifically design the model to validly estimate the curvature in this descend.</w:t>
      </w:r>
    </w:p>
    <w:p w14:paraId="60120856" w14:textId="47FD2003" w:rsidR="741EF303" w:rsidRDefault="00712419" w:rsidP="00153762">
      <w:pPr>
        <w:spacing w:line="276" w:lineRule="auto"/>
        <w:ind w:firstLine="720"/>
        <w:rPr>
          <w:rFonts w:ascii="Calibri" w:hAnsi="Calibri" w:cs="Calibri"/>
        </w:rPr>
      </w:pPr>
      <w:r>
        <w:rPr>
          <w:rFonts w:ascii="Calibri" w:hAnsi="Calibri" w:cs="Calibri"/>
        </w:rPr>
        <w:t>Third</w:t>
      </w:r>
      <w:r w:rsidR="41D95270" w:rsidRPr="0092480E">
        <w:rPr>
          <w:rFonts w:ascii="Calibri" w:hAnsi="Calibri" w:cs="Calibri"/>
        </w:rPr>
        <w:t xml:space="preserve">, there are methodological issues with the fact that we calculated QALYs by the disutility weights by the WHO. </w:t>
      </w:r>
      <w:commentRangeStart w:id="36"/>
      <w:commentRangeStart w:id="37"/>
      <w:r w:rsidR="41D95270" w:rsidRPr="0092480E">
        <w:rPr>
          <w:rFonts w:ascii="Calibri" w:hAnsi="Calibri" w:cs="Calibri"/>
          <w:highlight w:val="yellow"/>
        </w:rPr>
        <w:t>…</w:t>
      </w:r>
      <w:r w:rsidR="7E6DAD03" w:rsidRPr="0092480E">
        <w:rPr>
          <w:rFonts w:ascii="Calibri" w:hAnsi="Calibri" w:cs="Calibri"/>
          <w:highlight w:val="yellow"/>
        </w:rPr>
        <w:t xml:space="preserve"> </w:t>
      </w:r>
      <w:commentRangeEnd w:id="36"/>
      <w:r w:rsidR="00FE2640" w:rsidRPr="0092480E">
        <w:rPr>
          <w:rStyle w:val="Verwijzingopmerking"/>
          <w:rFonts w:ascii="Calibri" w:hAnsi="Calibri" w:cs="Calibri"/>
        </w:rPr>
        <w:commentReference w:id="36"/>
      </w:r>
      <w:commentRangeEnd w:id="37"/>
      <w:r w:rsidR="00CD04DB">
        <w:rPr>
          <w:rStyle w:val="Verwijzingopmerking"/>
          <w:rFonts w:asciiTheme="minorHAnsi" w:eastAsiaTheme="minorHAnsi" w:hAnsiTheme="minorHAnsi" w:cstheme="minorBidi"/>
          <w:lang w:val="en-GB"/>
        </w:rPr>
        <w:commentReference w:id="37"/>
      </w:r>
      <w:r w:rsidR="7E6DAD03" w:rsidRPr="0092480E">
        <w:rPr>
          <w:rFonts w:ascii="Calibri" w:hAnsi="Calibri" w:cs="Calibri"/>
        </w:rPr>
        <w:t xml:space="preserve"> There are also multiple methodological, ethical, and </w:t>
      </w:r>
      <w:r w:rsidR="54C66DAE" w:rsidRPr="0092480E">
        <w:rPr>
          <w:rFonts w:ascii="Calibri" w:hAnsi="Calibri" w:cs="Calibri"/>
        </w:rPr>
        <w:t xml:space="preserve">contextual </w:t>
      </w:r>
      <w:r w:rsidR="7E6DAD03" w:rsidRPr="0092480E">
        <w:rPr>
          <w:rFonts w:ascii="Calibri" w:hAnsi="Calibri" w:cs="Calibri"/>
        </w:rPr>
        <w:t>disadvantages of using QALYs</w:t>
      </w:r>
      <w:r w:rsidR="002F3C82" w:rsidRPr="0092480E">
        <w:rPr>
          <w:rFonts w:ascii="Calibri" w:hAnsi="Calibri" w:cs="Calibri"/>
        </w:rPr>
        <w:t>.</w:t>
      </w:r>
      <w:r w:rsidR="00055008" w:rsidRPr="0092480E">
        <w:rPr>
          <w:rFonts w:ascii="Calibri" w:hAnsi="Calibri" w:cs="Calibri"/>
        </w:rPr>
        <w:fldChar w:fldCharType="begin" w:fldLock="1"/>
      </w:r>
      <w:r w:rsidR="006C2355">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86&lt;/sup&gt;","plainTextFormattedCitation":"86","previouslyFormattedCitation":"&lt;sup&gt;86&lt;/sup&gt;"},"properties":{"noteIndex":0},"schema":"https://github.com/citation-style-language/schema/raw/master/csl-citation.json"}</w:instrText>
      </w:r>
      <w:r w:rsidR="00055008" w:rsidRPr="0092480E">
        <w:rPr>
          <w:rFonts w:ascii="Calibri" w:hAnsi="Calibri" w:cs="Calibri"/>
        </w:rPr>
        <w:fldChar w:fldCharType="separate"/>
      </w:r>
      <w:r w:rsidR="0047125E" w:rsidRPr="0047125E">
        <w:rPr>
          <w:rFonts w:ascii="Calibri" w:hAnsi="Calibri" w:cs="Calibri"/>
          <w:noProof/>
          <w:vertAlign w:val="superscript"/>
        </w:rPr>
        <w:t>86</w:t>
      </w:r>
      <w:r w:rsidR="00055008" w:rsidRPr="0092480E">
        <w:rPr>
          <w:rFonts w:ascii="Calibri" w:hAnsi="Calibri" w:cs="Calibri"/>
        </w:rPr>
        <w:fldChar w:fldCharType="end"/>
      </w:r>
    </w:p>
    <w:p w14:paraId="3551C310" w14:textId="4B4E40DC" w:rsidR="007C7AFC" w:rsidRDefault="00712419" w:rsidP="00153762">
      <w:pPr>
        <w:spacing w:line="276" w:lineRule="auto"/>
        <w:ind w:firstLine="720"/>
        <w:rPr>
          <w:rFonts w:ascii="Calibri" w:hAnsi="Calibri" w:cs="Calibri"/>
        </w:rPr>
      </w:pPr>
      <w:r>
        <w:rPr>
          <w:rFonts w:ascii="Calibri" w:hAnsi="Calibri" w:cs="Calibri"/>
        </w:rPr>
        <w:t>Fourth</w:t>
      </w:r>
      <w:r w:rsidR="007C7AFC">
        <w:rPr>
          <w:rFonts w:ascii="Calibri" w:hAnsi="Calibri" w:cs="Calibri"/>
        </w:rPr>
        <w:t xml:space="preserve">, we did not include the potential impact on QoL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B2D924B" w14:textId="16326192" w:rsidR="00992E03" w:rsidRPr="0092480E" w:rsidRDefault="00992E03" w:rsidP="00153762">
      <w:pPr>
        <w:spacing w:line="276" w:lineRule="auto"/>
        <w:ind w:firstLine="720"/>
        <w:rPr>
          <w:rFonts w:ascii="Calibri" w:hAnsi="Calibri" w:cs="Calibri"/>
        </w:rPr>
      </w:pPr>
      <w:r>
        <w:rPr>
          <w:rFonts w:ascii="Calibri" w:hAnsi="Calibri" w:cs="Calibri"/>
        </w:rPr>
        <w:t>Fifth, we found that</w:t>
      </w:r>
      <w:r w:rsidR="00287406">
        <w:rPr>
          <w:rFonts w:ascii="Calibri" w:hAnsi="Calibri" w:cs="Calibri"/>
        </w:rPr>
        <w:t xml:space="preserve"> absolute</w:t>
      </w:r>
      <w:r>
        <w:rPr>
          <w:rFonts w:ascii="Calibri" w:hAnsi="Calibri" w:cs="Calibri"/>
        </w:rPr>
        <w:t xml:space="preserve"> QoL was estimated higher in the second expert session. However, the relevant measure of QoL in our model is the difference between preoperative and postoperative QoL, which did not differ significantly</w:t>
      </w:r>
      <w:r w:rsidR="00D13F7C">
        <w:rPr>
          <w:rFonts w:ascii="Calibri" w:hAnsi="Calibri" w:cs="Calibri"/>
        </w:rPr>
        <w:t xml:space="preserve"> between the two sessions</w:t>
      </w:r>
      <w:r>
        <w:rPr>
          <w:rFonts w:ascii="Calibri" w:hAnsi="Calibri" w:cs="Calibri"/>
        </w:rPr>
        <w:t xml:space="preserve">. </w:t>
      </w:r>
      <w:r w:rsidR="002960DB">
        <w:rPr>
          <w:rFonts w:ascii="Calibri" w:hAnsi="Calibri" w:cs="Calibri"/>
        </w:rPr>
        <w:t xml:space="preserve">Although our estimates remain valid, </w:t>
      </w:r>
      <w:r>
        <w:rPr>
          <w:rFonts w:ascii="Calibri" w:hAnsi="Calibri" w:cs="Calibri"/>
        </w:rPr>
        <w:t>it might be reasonable to validate our QoL estimates in a larger sample of experts.</w:t>
      </w:r>
    </w:p>
    <w:p w14:paraId="538CA534" w14:textId="77777777" w:rsidR="000F224F" w:rsidRDefault="000F224F" w:rsidP="00153762">
      <w:pPr>
        <w:spacing w:line="276" w:lineRule="auto"/>
        <w:rPr>
          <w:rFonts w:ascii="Calibri" w:hAnsi="Calibri" w:cs="Calibri"/>
        </w:rPr>
      </w:pPr>
    </w:p>
    <w:p w14:paraId="4160D292" w14:textId="5D01AD65"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 developed further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 xml:space="preserve">support </w:t>
      </w:r>
      <w:r w:rsidR="00D236A1">
        <w:rPr>
          <w:rFonts w:ascii="Calibri" w:hAnsi="Calibri" w:cs="Calibri"/>
        </w:rPr>
        <w:t xml:space="preserve">base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 </w:t>
      </w:r>
      <w:r w:rsidR="00F83B1C">
        <w:rPr>
          <w:rFonts w:ascii="Calibri" w:hAnsi="Calibri" w:cs="Calibri"/>
        </w:rPr>
        <w:t xml:space="preserve">If </w:t>
      </w:r>
      <w:r w:rsidR="00D236A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Kop1"/>
        <w:spacing w:line="276" w:lineRule="auto"/>
      </w:pPr>
      <w:r w:rsidRPr="0092480E">
        <w:t>Conclusion</w:t>
      </w:r>
    </w:p>
    <w:p w14:paraId="7C0BF022" w14:textId="7AFD88CA" w:rsidR="00AC6F5A" w:rsidRPr="0092480E" w:rsidRDefault="00AC6F5A" w:rsidP="00153762">
      <w:pPr>
        <w:spacing w:line="276" w:lineRule="auto"/>
        <w:rPr>
          <w:rFonts w:ascii="Calibri" w:eastAsia="Calibri" w:hAnsi="Calibri" w:cs="Calibri"/>
        </w:rPr>
      </w:pPr>
      <w:r w:rsidRPr="0092480E">
        <w:rPr>
          <w:rFonts w:ascii="Calibri" w:eastAsia="Calibri" w:hAnsi="Calibri" w:cs="Calibri"/>
        </w:rPr>
        <w:t>Our decision model guides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(due to COVID-19</w:t>
      </w:r>
      <w:r w:rsidR="00173871">
        <w:rPr>
          <w:rFonts w:ascii="Calibri" w:eastAsia="Calibri" w:hAnsi="Calibri" w:cs="Calibri"/>
        </w:rPr>
        <w:t>)</w:t>
      </w:r>
      <w:r w:rsidRPr="0092480E">
        <w:rPr>
          <w:rFonts w:ascii="Calibri" w:eastAsia="Calibri" w:hAnsi="Calibri" w:cs="Calibri"/>
        </w:rPr>
        <w:t xml:space="preserve"> from a utilitarian perspective. The expected health loss due to delay could be quantified for semi-elective </w:t>
      </w:r>
      <w:r w:rsidR="00F727B4">
        <w:rPr>
          <w:rFonts w:ascii="Calibri" w:eastAsia="Calibri" w:hAnsi="Calibri" w:cs="Calibri"/>
        </w:rPr>
        <w:t>surgeries</w:t>
      </w:r>
      <w:r w:rsidRPr="0092480E">
        <w:rPr>
          <w:rFonts w:ascii="Calibri" w:eastAsia="Calibri" w:hAnsi="Calibri" w:cs="Calibri"/>
        </w:rPr>
        <w:t xml:space="preserve"> in our hospital. This observation 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approach is more transparent, more evidence-based, and more objective than the alternative strategy of triaging based on expert opinion</w:t>
      </w:r>
      <w:r w:rsidR="004163EC" w:rsidRPr="0092480E">
        <w:rPr>
          <w:rFonts w:ascii="Calibri" w:eastAsia="Calibri" w:hAnsi="Calibri" w:cs="Calibri"/>
        </w:rPr>
        <w:t xml:space="preserve">. </w:t>
      </w:r>
      <w:r w:rsidRPr="0092480E">
        <w:rPr>
          <w:rFonts w:ascii="Calibri" w:eastAsia="Calibri" w:hAnsi="Calibri" w:cs="Calibri"/>
        </w:rPr>
        <w:t>Placing this tool in the context of different ethical perspectives and combining it with capacity management tools is key to achieve large-scale implementation.</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5"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Pr="0092480E" w:rsidRDefault="00FE7393"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 xml:space="preserve">a </w:t>
      </w:r>
      <w:proofErr w:type="spellStart"/>
      <w:r w:rsidR="00AD5313">
        <w:rPr>
          <w:rFonts w:ascii="Calibri" w:hAnsi="Calibri" w:cs="Calibri"/>
          <w:lang w:val="en-US"/>
        </w:rPr>
        <w:t>preoperatieve</w:t>
      </w:r>
      <w:proofErr w:type="spellEnd"/>
      <w:r w:rsidR="00AD5313">
        <w:rPr>
          <w:rFonts w:ascii="Calibri" w:hAnsi="Calibri" w:cs="Calibri"/>
          <w:lang w:val="en-US"/>
        </w:rPr>
        <w:t xml:space="preserve"> health states (</w:t>
      </w:r>
      <w:r w:rsidR="00834B5E">
        <w:rPr>
          <w:rFonts w:ascii="Calibri" w:hAnsi="Calibri" w:cs="Calibri"/>
          <w:lang w:val="en-US"/>
        </w:rPr>
        <w:t>Preop</w:t>
      </w:r>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w:t>
      </w:r>
      <w:proofErr w:type="spellStart"/>
      <w:r w:rsidR="00AD5313">
        <w:rPr>
          <w:rFonts w:ascii="Calibri" w:hAnsi="Calibri" w:cs="Calibri"/>
          <w:lang w:val="en-US"/>
        </w:rPr>
        <w:t>postoperatieve</w:t>
      </w:r>
      <w:proofErr w:type="spellEnd"/>
      <w:r w:rsidR="00AD5313">
        <w:rPr>
          <w:rFonts w:ascii="Calibri" w:hAnsi="Calibri" w:cs="Calibri"/>
          <w:lang w:val="en-US"/>
        </w:rPr>
        <w:t xml:space="preser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Preop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Preop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ntinue to wait for their surgery (stay in the Preop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B02573" w:rsidR="00FE7393" w:rsidRPr="0092480E" w:rsidRDefault="004257EC"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1100D341" wp14:editId="38620864">
            <wp:extent cx="5963963" cy="3975976"/>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3963" cy="3975976"/>
                    </a:xfrm>
                    <a:prstGeom prst="rect">
                      <a:avLst/>
                    </a:prstGeom>
                  </pic:spPr>
                </pic:pic>
              </a:graphicData>
            </a:graphic>
          </wp:inline>
        </w:drawing>
      </w:r>
    </w:p>
    <w:p w14:paraId="15FF4786" w14:textId="1FC35365" w:rsidR="00FE7393" w:rsidRPr="00367FD8" w:rsidRDefault="00B308D5" w:rsidP="00153762">
      <w:pPr>
        <w:pStyle w:val="Bijschrift"/>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B61557">
        <w:rPr>
          <w:rFonts w:ascii="Calibri" w:hAnsi="Calibri" w:cs="Calibri"/>
          <w:b/>
          <w:iCs w:val="0"/>
          <w:lang w:val="en-US"/>
        </w:rPr>
        <w:t xml:space="preserve"> surgery/indication</w:t>
      </w:r>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316739B8">
            <wp:extent cx="5990699" cy="3993799"/>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0699" cy="3993799"/>
                    </a:xfrm>
                    <a:prstGeom prst="rect">
                      <a:avLst/>
                    </a:prstGeom>
                  </pic:spPr>
                </pic:pic>
              </a:graphicData>
            </a:graphic>
          </wp:inline>
        </w:drawing>
      </w:r>
    </w:p>
    <w:p w14:paraId="31B98CE2" w14:textId="03B7D103" w:rsidR="00367FD8" w:rsidRPr="00367FD8" w:rsidRDefault="00FE4DFF" w:rsidP="00153762">
      <w:pPr>
        <w:pStyle w:val="Bijschrift"/>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6C0698A2" w14:textId="0AAD343C" w:rsidR="00995228" w:rsidRPr="0092480E" w:rsidRDefault="006A6508" w:rsidP="00153762">
      <w:pPr>
        <w:pStyle w:val="Bijschrift"/>
        <w:spacing w:line="276" w:lineRule="auto"/>
        <w:rPr>
          <w:rFonts w:ascii="Calibri" w:hAnsi="Calibri" w:cs="Calibri"/>
        </w:rPr>
      </w:pPr>
      <w:r>
        <w:rPr>
          <w:rFonts w:ascii="Calibri" w:hAnsi="Calibri" w:cs="Calibri"/>
          <w:noProof/>
          <w:lang w:eastAsia="en-GB"/>
        </w:rPr>
        <w:lastRenderedPageBreak/>
        <w:drawing>
          <wp:inline distT="0" distB="0" distL="0" distR="0" wp14:anchorId="710726DD" wp14:editId="365DAF81">
            <wp:extent cx="5760719" cy="43205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19" cy="4320540"/>
                    </a:xfrm>
                    <a:prstGeom prst="rect">
                      <a:avLst/>
                    </a:prstGeom>
                  </pic:spPr>
                </pic:pic>
              </a:graphicData>
            </a:graphic>
          </wp:inline>
        </w:drawing>
      </w:r>
    </w:p>
    <w:p w14:paraId="622B1B14" w14:textId="0635B8AF" w:rsidR="00367FD8" w:rsidRPr="00367FD8" w:rsidRDefault="00EA5F14" w:rsidP="00153762">
      <w:pPr>
        <w:pStyle w:val="Bijschrift"/>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 xml:space="preserve">and the urgency in terms of </w:t>
      </w:r>
      <w:commentRangeStart w:id="38"/>
      <w:r w:rsidR="009D5E88">
        <w:rPr>
          <w:rFonts w:ascii="Calibri" w:hAnsi="Calibri" w:cs="Calibri"/>
          <w:lang w:val="en-US"/>
        </w:rPr>
        <w:t>QALY loss per month</w:t>
      </w:r>
      <w:commentRangeEnd w:id="38"/>
      <w:r w:rsidR="009C656C">
        <w:rPr>
          <w:rStyle w:val="Verwijzingopmerking"/>
          <w:i w:val="0"/>
          <w:iCs w:val="0"/>
          <w:color w:val="auto"/>
        </w:rPr>
        <w:commentReference w:id="38"/>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04C3747D" w14:textId="5B995A1C" w:rsidR="7B4F7ADD" w:rsidRPr="0092480E" w:rsidRDefault="7B4F7ADD" w:rsidP="00153762">
      <w:pPr>
        <w:spacing w:line="276" w:lineRule="auto"/>
        <w:rPr>
          <w:rFonts w:ascii="Calibri" w:hAnsi="Calibri" w:cs="Calibri"/>
          <w:b/>
          <w:bCs/>
        </w:rPr>
      </w:pPr>
      <w:r w:rsidRPr="0092480E">
        <w:rPr>
          <w:rFonts w:ascii="Calibri" w:hAnsi="Calibri" w:cs="Calibri"/>
          <w:b/>
          <w:bCs/>
        </w:rPr>
        <w:t xml:space="preserve"> </w:t>
      </w:r>
      <w:r w:rsidR="55C4D3E5" w:rsidRPr="0092480E">
        <w:rPr>
          <w:rFonts w:ascii="Calibri" w:hAnsi="Calibri" w:cs="Calibri"/>
          <w:b/>
          <w:bCs/>
          <w:highlight w:val="yellow"/>
        </w:rPr>
        <w:t>(</w:t>
      </w:r>
      <w:r w:rsidR="00A841EB" w:rsidRPr="0092480E">
        <w:rPr>
          <w:rFonts w:ascii="Calibri" w:hAnsi="Calibri" w:cs="Calibri"/>
          <w:b/>
          <w:bCs/>
          <w:highlight w:val="yellow"/>
        </w:rPr>
        <w:t>Please add your personal disclosures!</w:t>
      </w:r>
      <w:r w:rsidR="55C4D3E5" w:rsidRPr="0092480E">
        <w:rPr>
          <w:rFonts w:ascii="Calibri" w:hAnsi="Calibri" w:cs="Calibri"/>
          <w:b/>
          <w:bCs/>
          <w:highlight w:val="yellow"/>
        </w:rPr>
        <w:t>)</w:t>
      </w:r>
      <w:r w:rsidR="55C4D3E5" w:rsidRPr="0092480E">
        <w:rPr>
          <w:rFonts w:ascii="Calibri" w:hAnsi="Calibri" w:cs="Calibri"/>
          <w:b/>
          <w:bCs/>
        </w:rPr>
        <w:t xml:space="preserve"> </w:t>
      </w:r>
    </w:p>
    <w:p w14:paraId="42FECE54" w14:textId="35D0025F" w:rsidR="00111C46" w:rsidRPr="0092480E"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1557FFC8" w14:textId="77777777" w:rsidR="004A2A67" w:rsidRPr="0092480E" w:rsidRDefault="004A2A67" w:rsidP="00153762">
      <w:pPr>
        <w:spacing w:line="276" w:lineRule="auto"/>
        <w:rPr>
          <w:rFonts w:ascii="Calibri" w:hAnsi="Calibri" w:cs="Calibri"/>
        </w:rPr>
      </w:pPr>
    </w:p>
    <w:p w14:paraId="5EE9C11D" w14:textId="33078825" w:rsidR="757024FD" w:rsidRPr="0092480E" w:rsidRDefault="003E7E19" w:rsidP="00153762">
      <w:pPr>
        <w:spacing w:line="276" w:lineRule="auto"/>
        <w:rPr>
          <w:rFonts w:ascii="Calibri" w:hAnsi="Calibri" w:cs="Calibri"/>
        </w:rPr>
      </w:pPr>
      <w:r w:rsidRPr="0092480E">
        <w:rPr>
          <w:rFonts w:ascii="Calibri" w:hAnsi="Calibri" w:cs="Calibri"/>
          <w:b/>
          <w:bCs/>
        </w:rPr>
        <w:t>JVS no personal disclosures</w:t>
      </w:r>
    </w:p>
    <w:p w14:paraId="58CEC2A9" w14:textId="578DB2CA" w:rsidR="757024FD" w:rsidRPr="0092480E" w:rsidRDefault="3B29B903"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 xml:space="preserve">Acknowledgement </w:t>
      </w:r>
      <w:r w:rsidR="00A841EB" w:rsidRPr="0092480E">
        <w:rPr>
          <w:rFonts w:ascii="Calibri" w:hAnsi="Calibri" w:cs="Calibri"/>
          <w:b/>
          <w:bCs/>
          <w:highlight w:val="yellow"/>
        </w:rPr>
        <w:t>(Please add anyone we have to acknowledge here)</w:t>
      </w:r>
      <w:r w:rsidR="00A841EB" w:rsidRPr="0092480E">
        <w:rPr>
          <w:rFonts w:ascii="Calibri" w:eastAsiaTheme="majorEastAsia" w:hAnsi="Calibri" w:cs="Calibri"/>
          <w:color w:val="2E74B5" w:themeColor="accent1" w:themeShade="BF"/>
          <w:sz w:val="26"/>
          <w:szCs w:val="26"/>
        </w:rPr>
        <w:t xml:space="preserve"> </w:t>
      </w:r>
    </w:p>
    <w:p w14:paraId="79C69919" w14:textId="52EC5123" w:rsidR="004A2A67" w:rsidRPr="0092480E" w:rsidRDefault="004A2A67" w:rsidP="00153762">
      <w:pPr>
        <w:spacing w:line="276" w:lineRule="auto"/>
        <w:rPr>
          <w:rFonts w:ascii="Calibri" w:hAnsi="Calibri" w:cs="Calibri"/>
        </w:rPr>
      </w:pPr>
    </w:p>
    <w:p w14:paraId="5BB77800" w14:textId="2FB08EF3" w:rsidR="004A2A67" w:rsidRPr="00EC16D2" w:rsidRDefault="004A2A67" w:rsidP="00EC16D2">
      <w:r w:rsidRPr="00EC16D2">
        <w:rPr>
          <w:rFonts w:ascii="Calibri" w:hAnsi="Calibri" w:cs="Calibri"/>
        </w:rPr>
        <w:t xml:space="preserve">We are grateful for H. </w:t>
      </w:r>
      <w:proofErr w:type="spellStart"/>
      <w:r w:rsidRPr="00EC16D2">
        <w:rPr>
          <w:rFonts w:ascii="Calibri" w:hAnsi="Calibri" w:cs="Calibri"/>
        </w:rPr>
        <w:t>Karreman</w:t>
      </w:r>
      <w:proofErr w:type="spellEnd"/>
      <w:r w:rsidRPr="00EC16D2">
        <w:rPr>
          <w:rFonts w:ascii="Calibri" w:hAnsi="Calibri" w:cs="Calibri"/>
        </w:rPr>
        <w:t xml:space="preserve"> and C. Van der Velden - van der Graaf for the work they have done for the quality of life data collection. Moreover, we want to thank Ruben </w:t>
      </w:r>
      <w:proofErr w:type="spellStart"/>
      <w:r w:rsidRPr="00EC16D2">
        <w:rPr>
          <w:rFonts w:ascii="Calibri" w:hAnsi="Calibri" w:cs="Calibri"/>
        </w:rPr>
        <w:t>Goedhar</w:t>
      </w:r>
      <w:r w:rsidR="00114F8D" w:rsidRPr="00EC16D2">
        <w:rPr>
          <w:rFonts w:ascii="Calibri" w:hAnsi="Calibri" w:cs="Calibri"/>
        </w:rPr>
        <w:t>t</w:t>
      </w:r>
      <w:proofErr w:type="spellEnd"/>
      <w:r w:rsidR="00114F8D" w:rsidRPr="00EC16D2">
        <w:rPr>
          <w:rFonts w:ascii="Calibri" w:hAnsi="Calibri" w:cs="Calibri"/>
        </w:rPr>
        <w:t xml:space="preserve">, Esther van </w:t>
      </w:r>
      <w:proofErr w:type="spellStart"/>
      <w:r w:rsidR="00114F8D" w:rsidRPr="00EC16D2">
        <w:rPr>
          <w:rFonts w:ascii="Calibri" w:hAnsi="Calibri" w:cs="Calibri"/>
        </w:rPr>
        <w:t>Spronsen</w:t>
      </w:r>
      <w:proofErr w:type="spellEnd"/>
      <w:r w:rsidR="00114F8D" w:rsidRPr="00EC16D2">
        <w:rPr>
          <w:rFonts w:ascii="Calibri" w:hAnsi="Calibri" w:cs="Calibri"/>
        </w:rPr>
        <w:t xml:space="preserve"> and Linda van der </w:t>
      </w:r>
      <w:proofErr w:type="spellStart"/>
      <w:r w:rsidR="00114F8D" w:rsidRPr="00EC16D2">
        <w:rPr>
          <w:rFonts w:ascii="Calibri" w:hAnsi="Calibri" w:cs="Calibri"/>
        </w:rPr>
        <w:t>Sluijs</w:t>
      </w:r>
      <w:proofErr w:type="spellEnd"/>
      <w:r w:rsidR="00114F8D" w:rsidRPr="00EC16D2">
        <w:rPr>
          <w:rFonts w:ascii="Calibri" w:hAnsi="Calibri" w:cs="Calibri"/>
        </w:rPr>
        <w:t xml:space="preserve"> – van der </w:t>
      </w:r>
      <w:proofErr w:type="spellStart"/>
      <w:r w:rsidR="00114F8D" w:rsidRPr="00EC16D2">
        <w:rPr>
          <w:rFonts w:ascii="Calibri" w:hAnsi="Calibri" w:cs="Calibri"/>
        </w:rPr>
        <w:t>Beek</w:t>
      </w:r>
      <w:proofErr w:type="spellEnd"/>
      <w:r w:rsidR="00114F8D" w:rsidRPr="00EC16D2">
        <w:rPr>
          <w:rFonts w:ascii="Calibri" w:hAnsi="Calibri" w:cs="Calibri"/>
        </w:rPr>
        <w:t xml:space="preserve"> </w:t>
      </w:r>
      <w:r w:rsidRPr="00EC16D2">
        <w:rPr>
          <w:rFonts w:ascii="Calibri" w:hAnsi="Calibri" w:cs="Calibri"/>
        </w:rPr>
        <w:t xml:space="preserve">for extracting the data from the electronic patient registry. We like to thank the support of our research: Isabel </w:t>
      </w:r>
      <w:proofErr w:type="spellStart"/>
      <w:r w:rsidRPr="00EC16D2">
        <w:rPr>
          <w:rFonts w:ascii="Calibri" w:eastAsia="Calibri" w:hAnsi="Calibri" w:cs="Calibri"/>
        </w:rPr>
        <w:t>Retel</w:t>
      </w:r>
      <w:proofErr w:type="spellEnd"/>
      <w:r w:rsidRPr="00EC16D2">
        <w:rPr>
          <w:rFonts w:ascii="Calibri" w:eastAsia="Calibri" w:hAnsi="Calibri" w:cs="Calibri"/>
        </w:rPr>
        <w:t xml:space="preserve"> Helmrich</w:t>
      </w:r>
      <w:r w:rsidR="00DE2FFB" w:rsidRPr="00EC16D2">
        <w:rPr>
          <w:rFonts w:ascii="Calibri" w:eastAsia="Calibri" w:hAnsi="Calibri" w:cs="Calibri"/>
        </w:rPr>
        <w:t xml:space="preserve"> and Ernest van Veen</w:t>
      </w:r>
      <w:r w:rsidRPr="00EC16D2">
        <w:rPr>
          <w:rFonts w:ascii="Calibri" w:eastAsia="Calibri" w:hAnsi="Calibri" w:cs="Calibri"/>
        </w:rPr>
        <w:t xml:space="preserve"> </w:t>
      </w:r>
      <w:r w:rsidR="00EC5B04" w:rsidRPr="00EC16D2">
        <w:rPr>
          <w:rFonts w:ascii="Calibri" w:eastAsia="Calibri" w:hAnsi="Calibri" w:cs="Calibri"/>
        </w:rPr>
        <w:t>are</w:t>
      </w:r>
      <w:r w:rsidRPr="00EC16D2">
        <w:rPr>
          <w:rFonts w:ascii="Calibri" w:eastAsia="Calibri" w:hAnsi="Calibri" w:cs="Calibri"/>
        </w:rPr>
        <w:t xml:space="preserve"> </w:t>
      </w:r>
      <w:r w:rsidRPr="00EC16D2">
        <w:rPr>
          <w:rFonts w:ascii="Calibri" w:hAnsi="Calibri" w:cs="Calibri"/>
        </w:rPr>
        <w:t xml:space="preserve">supported by the European Union 7th Framework program (Center-TBI, EC grant 602150). Eline Krijkamp is supported by the Society for </w:t>
      </w:r>
      <w:r w:rsidRPr="00EC16D2">
        <w:rPr>
          <w:rFonts w:ascii="Calibri" w:hAnsi="Calibri" w:cs="Calibri"/>
        </w:rPr>
        <w:lastRenderedPageBreak/>
        <w:t>Medical Decision Making (SMDM) fellowship through a grant by the Gordon and Betty Moore Foundation (GBMF7853).</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References</w:t>
      </w:r>
    </w:p>
    <w:p w14:paraId="4BB9CF86" w14:textId="6051F1A7" w:rsidR="006C2355" w:rsidRPr="006C2355" w:rsidRDefault="0065107A" w:rsidP="006C2355">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6C2355" w:rsidRPr="006C2355">
        <w:rPr>
          <w:rFonts w:ascii="Calibri" w:hAnsi="Calibri" w:cs="Calibri"/>
          <w:noProof/>
          <w:sz w:val="20"/>
        </w:rPr>
        <w:t xml:space="preserve">1. </w:t>
      </w:r>
      <w:r w:rsidR="006C2355" w:rsidRPr="006C2355">
        <w:rPr>
          <w:rFonts w:ascii="Calibri" w:hAnsi="Calibri" w:cs="Calibri"/>
          <w:noProof/>
          <w:sz w:val="20"/>
        </w:rPr>
        <w:tab/>
        <w:t xml:space="preserve">Office of the Assistant Secretary for Preparedness H. Pandemic Influenza Plan - Update IV (December 2017). 2017. </w:t>
      </w:r>
    </w:p>
    <w:p w14:paraId="325B2A3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 </w:t>
      </w:r>
      <w:r w:rsidRPr="006C2355">
        <w:rPr>
          <w:rFonts w:ascii="Calibri" w:hAnsi="Calibri" w:cs="Calibri"/>
          <w:noProof/>
          <w:sz w:val="20"/>
        </w:rPr>
        <w:tab/>
        <w:t xml:space="preserve">Emanuel EJ, Persad G, Upshur R, et al. Fair Allocation of Scarce Medical Resources in the Time of Covid-19. N Engl J Med 2020;1–7. </w:t>
      </w:r>
    </w:p>
    <w:p w14:paraId="6E6F2DF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 </w:t>
      </w:r>
      <w:r w:rsidRPr="006C2355">
        <w:rPr>
          <w:rFonts w:ascii="Calibri" w:hAnsi="Calibri" w:cs="Calibri"/>
          <w:noProof/>
          <w:sz w:val="20"/>
        </w:rPr>
        <w:tab/>
        <w:t xml:space="preserve">D’Agostino A, Demartini B, Cavallotti S, Gambini O. Mental health services in Italy during the COVID-19 outbreak. The Lancet Psychiatry. 2020;7(5):385–7. </w:t>
      </w:r>
    </w:p>
    <w:p w14:paraId="3A440A9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 </w:t>
      </w:r>
      <w:r w:rsidRPr="006C2355">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5F5822C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 </w:t>
      </w:r>
      <w:r w:rsidRPr="006C2355">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533BA5F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6. </w:t>
      </w:r>
      <w:r w:rsidRPr="004F08A4">
        <w:rPr>
          <w:rFonts w:ascii="Calibri" w:hAnsi="Calibri" w:cs="Calibri"/>
          <w:noProof/>
          <w:sz w:val="20"/>
          <w:lang w:val="nl-NL"/>
        </w:rPr>
        <w:tab/>
        <w:t xml:space="preserve">NZA. Analyse van de gevolgen van de coronacrisis voor de reguliere zorg [Internet]. </w:t>
      </w:r>
      <w:r w:rsidRPr="006C2355">
        <w:rPr>
          <w:rFonts w:ascii="Calibri" w:hAnsi="Calibri" w:cs="Calibri"/>
          <w:noProof/>
          <w:sz w:val="20"/>
        </w:rPr>
        <w:t>2020 [cited 2020 May 17]. Available from: https://zorgdomein.com/media/documents/NZa-analyse_van_de_gevolgen_van_de_coronacrisis_voor_de_reguliere_zorg_-....pdf</w:t>
      </w:r>
    </w:p>
    <w:p w14:paraId="325A642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 </w:t>
      </w:r>
      <w:r w:rsidRPr="006C2355">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50C1C05A"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8. </w:t>
      </w:r>
      <w:r w:rsidRPr="006C2355">
        <w:rPr>
          <w:rFonts w:ascii="Calibri" w:hAnsi="Calibri" w:cs="Calibri"/>
          <w:noProof/>
          <w:sz w:val="20"/>
        </w:rPr>
        <w:tab/>
        <w:t xml:space="preserve">Powell SN, Mullen T, Young L, Heald D, Iv ETP. SARS-CoV-2 Impact on Elective Orthopaedic Surgery: Implications for Post-Pandemic Recovery. </w:t>
      </w:r>
      <w:r w:rsidRPr="004F08A4">
        <w:rPr>
          <w:rFonts w:ascii="Calibri" w:hAnsi="Calibri" w:cs="Calibri"/>
          <w:noProof/>
          <w:sz w:val="20"/>
          <w:lang w:val="nl-NL"/>
        </w:rPr>
        <w:t>J Bone Jt Surg  2020;</w:t>
      </w:r>
    </w:p>
    <w:p w14:paraId="33FD2AC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9. </w:t>
      </w:r>
      <w:r w:rsidRPr="004F08A4">
        <w:rPr>
          <w:rFonts w:ascii="Calibri" w:hAnsi="Calibri" w:cs="Calibri"/>
          <w:noProof/>
          <w:sz w:val="20"/>
          <w:lang w:val="nl-NL"/>
        </w:rPr>
        <w:tab/>
        <w:t xml:space="preserve">Vergano M, Bertolini G, Giannini A, et al. </w:t>
      </w:r>
      <w:r w:rsidRPr="006C2355">
        <w:rPr>
          <w:rFonts w:ascii="Calibri" w:hAnsi="Calibri" w:cs="Calibri"/>
          <w:noProof/>
          <w:sz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25E748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10. </w:t>
      </w:r>
      <w:r w:rsidRPr="006C2355">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4CA911E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11. </w:t>
      </w:r>
      <w:r w:rsidRPr="006C2355">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0D214B0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12. </w:t>
      </w:r>
      <w:r w:rsidRPr="006C2355">
        <w:rPr>
          <w:rFonts w:ascii="Calibri" w:hAnsi="Calibri" w:cs="Calibri"/>
          <w:noProof/>
          <w:sz w:val="20"/>
        </w:rPr>
        <w:tab/>
        <w:t xml:space="preserve">York State Department of Health N. VENTILATOR ALLOCATION GUIDELINES New York State Task Force on Life and the Law New York State Department of Health. 2015. </w:t>
      </w:r>
    </w:p>
    <w:p w14:paraId="5147F92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13. </w:t>
      </w:r>
      <w:r w:rsidRPr="006C2355">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512EFE9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14. </w:t>
      </w:r>
      <w:r w:rsidRPr="006C2355">
        <w:rPr>
          <w:rFonts w:ascii="Calibri" w:hAnsi="Calibri" w:cs="Calibri"/>
          <w:noProof/>
          <w:sz w:val="20"/>
        </w:rPr>
        <w:tab/>
        <w:t xml:space="preserve">Garner RT, Rosen B. Moral Philosophy: A Systematic Introduction to Normative Ethics and Meta-Ethics. New York: Macmillan; 1967. </w:t>
      </w:r>
    </w:p>
    <w:p w14:paraId="12E9355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15. </w:t>
      </w:r>
      <w:r w:rsidRPr="006C2355">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17AFAEE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16. </w:t>
      </w:r>
      <w:r w:rsidRPr="006C2355">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49D4E5F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17. </w:t>
      </w:r>
      <w:r w:rsidRPr="006C2355">
        <w:rPr>
          <w:rFonts w:ascii="Calibri" w:hAnsi="Calibri" w:cs="Calibri"/>
          <w:noProof/>
          <w:sz w:val="20"/>
        </w:rPr>
        <w:tab/>
        <w:t>Kankersoorten - IKNL [Internet]. [cited 2020 May 19];Available from: https://iknl.nl/kankersoorten</w:t>
      </w:r>
    </w:p>
    <w:p w14:paraId="078855E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18. </w:t>
      </w:r>
      <w:r w:rsidRPr="006C2355">
        <w:rPr>
          <w:rFonts w:ascii="Calibri" w:hAnsi="Calibri" w:cs="Calibri"/>
          <w:noProof/>
          <w:sz w:val="20"/>
        </w:rPr>
        <w:tab/>
        <w:t>NHR [Internet]. [cited 2020 May 19];Available from: https://nederlandsehartregistratie.nl/</w:t>
      </w:r>
    </w:p>
    <w:p w14:paraId="145573B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19. </w:t>
      </w:r>
      <w:r w:rsidRPr="004F08A4">
        <w:rPr>
          <w:rFonts w:ascii="Calibri" w:hAnsi="Calibri" w:cs="Calibri"/>
          <w:noProof/>
          <w:sz w:val="20"/>
          <w:lang w:val="nl-NL"/>
        </w:rPr>
        <w:tab/>
        <w:t xml:space="preserve">CBS. Sterftekansen naar leeftijd, geslacht, opleidingsniveau [Internet]. </w:t>
      </w:r>
      <w:r w:rsidRPr="006C2355">
        <w:rPr>
          <w:rFonts w:ascii="Calibri" w:hAnsi="Calibri" w:cs="Calibri"/>
          <w:noProof/>
          <w:sz w:val="20"/>
        </w:rPr>
        <w:t>[cited 2020 May 19];Available from: https://www.cbs.nl/nl-nl/maatwerk/2017/23/sterftekansen-naar-leeftijd-geslacht-opleidingsniveau</w:t>
      </w:r>
    </w:p>
    <w:p w14:paraId="2D43F3D1"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lastRenderedPageBreak/>
        <w:t xml:space="preserve">20. </w:t>
      </w:r>
      <w:r w:rsidRPr="006C2355">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22ED5A5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21. </w:t>
      </w:r>
      <w:r w:rsidRPr="006C2355">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06AF850A"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22. </w:t>
      </w:r>
      <w:r w:rsidRPr="006C2355">
        <w:rPr>
          <w:rFonts w:ascii="Calibri" w:hAnsi="Calibri" w:cs="Calibri"/>
          <w:noProof/>
          <w:sz w:val="20"/>
        </w:rPr>
        <w:tab/>
        <w:t>General Guidance for DALYs calculation [Internet]. [cited 2020 May 19]. Available from: https://montagu.vaccineimpact.org/contribution/resources/c978e5a1acf6a502679c92200e78ef61.pdf</w:t>
      </w:r>
    </w:p>
    <w:p w14:paraId="168F846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23. </w:t>
      </w:r>
      <w:r w:rsidRPr="006C2355">
        <w:rPr>
          <w:rFonts w:ascii="Calibri" w:hAnsi="Calibri" w:cs="Calibri"/>
          <w:noProof/>
          <w:sz w:val="20"/>
        </w:rPr>
        <w:tab/>
        <w:t>Disability-adjusted life years (DALYs) [Internet]. [cited 2020 May 19];Available from: https://www.who.int/data/gho/indicator-metadata-registry/imr-details/158</w:t>
      </w:r>
    </w:p>
    <w:p w14:paraId="1AD7775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24. </w:t>
      </w:r>
      <w:r w:rsidRPr="006C2355">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57099A6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25. </w:t>
      </w:r>
      <w:r w:rsidRPr="004F08A4">
        <w:rPr>
          <w:rFonts w:ascii="Calibri" w:hAnsi="Calibri" w:cs="Calibri"/>
          <w:noProof/>
          <w:sz w:val="20"/>
          <w:lang w:val="nl-NL"/>
        </w:rPr>
        <w:tab/>
        <w:t xml:space="preserve">Siebert U, Alagoz O, Bayoumi AM, et al. </w:t>
      </w:r>
      <w:r w:rsidRPr="006C2355">
        <w:rPr>
          <w:rFonts w:ascii="Calibri" w:hAnsi="Calibri" w:cs="Calibri"/>
          <w:noProof/>
          <w:sz w:val="20"/>
        </w:rPr>
        <w:t>State-Transition Modeling: A Report of the ISPOR-SMDM Modeling Good Research Practices Task Force-3. Value Heal [Internet] 2012;15(6):812–20. Available from: http://eprints.gla.ac.uk/73437/</w:t>
      </w:r>
    </w:p>
    <w:p w14:paraId="2675F0F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26. </w:t>
      </w:r>
      <w:r w:rsidRPr="006C2355">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15A9CB0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27. </w:t>
      </w:r>
      <w:r w:rsidRPr="006C2355">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2DDEDE8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28. </w:t>
      </w:r>
      <w:r w:rsidRPr="006C2355">
        <w:rPr>
          <w:rFonts w:ascii="Calibri" w:hAnsi="Calibri" w:cs="Calibri"/>
          <w:noProof/>
          <w:sz w:val="20"/>
        </w:rPr>
        <w:tab/>
        <w:t>Torgerson DJ, Raftery J. Economic notes. Discounting. BMJ [Internet] 1999;319(7214):914–5. Available from: http://www.ncbi.nlm.nih.gov/pubmed/10506056</w:t>
      </w:r>
    </w:p>
    <w:p w14:paraId="5A0CAF9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29. </w:t>
      </w:r>
      <w:r w:rsidRPr="004F08A4">
        <w:rPr>
          <w:rFonts w:ascii="Calibri" w:hAnsi="Calibri" w:cs="Calibri"/>
          <w:noProof/>
          <w:sz w:val="20"/>
          <w:lang w:val="nl-NL"/>
        </w:rPr>
        <w:tab/>
        <w:t xml:space="preserve">Zorginstituut Nederland. Richtlijn voor het uitvoeren van economische evaluaties in de gezondheidszorg. </w:t>
      </w:r>
      <w:r w:rsidRPr="006C2355">
        <w:rPr>
          <w:rFonts w:ascii="Calibri" w:hAnsi="Calibri" w:cs="Calibri"/>
          <w:noProof/>
          <w:sz w:val="20"/>
        </w:rPr>
        <w:t xml:space="preserve">2016. </w:t>
      </w:r>
    </w:p>
    <w:p w14:paraId="33B95B6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30. </w:t>
      </w:r>
      <w:r w:rsidRPr="006C2355">
        <w:rPr>
          <w:rFonts w:ascii="Calibri" w:hAnsi="Calibri" w:cs="Calibri"/>
          <w:noProof/>
          <w:sz w:val="20"/>
        </w:rPr>
        <w:tab/>
        <w:t xml:space="preserve">Husereau D, Drummond M, Petrou S, et al. Consolidated Health Economic Evaluation Reporting Standards (CHEERS) statement. Eur J Heal Econ 2013;14:367–72. </w:t>
      </w:r>
    </w:p>
    <w:p w14:paraId="68F4113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31. </w:t>
      </w:r>
      <w:r w:rsidRPr="006C2355">
        <w:rPr>
          <w:rFonts w:ascii="Calibri" w:hAnsi="Calibri" w:cs="Calibri"/>
          <w:noProof/>
          <w:sz w:val="20"/>
        </w:rPr>
        <w:tab/>
        <w:t>R Core Team. R: A language and Environment for Statistical Computing [Internet]. 2013;Available from: https://www.r-project.org</w:t>
      </w:r>
    </w:p>
    <w:p w14:paraId="7645A83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32. </w:t>
      </w:r>
      <w:r w:rsidRPr="006C2355">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6954725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33. </w:t>
      </w:r>
      <w:r w:rsidRPr="006C2355">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67B384BD"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34. </w:t>
      </w:r>
      <w:r w:rsidRPr="006C2355">
        <w:rPr>
          <w:rFonts w:ascii="Calibri" w:hAnsi="Calibri" w:cs="Calibri"/>
          <w:noProof/>
          <w:sz w:val="20"/>
        </w:rPr>
        <w:tab/>
        <w:t xml:space="preserve">European Carotid Surgery Trialists’ Collaborative Group. Randomised trial of endarterectomy for recently symptomatic carotid stenosis: Final results of the MRC European Carotid Surgery Trial (ECST). Lancet 1998;351(9113):1379–87. </w:t>
      </w:r>
    </w:p>
    <w:p w14:paraId="6CF840A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35. </w:t>
      </w:r>
      <w:r w:rsidRPr="006C2355">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0AD4C8B2"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36. </w:t>
      </w:r>
      <w:r w:rsidRPr="006C2355">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2024048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37. </w:t>
      </w:r>
      <w:r w:rsidRPr="006C2355">
        <w:rPr>
          <w:rFonts w:ascii="Calibri" w:hAnsi="Calibri" w:cs="Calibri"/>
          <w:noProof/>
          <w:sz w:val="20"/>
        </w:rPr>
        <w:tab/>
        <w:t xml:space="preserve">Konstantinides S, Geibel A, Olschewski M, et al. A comparison of surgical and medical therapy for atrial septal defect in adults. N Engl J Med 1995;333(8):469–73. </w:t>
      </w:r>
    </w:p>
    <w:p w14:paraId="20CF24F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38. </w:t>
      </w:r>
      <w:r w:rsidRPr="006C2355">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45C9AA6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39. </w:t>
      </w:r>
      <w:r w:rsidRPr="006C2355">
        <w:rPr>
          <w:rFonts w:ascii="Calibri" w:hAnsi="Calibri" w:cs="Calibri"/>
          <w:noProof/>
          <w:sz w:val="20"/>
        </w:rPr>
        <w:tab/>
        <w:t xml:space="preserve">Jakola AS, Myrmel KS, Kloster R, et al. Comparison of a strategy favoring early surgical resection vs a strategy favoring watchful waiting in low-grade gliomas. JAMA - J Am Med Assoc 2012;308(18):1881–8. </w:t>
      </w:r>
    </w:p>
    <w:p w14:paraId="649A7A92"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40. </w:t>
      </w:r>
      <w:r w:rsidRPr="006C2355">
        <w:rPr>
          <w:rFonts w:ascii="Calibri" w:hAnsi="Calibri" w:cs="Calibri"/>
          <w:noProof/>
          <w:sz w:val="20"/>
        </w:rPr>
        <w:tab/>
        <w:t xml:space="preserve">Haruna A, Muro S, Nakano Y, et al. CT scan findings of emphysema predict mortality in COPD. Chest </w:t>
      </w:r>
      <w:r w:rsidRPr="006C2355">
        <w:rPr>
          <w:rFonts w:ascii="Calibri" w:hAnsi="Calibri" w:cs="Calibri"/>
          <w:noProof/>
          <w:sz w:val="20"/>
        </w:rPr>
        <w:lastRenderedPageBreak/>
        <w:t xml:space="preserve">2010;138(3):635–40. </w:t>
      </w:r>
    </w:p>
    <w:p w14:paraId="155D0E61"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41. </w:t>
      </w:r>
      <w:r w:rsidRPr="006C2355">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2DFD62D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42. </w:t>
      </w:r>
      <w:r w:rsidRPr="006C2355">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6CC50C5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43. </w:t>
      </w:r>
      <w:r w:rsidRPr="006C2355">
        <w:rPr>
          <w:rFonts w:ascii="Calibri" w:hAnsi="Calibri" w:cs="Calibri"/>
          <w:noProof/>
          <w:sz w:val="20"/>
        </w:rPr>
        <w:tab/>
        <w:t>Salomon JA, Haagsma JA, Davis A, et al. Disability weights for the Global Burden of Disease 2013 study [Internet]. 2015 [cited 2020 May 14]. Available from: www.thelancet.com/lancetgh</w:t>
      </w:r>
    </w:p>
    <w:p w14:paraId="5E77880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44. </w:t>
      </w:r>
      <w:r w:rsidRPr="006C2355">
        <w:rPr>
          <w:rFonts w:ascii="Calibri" w:hAnsi="Calibri" w:cs="Calibri"/>
          <w:noProof/>
          <w:sz w:val="20"/>
        </w:rPr>
        <w:tab/>
        <w:t xml:space="preserve">Chen EY, Mayo SC, Sutton T, et al. Effect of Time to Surgery of Colorectal Liver Metastases on Survival. J Gastrointest Cancer 2020;Epub. </w:t>
      </w:r>
    </w:p>
    <w:p w14:paraId="2AAB2CC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45. </w:t>
      </w:r>
      <w:r w:rsidRPr="006C2355">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03E1577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46. </w:t>
      </w:r>
      <w:r w:rsidRPr="006C2355">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76E41D4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47. </w:t>
      </w:r>
      <w:r w:rsidRPr="006C2355">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28452D5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48. </w:t>
      </w:r>
      <w:r w:rsidRPr="006C2355">
        <w:rPr>
          <w:rFonts w:ascii="Calibri" w:hAnsi="Calibri" w:cs="Calibri"/>
          <w:noProof/>
          <w:sz w:val="20"/>
        </w:rPr>
        <w:tab/>
        <w:t xml:space="preserve">Lee JN, Kwon SY, Choi GS, et al. Impact of surgical wait time on oncologic outcomes in upper urinary tract urothelial carcinoma. J Surg Oncol 2014;110(4):468–75. </w:t>
      </w:r>
    </w:p>
    <w:p w14:paraId="00E8A9E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49. </w:t>
      </w:r>
      <w:r w:rsidRPr="006C2355">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78CA300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50. </w:t>
      </w:r>
      <w:r w:rsidRPr="006C2355">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7FA21A3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51. </w:t>
      </w:r>
      <w:r w:rsidRPr="006C2355">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08D5B8D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52. </w:t>
      </w:r>
      <w:r w:rsidRPr="006C2355">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0A20840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53. </w:t>
      </w:r>
      <w:r w:rsidRPr="004F08A4">
        <w:rPr>
          <w:rFonts w:ascii="Calibri" w:hAnsi="Calibri" w:cs="Calibri"/>
          <w:noProof/>
          <w:sz w:val="20"/>
          <w:lang w:val="nl-NL"/>
        </w:rPr>
        <w:tab/>
        <w:t xml:space="preserve">Brewster DC, Jones JE, Chung TK, et al. </w:t>
      </w:r>
      <w:r w:rsidRPr="006C2355">
        <w:rPr>
          <w:rFonts w:ascii="Calibri" w:hAnsi="Calibri" w:cs="Calibri"/>
          <w:noProof/>
          <w:sz w:val="20"/>
        </w:rPr>
        <w:t xml:space="preserve">Long-term outcomes after endovascular abdominal aortic aneurysm repair: The First Decade. Ann. Surg. 2006;244(3):426–36. </w:t>
      </w:r>
    </w:p>
    <w:p w14:paraId="1C766A7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54. </w:t>
      </w:r>
      <w:r w:rsidRPr="006C2355">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05DF5A95"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55. </w:t>
      </w:r>
      <w:r w:rsidRPr="006C2355">
        <w:rPr>
          <w:rFonts w:ascii="Calibri" w:hAnsi="Calibri" w:cs="Calibri"/>
          <w:noProof/>
          <w:sz w:val="20"/>
        </w:rPr>
        <w:tab/>
        <w:t xml:space="preserve">Rose EA, Gelijns AC, Moskowitz AJ, et al. Long-term use of a left ventricular assist device for end-stage heart failure. </w:t>
      </w:r>
      <w:r w:rsidRPr="004F08A4">
        <w:rPr>
          <w:rFonts w:ascii="Calibri" w:hAnsi="Calibri" w:cs="Calibri"/>
          <w:noProof/>
          <w:sz w:val="20"/>
          <w:lang w:val="nl-NL"/>
        </w:rPr>
        <w:t xml:space="preserve">N Engl J Med 2001;345(20):1435–43. </w:t>
      </w:r>
    </w:p>
    <w:p w14:paraId="64A2C990"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4F08A4">
        <w:rPr>
          <w:rFonts w:ascii="Calibri" w:hAnsi="Calibri" w:cs="Calibri"/>
          <w:noProof/>
          <w:sz w:val="20"/>
          <w:lang w:val="nl-NL"/>
        </w:rPr>
        <w:t xml:space="preserve">56. </w:t>
      </w:r>
      <w:r w:rsidRPr="004F08A4">
        <w:rPr>
          <w:rFonts w:ascii="Calibri" w:hAnsi="Calibri" w:cs="Calibri"/>
          <w:noProof/>
          <w:sz w:val="20"/>
          <w:lang w:val="nl-NL"/>
        </w:rPr>
        <w:tab/>
        <w:t xml:space="preserve">Mazzone E, Preisser F, Nazzani S, et al. </w:t>
      </w:r>
      <w:r w:rsidRPr="006C2355">
        <w:rPr>
          <w:rFonts w:ascii="Calibri" w:hAnsi="Calibri" w:cs="Calibri"/>
          <w:noProof/>
          <w:sz w:val="20"/>
        </w:rPr>
        <w:t xml:space="preserve">More Extensive Lymph Node Dissection Improves Survival Benefit of Radical Cystectomy in Metastatic Urothelial Carcinoma of the Bladder. </w:t>
      </w:r>
      <w:r w:rsidRPr="004F08A4">
        <w:rPr>
          <w:rFonts w:ascii="Calibri" w:hAnsi="Calibri" w:cs="Calibri"/>
          <w:noProof/>
          <w:sz w:val="20"/>
          <w:lang w:val="nl-NL"/>
        </w:rPr>
        <w:t xml:space="preserve">Clin Genitourin Cancer 2019;17(2):105-113.e2. </w:t>
      </w:r>
    </w:p>
    <w:p w14:paraId="541B856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57. </w:t>
      </w:r>
      <w:r w:rsidRPr="004F08A4">
        <w:rPr>
          <w:rFonts w:ascii="Calibri" w:hAnsi="Calibri" w:cs="Calibri"/>
          <w:noProof/>
          <w:sz w:val="20"/>
          <w:lang w:val="nl-NL"/>
        </w:rPr>
        <w:tab/>
        <w:t xml:space="preserve">Kann BH, Verma V, Stahl JM, et al. </w:t>
      </w:r>
      <w:r w:rsidRPr="006C2355">
        <w:rPr>
          <w:rFonts w:ascii="Calibri" w:hAnsi="Calibri" w:cs="Calibri"/>
          <w:noProof/>
          <w:sz w:val="20"/>
        </w:rPr>
        <w:t xml:space="preserve">Multi-institutional analysis of stereotactic body radiation therapy for operable early-stage non-small cell lung carcinoma. Radiother Oncol 2019;134:44–9. </w:t>
      </w:r>
    </w:p>
    <w:p w14:paraId="3EDAD14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58. </w:t>
      </w:r>
      <w:r w:rsidRPr="006C2355">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6B9BAED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59. </w:t>
      </w:r>
      <w:r w:rsidRPr="006C2355">
        <w:rPr>
          <w:rFonts w:ascii="Calibri" w:hAnsi="Calibri" w:cs="Calibri"/>
          <w:noProof/>
          <w:sz w:val="20"/>
        </w:rPr>
        <w:tab/>
        <w:t xml:space="preserve">Shalowitz DI, Epstein AJ, Ko EM, Giuntoli RL. Non-surgical management of ovarian cancer: Prevalence and implications. Gynecol Oncol 2016;142(1):30–7. </w:t>
      </w:r>
    </w:p>
    <w:p w14:paraId="4E8E64D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60. </w:t>
      </w:r>
      <w:r w:rsidRPr="006C2355">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47BF4893"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61. </w:t>
      </w:r>
      <w:r w:rsidRPr="006C2355">
        <w:rPr>
          <w:rFonts w:ascii="Calibri" w:hAnsi="Calibri" w:cs="Calibri"/>
          <w:noProof/>
          <w:sz w:val="20"/>
        </w:rPr>
        <w:tab/>
        <w:t xml:space="preserve">Kim WR, Lake JR, Smith JM, et al. OPTN/SRTR 2016 Annual Data Report: Liver. </w:t>
      </w:r>
      <w:r w:rsidRPr="004F08A4">
        <w:rPr>
          <w:rFonts w:ascii="Calibri" w:hAnsi="Calibri" w:cs="Calibri"/>
          <w:noProof/>
          <w:sz w:val="20"/>
          <w:lang w:val="nl-NL"/>
        </w:rPr>
        <w:t xml:space="preserve">Am J Transplant 2018;18:172–253. </w:t>
      </w:r>
    </w:p>
    <w:p w14:paraId="104FF94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62. </w:t>
      </w:r>
      <w:r w:rsidRPr="004F08A4">
        <w:rPr>
          <w:rFonts w:ascii="Calibri" w:hAnsi="Calibri" w:cs="Calibri"/>
          <w:noProof/>
          <w:sz w:val="20"/>
          <w:lang w:val="nl-NL"/>
        </w:rPr>
        <w:tab/>
        <w:t xml:space="preserve">Muluk SC, Muluk VS, Kelley ME, et al. </w:t>
      </w:r>
      <w:r w:rsidRPr="006C2355">
        <w:rPr>
          <w:rFonts w:ascii="Calibri" w:hAnsi="Calibri" w:cs="Calibri"/>
          <w:noProof/>
          <w:sz w:val="20"/>
        </w:rPr>
        <w:t xml:space="preserve">Outcome events in patients with claudication: A 15-year study in 2777 patients. J Vasc Surg 2001;33(2):251–8. </w:t>
      </w:r>
    </w:p>
    <w:p w14:paraId="671B1CBD"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63. </w:t>
      </w:r>
      <w:r w:rsidRPr="006C2355">
        <w:rPr>
          <w:rFonts w:ascii="Calibri" w:hAnsi="Calibri" w:cs="Calibri"/>
          <w:noProof/>
          <w:sz w:val="20"/>
        </w:rPr>
        <w:tab/>
        <w:t xml:space="preserve">Holtzman A, Morris CG, Amdur RJ, Dziegielewski PT, Boyce B, Mendenhall WM. Outcomes after primary </w:t>
      </w:r>
      <w:r w:rsidRPr="006C2355">
        <w:rPr>
          <w:rFonts w:ascii="Calibri" w:hAnsi="Calibri" w:cs="Calibri"/>
          <w:noProof/>
          <w:sz w:val="20"/>
        </w:rPr>
        <w:lastRenderedPageBreak/>
        <w:t xml:space="preserve">or adjuvant radiotherapy for salivary gland carcinoma. Acta Oncol (Madr) 2017;56(3):484–9. </w:t>
      </w:r>
    </w:p>
    <w:p w14:paraId="162A79D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64. </w:t>
      </w:r>
      <w:r w:rsidRPr="006C2355">
        <w:rPr>
          <w:rFonts w:ascii="Calibri" w:hAnsi="Calibri" w:cs="Calibri"/>
          <w:noProof/>
          <w:sz w:val="20"/>
        </w:rPr>
        <w:tab/>
        <w:t xml:space="preserve">Murphy MM, Simons JP, Hill JS, et al. Pancreatic resection: A key component to reducing racial disparities in pancreatic adenocarcinoma. Cancer 2009;115(17):3979–90. </w:t>
      </w:r>
    </w:p>
    <w:p w14:paraId="76911E9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65. </w:t>
      </w:r>
      <w:r w:rsidRPr="006C2355">
        <w:rPr>
          <w:rFonts w:ascii="Calibri" w:hAnsi="Calibri" w:cs="Calibri"/>
          <w:noProof/>
          <w:sz w:val="20"/>
        </w:rPr>
        <w:tab/>
        <w:t xml:space="preserve">Mikkola R, Kelahaara J, Heikkinen J, Lahtinen J, Biancari F. Poor late survival after surgical treatment of pleural empyema. World J Surg 2010;34(2):266–71. </w:t>
      </w:r>
    </w:p>
    <w:p w14:paraId="38509AB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66. </w:t>
      </w:r>
      <w:r w:rsidRPr="006C2355">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074C607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67. </w:t>
      </w:r>
      <w:r w:rsidRPr="006C2355">
        <w:rPr>
          <w:rFonts w:ascii="Calibri" w:hAnsi="Calibri" w:cs="Calibri"/>
          <w:noProof/>
          <w:sz w:val="20"/>
        </w:rPr>
        <w:tab/>
        <w:t xml:space="preserve">Piehler JM, Crichlow RW. Primary Carcinoma of the Gallbladder. Arch Surg 1977;112(1):26–30. </w:t>
      </w:r>
    </w:p>
    <w:p w14:paraId="181E2E2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68. </w:t>
      </w:r>
      <w:r w:rsidRPr="006C2355">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2014;2(CD002027). </w:t>
      </w:r>
    </w:p>
    <w:p w14:paraId="58DD04A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69. </w:t>
      </w:r>
      <w:r w:rsidRPr="006C2355">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320851E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70. </w:t>
      </w:r>
      <w:r w:rsidRPr="006C2355">
        <w:rPr>
          <w:rFonts w:ascii="Calibri" w:hAnsi="Calibri" w:cs="Calibri"/>
          <w:noProof/>
          <w:sz w:val="20"/>
        </w:rPr>
        <w:tab/>
        <w:t xml:space="preserve">Ginsberg RJ, Rubinstein L V. Randomized trial of lobectomy versus limited resection for T1 N0 non-small cell lung cancer. Ann Thorac Surg 1995;60(3):615–23. </w:t>
      </w:r>
    </w:p>
    <w:p w14:paraId="043A356E"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71. </w:t>
      </w:r>
      <w:r w:rsidRPr="006C2355">
        <w:rPr>
          <w:rFonts w:ascii="Calibri" w:hAnsi="Calibri" w:cs="Calibri"/>
          <w:noProof/>
          <w:sz w:val="20"/>
        </w:rPr>
        <w:tab/>
        <w:t xml:space="preserve">Redden MD, Chin TY, van Driel ML. Surgical versus non-surgical management for pleural empyema. </w:t>
      </w:r>
      <w:r w:rsidRPr="004F08A4">
        <w:rPr>
          <w:rFonts w:ascii="Calibri" w:hAnsi="Calibri" w:cs="Calibri"/>
          <w:noProof/>
          <w:sz w:val="20"/>
          <w:lang w:val="nl-NL"/>
        </w:rPr>
        <w:t xml:space="preserve">Cochrane Database Syst. Rev. 2017;2017(3). </w:t>
      </w:r>
    </w:p>
    <w:p w14:paraId="482066C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72. </w:t>
      </w:r>
      <w:r w:rsidRPr="004F08A4">
        <w:rPr>
          <w:rFonts w:ascii="Calibri" w:hAnsi="Calibri" w:cs="Calibri"/>
          <w:noProof/>
          <w:sz w:val="20"/>
          <w:lang w:val="nl-NL"/>
        </w:rPr>
        <w:tab/>
        <w:t xml:space="preserve">Sørensen VR, Heaf J, Wehberg S, Sørensen SS. </w:t>
      </w:r>
      <w:r w:rsidRPr="006C2355">
        <w:rPr>
          <w:rFonts w:ascii="Calibri" w:hAnsi="Calibri" w:cs="Calibri"/>
          <w:noProof/>
          <w:sz w:val="20"/>
        </w:rPr>
        <w:t xml:space="preserve">Survival Benefit in Renal Transplantation Despite High Comorbidity. Transplantation 2016;100(10):2160–7. </w:t>
      </w:r>
    </w:p>
    <w:p w14:paraId="1E137B0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73. </w:t>
      </w:r>
      <w:r w:rsidRPr="006C2355">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6C6428EA"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74. </w:t>
      </w:r>
      <w:r w:rsidRPr="006C2355">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598283A1"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75. </w:t>
      </w:r>
      <w:r w:rsidRPr="004F08A4">
        <w:rPr>
          <w:rFonts w:ascii="Calibri" w:hAnsi="Calibri" w:cs="Calibri"/>
          <w:noProof/>
          <w:sz w:val="20"/>
          <w:lang w:val="nl-NL"/>
        </w:rPr>
        <w:tab/>
        <w:t xml:space="preserve">Stewart JM, Tone AA, Jiang H, et al. </w:t>
      </w:r>
      <w:r w:rsidRPr="006C2355">
        <w:rPr>
          <w:rFonts w:ascii="Calibri" w:hAnsi="Calibri" w:cs="Calibri"/>
          <w:noProof/>
          <w:sz w:val="20"/>
        </w:rPr>
        <w:t xml:space="preserve">The optimal time for surgery in women with serous ovarian cancer. Can J Surg 2016;59(4):223–32. </w:t>
      </w:r>
    </w:p>
    <w:p w14:paraId="7F00A39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76. </w:t>
      </w:r>
      <w:r w:rsidRPr="006C2355">
        <w:rPr>
          <w:rFonts w:ascii="Calibri" w:hAnsi="Calibri" w:cs="Calibri"/>
          <w:noProof/>
          <w:sz w:val="20"/>
        </w:rPr>
        <w:tab/>
        <w:t xml:space="preserve">Davies L, Welch G. Thyroid cancer survival in the United States: Observational data from 1973 to 2005. Arch Otolaryngol - Head Neck Surg 2010;136(5):440–4. </w:t>
      </w:r>
    </w:p>
    <w:p w14:paraId="569175A2"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77. </w:t>
      </w:r>
      <w:r w:rsidRPr="006C2355">
        <w:rPr>
          <w:rFonts w:ascii="Calibri" w:hAnsi="Calibri" w:cs="Calibri"/>
          <w:noProof/>
          <w:sz w:val="20"/>
        </w:rPr>
        <w:tab/>
        <w:t xml:space="preserve">Bleicher RJ, Ruth K, Sigurdson ER, et al. Time to surgery and breast cancer survival in the United States. JAMA Oncol 2016;2(3):330–9. </w:t>
      </w:r>
    </w:p>
    <w:p w14:paraId="255A994D"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78. </w:t>
      </w:r>
      <w:r w:rsidRPr="006C2355">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1FB7E37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79. </w:t>
      </w:r>
      <w:r w:rsidRPr="006C2355">
        <w:rPr>
          <w:rFonts w:ascii="Calibri" w:hAnsi="Calibri" w:cs="Calibri"/>
          <w:noProof/>
          <w:sz w:val="20"/>
        </w:rPr>
        <w:tab/>
        <w:t>USRDS [Internet]. [cited 2020 May 19];Available from: https://www.usrds.org/2015/view/</w:t>
      </w:r>
    </w:p>
    <w:p w14:paraId="6C9DDA1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80. </w:t>
      </w:r>
      <w:r w:rsidRPr="006C2355">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7EC4955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81. </w:t>
      </w:r>
      <w:r w:rsidRPr="006C2355">
        <w:rPr>
          <w:rFonts w:ascii="Calibri" w:hAnsi="Calibri" w:cs="Calibri"/>
          <w:noProof/>
          <w:sz w:val="20"/>
        </w:rPr>
        <w:tab/>
        <w:t xml:space="preserve">Chung JH, Lee SH, Kim KT, Jung JS, Son HS, Sun K. Optimal Timing of Thoracoscopic Drainage and Decortication for Empyema. Ann Thorac Surg 2014;97(1):224–9. </w:t>
      </w:r>
    </w:p>
    <w:p w14:paraId="56A24DE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82. </w:t>
      </w:r>
      <w:r w:rsidRPr="006C2355">
        <w:rPr>
          <w:rFonts w:ascii="Calibri" w:hAnsi="Calibri" w:cs="Calibri"/>
          <w:noProof/>
          <w:sz w:val="20"/>
        </w:rPr>
        <w:tab/>
        <w:t>Organ Procurement and Transplantation Network [Internet]. [cited 2020 May 19];Available from: https://optn.transplant.hrsa.gov/data/view-data-reports/national-data/</w:t>
      </w:r>
    </w:p>
    <w:p w14:paraId="2B925C6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83. </w:t>
      </w:r>
      <w:r w:rsidRPr="006C2355">
        <w:rPr>
          <w:rFonts w:ascii="Calibri" w:hAnsi="Calibri" w:cs="Calibri"/>
          <w:noProof/>
          <w:sz w:val="20"/>
        </w:rPr>
        <w:tab/>
        <w:t xml:space="preserve">Casida JM, Abshire M, Ghosh B, Yang JJ. The relationship of anxiety, depression, and quality of life in adults with left ventricular assist devices. ASAIO J 2018;64(4):515–20. </w:t>
      </w:r>
    </w:p>
    <w:p w14:paraId="28F0711B"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84. </w:t>
      </w:r>
      <w:r w:rsidRPr="006C2355">
        <w:rPr>
          <w:rFonts w:ascii="Calibri" w:hAnsi="Calibri" w:cs="Calibri"/>
          <w:noProof/>
          <w:sz w:val="20"/>
        </w:rPr>
        <w:tab/>
        <w:t xml:space="preserve">Lee K, Eui |, Oh G, Kim | Sanghee, Kim S-W. Symptom experiences and health-related quality of life among non-small cell lung cancer patients participating in clinical trials. </w:t>
      </w:r>
      <w:r w:rsidRPr="004F08A4">
        <w:rPr>
          <w:rFonts w:ascii="Calibri" w:hAnsi="Calibri" w:cs="Calibri"/>
          <w:noProof/>
          <w:sz w:val="20"/>
          <w:lang w:val="nl-NL"/>
        </w:rPr>
        <w:t xml:space="preserve">J Clin Nurs 2019;28:2111–23. </w:t>
      </w:r>
    </w:p>
    <w:p w14:paraId="2B2FD26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85. </w:t>
      </w:r>
      <w:r w:rsidRPr="004F08A4">
        <w:rPr>
          <w:rFonts w:ascii="Calibri" w:hAnsi="Calibri" w:cs="Calibri"/>
          <w:noProof/>
          <w:sz w:val="20"/>
          <w:lang w:val="nl-NL"/>
        </w:rPr>
        <w:tab/>
        <w:t xml:space="preserve">Ae LXC, Reichman ME, Ae BAM, et al. </w:t>
      </w:r>
      <w:r w:rsidRPr="006C2355">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2009;20(4):417–35. </w:t>
      </w:r>
    </w:p>
    <w:p w14:paraId="64A8939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86. </w:t>
      </w:r>
      <w:r w:rsidRPr="006C2355">
        <w:rPr>
          <w:rFonts w:ascii="Calibri" w:hAnsi="Calibri" w:cs="Calibri"/>
          <w:noProof/>
          <w:sz w:val="20"/>
        </w:rPr>
        <w:tab/>
        <w:t xml:space="preserve">Pettitt D, Raza S, Naughton B, et al. The Limitations of QALY: A Literature Review. J Stem Cell Res Ther 2016;6(4). </w:t>
      </w:r>
    </w:p>
    <w:p w14:paraId="74BDBD2B" w14:textId="54C1DE9E" w:rsidR="0065107A" w:rsidRPr="0092480E" w:rsidRDefault="0065107A" w:rsidP="006C2355">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lastRenderedPageBreak/>
        <w:fldChar w:fldCharType="end"/>
      </w:r>
    </w:p>
    <w:p w14:paraId="176979FD"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Kop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Kop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footerReference w:type="even" r:id="rId20"/>
      <w:footerReference w:type="default" r:id="rId2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wout Steyerberg" w:date="2020-06-10T21:49:00Z" w:initials="ES">
    <w:p w14:paraId="7BE3F28F" w14:textId="640D60CF" w:rsidR="00216D56" w:rsidRDefault="00216D56">
      <w:pPr>
        <w:pStyle w:val="Tekstopmerking"/>
      </w:pPr>
      <w:r>
        <w:rPr>
          <w:rStyle w:val="Verwijzingopmerking"/>
        </w:rPr>
        <w:annotationRef/>
      </w:r>
      <w:proofErr w:type="spellStart"/>
      <w:r>
        <w:t>Een</w:t>
      </w:r>
      <w:proofErr w:type="spellEnd"/>
      <w:r>
        <w:t xml:space="preserve"> </w:t>
      </w:r>
      <w:proofErr w:type="spellStart"/>
      <w:r>
        <w:t>beete</w:t>
      </w:r>
      <w:proofErr w:type="spellEnd"/>
      <w:r>
        <w:t xml:space="preserve"> abstract? </w:t>
      </w:r>
    </w:p>
  </w:comment>
  <w:comment w:id="2" w:author="E.M. Krijkamp" w:date="2020-06-02T09:12:00Z" w:initials="EK">
    <w:p w14:paraId="076DCBF6" w14:textId="728B606D" w:rsidR="00956731" w:rsidRDefault="00956731">
      <w:pPr>
        <w:pStyle w:val="Tekstopmerking"/>
      </w:pPr>
      <w:r>
        <w:rPr>
          <w:rStyle w:val="Verwijzingopmerking"/>
        </w:rPr>
        <w:annotationRef/>
      </w:r>
      <w:r w:rsidRPr="00552A94">
        <w:rPr>
          <w:highlight w:val="yellow"/>
        </w:rPr>
        <w:t>We aim high as you can see. Other suggestions</w:t>
      </w:r>
      <w:r>
        <w:rPr>
          <w:highlight w:val="yellow"/>
        </w:rPr>
        <w:t xml:space="preserve"> to add to the list</w:t>
      </w:r>
      <w:r w:rsidRPr="00552A94">
        <w:rPr>
          <w:highlight w:val="yellow"/>
        </w:rPr>
        <w:t>?</w:t>
      </w:r>
    </w:p>
  </w:comment>
  <w:comment w:id="3" w:author="E.M. Krijkamp" w:date="2020-06-01T19:13:00Z" w:initials="EK">
    <w:p w14:paraId="68D75E67" w14:textId="3490CCAB" w:rsidR="00956731" w:rsidRDefault="00956731">
      <w:pPr>
        <w:pStyle w:val="Tekstopmerking"/>
      </w:pPr>
      <w:r>
        <w:rPr>
          <w:rStyle w:val="Verwijzingopmerking"/>
        </w:rPr>
        <w:annotationRef/>
      </w:r>
      <w:r>
        <w:t xml:space="preserve">Abstract </w:t>
      </w:r>
      <w:proofErr w:type="spellStart"/>
      <w:r>
        <w:t>naar</w:t>
      </w:r>
      <w:proofErr w:type="spellEnd"/>
      <w:r>
        <w:t xml:space="preserve"> 250 words </w:t>
      </w:r>
    </w:p>
  </w:comment>
  <w:comment w:id="4" w:author="E.M. Krijkamp" w:date="2020-06-01T19:13:00Z" w:initials="EK">
    <w:p w14:paraId="103B26AF" w14:textId="05ECCF3F" w:rsidR="00956731" w:rsidRDefault="00956731">
      <w:pPr>
        <w:pStyle w:val="Tekstopmerking"/>
      </w:pPr>
      <w:r>
        <w:rPr>
          <w:rStyle w:val="Verwijzingopmerking"/>
        </w:rPr>
        <w:annotationRef/>
      </w:r>
      <w:r>
        <w:t xml:space="preserve">Abstract </w:t>
      </w:r>
      <w:proofErr w:type="spellStart"/>
      <w:r>
        <w:t>naar</w:t>
      </w:r>
      <w:proofErr w:type="spellEnd"/>
      <w:r>
        <w:t xml:space="preserve"> 300 words </w:t>
      </w:r>
    </w:p>
  </w:comment>
  <w:comment w:id="5" w:author="E.M. Krijkamp" w:date="2020-06-01T19:21:00Z" w:initials="EK">
    <w:p w14:paraId="04EE98AF" w14:textId="77777777" w:rsidR="00956731" w:rsidRPr="00CD5FE9" w:rsidRDefault="00956731" w:rsidP="00CD5FE9">
      <w:r>
        <w:rPr>
          <w:rStyle w:val="Verwijzingopmerking"/>
        </w:rPr>
        <w:annotationRef/>
      </w:r>
      <w:r w:rsidRPr="00CD5FE9">
        <w:rPr>
          <w:rFonts w:ascii="Helvetica Neue" w:hAnsi="Helvetica Neue"/>
          <w:color w:val="333333"/>
          <w:shd w:val="clear" w:color="auto" w:fill="FFFFFF"/>
        </w:rPr>
        <w:t> 250- 300 words long</w:t>
      </w:r>
    </w:p>
    <w:p w14:paraId="3AC6469A" w14:textId="638F6081" w:rsidR="00956731" w:rsidRDefault="00956731">
      <w:pPr>
        <w:pStyle w:val="Tekstopmerking"/>
      </w:pPr>
    </w:p>
  </w:comment>
  <w:comment w:id="6" w:author="E.M. Krijkamp" w:date="2020-06-08T21:56:00Z" w:initials="EK">
    <w:p w14:paraId="595ACFA3" w14:textId="77777777" w:rsidR="001069EC" w:rsidRDefault="001069EC">
      <w:pPr>
        <w:pStyle w:val="Tekstopmerking"/>
      </w:pPr>
      <w:r>
        <w:rPr>
          <w:rStyle w:val="Verwijzingopmerking"/>
        </w:rPr>
        <w:annotationRef/>
      </w:r>
      <w:r>
        <w:t>Feedback student editor NEJM:</w:t>
      </w:r>
    </w:p>
    <w:p w14:paraId="30AFE675" w14:textId="77777777" w:rsidR="001069EC" w:rsidRDefault="001069EC" w:rsidP="001069EC">
      <w:pPr>
        <w:rPr>
          <w:sz w:val="22"/>
          <w:szCs w:val="22"/>
        </w:rPr>
      </w:pPr>
      <w:r>
        <w:t>Looks very interesting! It's a really important question which I think they would like. It may be helpful to add comment about how this would be used so that it has a practical component to it as well. You mentioned in the conclusion that the model can reliably quantify expected health loss.</w:t>
      </w:r>
      <w:r w:rsidRPr="004F08A4">
        <w:rPr>
          <w:b/>
        </w:rPr>
        <w:t xml:space="preserve"> Has the model been validated against a registry</w:t>
      </w:r>
      <w:r>
        <w:t xml:space="preserve">? If so, I would include that in the results and reduce the number of procedures presented. </w:t>
      </w:r>
      <w:r w:rsidRPr="004F08A4">
        <w:rPr>
          <w:u w:val="single"/>
        </w:rPr>
        <w:t>The validity of the model will carry a lot of weight</w:t>
      </w:r>
      <w:r>
        <w:t xml:space="preserve">. </w:t>
      </w:r>
      <w:r w:rsidRPr="004F08A4">
        <w:rPr>
          <w:b/>
        </w:rPr>
        <w:t>It also may help to present it as an approach currently underway in the Netherlands</w:t>
      </w:r>
      <w:r>
        <w:t xml:space="preserve"> (utilitarianism matters everywhere in the world expect the US</w:t>
      </w:r>
      <w:r>
        <w:rPr>
          <w:rFonts w:ascii="Apple Color Emoji" w:hAnsi="Apple Color Emoji" w:cs="Apple Color Emoji"/>
        </w:rPr>
        <w:t>😂</w:t>
      </w:r>
      <w:r>
        <w:t xml:space="preserve">), </w:t>
      </w:r>
      <w:proofErr w:type="spellStart"/>
      <w:r>
        <w:t>ie</w:t>
      </w:r>
      <w:proofErr w:type="spellEnd"/>
      <w:r>
        <w:t xml:space="preserve"> our experience that could be applicable elsewhere. Less important, but you may want to have a surgeon in the author list just to show that your surgical department supports it as well. I don't see a downside to submitting to them to be honest. I noticed that they are accepting pre-submission inquiries now so if any concern about how to judiciously use your time, you can always start with a </w:t>
      </w:r>
      <w:proofErr w:type="spellStart"/>
      <w:r>
        <w:t>presubmission</w:t>
      </w:r>
      <w:proofErr w:type="spellEnd"/>
      <w:r>
        <w:t xml:space="preserve"> inquiry. Let me know if I can be more specific about anything.</w:t>
      </w:r>
    </w:p>
    <w:p w14:paraId="53915A86" w14:textId="54F1BFE0" w:rsidR="001069EC" w:rsidRPr="001069EC" w:rsidRDefault="001069EC">
      <w:pPr>
        <w:pStyle w:val="Tekstopmerking"/>
        <w:rPr>
          <w:lang w:val="en-US"/>
        </w:rPr>
      </w:pPr>
    </w:p>
  </w:comment>
  <w:comment w:id="7" w:author="Ewout Steyerberg" w:date="2020-06-10T21:59:00Z" w:initials="ES">
    <w:p w14:paraId="6DAD743B" w14:textId="67FA6527" w:rsidR="004F6E18" w:rsidRPr="004F6E18" w:rsidRDefault="004F6E18">
      <w:pPr>
        <w:pStyle w:val="Tekstopmerking"/>
        <w:rPr>
          <w:lang w:val="nl-NL"/>
        </w:rPr>
      </w:pPr>
      <w:r>
        <w:rPr>
          <w:rStyle w:val="Verwijzingopmerking"/>
        </w:rPr>
        <w:annotationRef/>
      </w:r>
      <w:r w:rsidRPr="004F6E18">
        <w:rPr>
          <w:lang w:val="nl-NL"/>
        </w:rPr>
        <w:t>Klinkt als RCT; het is juist omgekeerd</w:t>
      </w:r>
      <w:r>
        <w:rPr>
          <w:lang w:val="nl-NL"/>
        </w:rPr>
        <w:t>, gebruik aannames over effecten om door te rekenen wat delay als impact heeft?</w:t>
      </w:r>
    </w:p>
  </w:comment>
  <w:comment w:id="8" w:author="E.M. Krijkamp" w:date="2020-06-08T11:04:00Z" w:initials="EK">
    <w:p w14:paraId="520CF118" w14:textId="0A6AD440" w:rsidR="00956731" w:rsidRPr="004F6E18" w:rsidRDefault="00956731">
      <w:pPr>
        <w:pStyle w:val="Tekstopmerking"/>
        <w:rPr>
          <w:lang w:val="en-US"/>
        </w:rPr>
      </w:pPr>
      <w:r>
        <w:rPr>
          <w:rStyle w:val="Verwijzingopmerking"/>
        </w:rPr>
        <w:annotationRef/>
      </w:r>
      <w:r w:rsidR="00844D8B" w:rsidRPr="004F6E18">
        <w:rPr>
          <w:lang w:val="en-US"/>
        </w:rPr>
        <w:t xml:space="preserve">In case </w:t>
      </w:r>
      <w:proofErr w:type="gramStart"/>
      <w:r w:rsidR="00844D8B" w:rsidRPr="004F6E18">
        <w:rPr>
          <w:lang w:val="en-US"/>
        </w:rPr>
        <w:t xml:space="preserve">NEJM </w:t>
      </w:r>
      <w:r w:rsidRPr="004F6E18">
        <w:rPr>
          <w:lang w:val="en-US"/>
        </w:rPr>
        <w:t xml:space="preserve"> we</w:t>
      </w:r>
      <w:proofErr w:type="gramEnd"/>
      <w:r w:rsidRPr="004F6E18">
        <w:rPr>
          <w:lang w:val="en-US"/>
        </w:rPr>
        <w:t xml:space="preserve"> can only show 2 </w:t>
      </w:r>
      <w:proofErr w:type="spellStart"/>
      <w:r w:rsidRPr="004F6E18">
        <w:rPr>
          <w:lang w:val="en-US"/>
        </w:rPr>
        <w:t>ipv</w:t>
      </w:r>
      <w:proofErr w:type="spellEnd"/>
      <w:r w:rsidRPr="004F6E18">
        <w:rPr>
          <w:lang w:val="en-US"/>
        </w:rPr>
        <w:t xml:space="preserve"> 3 </w:t>
      </w:r>
      <w:proofErr w:type="spellStart"/>
      <w:r w:rsidRPr="004F6E18">
        <w:rPr>
          <w:lang w:val="en-US"/>
        </w:rPr>
        <w:t>meest</w:t>
      </w:r>
      <w:proofErr w:type="spellEnd"/>
      <w:r w:rsidRPr="004F6E18">
        <w:rPr>
          <w:lang w:val="en-US"/>
        </w:rPr>
        <w:t>/</w:t>
      </w:r>
      <w:proofErr w:type="spellStart"/>
      <w:r w:rsidRPr="004F6E18">
        <w:rPr>
          <w:lang w:val="en-US"/>
        </w:rPr>
        <w:t>minst</w:t>
      </w:r>
      <w:proofErr w:type="spellEnd"/>
      <w:r w:rsidRPr="004F6E18">
        <w:rPr>
          <w:lang w:val="en-US"/>
        </w:rPr>
        <w:t xml:space="preserve"> urgent</w:t>
      </w:r>
    </w:p>
  </w:comment>
  <w:comment w:id="9" w:author="Ewout Steyerberg" w:date="2020-06-10T22:01:00Z" w:initials="ES">
    <w:p w14:paraId="28BD01B6" w14:textId="46ADB8BB" w:rsidR="00892B98" w:rsidRPr="00892B98" w:rsidRDefault="00892B98">
      <w:pPr>
        <w:pStyle w:val="Tekstopmerking"/>
        <w:rPr>
          <w:lang w:val="nl-NL"/>
        </w:rPr>
      </w:pPr>
      <w:r>
        <w:rPr>
          <w:rStyle w:val="Verwijzingopmerking"/>
        </w:rPr>
        <w:annotationRef/>
      </w:r>
      <w:r w:rsidRPr="00892B98">
        <w:rPr>
          <w:lang w:val="nl-NL"/>
        </w:rPr>
        <w:t>Die komen in soorten en m</w:t>
      </w:r>
      <w:r>
        <w:rPr>
          <w:lang w:val="nl-NL"/>
        </w:rPr>
        <w:t xml:space="preserve">aten; </w:t>
      </w:r>
      <w:proofErr w:type="spellStart"/>
      <w:r>
        <w:rPr>
          <w:lang w:val="nl-NL"/>
        </w:rPr>
        <w:t>mn</w:t>
      </w:r>
      <w:proofErr w:type="spellEnd"/>
      <w:r>
        <w:rPr>
          <w:lang w:val="nl-NL"/>
        </w:rPr>
        <w:t xml:space="preserve"> vraag: kleine </w:t>
      </w:r>
      <w:proofErr w:type="spellStart"/>
      <w:r>
        <w:rPr>
          <w:lang w:val="nl-NL"/>
        </w:rPr>
        <w:t>size</w:t>
      </w:r>
      <w:proofErr w:type="spellEnd"/>
      <w:r>
        <w:rPr>
          <w:lang w:val="nl-NL"/>
        </w:rPr>
        <w:t xml:space="preserve"> kan wel wachten toch?</w:t>
      </w:r>
    </w:p>
  </w:comment>
  <w:comment w:id="10" w:author="Ewout Steyerberg" w:date="2020-06-10T22:02:00Z" w:initials="ES">
    <w:p w14:paraId="3C2A038A" w14:textId="59E02B48" w:rsidR="008D1B6C" w:rsidRPr="008D1B6C" w:rsidRDefault="008D1B6C">
      <w:pPr>
        <w:pStyle w:val="Tekstopmerking"/>
        <w:rPr>
          <w:lang w:val="nl-NL"/>
        </w:rPr>
      </w:pPr>
      <w:r>
        <w:rPr>
          <w:rStyle w:val="Verwijzingopmerking"/>
        </w:rPr>
        <w:annotationRef/>
      </w:r>
      <w:r w:rsidRPr="008D1B6C">
        <w:rPr>
          <w:lang w:val="nl-NL"/>
        </w:rPr>
        <w:t xml:space="preserve">Hoe kan je die uit het model krijgen? </w:t>
      </w:r>
      <w:r>
        <w:rPr>
          <w:lang w:val="nl-NL"/>
        </w:rPr>
        <w:t xml:space="preserve">Iets over zeggen in </w:t>
      </w:r>
      <w:proofErr w:type="spellStart"/>
      <w:r>
        <w:rPr>
          <w:lang w:val="nl-NL"/>
        </w:rPr>
        <w:t>Methods</w:t>
      </w:r>
      <w:proofErr w:type="spellEnd"/>
      <w:r w:rsidRPr="008D1B6C">
        <w:rPr>
          <w:lang w:val="nl-NL"/>
        </w:rPr>
        <w:t xml:space="preserve"> </w:t>
      </w:r>
    </w:p>
  </w:comment>
  <w:comment w:id="11" w:author="E.M. Krijkamp" w:date="2020-06-08T22:52:00Z" w:initials="EK">
    <w:p w14:paraId="6179D8D8" w14:textId="073A3884" w:rsidR="00831878" w:rsidRPr="00831878" w:rsidRDefault="00831878">
      <w:pPr>
        <w:pStyle w:val="Tekstopmerking"/>
        <w:rPr>
          <w:lang w:val="nl-NL"/>
        </w:rPr>
      </w:pPr>
      <w:r>
        <w:rPr>
          <w:rStyle w:val="Verwijzingopmerking"/>
        </w:rPr>
        <w:annotationRef/>
      </w:r>
      <w:r w:rsidR="00820A48">
        <w:rPr>
          <w:lang w:val="nl-NL"/>
        </w:rPr>
        <w:t xml:space="preserve">Is het een probleem dat deze getallen afgerond </w:t>
      </w:r>
      <w:proofErr w:type="spellStart"/>
      <w:r w:rsidR="00820A48">
        <w:rPr>
          <w:lang w:val="nl-NL"/>
        </w:rPr>
        <w:t>hetzeflde</w:t>
      </w:r>
      <w:proofErr w:type="spellEnd"/>
      <w:r w:rsidR="00820A48">
        <w:rPr>
          <w:lang w:val="nl-NL"/>
        </w:rPr>
        <w:t xml:space="preserve"> zijn als sommige </w:t>
      </w:r>
      <w:proofErr w:type="spellStart"/>
      <w:r w:rsidR="00820A48">
        <w:rPr>
          <w:lang w:val="nl-NL"/>
        </w:rPr>
        <w:t>upper</w:t>
      </w:r>
      <w:proofErr w:type="spellEnd"/>
      <w:r w:rsidR="00820A48">
        <w:rPr>
          <w:lang w:val="nl-NL"/>
        </w:rPr>
        <w:t xml:space="preserve"> &amp; </w:t>
      </w:r>
      <w:proofErr w:type="spellStart"/>
      <w:r w:rsidR="00820A48">
        <w:rPr>
          <w:lang w:val="nl-NL"/>
        </w:rPr>
        <w:t>lower</w:t>
      </w:r>
      <w:proofErr w:type="spellEnd"/>
      <w:r w:rsidR="00820A48">
        <w:rPr>
          <w:lang w:val="nl-NL"/>
        </w:rPr>
        <w:t xml:space="preserve"> </w:t>
      </w:r>
      <w:proofErr w:type="spellStart"/>
      <w:r w:rsidR="00820A48">
        <w:rPr>
          <w:lang w:val="nl-NL"/>
        </w:rPr>
        <w:t>limites</w:t>
      </w:r>
      <w:proofErr w:type="spellEnd"/>
      <w:r w:rsidR="00820A48">
        <w:rPr>
          <w:lang w:val="nl-NL"/>
        </w:rPr>
        <w:t xml:space="preserve">? </w:t>
      </w:r>
    </w:p>
  </w:comment>
  <w:comment w:id="19" w:author="Ewout Steyerberg" w:date="2020-06-10T22:25:00Z" w:initials="ES">
    <w:p w14:paraId="698D5F86" w14:textId="1CA93462" w:rsidR="00E67CC5" w:rsidRDefault="00E67CC5">
      <w:pPr>
        <w:pStyle w:val="Tekstopmerking"/>
      </w:pPr>
      <w:r>
        <w:rPr>
          <w:rStyle w:val="Verwijzingopmerking"/>
        </w:rPr>
        <w:annotationRef/>
      </w:r>
      <w:r>
        <w:t>Is #1, simpler?</w:t>
      </w:r>
    </w:p>
  </w:comment>
  <w:comment w:id="20" w:author="Ewout Steyerberg" w:date="2020-06-10T22:26:00Z" w:initials="ES">
    <w:p w14:paraId="38EF4F9B" w14:textId="13EC62C1" w:rsidR="00992536" w:rsidRDefault="00992536">
      <w:pPr>
        <w:pStyle w:val="Tekstopmerking"/>
      </w:pPr>
      <w:r>
        <w:rPr>
          <w:rStyle w:val="Verwijzingopmerking"/>
        </w:rPr>
        <w:annotationRef/>
      </w:r>
      <w:r>
        <w:t xml:space="preserve">Criteria? </w:t>
      </w:r>
      <w:proofErr w:type="spellStart"/>
      <w:r>
        <w:t>Frequentie</w:t>
      </w:r>
      <w:proofErr w:type="spellEnd"/>
      <w:r>
        <w:t xml:space="preserve">, impact, </w:t>
      </w:r>
      <w:proofErr w:type="gramStart"/>
      <w:r>
        <w:t>costs, ..?</w:t>
      </w:r>
      <w:proofErr w:type="gramEnd"/>
    </w:p>
  </w:comment>
  <w:comment w:id="21" w:author="Ewout Steyerberg" w:date="2020-06-10T23:02:00Z" w:initials="ES">
    <w:p w14:paraId="4F8F370C" w14:textId="4D4CF123" w:rsidR="00121856" w:rsidRDefault="00121856">
      <w:pPr>
        <w:pStyle w:val="Tekstopmerking"/>
      </w:pPr>
      <w:r>
        <w:rPr>
          <w:rStyle w:val="Verwijzingopmerking"/>
        </w:rPr>
        <w:annotationRef/>
      </w:r>
      <w:r>
        <w:t>OK</w:t>
      </w:r>
    </w:p>
  </w:comment>
  <w:comment w:id="22" w:author="Ewout Steyerberg" w:date="2020-06-10T23:08:00Z" w:initials="ES">
    <w:p w14:paraId="4B88126B" w14:textId="3ADB6936" w:rsidR="00F76DBD" w:rsidRDefault="00F76DBD">
      <w:pPr>
        <w:pStyle w:val="Tekstopmerking"/>
      </w:pPr>
      <w:r>
        <w:rPr>
          <w:rStyle w:val="Verwijzingopmerking"/>
        </w:rPr>
        <w:annotationRef/>
      </w:r>
      <w:r>
        <w:t xml:space="preserve">Crucial; data sources? No </w:t>
      </w:r>
      <w:proofErr w:type="gramStart"/>
      <w:r>
        <w:t>RCTs..</w:t>
      </w:r>
      <w:proofErr w:type="gramEnd"/>
    </w:p>
  </w:comment>
  <w:comment w:id="23" w:author="Ewout Steyerberg" w:date="2020-06-10T23:10:00Z" w:initials="ES">
    <w:p w14:paraId="1BC3E3DF" w14:textId="43DA8782" w:rsidR="001C29F7" w:rsidRDefault="001C29F7">
      <w:pPr>
        <w:pStyle w:val="Tekstopmerking"/>
      </w:pPr>
      <w:r>
        <w:rPr>
          <w:rStyle w:val="Verwijzingopmerking"/>
        </w:rPr>
        <w:annotationRef/>
      </w:r>
      <w:r>
        <w:t>A study in itself</w:t>
      </w:r>
    </w:p>
  </w:comment>
  <w:comment w:id="25" w:author="Ewout Steyerberg" w:date="2020-06-10T23:13:00Z" w:initials="ES">
    <w:p w14:paraId="725ED153" w14:textId="732A12C2" w:rsidR="006064CA" w:rsidRPr="006064CA" w:rsidRDefault="006064CA">
      <w:pPr>
        <w:pStyle w:val="Tekstopmerking"/>
        <w:rPr>
          <w:lang w:val="nl-NL"/>
        </w:rPr>
      </w:pPr>
      <w:r>
        <w:rPr>
          <w:rStyle w:val="Verwijzingopmerking"/>
        </w:rPr>
        <w:annotationRef/>
      </w:r>
      <w:r w:rsidRPr="006064CA">
        <w:rPr>
          <w:lang w:val="nl-NL"/>
        </w:rPr>
        <w:t>Dit is de kern to</w:t>
      </w:r>
      <w:r>
        <w:rPr>
          <w:lang w:val="nl-NL"/>
        </w:rPr>
        <w:t>ch?</w:t>
      </w:r>
    </w:p>
  </w:comment>
  <w:comment w:id="26" w:author="Ewout Steyerberg" w:date="2020-06-10T23:19:00Z" w:initials="ES">
    <w:p w14:paraId="7716AEA2" w14:textId="66609E5A" w:rsidR="00AF18E3" w:rsidRPr="00342210" w:rsidRDefault="00AF18E3">
      <w:pPr>
        <w:pStyle w:val="Tekstopmerking"/>
        <w:rPr>
          <w:lang w:val="nl-NL"/>
        </w:rPr>
      </w:pPr>
      <w:r>
        <w:rPr>
          <w:rStyle w:val="Verwijzingopmerking"/>
        </w:rPr>
        <w:annotationRef/>
      </w:r>
      <w:r w:rsidRPr="00342210">
        <w:rPr>
          <w:lang w:val="nl-NL"/>
        </w:rPr>
        <w:t xml:space="preserve">+ </w:t>
      </w:r>
      <w:proofErr w:type="spellStart"/>
      <w:r w:rsidRPr="00342210">
        <w:rPr>
          <w:lang w:val="nl-NL"/>
        </w:rPr>
        <w:t>metastasizing</w:t>
      </w:r>
      <w:proofErr w:type="spellEnd"/>
      <w:r w:rsidRPr="00342210">
        <w:rPr>
          <w:lang w:val="nl-NL"/>
        </w:rPr>
        <w:t xml:space="preserve"> </w:t>
      </w:r>
      <w:proofErr w:type="spellStart"/>
      <w:r w:rsidRPr="00342210">
        <w:rPr>
          <w:lang w:val="nl-NL"/>
        </w:rPr>
        <w:t>processes</w:t>
      </w:r>
      <w:proofErr w:type="spellEnd"/>
      <w:r w:rsidRPr="00342210">
        <w:rPr>
          <w:lang w:val="nl-NL"/>
        </w:rPr>
        <w:t>?</w:t>
      </w:r>
    </w:p>
  </w:comment>
  <w:comment w:id="27" w:author="Ewout Steyerberg" w:date="2020-06-10T23:25:00Z" w:initials="ES">
    <w:p w14:paraId="651BF43C" w14:textId="16381E96" w:rsidR="00342210" w:rsidRPr="00342210" w:rsidRDefault="00342210">
      <w:pPr>
        <w:pStyle w:val="Tekstopmerking"/>
        <w:rPr>
          <w:lang w:val="nl-NL"/>
        </w:rPr>
      </w:pPr>
      <w:r>
        <w:rPr>
          <w:rStyle w:val="Verwijzingopmerking"/>
        </w:rPr>
        <w:annotationRef/>
      </w:r>
      <w:r w:rsidRPr="00342210">
        <w:rPr>
          <w:lang w:val="nl-NL"/>
        </w:rPr>
        <w:t>Kon dat d</w:t>
      </w:r>
      <w:r>
        <w:rPr>
          <w:lang w:val="nl-NL"/>
        </w:rPr>
        <w:t>an zomaar?</w:t>
      </w:r>
    </w:p>
  </w:comment>
  <w:comment w:id="28" w:author="E.M. Krijkamp" w:date="2020-06-09T08:51:00Z" w:initials="EK">
    <w:p w14:paraId="6272514D" w14:textId="69E56E7D" w:rsidR="00990D9B" w:rsidRDefault="00990D9B">
      <w:pPr>
        <w:pStyle w:val="Tekstopmerking"/>
      </w:pPr>
      <w:r>
        <w:rPr>
          <w:rStyle w:val="Verwijzingopmerking"/>
        </w:rPr>
        <w:annotationRef/>
      </w:r>
      <w:r>
        <w:t>I think we have to explain here, assumed based on what…and were the data for this time-to-o-effect-of-</w:t>
      </w:r>
      <w:proofErr w:type="spellStart"/>
      <w:r>
        <w:t>treatent</w:t>
      </w:r>
      <w:proofErr w:type="spellEnd"/>
      <w:r>
        <w:t xml:space="preserve"> came from.</w:t>
      </w:r>
    </w:p>
  </w:comment>
  <w:comment w:id="29" w:author="Ewout Steyerberg" w:date="2020-06-10T23:27:00Z" w:initials="ES">
    <w:p w14:paraId="35264CEE" w14:textId="22EC3D13" w:rsidR="00AA3A4F" w:rsidRDefault="00AA3A4F">
      <w:pPr>
        <w:pStyle w:val="Tekstopmerking"/>
      </w:pPr>
      <w:r>
        <w:rPr>
          <w:rStyle w:val="Verwijzingopmerking"/>
        </w:rPr>
        <w:annotationRef/>
      </w:r>
      <w:r>
        <w:t>Not to be used</w:t>
      </w:r>
    </w:p>
  </w:comment>
  <w:comment w:id="30" w:author="Ewout Steyerberg" w:date="2020-06-10T23:30:00Z" w:initials="ES">
    <w:p w14:paraId="1305CE26" w14:textId="33BC88B4" w:rsidR="00D83352" w:rsidRDefault="00D83352">
      <w:pPr>
        <w:pStyle w:val="Tekstopmerking"/>
      </w:pPr>
      <w:r>
        <w:rPr>
          <w:rStyle w:val="Verwijzingopmerking"/>
        </w:rPr>
        <w:annotationRef/>
      </w:r>
      <w:proofErr w:type="spellStart"/>
      <w:r>
        <w:t>Inderdaad</w:t>
      </w:r>
      <w:proofErr w:type="spellEnd"/>
      <w:r>
        <w:t xml:space="preserve"> </w:t>
      </w:r>
      <w:proofErr w:type="spellStart"/>
      <w:r>
        <w:t>ook</w:t>
      </w:r>
      <w:proofErr w:type="spellEnd"/>
      <w:r>
        <w:t xml:space="preserve"> </w:t>
      </w:r>
      <w:proofErr w:type="spellStart"/>
      <w:r>
        <w:t>een</w:t>
      </w:r>
      <w:proofErr w:type="spellEnd"/>
      <w:r>
        <w:t xml:space="preserve"> criterium</w:t>
      </w:r>
    </w:p>
  </w:comment>
  <w:comment w:id="31" w:author="Ewout Steyerberg" w:date="2020-06-10T23:31:00Z" w:initials="ES">
    <w:p w14:paraId="62D52952" w14:textId="21ABE711" w:rsidR="00D83352" w:rsidRPr="006042E6" w:rsidRDefault="00D83352">
      <w:pPr>
        <w:pStyle w:val="Tekstopmerking"/>
        <w:rPr>
          <w:lang w:val="nl-NL"/>
        </w:rPr>
      </w:pPr>
      <w:r>
        <w:rPr>
          <w:rStyle w:val="Verwijzingopmerking"/>
        </w:rPr>
        <w:annotationRef/>
      </w:r>
      <w:r w:rsidRPr="006042E6">
        <w:rPr>
          <w:lang w:val="nl-NL"/>
        </w:rPr>
        <w:t>Is eigenlijk heterogeen</w:t>
      </w:r>
    </w:p>
  </w:comment>
  <w:comment w:id="32" w:author="Ewout Steyerberg" w:date="2020-06-10T23:32:00Z" w:initials="ES">
    <w:p w14:paraId="215110E9" w14:textId="29E62451" w:rsidR="006042E6" w:rsidRPr="006042E6" w:rsidRDefault="006042E6">
      <w:pPr>
        <w:pStyle w:val="Tekstopmerking"/>
        <w:rPr>
          <w:lang w:val="nl-NL"/>
        </w:rPr>
      </w:pPr>
      <w:r>
        <w:rPr>
          <w:rStyle w:val="Verwijzingopmerking"/>
        </w:rPr>
        <w:annotationRef/>
      </w:r>
      <w:proofErr w:type="gramStart"/>
      <w:r w:rsidRPr="006042E6">
        <w:rPr>
          <w:lang w:val="nl-NL"/>
        </w:rPr>
        <w:t>inderdaad</w:t>
      </w:r>
      <w:proofErr w:type="gramEnd"/>
      <w:r w:rsidRPr="006042E6">
        <w:rPr>
          <w:lang w:val="nl-NL"/>
        </w:rPr>
        <w:t xml:space="preserve">; het gaat om </w:t>
      </w:r>
      <w:r>
        <w:rPr>
          <w:lang w:val="nl-NL"/>
        </w:rPr>
        <w:t>increment door de ingreep. Daar moet je het causale effect van weten</w:t>
      </w:r>
      <w:proofErr w:type="gramStart"/>
      <w:r>
        <w:rPr>
          <w:lang w:val="nl-NL"/>
        </w:rPr>
        <w:t xml:space="preserve"> ..</w:t>
      </w:r>
      <w:proofErr w:type="gramEnd"/>
      <w:r>
        <w:rPr>
          <w:lang w:val="nl-NL"/>
        </w:rPr>
        <w:t xml:space="preserve"> </w:t>
      </w:r>
      <w:proofErr w:type="gramStart"/>
      <w:r>
        <w:rPr>
          <w:lang w:val="nl-NL"/>
        </w:rPr>
        <w:t>vaak</w:t>
      </w:r>
      <w:proofErr w:type="gramEnd"/>
      <w:r>
        <w:rPr>
          <w:lang w:val="nl-NL"/>
        </w:rPr>
        <w:t xml:space="preserve"> zal dat </w:t>
      </w:r>
      <w:proofErr w:type="spellStart"/>
      <w:r>
        <w:rPr>
          <w:lang w:val="nl-NL"/>
        </w:rPr>
        <w:t>tyoch</w:t>
      </w:r>
      <w:proofErr w:type="spellEnd"/>
      <w:r>
        <w:rPr>
          <w:lang w:val="nl-NL"/>
        </w:rPr>
        <w:t xml:space="preserve"> niet bekend zijn? </w:t>
      </w:r>
    </w:p>
  </w:comment>
  <w:comment w:id="33" w:author="E.M. Krijkamp" w:date="2020-06-09T09:46:00Z" w:initials="EK">
    <w:p w14:paraId="0FCA2E18" w14:textId="0F0A9F5F" w:rsidR="00FC6CF2" w:rsidRPr="00241B01" w:rsidRDefault="00FC6CF2">
      <w:pPr>
        <w:pStyle w:val="Tekstopmerking"/>
        <w:rPr>
          <w:lang w:val="nl-NL"/>
        </w:rPr>
      </w:pPr>
      <w:r>
        <w:rPr>
          <w:rStyle w:val="Verwijzingopmerking"/>
        </w:rPr>
        <w:annotationRef/>
      </w:r>
      <w:r w:rsidRPr="00241B01">
        <w:rPr>
          <w:lang w:val="nl-NL"/>
        </w:rPr>
        <w:t>Dit is mij nog niet duidelijk.</w:t>
      </w:r>
    </w:p>
  </w:comment>
  <w:comment w:id="34" w:author="Ewout Steyerberg" w:date="2020-06-10T23:34:00Z" w:initials="ES">
    <w:p w14:paraId="3BDA01F9" w14:textId="5FB8255E" w:rsidR="00BB0B25" w:rsidRPr="0009687E" w:rsidRDefault="00BB0B25">
      <w:pPr>
        <w:pStyle w:val="Tekstopmerking"/>
        <w:rPr>
          <w:lang w:val="nl-NL"/>
        </w:rPr>
      </w:pPr>
      <w:r>
        <w:rPr>
          <w:rStyle w:val="Verwijzingopmerking"/>
        </w:rPr>
        <w:annotationRef/>
      </w:r>
      <w:r w:rsidRPr="0009687E">
        <w:rPr>
          <w:lang w:val="nl-NL"/>
        </w:rPr>
        <w:t>Maar niet zo subtiel</w:t>
      </w:r>
      <w:proofErr w:type="gramStart"/>
      <w:r w:rsidRPr="0009687E">
        <w:rPr>
          <w:lang w:val="nl-NL"/>
        </w:rPr>
        <w:t xml:space="preserve"> ..</w:t>
      </w:r>
      <w:proofErr w:type="gramEnd"/>
    </w:p>
  </w:comment>
  <w:comment w:id="35" w:author="Ewout Steyerberg" w:date="2020-06-10T23:34:00Z" w:initials="ES">
    <w:p w14:paraId="041F6B6E" w14:textId="48A735C9" w:rsidR="0009687E" w:rsidRPr="0009687E" w:rsidRDefault="0009687E">
      <w:pPr>
        <w:pStyle w:val="Tekstopmerking"/>
        <w:rPr>
          <w:lang w:val="nl-NL"/>
        </w:rPr>
      </w:pPr>
      <w:r>
        <w:rPr>
          <w:rStyle w:val="Verwijzingopmerking"/>
        </w:rPr>
        <w:annotationRef/>
      </w:r>
      <w:r w:rsidRPr="0009687E">
        <w:rPr>
          <w:lang w:val="nl-NL"/>
        </w:rPr>
        <w:t>Als er geen data zijn is dat redelijk inderdaad</w:t>
      </w:r>
      <w:r>
        <w:rPr>
          <w:lang w:val="nl-NL"/>
        </w:rPr>
        <w:t xml:space="preserve">. </w:t>
      </w:r>
      <w:r>
        <w:rPr>
          <w:lang w:val="nl-NL"/>
        </w:rPr>
        <w:t xml:space="preserve">Maar de kern is: zijn er </w:t>
      </w:r>
      <w:proofErr w:type="spellStart"/>
      <w:r>
        <w:rPr>
          <w:lang w:val="nl-NL"/>
        </w:rPr>
        <w:t>uberhaupt</w:t>
      </w:r>
      <w:proofErr w:type="spellEnd"/>
      <w:r>
        <w:rPr>
          <w:lang w:val="nl-NL"/>
        </w:rPr>
        <w:t xml:space="preserve"> data?</w:t>
      </w:r>
    </w:p>
  </w:comment>
  <w:comment w:id="36" w:author="E.M. Krijkamp" w:date="2020-05-19T22:22:00Z" w:initials="EK">
    <w:p w14:paraId="08EEC46E" w14:textId="39D75491" w:rsidR="00956731" w:rsidRPr="00FE2640" w:rsidRDefault="00956731">
      <w:pPr>
        <w:pStyle w:val="Tekstopmerking"/>
        <w:rPr>
          <w:lang w:val="nl-NL"/>
        </w:rPr>
      </w:pPr>
      <w:r>
        <w:rPr>
          <w:rStyle w:val="Verwijzingopmerking"/>
        </w:rPr>
        <w:annotationRef/>
      </w:r>
      <w:r w:rsidRPr="00FE2640">
        <w:rPr>
          <w:lang w:val="nl-NL"/>
        </w:rPr>
        <w:t xml:space="preserve">Jan van </w:t>
      </w:r>
      <w:proofErr w:type="spellStart"/>
      <w:r w:rsidRPr="00FE2640">
        <w:rPr>
          <w:lang w:val="nl-NL"/>
        </w:rPr>
        <w:t>Busschbach</w:t>
      </w:r>
      <w:proofErr w:type="spellEnd"/>
      <w:r w:rsidRPr="00FE2640">
        <w:rPr>
          <w:lang w:val="nl-NL"/>
        </w:rPr>
        <w:t>,</w:t>
      </w:r>
      <w:r>
        <w:rPr>
          <w:lang w:val="nl-NL"/>
        </w:rPr>
        <w:t xml:space="preserve"> zou u ons </w:t>
      </w:r>
      <w:proofErr w:type="spellStart"/>
      <w:r>
        <w:rPr>
          <w:lang w:val="nl-NL"/>
        </w:rPr>
        <w:t>aub</w:t>
      </w:r>
      <w:proofErr w:type="spellEnd"/>
      <w:r>
        <w:rPr>
          <w:lang w:val="nl-NL"/>
        </w:rPr>
        <w:t xml:space="preserve"> kunnen helpen bij het reflecteren op de gebruikte methode?</w:t>
      </w:r>
    </w:p>
  </w:comment>
  <w:comment w:id="37" w:author="E.M. Krijkamp" w:date="2020-06-01T22:13:00Z" w:initials="EK">
    <w:p w14:paraId="05DF933D" w14:textId="7A1EB1E6" w:rsidR="00956731" w:rsidRPr="00CD04DB" w:rsidRDefault="00956731">
      <w:pPr>
        <w:pStyle w:val="Tekstopmerking"/>
        <w:rPr>
          <w:lang w:val="nl-NL"/>
        </w:rPr>
      </w:pPr>
      <w:r>
        <w:rPr>
          <w:rStyle w:val="Verwijzingopmerking"/>
        </w:rPr>
        <w:annotationRef/>
      </w:r>
      <w:r w:rsidRPr="00CD04DB">
        <w:rPr>
          <w:lang w:val="nl-NL"/>
        </w:rPr>
        <w:t>We hebben zelf toen Smit 2008 en sto</w:t>
      </w:r>
      <w:r>
        <w:rPr>
          <w:lang w:val="nl-NL"/>
        </w:rPr>
        <w:t xml:space="preserve">uthard 2000 </w:t>
      </w:r>
      <w:proofErr w:type="spellStart"/>
      <w:r>
        <w:rPr>
          <w:lang w:val="nl-NL"/>
        </w:rPr>
        <w:t>gebrruikt</w:t>
      </w:r>
      <w:proofErr w:type="spellEnd"/>
      <w:r>
        <w:rPr>
          <w:lang w:val="nl-NL"/>
        </w:rPr>
        <w:t xml:space="preserve">, maar waarschijnlijk weet u het beste waar goede bronnen zijn om dit extra kracht te geven. Bedankt. </w:t>
      </w:r>
    </w:p>
  </w:comment>
  <w:comment w:id="38" w:author="E.M. Krijkamp" w:date="2020-06-08T23:14:00Z" w:initials="EK">
    <w:p w14:paraId="3E3EA54E" w14:textId="27160E45" w:rsidR="009C656C" w:rsidRDefault="009C656C">
      <w:pPr>
        <w:pStyle w:val="Tekstopmerking"/>
      </w:pPr>
      <w:r>
        <w:rPr>
          <w:rStyle w:val="Verwijzingopmerking"/>
        </w:rPr>
        <w:annotationRef/>
      </w:r>
      <w:r>
        <w:t>X-as figure gets title “Duration surgery</w:t>
      </w:r>
      <w:r w:rsidR="009309AD">
        <w:t xml:space="preserve"> (min)</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BE3F28F" w15:done="0"/>
  <w15:commentEx w15:paraId="076DCBF6" w15:done="0"/>
  <w15:commentEx w15:paraId="68D75E67" w15:done="0"/>
  <w15:commentEx w15:paraId="103B26AF" w15:done="0"/>
  <w15:commentEx w15:paraId="3AC6469A" w15:done="0"/>
  <w15:commentEx w15:paraId="53915A86" w15:done="0"/>
  <w15:commentEx w15:paraId="6DAD743B" w15:done="0"/>
  <w15:commentEx w15:paraId="520CF118" w15:done="0"/>
  <w15:commentEx w15:paraId="28BD01B6" w15:done="0"/>
  <w15:commentEx w15:paraId="3C2A038A" w15:done="0"/>
  <w15:commentEx w15:paraId="6179D8D8" w15:done="0"/>
  <w15:commentEx w15:paraId="698D5F86" w15:done="0"/>
  <w15:commentEx w15:paraId="38EF4F9B" w15:done="0"/>
  <w15:commentEx w15:paraId="4F8F370C" w15:done="0"/>
  <w15:commentEx w15:paraId="4B88126B" w15:done="0"/>
  <w15:commentEx w15:paraId="1BC3E3DF" w15:done="0"/>
  <w15:commentEx w15:paraId="725ED153" w15:done="0"/>
  <w15:commentEx w15:paraId="7716AEA2" w15:done="0"/>
  <w15:commentEx w15:paraId="651BF43C" w15:done="0"/>
  <w15:commentEx w15:paraId="6272514D" w15:done="0"/>
  <w15:commentEx w15:paraId="35264CEE" w15:done="0"/>
  <w15:commentEx w15:paraId="1305CE26" w15:done="0"/>
  <w15:commentEx w15:paraId="62D52952" w15:done="0"/>
  <w15:commentEx w15:paraId="215110E9" w15:done="0"/>
  <w15:commentEx w15:paraId="0FCA2E18" w15:done="0"/>
  <w15:commentEx w15:paraId="3BDA01F9" w15:done="0"/>
  <w15:commentEx w15:paraId="041F6B6E" w15:done="0"/>
  <w15:commentEx w15:paraId="08EEC46E" w15:done="0"/>
  <w15:commentEx w15:paraId="05DF933D" w15:paraIdParent="08EEC46E" w15:done="0"/>
  <w15:commentEx w15:paraId="3E3EA5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BD3DA" w16cex:dateUtc="2020-06-10T19:49:00Z"/>
  <w16cex:commentExtensible w16cex:durableId="228BD658" w16cex:dateUtc="2020-06-10T19:59:00Z"/>
  <w16cex:commentExtensible w16cex:durableId="228BD6B7" w16cex:dateUtc="2020-06-10T20:01:00Z"/>
  <w16cex:commentExtensible w16cex:durableId="228BD6EB" w16cex:dateUtc="2020-06-10T20:02:00Z"/>
  <w16cex:commentExtensible w16cex:durableId="228BDC4E" w16cex:dateUtc="2020-06-10T20:25:00Z"/>
  <w16cex:commentExtensible w16cex:durableId="228BDC95" w16cex:dateUtc="2020-06-10T20:26:00Z"/>
  <w16cex:commentExtensible w16cex:durableId="228BE4EC" w16cex:dateUtc="2020-06-10T21:02:00Z"/>
  <w16cex:commentExtensible w16cex:durableId="228BE68B" w16cex:dateUtc="2020-06-10T21:08:00Z"/>
  <w16cex:commentExtensible w16cex:durableId="228BE6F3" w16cex:dateUtc="2020-06-10T21:10:00Z"/>
  <w16cex:commentExtensible w16cex:durableId="228BE7A3" w16cex:dateUtc="2020-06-10T21:13:00Z"/>
  <w16cex:commentExtensible w16cex:durableId="228BE90E" w16cex:dateUtc="2020-06-10T21:19:00Z"/>
  <w16cex:commentExtensible w16cex:durableId="228BEA6F" w16cex:dateUtc="2020-06-10T21:25:00Z"/>
  <w16cex:commentExtensible w16cex:durableId="228BEAF3" w16cex:dateUtc="2020-06-10T21:27:00Z"/>
  <w16cex:commentExtensible w16cex:durableId="228BEBA8" w16cex:dateUtc="2020-06-10T21:30:00Z"/>
  <w16cex:commentExtensible w16cex:durableId="228BEBCF" w16cex:dateUtc="2020-06-10T21:31:00Z"/>
  <w16cex:commentExtensible w16cex:durableId="228BEBF7" w16cex:dateUtc="2020-06-10T21:32:00Z"/>
  <w16cex:commentExtensible w16cex:durableId="228BEC68" w16cex:dateUtc="2020-06-10T21:34:00Z"/>
  <w16cex:commentExtensible w16cex:durableId="228BEC9A" w16cex:dateUtc="2020-06-10T2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E3F28F" w16cid:durableId="228BD3DA"/>
  <w16cid:commentId w16cid:paraId="076DCBF6" w16cid:durableId="2280966E"/>
  <w16cid:commentId w16cid:paraId="68D75E67" w16cid:durableId="227FD1CB"/>
  <w16cid:commentId w16cid:paraId="103B26AF" w16cid:durableId="227FD1C4"/>
  <w16cid:commentId w16cid:paraId="3AC6469A" w16cid:durableId="227FD3AB"/>
  <w16cid:commentId w16cid:paraId="53915A86" w16cid:durableId="2289327E"/>
  <w16cid:commentId w16cid:paraId="6DAD743B" w16cid:durableId="228BD658"/>
  <w16cid:commentId w16cid:paraId="520CF118" w16cid:durableId="228899CC"/>
  <w16cid:commentId w16cid:paraId="28BD01B6" w16cid:durableId="228BD6B7"/>
  <w16cid:commentId w16cid:paraId="3C2A038A" w16cid:durableId="228BD6EB"/>
  <w16cid:commentId w16cid:paraId="6179D8D8" w16cid:durableId="22893FC3"/>
  <w16cid:commentId w16cid:paraId="698D5F86" w16cid:durableId="228BDC4E"/>
  <w16cid:commentId w16cid:paraId="38EF4F9B" w16cid:durableId="228BDC95"/>
  <w16cid:commentId w16cid:paraId="4F8F370C" w16cid:durableId="228BE4EC"/>
  <w16cid:commentId w16cid:paraId="4B88126B" w16cid:durableId="228BE68B"/>
  <w16cid:commentId w16cid:paraId="1BC3E3DF" w16cid:durableId="228BE6F3"/>
  <w16cid:commentId w16cid:paraId="725ED153" w16cid:durableId="228BE7A3"/>
  <w16cid:commentId w16cid:paraId="7716AEA2" w16cid:durableId="228BE90E"/>
  <w16cid:commentId w16cid:paraId="651BF43C" w16cid:durableId="228BEA6F"/>
  <w16cid:commentId w16cid:paraId="6272514D" w16cid:durableId="2289CC1D"/>
  <w16cid:commentId w16cid:paraId="35264CEE" w16cid:durableId="228BEAF3"/>
  <w16cid:commentId w16cid:paraId="1305CE26" w16cid:durableId="228BEBA8"/>
  <w16cid:commentId w16cid:paraId="62D52952" w16cid:durableId="228BEBCF"/>
  <w16cid:commentId w16cid:paraId="215110E9" w16cid:durableId="228BEBF7"/>
  <w16cid:commentId w16cid:paraId="0FCA2E18" w16cid:durableId="2289D90E"/>
  <w16cid:commentId w16cid:paraId="3BDA01F9" w16cid:durableId="228BEC68"/>
  <w16cid:commentId w16cid:paraId="041F6B6E" w16cid:durableId="228BEC9A"/>
  <w16cid:commentId w16cid:paraId="08EEC46E" w16cid:durableId="226EDABD"/>
  <w16cid:commentId w16cid:paraId="05DF933D" w16cid:durableId="227FFBEE"/>
  <w16cid:commentId w16cid:paraId="3E3EA54E" w16cid:durableId="228944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2A706" w14:textId="77777777" w:rsidR="00BD01BB" w:rsidRDefault="00BD01BB" w:rsidP="00FE7393">
      <w:r>
        <w:separator/>
      </w:r>
    </w:p>
  </w:endnote>
  <w:endnote w:type="continuationSeparator" w:id="0">
    <w:p w14:paraId="250DD966" w14:textId="77777777" w:rsidR="00BD01BB" w:rsidRDefault="00BD01BB"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2086109262"/>
      <w:docPartObj>
        <w:docPartGallery w:val="Page Numbers (Bottom of Page)"/>
        <w:docPartUnique/>
      </w:docPartObj>
    </w:sdtPr>
    <w:sdtEndPr>
      <w:rPr>
        <w:rStyle w:val="Paginanummer"/>
      </w:rPr>
    </w:sdtEndPr>
    <w:sdtContent>
      <w:p w14:paraId="64752CE8" w14:textId="46F37364" w:rsidR="00956731" w:rsidRDefault="00956731"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2C2D647F" w14:textId="77777777" w:rsidR="00956731" w:rsidRDefault="00956731" w:rsidP="00C2764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1648200398"/>
      <w:docPartObj>
        <w:docPartGallery w:val="Page Numbers (Bottom of Page)"/>
        <w:docPartUnique/>
      </w:docPartObj>
    </w:sdtPr>
    <w:sdtEndPr>
      <w:rPr>
        <w:rStyle w:val="Paginanummer"/>
      </w:rPr>
    </w:sdtEndPr>
    <w:sdtContent>
      <w:p w14:paraId="00329293" w14:textId="30F7BF95" w:rsidR="00956731" w:rsidRDefault="00956731"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4</w:t>
        </w:r>
        <w:r>
          <w:rPr>
            <w:rStyle w:val="Paginanummer"/>
          </w:rPr>
          <w:fldChar w:fldCharType="end"/>
        </w:r>
      </w:p>
    </w:sdtContent>
  </w:sdt>
  <w:p w14:paraId="4CEB769F" w14:textId="77777777" w:rsidR="00956731" w:rsidRDefault="00956731" w:rsidP="00C2764C">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414D05" w14:textId="77777777" w:rsidR="00BD01BB" w:rsidRDefault="00BD01BB" w:rsidP="00FE7393">
      <w:r>
        <w:separator/>
      </w:r>
    </w:p>
  </w:footnote>
  <w:footnote w:type="continuationSeparator" w:id="0">
    <w:p w14:paraId="6AB27BD7" w14:textId="77777777" w:rsidR="00BD01BB" w:rsidRDefault="00BD01BB"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wout Steyerberg">
    <w15:presenceInfo w15:providerId="Windows Live" w15:userId="bb56c2bcdc0ca8a8"/>
  </w15:person>
  <w15:person w15:author="E.M. Krijkamp">
    <w15:presenceInfo w15:providerId="AD" w15:userId="S::e.krijkamp@erasmusmc.nl::6b549f4a-e21e-4342-9116-7452856f1b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5A"/>
    <w:rsid w:val="000016BF"/>
    <w:rsid w:val="00004179"/>
    <w:rsid w:val="00006917"/>
    <w:rsid w:val="00007659"/>
    <w:rsid w:val="000078C0"/>
    <w:rsid w:val="00012BF0"/>
    <w:rsid w:val="000130A2"/>
    <w:rsid w:val="00013137"/>
    <w:rsid w:val="0002381C"/>
    <w:rsid w:val="00024EE6"/>
    <w:rsid w:val="00027475"/>
    <w:rsid w:val="00027C0E"/>
    <w:rsid w:val="000429EA"/>
    <w:rsid w:val="00045505"/>
    <w:rsid w:val="000540A2"/>
    <w:rsid w:val="00055008"/>
    <w:rsid w:val="000611E7"/>
    <w:rsid w:val="00061D66"/>
    <w:rsid w:val="00063929"/>
    <w:rsid w:val="000738A7"/>
    <w:rsid w:val="00073997"/>
    <w:rsid w:val="000765B9"/>
    <w:rsid w:val="00083EFD"/>
    <w:rsid w:val="0008B50C"/>
    <w:rsid w:val="000960D9"/>
    <w:rsid w:val="0009687E"/>
    <w:rsid w:val="000A1D9C"/>
    <w:rsid w:val="000A1DDC"/>
    <w:rsid w:val="000A2011"/>
    <w:rsid w:val="000B024F"/>
    <w:rsid w:val="000B1FAF"/>
    <w:rsid w:val="000B3CED"/>
    <w:rsid w:val="000B6FDB"/>
    <w:rsid w:val="000C2C4F"/>
    <w:rsid w:val="000C32EF"/>
    <w:rsid w:val="000C7112"/>
    <w:rsid w:val="000D187D"/>
    <w:rsid w:val="000D7728"/>
    <w:rsid w:val="000D79FE"/>
    <w:rsid w:val="000E4643"/>
    <w:rsid w:val="000EA3A3"/>
    <w:rsid w:val="000F1AFD"/>
    <w:rsid w:val="000F1B05"/>
    <w:rsid w:val="000F21BC"/>
    <w:rsid w:val="000F224F"/>
    <w:rsid w:val="00100057"/>
    <w:rsid w:val="001069EC"/>
    <w:rsid w:val="00110D40"/>
    <w:rsid w:val="00111C46"/>
    <w:rsid w:val="00114092"/>
    <w:rsid w:val="00114F8D"/>
    <w:rsid w:val="0011909D"/>
    <w:rsid w:val="00121856"/>
    <w:rsid w:val="00121FE0"/>
    <w:rsid w:val="00122272"/>
    <w:rsid w:val="00132981"/>
    <w:rsid w:val="00133FC8"/>
    <w:rsid w:val="00135BA6"/>
    <w:rsid w:val="00141C7D"/>
    <w:rsid w:val="00145258"/>
    <w:rsid w:val="00150F00"/>
    <w:rsid w:val="00153762"/>
    <w:rsid w:val="001545FF"/>
    <w:rsid w:val="001613FF"/>
    <w:rsid w:val="00163436"/>
    <w:rsid w:val="00163AE5"/>
    <w:rsid w:val="001656AC"/>
    <w:rsid w:val="00166F78"/>
    <w:rsid w:val="00167841"/>
    <w:rsid w:val="00173871"/>
    <w:rsid w:val="0017F927"/>
    <w:rsid w:val="00182E81"/>
    <w:rsid w:val="0018357F"/>
    <w:rsid w:val="00186ECC"/>
    <w:rsid w:val="001878A2"/>
    <w:rsid w:val="00194496"/>
    <w:rsid w:val="001A7B3E"/>
    <w:rsid w:val="001B27F8"/>
    <w:rsid w:val="001B3615"/>
    <w:rsid w:val="001B39C1"/>
    <w:rsid w:val="001C29F7"/>
    <w:rsid w:val="001C638F"/>
    <w:rsid w:val="001C7EE9"/>
    <w:rsid w:val="001C7EFB"/>
    <w:rsid w:val="001D4731"/>
    <w:rsid w:val="001E1B6B"/>
    <w:rsid w:val="001E1D2F"/>
    <w:rsid w:val="001E4191"/>
    <w:rsid w:val="001E60E4"/>
    <w:rsid w:val="001E69DE"/>
    <w:rsid w:val="001F3FAE"/>
    <w:rsid w:val="001F69FD"/>
    <w:rsid w:val="00200F83"/>
    <w:rsid w:val="0020337C"/>
    <w:rsid w:val="00204514"/>
    <w:rsid w:val="002048D1"/>
    <w:rsid w:val="00204932"/>
    <w:rsid w:val="00204EDB"/>
    <w:rsid w:val="0020725F"/>
    <w:rsid w:val="00212C81"/>
    <w:rsid w:val="00216D56"/>
    <w:rsid w:val="0021737E"/>
    <w:rsid w:val="002208A9"/>
    <w:rsid w:val="00226F78"/>
    <w:rsid w:val="00234D3C"/>
    <w:rsid w:val="002409F6"/>
    <w:rsid w:val="00241B01"/>
    <w:rsid w:val="00242928"/>
    <w:rsid w:val="00245EC2"/>
    <w:rsid w:val="00257021"/>
    <w:rsid w:val="002616F5"/>
    <w:rsid w:val="00264033"/>
    <w:rsid w:val="00270429"/>
    <w:rsid w:val="00270992"/>
    <w:rsid w:val="0027277E"/>
    <w:rsid w:val="00272DEE"/>
    <w:rsid w:val="00274802"/>
    <w:rsid w:val="00277B96"/>
    <w:rsid w:val="00282BDB"/>
    <w:rsid w:val="002853BC"/>
    <w:rsid w:val="00287406"/>
    <w:rsid w:val="002960DB"/>
    <w:rsid w:val="002A1915"/>
    <w:rsid w:val="002A1A07"/>
    <w:rsid w:val="002A5B41"/>
    <w:rsid w:val="002A7D13"/>
    <w:rsid w:val="002B0635"/>
    <w:rsid w:val="002B52E2"/>
    <w:rsid w:val="002B628B"/>
    <w:rsid w:val="002BFCA2"/>
    <w:rsid w:val="002C1AFD"/>
    <w:rsid w:val="002C36B7"/>
    <w:rsid w:val="002C51AB"/>
    <w:rsid w:val="002D33ED"/>
    <w:rsid w:val="002E05CA"/>
    <w:rsid w:val="002E38CB"/>
    <w:rsid w:val="002E445A"/>
    <w:rsid w:val="002E69C4"/>
    <w:rsid w:val="002F129C"/>
    <w:rsid w:val="002F3C82"/>
    <w:rsid w:val="002F706E"/>
    <w:rsid w:val="002FF898"/>
    <w:rsid w:val="00301FCB"/>
    <w:rsid w:val="00306820"/>
    <w:rsid w:val="0030D55C"/>
    <w:rsid w:val="0031188D"/>
    <w:rsid w:val="00320B95"/>
    <w:rsid w:val="00320D1E"/>
    <w:rsid w:val="00323973"/>
    <w:rsid w:val="00325509"/>
    <w:rsid w:val="00330D41"/>
    <w:rsid w:val="00334A65"/>
    <w:rsid w:val="00342210"/>
    <w:rsid w:val="00349842"/>
    <w:rsid w:val="003522E9"/>
    <w:rsid w:val="0035309D"/>
    <w:rsid w:val="00354D49"/>
    <w:rsid w:val="00361171"/>
    <w:rsid w:val="003638AE"/>
    <w:rsid w:val="00363A0B"/>
    <w:rsid w:val="003655B2"/>
    <w:rsid w:val="003657B7"/>
    <w:rsid w:val="00367FD8"/>
    <w:rsid w:val="0037181C"/>
    <w:rsid w:val="00382F62"/>
    <w:rsid w:val="00384F89"/>
    <w:rsid w:val="00387662"/>
    <w:rsid w:val="00397FFE"/>
    <w:rsid w:val="003A3C68"/>
    <w:rsid w:val="003B0009"/>
    <w:rsid w:val="003B106D"/>
    <w:rsid w:val="003B2FCA"/>
    <w:rsid w:val="003BDB2E"/>
    <w:rsid w:val="003D1200"/>
    <w:rsid w:val="003D21E0"/>
    <w:rsid w:val="003D303F"/>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63EC"/>
    <w:rsid w:val="0042311D"/>
    <w:rsid w:val="00423703"/>
    <w:rsid w:val="00424F66"/>
    <w:rsid w:val="004257EC"/>
    <w:rsid w:val="004339F7"/>
    <w:rsid w:val="00436E4B"/>
    <w:rsid w:val="004417D8"/>
    <w:rsid w:val="004432D2"/>
    <w:rsid w:val="0044432F"/>
    <w:rsid w:val="00447377"/>
    <w:rsid w:val="004473F8"/>
    <w:rsid w:val="0044C3EB"/>
    <w:rsid w:val="00450D5F"/>
    <w:rsid w:val="00453343"/>
    <w:rsid w:val="00453CF4"/>
    <w:rsid w:val="00455D31"/>
    <w:rsid w:val="004602FE"/>
    <w:rsid w:val="0046269E"/>
    <w:rsid w:val="0046477A"/>
    <w:rsid w:val="00466DB7"/>
    <w:rsid w:val="0047125E"/>
    <w:rsid w:val="00473490"/>
    <w:rsid w:val="00473D88"/>
    <w:rsid w:val="00481256"/>
    <w:rsid w:val="00490617"/>
    <w:rsid w:val="004927B3"/>
    <w:rsid w:val="004A077A"/>
    <w:rsid w:val="004A2A67"/>
    <w:rsid w:val="004A341F"/>
    <w:rsid w:val="004A503D"/>
    <w:rsid w:val="004A5701"/>
    <w:rsid w:val="004AD833"/>
    <w:rsid w:val="004B240F"/>
    <w:rsid w:val="004C31A4"/>
    <w:rsid w:val="004C45BB"/>
    <w:rsid w:val="004C5675"/>
    <w:rsid w:val="004D1260"/>
    <w:rsid w:val="004D7E65"/>
    <w:rsid w:val="004E1046"/>
    <w:rsid w:val="004F08A4"/>
    <w:rsid w:val="004F1948"/>
    <w:rsid w:val="004F6E18"/>
    <w:rsid w:val="00502DB6"/>
    <w:rsid w:val="00502ED9"/>
    <w:rsid w:val="00514AC6"/>
    <w:rsid w:val="00514E05"/>
    <w:rsid w:val="0051545D"/>
    <w:rsid w:val="00516760"/>
    <w:rsid w:val="00527D71"/>
    <w:rsid w:val="005305F4"/>
    <w:rsid w:val="005337D5"/>
    <w:rsid w:val="00535ECA"/>
    <w:rsid w:val="00552A94"/>
    <w:rsid w:val="00553247"/>
    <w:rsid w:val="005574D3"/>
    <w:rsid w:val="00557AD1"/>
    <w:rsid w:val="00557B18"/>
    <w:rsid w:val="0056187D"/>
    <w:rsid w:val="00562706"/>
    <w:rsid w:val="00563E06"/>
    <w:rsid w:val="005655B5"/>
    <w:rsid w:val="00571055"/>
    <w:rsid w:val="00572679"/>
    <w:rsid w:val="00580D90"/>
    <w:rsid w:val="00580DB7"/>
    <w:rsid w:val="005847E3"/>
    <w:rsid w:val="00584B7F"/>
    <w:rsid w:val="00591667"/>
    <w:rsid w:val="0059361F"/>
    <w:rsid w:val="0059528B"/>
    <w:rsid w:val="005966E7"/>
    <w:rsid w:val="005975DE"/>
    <w:rsid w:val="005A3060"/>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2E6"/>
    <w:rsid w:val="006044A7"/>
    <w:rsid w:val="006064CA"/>
    <w:rsid w:val="00613927"/>
    <w:rsid w:val="00613DD2"/>
    <w:rsid w:val="00621B9E"/>
    <w:rsid w:val="00621EAC"/>
    <w:rsid w:val="006308FD"/>
    <w:rsid w:val="00633DE9"/>
    <w:rsid w:val="00641034"/>
    <w:rsid w:val="006479D9"/>
    <w:rsid w:val="0065107A"/>
    <w:rsid w:val="00651672"/>
    <w:rsid w:val="00654393"/>
    <w:rsid w:val="0065685F"/>
    <w:rsid w:val="00657E5E"/>
    <w:rsid w:val="00666D88"/>
    <w:rsid w:val="00673F3F"/>
    <w:rsid w:val="00674DF9"/>
    <w:rsid w:val="0067704D"/>
    <w:rsid w:val="0068459F"/>
    <w:rsid w:val="00685EEA"/>
    <w:rsid w:val="00687555"/>
    <w:rsid w:val="00691552"/>
    <w:rsid w:val="006940CC"/>
    <w:rsid w:val="00694AFE"/>
    <w:rsid w:val="00697FA6"/>
    <w:rsid w:val="006A3DE9"/>
    <w:rsid w:val="006A6508"/>
    <w:rsid w:val="006B4CF0"/>
    <w:rsid w:val="006B5580"/>
    <w:rsid w:val="006B6D0B"/>
    <w:rsid w:val="006C1239"/>
    <w:rsid w:val="006C1425"/>
    <w:rsid w:val="006C17F7"/>
    <w:rsid w:val="006C2355"/>
    <w:rsid w:val="006C23B2"/>
    <w:rsid w:val="006C491F"/>
    <w:rsid w:val="006C5B68"/>
    <w:rsid w:val="006D27F5"/>
    <w:rsid w:val="006D49B0"/>
    <w:rsid w:val="006D5C27"/>
    <w:rsid w:val="006D76AB"/>
    <w:rsid w:val="006E045E"/>
    <w:rsid w:val="006E1AF4"/>
    <w:rsid w:val="006E39E6"/>
    <w:rsid w:val="006E5AC7"/>
    <w:rsid w:val="006F2F1B"/>
    <w:rsid w:val="00700C21"/>
    <w:rsid w:val="00705AAD"/>
    <w:rsid w:val="00707E63"/>
    <w:rsid w:val="00712419"/>
    <w:rsid w:val="00714DA1"/>
    <w:rsid w:val="00722EFA"/>
    <w:rsid w:val="0072588B"/>
    <w:rsid w:val="007259FA"/>
    <w:rsid w:val="00730ADB"/>
    <w:rsid w:val="00731953"/>
    <w:rsid w:val="00731F63"/>
    <w:rsid w:val="00737CE6"/>
    <w:rsid w:val="00740C80"/>
    <w:rsid w:val="00741B42"/>
    <w:rsid w:val="0074641A"/>
    <w:rsid w:val="007503B9"/>
    <w:rsid w:val="00753E4B"/>
    <w:rsid w:val="0076066B"/>
    <w:rsid w:val="00763B44"/>
    <w:rsid w:val="00764BAA"/>
    <w:rsid w:val="007711B2"/>
    <w:rsid w:val="00782CE0"/>
    <w:rsid w:val="00784C81"/>
    <w:rsid w:val="00787ED8"/>
    <w:rsid w:val="00790DBC"/>
    <w:rsid w:val="00793D96"/>
    <w:rsid w:val="0079587E"/>
    <w:rsid w:val="0079D49A"/>
    <w:rsid w:val="007A1546"/>
    <w:rsid w:val="007A393E"/>
    <w:rsid w:val="007B7745"/>
    <w:rsid w:val="007B7A3D"/>
    <w:rsid w:val="007C1053"/>
    <w:rsid w:val="007C1283"/>
    <w:rsid w:val="007C7AFC"/>
    <w:rsid w:val="007D2DF4"/>
    <w:rsid w:val="007D3DF9"/>
    <w:rsid w:val="007D6602"/>
    <w:rsid w:val="007E0637"/>
    <w:rsid w:val="007E07BA"/>
    <w:rsid w:val="007E2DD2"/>
    <w:rsid w:val="007E396A"/>
    <w:rsid w:val="007E49B4"/>
    <w:rsid w:val="007E5AE1"/>
    <w:rsid w:val="00815A1F"/>
    <w:rsid w:val="00816E2B"/>
    <w:rsid w:val="00820A48"/>
    <w:rsid w:val="008225F6"/>
    <w:rsid w:val="008259F9"/>
    <w:rsid w:val="00825CE2"/>
    <w:rsid w:val="00830F68"/>
    <w:rsid w:val="00831878"/>
    <w:rsid w:val="00834B5E"/>
    <w:rsid w:val="0083596A"/>
    <w:rsid w:val="00835D5A"/>
    <w:rsid w:val="0084022E"/>
    <w:rsid w:val="008439A1"/>
    <w:rsid w:val="00844D8B"/>
    <w:rsid w:val="0084601D"/>
    <w:rsid w:val="00846768"/>
    <w:rsid w:val="00846F5B"/>
    <w:rsid w:val="00850014"/>
    <w:rsid w:val="00856579"/>
    <w:rsid w:val="008569DD"/>
    <w:rsid w:val="00863BD6"/>
    <w:rsid w:val="008668E7"/>
    <w:rsid w:val="00870ADD"/>
    <w:rsid w:val="0088684D"/>
    <w:rsid w:val="008902F1"/>
    <w:rsid w:val="00892B98"/>
    <w:rsid w:val="0089477A"/>
    <w:rsid w:val="00895489"/>
    <w:rsid w:val="008A38A5"/>
    <w:rsid w:val="008B1B38"/>
    <w:rsid w:val="008B1D07"/>
    <w:rsid w:val="008C3804"/>
    <w:rsid w:val="008C4069"/>
    <w:rsid w:val="008C69CA"/>
    <w:rsid w:val="008D1B6C"/>
    <w:rsid w:val="008D25CB"/>
    <w:rsid w:val="008D4609"/>
    <w:rsid w:val="008D6471"/>
    <w:rsid w:val="008E4F7F"/>
    <w:rsid w:val="008F0D9E"/>
    <w:rsid w:val="008F19F8"/>
    <w:rsid w:val="008F415D"/>
    <w:rsid w:val="00900DFE"/>
    <w:rsid w:val="0091097D"/>
    <w:rsid w:val="00912A1A"/>
    <w:rsid w:val="00921E11"/>
    <w:rsid w:val="0092480E"/>
    <w:rsid w:val="0092623E"/>
    <w:rsid w:val="009262F5"/>
    <w:rsid w:val="009309AD"/>
    <w:rsid w:val="00935F63"/>
    <w:rsid w:val="009400C4"/>
    <w:rsid w:val="0094384D"/>
    <w:rsid w:val="00946595"/>
    <w:rsid w:val="00946B0C"/>
    <w:rsid w:val="00947740"/>
    <w:rsid w:val="00950350"/>
    <w:rsid w:val="00952B7B"/>
    <w:rsid w:val="00955A8C"/>
    <w:rsid w:val="00956731"/>
    <w:rsid w:val="00967345"/>
    <w:rsid w:val="00970A14"/>
    <w:rsid w:val="009718DF"/>
    <w:rsid w:val="0097278A"/>
    <w:rsid w:val="009727C4"/>
    <w:rsid w:val="0097519D"/>
    <w:rsid w:val="00983664"/>
    <w:rsid w:val="00985DBF"/>
    <w:rsid w:val="00990D9B"/>
    <w:rsid w:val="0099203E"/>
    <w:rsid w:val="00992536"/>
    <w:rsid w:val="00992E03"/>
    <w:rsid w:val="00993323"/>
    <w:rsid w:val="00995228"/>
    <w:rsid w:val="00995896"/>
    <w:rsid w:val="009A4495"/>
    <w:rsid w:val="009C656C"/>
    <w:rsid w:val="009D493D"/>
    <w:rsid w:val="009D5E88"/>
    <w:rsid w:val="009D6D25"/>
    <w:rsid w:val="009D7F52"/>
    <w:rsid w:val="009E508D"/>
    <w:rsid w:val="009E62A4"/>
    <w:rsid w:val="009E7D3A"/>
    <w:rsid w:val="009F13BC"/>
    <w:rsid w:val="009F62A4"/>
    <w:rsid w:val="00A00A32"/>
    <w:rsid w:val="00A20331"/>
    <w:rsid w:val="00A23C27"/>
    <w:rsid w:val="00A25DF7"/>
    <w:rsid w:val="00A27255"/>
    <w:rsid w:val="00A43A3C"/>
    <w:rsid w:val="00A43F26"/>
    <w:rsid w:val="00A505EA"/>
    <w:rsid w:val="00A51144"/>
    <w:rsid w:val="00A6511C"/>
    <w:rsid w:val="00A67769"/>
    <w:rsid w:val="00A71485"/>
    <w:rsid w:val="00A841EB"/>
    <w:rsid w:val="00AA3A4F"/>
    <w:rsid w:val="00AA3B86"/>
    <w:rsid w:val="00AA5D26"/>
    <w:rsid w:val="00AB781F"/>
    <w:rsid w:val="00AB7AD2"/>
    <w:rsid w:val="00AC257A"/>
    <w:rsid w:val="00AC2803"/>
    <w:rsid w:val="00AC2F29"/>
    <w:rsid w:val="00AC6F5A"/>
    <w:rsid w:val="00AD37E0"/>
    <w:rsid w:val="00AD5313"/>
    <w:rsid w:val="00AD53CD"/>
    <w:rsid w:val="00AD62CA"/>
    <w:rsid w:val="00AE7483"/>
    <w:rsid w:val="00AF0E0B"/>
    <w:rsid w:val="00AF18E3"/>
    <w:rsid w:val="00AF3014"/>
    <w:rsid w:val="00AF6E67"/>
    <w:rsid w:val="00B0055D"/>
    <w:rsid w:val="00B01625"/>
    <w:rsid w:val="00B04FAC"/>
    <w:rsid w:val="00B05DB4"/>
    <w:rsid w:val="00B07AF2"/>
    <w:rsid w:val="00B1007B"/>
    <w:rsid w:val="00B10237"/>
    <w:rsid w:val="00B12A7F"/>
    <w:rsid w:val="00B2275C"/>
    <w:rsid w:val="00B240B5"/>
    <w:rsid w:val="00B243F4"/>
    <w:rsid w:val="00B25DB0"/>
    <w:rsid w:val="00B271FB"/>
    <w:rsid w:val="00B308D5"/>
    <w:rsid w:val="00B33A0A"/>
    <w:rsid w:val="00B366DE"/>
    <w:rsid w:val="00B36A8C"/>
    <w:rsid w:val="00B433A0"/>
    <w:rsid w:val="00B478AE"/>
    <w:rsid w:val="00B51005"/>
    <w:rsid w:val="00B53AF3"/>
    <w:rsid w:val="00B5450E"/>
    <w:rsid w:val="00B6060C"/>
    <w:rsid w:val="00B61557"/>
    <w:rsid w:val="00B62574"/>
    <w:rsid w:val="00B6789B"/>
    <w:rsid w:val="00B718C3"/>
    <w:rsid w:val="00B76DA6"/>
    <w:rsid w:val="00B80056"/>
    <w:rsid w:val="00B80DE7"/>
    <w:rsid w:val="00B8641D"/>
    <w:rsid w:val="00B91889"/>
    <w:rsid w:val="00B92D2F"/>
    <w:rsid w:val="00B9676F"/>
    <w:rsid w:val="00BA1945"/>
    <w:rsid w:val="00BA2617"/>
    <w:rsid w:val="00BA2ECA"/>
    <w:rsid w:val="00BA3F4F"/>
    <w:rsid w:val="00BA5C64"/>
    <w:rsid w:val="00BB0B25"/>
    <w:rsid w:val="00BB23FC"/>
    <w:rsid w:val="00BB41C1"/>
    <w:rsid w:val="00BB4C93"/>
    <w:rsid w:val="00BB515C"/>
    <w:rsid w:val="00BB6E7D"/>
    <w:rsid w:val="00BC7381"/>
    <w:rsid w:val="00BD01BB"/>
    <w:rsid w:val="00BD50BF"/>
    <w:rsid w:val="00BD5E97"/>
    <w:rsid w:val="00BD7A9F"/>
    <w:rsid w:val="00BE12DA"/>
    <w:rsid w:val="00BE4A57"/>
    <w:rsid w:val="00BE6480"/>
    <w:rsid w:val="00BED763"/>
    <w:rsid w:val="00BF031F"/>
    <w:rsid w:val="00C0418C"/>
    <w:rsid w:val="00C047C6"/>
    <w:rsid w:val="00C24363"/>
    <w:rsid w:val="00C24ED4"/>
    <w:rsid w:val="00C2764C"/>
    <w:rsid w:val="00C34858"/>
    <w:rsid w:val="00C43C4F"/>
    <w:rsid w:val="00C56785"/>
    <w:rsid w:val="00C67871"/>
    <w:rsid w:val="00C758B4"/>
    <w:rsid w:val="00C76E45"/>
    <w:rsid w:val="00C84BA3"/>
    <w:rsid w:val="00C86483"/>
    <w:rsid w:val="00C8778C"/>
    <w:rsid w:val="00C903AF"/>
    <w:rsid w:val="00C927DD"/>
    <w:rsid w:val="00CA1D47"/>
    <w:rsid w:val="00CA5F8E"/>
    <w:rsid w:val="00CB075A"/>
    <w:rsid w:val="00CB1C9B"/>
    <w:rsid w:val="00CB2328"/>
    <w:rsid w:val="00CB2BA0"/>
    <w:rsid w:val="00CB396B"/>
    <w:rsid w:val="00CB5091"/>
    <w:rsid w:val="00CB723E"/>
    <w:rsid w:val="00CC041C"/>
    <w:rsid w:val="00CC09A7"/>
    <w:rsid w:val="00CC2B30"/>
    <w:rsid w:val="00CD04DB"/>
    <w:rsid w:val="00CD22EF"/>
    <w:rsid w:val="00CD29E8"/>
    <w:rsid w:val="00CD33A7"/>
    <w:rsid w:val="00CD5FE9"/>
    <w:rsid w:val="00CE22D4"/>
    <w:rsid w:val="00CE570A"/>
    <w:rsid w:val="00CE5CD2"/>
    <w:rsid w:val="00CE7F86"/>
    <w:rsid w:val="00CF0B90"/>
    <w:rsid w:val="00CF102E"/>
    <w:rsid w:val="00CF509E"/>
    <w:rsid w:val="00CF728A"/>
    <w:rsid w:val="00D00CC3"/>
    <w:rsid w:val="00D0423A"/>
    <w:rsid w:val="00D04A3A"/>
    <w:rsid w:val="00D05BC8"/>
    <w:rsid w:val="00D124C4"/>
    <w:rsid w:val="00D13540"/>
    <w:rsid w:val="00D13F7C"/>
    <w:rsid w:val="00D236A1"/>
    <w:rsid w:val="00D33DD4"/>
    <w:rsid w:val="00D34809"/>
    <w:rsid w:val="00D369EC"/>
    <w:rsid w:val="00D40543"/>
    <w:rsid w:val="00D40A7B"/>
    <w:rsid w:val="00D4128D"/>
    <w:rsid w:val="00D42501"/>
    <w:rsid w:val="00D4366E"/>
    <w:rsid w:val="00D43CF4"/>
    <w:rsid w:val="00D50C21"/>
    <w:rsid w:val="00D516BF"/>
    <w:rsid w:val="00D54CA2"/>
    <w:rsid w:val="00D56266"/>
    <w:rsid w:val="00D56E22"/>
    <w:rsid w:val="00D60885"/>
    <w:rsid w:val="00D64054"/>
    <w:rsid w:val="00D65E40"/>
    <w:rsid w:val="00D66D49"/>
    <w:rsid w:val="00D723B7"/>
    <w:rsid w:val="00D7308E"/>
    <w:rsid w:val="00D73F13"/>
    <w:rsid w:val="00D83352"/>
    <w:rsid w:val="00D84645"/>
    <w:rsid w:val="00D87AD4"/>
    <w:rsid w:val="00D9064D"/>
    <w:rsid w:val="00D92CE7"/>
    <w:rsid w:val="00DA712E"/>
    <w:rsid w:val="00DB1A5E"/>
    <w:rsid w:val="00DB4785"/>
    <w:rsid w:val="00DB7372"/>
    <w:rsid w:val="00DC3351"/>
    <w:rsid w:val="00DC4B44"/>
    <w:rsid w:val="00DC66CB"/>
    <w:rsid w:val="00DD0AE3"/>
    <w:rsid w:val="00DD3325"/>
    <w:rsid w:val="00DD396F"/>
    <w:rsid w:val="00DD4B8A"/>
    <w:rsid w:val="00DD62AA"/>
    <w:rsid w:val="00DE0036"/>
    <w:rsid w:val="00DE14AF"/>
    <w:rsid w:val="00DE2007"/>
    <w:rsid w:val="00DE2A7F"/>
    <w:rsid w:val="00DE2FFB"/>
    <w:rsid w:val="00DE3710"/>
    <w:rsid w:val="00DF0011"/>
    <w:rsid w:val="00DF2531"/>
    <w:rsid w:val="00DF53DB"/>
    <w:rsid w:val="00DF5B5B"/>
    <w:rsid w:val="00DF79C4"/>
    <w:rsid w:val="00E008A5"/>
    <w:rsid w:val="00E023D0"/>
    <w:rsid w:val="00E03FD6"/>
    <w:rsid w:val="00E07D53"/>
    <w:rsid w:val="00E11164"/>
    <w:rsid w:val="00E14852"/>
    <w:rsid w:val="00E1769B"/>
    <w:rsid w:val="00E20269"/>
    <w:rsid w:val="00E2092E"/>
    <w:rsid w:val="00E25C4D"/>
    <w:rsid w:val="00E3229F"/>
    <w:rsid w:val="00E4132A"/>
    <w:rsid w:val="00E4166A"/>
    <w:rsid w:val="00E514DF"/>
    <w:rsid w:val="00E63B2C"/>
    <w:rsid w:val="00E65A86"/>
    <w:rsid w:val="00E678CD"/>
    <w:rsid w:val="00E67CC5"/>
    <w:rsid w:val="00E70F2E"/>
    <w:rsid w:val="00E90A34"/>
    <w:rsid w:val="00E9EE46"/>
    <w:rsid w:val="00EA5F14"/>
    <w:rsid w:val="00EA7445"/>
    <w:rsid w:val="00EB10CE"/>
    <w:rsid w:val="00EB2CAB"/>
    <w:rsid w:val="00EC12A5"/>
    <w:rsid w:val="00EC16D2"/>
    <w:rsid w:val="00EC198C"/>
    <w:rsid w:val="00EC5350"/>
    <w:rsid w:val="00EC5B04"/>
    <w:rsid w:val="00ED35E2"/>
    <w:rsid w:val="00ED3925"/>
    <w:rsid w:val="00ED4E16"/>
    <w:rsid w:val="00EE3565"/>
    <w:rsid w:val="00EE5682"/>
    <w:rsid w:val="00EF0AFE"/>
    <w:rsid w:val="00EF2FED"/>
    <w:rsid w:val="00EF42CD"/>
    <w:rsid w:val="00EF4A02"/>
    <w:rsid w:val="00EF5030"/>
    <w:rsid w:val="00F004B3"/>
    <w:rsid w:val="00F02139"/>
    <w:rsid w:val="00F1403D"/>
    <w:rsid w:val="00F16806"/>
    <w:rsid w:val="00F17231"/>
    <w:rsid w:val="00F203BD"/>
    <w:rsid w:val="00F22109"/>
    <w:rsid w:val="00F265AD"/>
    <w:rsid w:val="00F26CE8"/>
    <w:rsid w:val="00F323B8"/>
    <w:rsid w:val="00F33358"/>
    <w:rsid w:val="00F3380A"/>
    <w:rsid w:val="00F34F0F"/>
    <w:rsid w:val="00F42A4D"/>
    <w:rsid w:val="00F43C9F"/>
    <w:rsid w:val="00F45670"/>
    <w:rsid w:val="00F5422B"/>
    <w:rsid w:val="00F57734"/>
    <w:rsid w:val="00F57B4F"/>
    <w:rsid w:val="00F6218D"/>
    <w:rsid w:val="00F6246C"/>
    <w:rsid w:val="00F63424"/>
    <w:rsid w:val="00F65E0F"/>
    <w:rsid w:val="00F66514"/>
    <w:rsid w:val="00F727B4"/>
    <w:rsid w:val="00F7364F"/>
    <w:rsid w:val="00F76DBD"/>
    <w:rsid w:val="00F80713"/>
    <w:rsid w:val="00F81350"/>
    <w:rsid w:val="00F83B1C"/>
    <w:rsid w:val="00F93C68"/>
    <w:rsid w:val="00F9423C"/>
    <w:rsid w:val="00F94B06"/>
    <w:rsid w:val="00F963E0"/>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95489"/>
    <w:pPr>
      <w:spacing w:after="0" w:line="240" w:lineRule="auto"/>
    </w:pPr>
    <w:rPr>
      <w:rFonts w:ascii="Times New Roman" w:eastAsia="Times New Roman" w:hAnsi="Times New Roman" w:cs="Times New Roman"/>
      <w:sz w:val="24"/>
      <w:szCs w:val="24"/>
      <w:lang w:val="en-US"/>
    </w:rPr>
  </w:style>
  <w:style w:type="paragraph" w:styleId="Kop1">
    <w:name w:val="heading 1"/>
    <w:basedOn w:val="Standaard"/>
    <w:next w:val="Standaard"/>
    <w:link w:val="Kop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Kop2">
    <w:name w:val="heading 2"/>
    <w:basedOn w:val="Standaard"/>
    <w:next w:val="Standaard"/>
    <w:link w:val="Kop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Kop3">
    <w:name w:val="heading 3"/>
    <w:basedOn w:val="Standaard"/>
    <w:next w:val="Standaard"/>
    <w:link w:val="Kop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Kop4">
    <w:name w:val="heading 4"/>
    <w:basedOn w:val="Standaard"/>
    <w:next w:val="Standaard"/>
    <w:link w:val="Kop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link w:val="Bijschrift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Koptekst">
    <w:name w:val="header"/>
    <w:basedOn w:val="Standaard"/>
    <w:link w:val="Kop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KoptekstChar">
    <w:name w:val="Koptekst Char"/>
    <w:basedOn w:val="Standaardalinea-lettertype"/>
    <w:link w:val="Koptekst"/>
    <w:uiPriority w:val="99"/>
    <w:rsid w:val="00FE7393"/>
  </w:style>
  <w:style w:type="paragraph" w:styleId="Voettekst">
    <w:name w:val="footer"/>
    <w:basedOn w:val="Standaard"/>
    <w:link w:val="Voet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VoettekstChar">
    <w:name w:val="Voettekst Char"/>
    <w:basedOn w:val="Standaardalinea-lettertype"/>
    <w:link w:val="Voettekst"/>
    <w:uiPriority w:val="99"/>
    <w:rsid w:val="00FE7393"/>
  </w:style>
  <w:style w:type="character" w:customStyle="1" w:styleId="Kop2Char">
    <w:name w:val="Kop 2 Char"/>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elChar">
    <w:name w:val="Titel Char"/>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995228"/>
    <w:rPr>
      <w:rFonts w:ascii="Segoe UI" w:eastAsiaTheme="minorHAnsi" w:hAnsi="Segoe UI" w:cs="Segoe UI"/>
      <w:sz w:val="18"/>
      <w:szCs w:val="18"/>
      <w:lang w:val="en-GB"/>
    </w:rPr>
  </w:style>
  <w:style w:type="character" w:customStyle="1" w:styleId="BallontekstChar">
    <w:name w:val="Ballontekst Char"/>
    <w:basedOn w:val="Standaardalinea-lettertype"/>
    <w:link w:val="Ballontekst"/>
    <w:uiPriority w:val="99"/>
    <w:semiHidden/>
    <w:rsid w:val="00995228"/>
    <w:rPr>
      <w:rFonts w:ascii="Segoe UI" w:hAnsi="Segoe UI" w:cs="Segoe UI"/>
      <w:sz w:val="18"/>
      <w:szCs w:val="18"/>
    </w:rPr>
  </w:style>
  <w:style w:type="character" w:customStyle="1" w:styleId="BijschriftChar">
    <w:name w:val="Bijschrift Char"/>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Standaard"/>
    <w:link w:val="Tekstopmerking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TekstopmerkingChar">
    <w:name w:val="Tekst opmerking Char"/>
    <w:basedOn w:val="Standaardalinea-lettertype"/>
    <w:link w:val="Tekstopmerking"/>
    <w:uiPriority w:val="99"/>
    <w:rsid w:val="007C1053"/>
    <w:rPr>
      <w:sz w:val="20"/>
      <w:szCs w:val="20"/>
    </w:rPr>
  </w:style>
  <w:style w:type="paragraph" w:styleId="Onderwerpvanopmerking">
    <w:name w:val="annotation subject"/>
    <w:basedOn w:val="Tekstopmerking"/>
    <w:next w:val="Tekstopmerking"/>
    <w:link w:val="OnderwerpvanopmerkingChar"/>
    <w:uiPriority w:val="99"/>
    <w:semiHidden/>
    <w:unhideWhenUsed/>
    <w:rsid w:val="007C1053"/>
    <w:rPr>
      <w:b/>
      <w:bCs/>
    </w:rPr>
  </w:style>
  <w:style w:type="character" w:customStyle="1" w:styleId="OnderwerpvanopmerkingChar">
    <w:name w:val="Onderwerp van opmerking Char"/>
    <w:basedOn w:val="TekstopmerkingChar"/>
    <w:link w:val="Onderwerpvanopmerking"/>
    <w:uiPriority w:val="99"/>
    <w:semiHidden/>
    <w:rsid w:val="007C1053"/>
    <w:rPr>
      <w:b/>
      <w:bCs/>
      <w:sz w:val="20"/>
      <w:szCs w:val="20"/>
    </w:rPr>
  </w:style>
  <w:style w:type="paragraph" w:styleId="Lijstalinea">
    <w:name w:val="List Paragraph"/>
    <w:basedOn w:val="Standaard"/>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Kop3Char">
    <w:name w:val="Kop 3 Char"/>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Standaard"/>
    <w:rsid w:val="00234D3C"/>
    <w:pPr>
      <w:spacing w:before="100" w:beforeAutospacing="1" w:after="100" w:afterAutospacing="1"/>
    </w:pPr>
  </w:style>
  <w:style w:type="paragraph" w:styleId="Revisie">
    <w:name w:val="Revision"/>
    <w:hidden/>
    <w:uiPriority w:val="99"/>
    <w:semiHidden/>
    <w:rsid w:val="00CA1D47"/>
    <w:pPr>
      <w:spacing w:after="0" w:line="240" w:lineRule="auto"/>
    </w:pPr>
  </w:style>
  <w:style w:type="character" w:customStyle="1" w:styleId="Kop4Char">
    <w:name w:val="Kop 4 Char"/>
    <w:basedOn w:val="Standaardalinea-lettertype"/>
    <w:link w:val="Kop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Standaardalinea-lettertype"/>
    <w:rsid w:val="00CD5FE9"/>
  </w:style>
  <w:style w:type="character" w:styleId="Paginanummer">
    <w:name w:val="page number"/>
    <w:basedOn w:val="Standaardalinea-lettertype"/>
    <w:uiPriority w:val="99"/>
    <w:semiHidden/>
    <w:unhideWhenUsed/>
    <w:rsid w:val="00C2764C"/>
  </w:style>
  <w:style w:type="character" w:customStyle="1" w:styleId="UnresolvedMention1">
    <w:name w:val="Unresolved Mention1"/>
    <w:basedOn w:val="Standaardalinea-lettertype"/>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3.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C35622D-4616-9F46-9FD3-A02D1CE79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46499</Words>
  <Characters>255747</Characters>
  <Application>Microsoft Office Word</Application>
  <DocSecurity>0</DocSecurity>
  <Lines>2131</Lines>
  <Paragraphs>603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Ewout Steyerberg</cp:lastModifiedBy>
  <cp:revision>2</cp:revision>
  <dcterms:created xsi:type="dcterms:W3CDTF">2020-06-10T21:52:00Z</dcterms:created>
  <dcterms:modified xsi:type="dcterms:W3CDTF">2020-06-10T21:52:00Z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0990324b-096d-3f88-818f-a2e93b426899</vt:lpwstr>
  </property>
  <property fmtid="{D5CDD505-2E9C-101B-9397-08002B2CF9AE}" pid="25" name="Mendeley Citation Style_1">
    <vt:lpwstr>http://www.zotero.org/styles/the-new-england-journal-of-medicine</vt:lpwstr>
  </property>
</Properties>
</file>