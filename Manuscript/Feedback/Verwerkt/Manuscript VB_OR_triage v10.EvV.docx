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85CD329"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 xml:space="preserve">develop a decision model that </w:t>
      </w:r>
      <w:r w:rsidR="005145A4" w:rsidRPr="0092480E">
        <w:rPr>
          <w:rFonts w:ascii="Calibri" w:eastAsia="Calibri" w:hAnsi="Calibri" w:cs="Calibri"/>
        </w:rPr>
        <w:t>estimate</w:t>
      </w:r>
      <w:r w:rsidR="003A5099">
        <w:rPr>
          <w:rFonts w:ascii="Calibri" w:eastAsia="Calibri" w:hAnsi="Calibri" w:cs="Calibri"/>
        </w:rPr>
        <w:t>s</w:t>
      </w:r>
      <w:r w:rsidR="005145A4" w:rsidRPr="0092480E">
        <w:rPr>
          <w:rFonts w:ascii="Calibri" w:eastAsia="Calibri" w:hAnsi="Calibri" w:cs="Calibri"/>
        </w:rPr>
        <w:t xml:space="preserve"> the </w:t>
      </w:r>
      <w:r w:rsidR="003A5099">
        <w:rPr>
          <w:rFonts w:ascii="Calibri" w:eastAsia="Calibri" w:hAnsi="Calibri" w:cs="Calibri"/>
        </w:rPr>
        <w:t>impact</w:t>
      </w:r>
      <w:r w:rsidR="005145A4" w:rsidRPr="0092480E">
        <w:rPr>
          <w:rFonts w:ascii="Calibri" w:eastAsia="Calibri" w:hAnsi="Calibri" w:cs="Calibri"/>
        </w:rPr>
        <w:t xml:space="preserve"> </w:t>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3A5099">
        <w:rPr>
          <w:rFonts w:ascii="Calibri" w:eastAsia="Calibri" w:hAnsi="Calibri" w:cs="Calibri"/>
        </w:rPr>
        <w:t xml:space="preserve">based on available evidence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2A9588A8"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proofErr w:type="gramStart"/>
      <w:r w:rsidR="00ED35E2" w:rsidRPr="008225F6">
        <w:rPr>
          <w:rFonts w:ascii="Calibri" w:eastAsia="Calibri" w:hAnsi="Calibri" w:cs="Calibri"/>
        </w:rPr>
        <w:t>elective</w:t>
      </w:r>
      <w:proofErr w:type="gramEnd"/>
      <w:r w:rsidR="00ED35E2" w:rsidRPr="008225F6">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45A8705E" w:rsidR="00584B7F" w:rsidRPr="0092480E" w:rsidRDefault="00950350" w:rsidP="00B07D8C">
      <w:pPr>
        <w:spacing w:line="276" w:lineRule="auto"/>
        <w:rPr>
          <w:rFonts w:ascii="Calibri" w:hAnsi="Calibri" w:cs="Calibri"/>
        </w:rPr>
      </w:pPr>
      <w:r>
        <w:rPr>
          <w:rFonts w:ascii="Calibri" w:hAnsi="Calibri" w:cs="Calibri"/>
        </w:rPr>
        <w:t>The 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del w:id="3" w:author="E. van Veen" w:date="2020-06-16T09:45:00Z">
        <w:r w:rsidR="005145A4" w:rsidRPr="0092480E" w:rsidDel="00635829">
          <w:rPr>
            <w:rFonts w:ascii="Calibri" w:hAnsi="Calibri" w:cs="Calibri"/>
          </w:rPr>
          <w:delText xml:space="preserve"> </w:delText>
        </w:r>
      </w:del>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w:t>
      </w:r>
      <w:commentRangeStart w:id="4"/>
      <w:r w:rsidR="00E20831" w:rsidRPr="00FA7EB3">
        <w:rPr>
          <w:rFonts w:ascii="Calibri" w:eastAsia="Calibri" w:hAnsi="Calibri" w:cs="Calibri"/>
        </w:rPr>
        <w:t xml:space="preserve">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commentRangeEnd w:id="4"/>
      <w:r w:rsidR="00185745">
        <w:rPr>
          <w:rStyle w:val="Verwijzingopmerking"/>
          <w:rFonts w:asciiTheme="minorHAnsi" w:eastAsiaTheme="minorHAnsi" w:hAnsiTheme="minorHAnsi" w:cstheme="minorBidi"/>
          <w:lang w:val="en-GB"/>
        </w:rPr>
        <w:commentReference w:id="4"/>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55D5C28"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E601B7">
        <w:rPr>
          <w:rFonts w:ascii="Calibri" w:eastAsiaTheme="minorEastAsia" w:hAnsi="Calibri" w:cs="Calibri"/>
        </w:rPr>
        <w:t xml:space="preserve"> and approximately 30% less cancer diagnoses than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3E38930"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w:t>
      </w:r>
      <w:r w:rsidR="00CF60C0">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CF60C0">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CF60C0">
        <w:rPr>
          <w:rFonts w:ascii="Calibri" w:eastAsiaTheme="minorEastAsia" w:hAnsi="Calibri" w:cs="Calibri"/>
        </w:rPr>
        <w:fldChar w:fldCharType="end"/>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9&lt;/sup&gt;","plainTextFormattedCitation":"9","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9</w:t>
      </w:r>
      <w:r w:rsidR="000D187D" w:rsidRPr="00C2764C">
        <w:rPr>
          <w:rFonts w:ascii="Calibri" w:eastAsiaTheme="minorEastAsia" w:hAnsi="Calibri" w:cs="Calibri"/>
        </w:rPr>
        <w:fldChar w:fldCharType="end"/>
      </w:r>
      <w:r w:rsidR="00B44D15">
        <w:rPr>
          <w:rFonts w:ascii="Calibri" w:eastAsiaTheme="minorEastAsia" w:hAnsi="Calibri" w:cs="Calibri"/>
        </w:rPr>
        <w:t xml:space="preserve"> Another modeling study showed that the delay in cancer surgery is highly impactful in the life-years gained per resource spent.</w:t>
      </w:r>
      <w:r w:rsidR="00B44D15">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10&lt;/sup&gt;","plainTextFormattedCitation":"10"},"properties":{"noteIndex":0},"schema":"https://github.com/citation-style-language/schema/raw/master/csl-citation.json"}</w:instrText>
      </w:r>
      <w:r w:rsidR="00B44D15">
        <w:rPr>
          <w:rFonts w:ascii="Calibri" w:eastAsiaTheme="minorEastAsia" w:hAnsi="Calibri" w:cs="Calibri"/>
        </w:rPr>
        <w:fldChar w:fldCharType="separate"/>
      </w:r>
      <w:r w:rsidR="00B44D15" w:rsidRPr="00B44D15">
        <w:rPr>
          <w:rFonts w:ascii="Calibri" w:eastAsiaTheme="minorEastAsia" w:hAnsi="Calibri" w:cs="Calibri"/>
          <w:noProof/>
          <w:vertAlign w:val="superscript"/>
        </w:rPr>
        <w:t>10</w:t>
      </w:r>
      <w:r w:rsidR="00B44D15">
        <w:rPr>
          <w:rFonts w:ascii="Calibri" w:eastAsiaTheme="minorEastAsia" w:hAnsi="Calibri" w:cs="Calibri"/>
        </w:rPr>
        <w:fldChar w:fldCharType="end"/>
      </w:r>
      <w:r w:rsidR="00B44D15">
        <w:rPr>
          <w:rFonts w:ascii="Calibri" w:eastAsiaTheme="minorEastAsia" w:hAnsi="Calibri" w:cs="Calibri"/>
        </w:rPr>
        <w:t xml:space="preserve"> 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del w:id="5" w:author="E. van Veen" w:date="2020-06-16T09:50:00Z">
        <w:r w:rsidR="004C45BB" w:rsidDel="00B20D5C">
          <w:rPr>
            <w:rFonts w:ascii="Calibri" w:eastAsiaTheme="minorEastAsia" w:hAnsi="Calibri" w:cs="Calibri"/>
          </w:rPr>
          <w:delText xml:space="preserve">vital </w:delText>
        </w:r>
      </w:del>
      <w:r w:rsidR="004C45BB">
        <w:rPr>
          <w:rFonts w:ascii="Calibri" w:eastAsiaTheme="minorEastAsia" w:hAnsi="Calibri" w:cs="Calibri"/>
        </w:rPr>
        <w:t xml:space="preserve">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4340A6C0"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11–15&lt;/sup&gt;","plainTextFormattedCitation":"11–15","previouslyFormattedCitation":"&lt;sup&gt;10–14&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11–15</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516760" w:rsidRPr="00C2764C">
        <w:rPr>
          <w:rFonts w:ascii="Calibri" w:eastAsiaTheme="minorEastAsia" w:hAnsi="Calibri" w:cs="Calibri"/>
        </w:rPr>
        <w:fldChar w:fldCharType="separate"/>
      </w:r>
      <w:r w:rsidR="00B44D15" w:rsidRPr="00B44D15">
        <w:rPr>
          <w:rFonts w:ascii="Calibri" w:eastAsiaTheme="minorEastAsia" w:hAnsi="Calibri" w:cs="Calibri"/>
          <w:noProof/>
          <w:vertAlign w:val="superscript"/>
        </w:rPr>
        <w:t>16</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907AD7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17</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Pr="00C2764C">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B44D15" w:rsidRPr="00B44D15">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06D6C9F5"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commentRangeStart w:id="6"/>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00E63B33">
        <w:rPr>
          <w:rFonts w:ascii="Calibri" w:eastAsia="Calibri" w:hAnsi="Calibri" w:cs="Calibri"/>
        </w:rPr>
        <w:t>potential new</w:t>
      </w:r>
      <w:r w:rsidR="19384220" w:rsidRPr="00C2764C">
        <w:rPr>
          <w:rFonts w:ascii="Calibri" w:eastAsia="Calibri" w:hAnsi="Calibri" w:cs="Calibri"/>
        </w:rPr>
        <w:t xml:space="preserve"> </w:t>
      </w:r>
      <w:r w:rsidR="774D57D0" w:rsidRPr="00C2764C">
        <w:rPr>
          <w:rFonts w:ascii="Calibri" w:eastAsia="Calibri" w:hAnsi="Calibri" w:cs="Calibri"/>
        </w:rPr>
        <w:t>pandemics.</w:t>
      </w:r>
      <w:commentRangeEnd w:id="6"/>
      <w:r w:rsidR="00B20D5C">
        <w:rPr>
          <w:rStyle w:val="Verwijzingopmerking"/>
          <w:rFonts w:asciiTheme="minorHAnsi" w:eastAsiaTheme="minorHAnsi" w:hAnsiTheme="minorHAnsi" w:cstheme="minorBidi"/>
          <w:lang w:val="en-GB"/>
        </w:rPr>
        <w:commentReference w:id="6"/>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5AD88C88"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del w:id="7" w:author="E. van Veen" w:date="2020-06-16T09:56:00Z">
        <w:r w:rsidR="0083596A" w:rsidDel="003F4142">
          <w:rPr>
            <w:rFonts w:ascii="Calibri" w:hAnsi="Calibri" w:cs="Calibri"/>
          </w:rPr>
          <w:delText>setting</w:delText>
        </w:r>
      </w:del>
      <w:ins w:id="8" w:author="E. van Veen" w:date="2020-06-16T09:56:00Z">
        <w:r w:rsidR="003F4142">
          <w:rPr>
            <w:rFonts w:ascii="Calibri" w:hAnsi="Calibri" w:cs="Calibri"/>
          </w:rPr>
          <w:t>institute</w:t>
        </w:r>
      </w:ins>
      <w:r w:rsidR="0083596A">
        <w:rPr>
          <w:rFonts w:ascii="Calibri" w:hAnsi="Calibri" w:cs="Calibri"/>
        </w:rPr>
        <w:t xml:space="preserve">, </w:t>
      </w:r>
      <w:del w:id="9" w:author="E. van Veen" w:date="2020-06-16T09:56:00Z">
        <w:r w:rsidR="0083596A" w:rsidDel="003F4142">
          <w:rPr>
            <w:rFonts w:ascii="Calibri" w:hAnsi="Calibri" w:cs="Calibri"/>
          </w:rPr>
          <w:delText xml:space="preserve">and </w:delText>
        </w:r>
      </w:del>
      <w:ins w:id="10" w:author="E. van Veen" w:date="2020-06-16T09:56:00Z">
        <w:r w:rsidR="003F4142">
          <w:rPr>
            <w:rFonts w:ascii="Calibri" w:hAnsi="Calibri" w:cs="Calibri"/>
          </w:rPr>
          <w:t>we</w:t>
        </w:r>
        <w:r w:rsidR="003F4142">
          <w:rPr>
            <w:rFonts w:ascii="Calibri" w:hAnsi="Calibri" w:cs="Calibri"/>
          </w:rPr>
          <w:t xml:space="preserve"> </w:t>
        </w:r>
      </w:ins>
      <w:r>
        <w:rPr>
          <w:rFonts w:ascii="Calibri" w:hAnsi="Calibri" w:cs="Calibri"/>
        </w:rPr>
        <w:t>obtained</w:t>
      </w:r>
      <w:r w:rsidR="002333CC">
        <w:rPr>
          <w:rFonts w:ascii="Calibri" w:hAnsi="Calibri" w:cs="Calibri"/>
        </w:rPr>
        <w:t xml:space="preserve"> the model’s</w:t>
      </w:r>
      <w:r>
        <w:rPr>
          <w:rFonts w:ascii="Calibri" w:hAnsi="Calibri" w:cs="Calibri"/>
        </w:rPr>
        <w:t xml:space="preserve"> input parameters </w:t>
      </w:r>
      <w:del w:id="11" w:author="E. van Veen" w:date="2020-06-16T09:57:00Z">
        <w:r w:rsidDel="003F4142">
          <w:rPr>
            <w:rFonts w:ascii="Calibri" w:hAnsi="Calibri" w:cs="Calibri"/>
          </w:rPr>
          <w:delText xml:space="preserve">for the model </w:delText>
        </w:r>
      </w:del>
      <w:r>
        <w:rPr>
          <w:rFonts w:ascii="Calibri" w:hAnsi="Calibri" w:cs="Calibri"/>
        </w:rPr>
        <w:t>for these surgeries</w:t>
      </w:r>
      <w:r w:rsidR="00B04FAC">
        <w:rPr>
          <w:rFonts w:ascii="Calibri" w:hAnsi="Calibri" w:cs="Calibri"/>
        </w:rPr>
        <w:t xml:space="preserve">, and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2D3B7EB"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67C89F"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44D15">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19&lt;/sup&gt;","plainTextFormattedCitation":"19","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19</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44D15">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B44D15" w:rsidRPr="00B44D15">
        <w:rPr>
          <w:rFonts w:ascii="Calibri" w:hAnsi="Calibri" w:cs="Calibri"/>
          <w:noProof/>
          <w:vertAlign w:val="superscript"/>
        </w:rPr>
        <w:t>20</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w:t>
      </w:r>
      <w:r w:rsidR="58C83122" w:rsidRPr="002C1AFD">
        <w:rPr>
          <w:rFonts w:ascii="Calibri" w:hAnsi="Calibri" w:cs="Calibri"/>
        </w:rPr>
        <w:lastRenderedPageBreak/>
        <w:t xml:space="preserve">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B44D15">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21&lt;/sup&gt;","plainTextFormattedCitation":"21","previouslyFormattedCitation":"&lt;sup&gt;20&lt;/sup&gt;"},"properties":{"noteIndex":0},"schema":"https://github.com/citation-style-language/schema/raw/master/csl-citation.json"}</w:instrText>
      </w:r>
      <w:r w:rsidR="00C047C6" w:rsidRPr="002C1AFD">
        <w:rPr>
          <w:rFonts w:ascii="Calibri" w:hAnsi="Calibri" w:cs="Calibri"/>
        </w:rPr>
        <w:fldChar w:fldCharType="separate"/>
      </w:r>
      <w:r w:rsidR="00B44D15" w:rsidRPr="00B44D15">
        <w:rPr>
          <w:rFonts w:ascii="Calibri" w:hAnsi="Calibri" w:cs="Calibri"/>
          <w:noProof/>
          <w:vertAlign w:val="superscript"/>
        </w:rPr>
        <w:t>21</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22&lt;/sup&gt;","plainTextFormattedCitation":"22","previouslyFormattedCitation":"&lt;sup&gt;21&lt;/sup&gt;"},"properties":{"noteIndex":0},"schema":"https://github.com/citation-style-language/schema/raw/master/csl-citation.json"}</w:instrText>
      </w:r>
      <w:r w:rsidR="00CE7F86" w:rsidRPr="002C1AFD">
        <w:rPr>
          <w:rFonts w:ascii="Calibri" w:hAnsi="Calibri" w:cs="Calibri"/>
        </w:rPr>
        <w:fldChar w:fldCharType="separate"/>
      </w:r>
      <w:r w:rsidR="00B44D15" w:rsidRPr="00B44D15">
        <w:rPr>
          <w:rFonts w:ascii="Calibri" w:hAnsi="Calibri" w:cs="Calibri"/>
          <w:noProof/>
          <w:vertAlign w:val="superscript"/>
        </w:rPr>
        <w:t>22</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FCB7E0"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23&lt;/sup&gt;","plainTextFormattedCitation":"23","previouslyFormattedCitation":"&lt;sup&gt;22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23</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24&lt;/sup&gt;","plainTextFormattedCitation":"24","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24</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B44D15">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B44D15" w:rsidRPr="00B44D15">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40943631"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B44D15">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26&lt;/sup&gt;","plainTextFormattedCitation":"26","previouslyFormattedCitation":"&lt;sup&gt;25&lt;/sup&gt;"},"properties":{"noteIndex":0},"schema":"https://github.com/citation-style-language/schema/raw/master/csl-citation.json"}</w:instrText>
      </w:r>
      <w:r w:rsidR="00B04FAC" w:rsidRPr="0092480E">
        <w:rPr>
          <w:rFonts w:ascii="Calibri" w:hAnsi="Calibri" w:cs="Calibri"/>
        </w:rPr>
        <w:fldChar w:fldCharType="separate"/>
      </w:r>
      <w:r w:rsidR="00B44D15" w:rsidRPr="00B44D15">
        <w:rPr>
          <w:rFonts w:ascii="Calibri" w:hAnsi="Calibri" w:cs="Calibri"/>
          <w:noProof/>
          <w:vertAlign w:val="superscript"/>
        </w:rPr>
        <w:t>26</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ins w:id="12" w:author="E. van Veen" w:date="2020-06-16T09:59:00Z">
        <w:r w:rsidR="003F4142">
          <w:rPr>
            <w:rFonts w:ascii="Calibri" w:hAnsi="Calibri" w:cs="Calibri"/>
          </w:rPr>
          <w:t>s</w:t>
        </w:r>
      </w:ins>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lastRenderedPageBreak/>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4CD085D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27,28&lt;/sup&gt;","plainTextFormattedCitation":"27,28","previouslyFormattedCitation":"&lt;sup&gt;26,27&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27,28</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22,27&lt;/sup&gt;","plainTextFormattedCitation":"22,27","previouslyFormattedCitation":"&lt;sup&gt;21,26&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22,27</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B44D15">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22,29&lt;/sup&gt;","plainTextFormattedCitation":"22,29","previouslyFormattedCitation":"&lt;sup&gt;21,28&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22,29</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w:t>
      </w:r>
      <w:r w:rsidR="2EB64012" w:rsidRPr="0092480E">
        <w:rPr>
          <w:rFonts w:ascii="Calibri" w:hAnsi="Calibri" w:cs="Calibri"/>
        </w:rPr>
        <w:lastRenderedPageBreak/>
        <w:t xml:space="preserve">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10EFC826"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commentRangeStart w:id="13"/>
      <w:ins w:id="14" w:author="E. van Veen" w:date="2020-06-16T10:01:00Z">
        <w:r w:rsidR="003F4142">
          <w:rPr>
            <w:rFonts w:ascii="Calibri" w:hAnsi="Calibri" w:cs="Calibri"/>
            <w:sz w:val="24"/>
            <w:szCs w:val="24"/>
            <w:lang w:val="en-US"/>
          </w:rPr>
          <w:t>N</w:t>
        </w:r>
        <w:commentRangeEnd w:id="13"/>
        <w:r w:rsidR="003F4142">
          <w:rPr>
            <w:rStyle w:val="Verwijzingopmerking"/>
          </w:rPr>
          <w:commentReference w:id="13"/>
        </w:r>
      </w:ins>
      <w:del w:id="15" w:author="E. van Veen" w:date="2020-06-16T10:01:00Z">
        <w:r w:rsidR="6A53C6B2" w:rsidRPr="00282BDB" w:rsidDel="003F4142">
          <w:rPr>
            <w:rFonts w:ascii="Calibri" w:hAnsi="Calibri" w:cs="Calibri"/>
            <w:sz w:val="24"/>
            <w:szCs w:val="24"/>
            <w:lang w:val="en-US"/>
          </w:rPr>
          <w:delText>n</w:delText>
        </w:r>
      </w:del>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73E55973"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B44D15">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30,31&lt;/sup&gt;","plainTextFormattedCitation":"30,31","previouslyFormattedCitation":"&lt;sup&gt;29,30&lt;/sup&gt;"},"properties":{"noteIndex":0},"schema":"https://github.com/citation-style-language/schema/raw/master/csl-citation.json"}</w:instrText>
      </w:r>
      <w:r w:rsidR="0047125E">
        <w:rPr>
          <w:rFonts w:ascii="Calibri" w:hAnsi="Calibri" w:cs="Calibri"/>
        </w:rPr>
        <w:fldChar w:fldCharType="separate"/>
      </w:r>
      <w:r w:rsidR="00B44D15" w:rsidRPr="00B44D15">
        <w:rPr>
          <w:rFonts w:ascii="Calibri" w:hAnsi="Calibri" w:cs="Calibri"/>
          <w:noProof/>
          <w:vertAlign w:val="superscript"/>
        </w:rPr>
        <w:t>30,31</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32&lt;/sup&gt;","plainTextFormattedCitation":"32","previouslyFormattedCitation":"&lt;sup&gt;31&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32</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694D06B4"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B44D1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B44D1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34&lt;/sup&gt;","plainTextFormattedCitation":"34","previouslyFormattedCitation":"&lt;sup&gt;33&lt;/sup&gt;"},"properties":{"noteIndex":0},"schema":"https://github.com/citation-style-language/schema/raw/master/csl-citation.json"}</w:instrText>
      </w:r>
      <w:r>
        <w:rPr>
          <w:rFonts w:ascii="Calibri" w:hAnsi="Calibri" w:cs="Calibri"/>
        </w:rPr>
        <w:fldChar w:fldCharType="separate"/>
      </w:r>
      <w:r w:rsidR="00B44D15" w:rsidRPr="00B44D15">
        <w:rPr>
          <w:rFonts w:ascii="Calibri" w:hAnsi="Calibri" w:cs="Calibri"/>
          <w:noProof/>
          <w:vertAlign w:val="superscript"/>
        </w:rPr>
        <w:t>34</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B44D1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35,36&lt;/sup&gt;","plainTextFormattedCitation":"35,36","previouslyFormattedCitation":"&lt;sup&gt;34,35&lt;/sup&gt;"},"properties":{"noteIndex":0},"schema":"https://github.com/citation-style-language/schema/raw/master/csl-citation.json"}</w:instrText>
      </w:r>
      <w:r w:rsidRPr="0092480E">
        <w:rPr>
          <w:rFonts w:ascii="Calibri" w:hAnsi="Calibri" w:cs="Calibri"/>
        </w:rPr>
        <w:fldChar w:fldCharType="separate"/>
      </w:r>
      <w:r w:rsidR="00B44D15" w:rsidRPr="00B44D15">
        <w:rPr>
          <w:rFonts w:ascii="Calibri" w:hAnsi="Calibri" w:cs="Calibri"/>
          <w:noProof/>
          <w:vertAlign w:val="superscript"/>
        </w:rPr>
        <w:t>35,36</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46292CAD" w14:textId="6C7137E0" w:rsidR="3F769E82" w:rsidRPr="0092480E" w:rsidRDefault="00CF6178" w:rsidP="00153762">
      <w:pPr>
        <w:spacing w:before="40" w:line="276" w:lineRule="auto"/>
        <w:rPr>
          <w:rFonts w:ascii="Calibri" w:hAnsi="Calibri" w:cs="Calibri"/>
        </w:rPr>
      </w:pPr>
      <w:r>
        <w:rPr>
          <w:rFonts w:ascii="Calibri" w:hAnsi="Calibri" w:cs="Calibri"/>
        </w:rPr>
        <w:t xml:space="preserve">Input parameters were not completely found 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74F0FDD3" w14:textId="139E9750" w:rsidR="2FD08920" w:rsidRPr="0092480E" w:rsidRDefault="2FD08920" w:rsidP="00153762">
      <w:pPr>
        <w:spacing w:before="40" w:line="276" w:lineRule="auto"/>
        <w:rPr>
          <w:rFonts w:ascii="Calibri" w:hAnsi="Calibri" w:cs="Calibri"/>
        </w:rPr>
      </w:pPr>
    </w:p>
    <w:p w14:paraId="334D248E" w14:textId="143D1530"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B44D15">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B44D15">
        <w:rPr>
          <w:rFonts w:ascii="Cambria Math" w:hAnsi="Cambria Math" w:cs="Cambria Math"/>
        </w:rPr>
        <w:instrText>∼</w:instrText>
      </w:r>
      <w:r w:rsidR="00B44D15">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B44D15">
        <w:rPr>
          <w:rFonts w:ascii="Cambria Math" w:hAnsi="Cambria Math" w:cs="Cambria Math"/>
        </w:rPr>
        <w:instrText>∼</w:instrText>
      </w:r>
      <w:r w:rsidR="00B44D15">
        <w:rPr>
          <w:rFonts w:ascii="Calibri" w:hAnsi="Calibri" w:cs="Calibri"/>
        </w:rPr>
        <w:instrText>80%) and median survival (</w:instrText>
      </w:r>
      <w:r w:rsidR="00B44D15">
        <w:rPr>
          <w:rFonts w:ascii="Cambria Math" w:hAnsi="Cambria Math" w:cs="Cambria Math"/>
        </w:rPr>
        <w:instrText>∼</w:instrText>
      </w:r>
      <w:r w:rsidR="00B44D15">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19,20,37–85&lt;/sup&gt;","plainTextFormattedCitation":"19,20,37–85","previouslyFormattedCitation":"&lt;sup&gt;18,19,36–84&lt;/sup&gt;"},"properties":{"noteIndex":0},"schema":"https://github.com/citation-style-language/schema/raw/master/csl-citation.json"}</w:instrText>
      </w:r>
      <w:r w:rsidR="00830F68" w:rsidRPr="0092480E">
        <w:rPr>
          <w:rFonts w:ascii="Calibri" w:hAnsi="Calibri" w:cs="Calibri"/>
        </w:rPr>
        <w:fldChar w:fldCharType="separate"/>
      </w:r>
      <w:r w:rsidR="00B44D15" w:rsidRPr="00B44D15">
        <w:rPr>
          <w:rFonts w:ascii="Calibri" w:hAnsi="Calibri" w:cs="Calibri"/>
          <w:noProof/>
          <w:vertAlign w:val="superscript"/>
        </w:rPr>
        <w:t>19,20,37–85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Kop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Kop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w:t>
      </w:r>
      <w:r w:rsidR="1CDC6079" w:rsidRPr="0092480E">
        <w:rPr>
          <w:rFonts w:ascii="Calibri" w:hAnsi="Calibri" w:cs="Calibri"/>
        </w:rPr>
        <w:lastRenderedPageBreak/>
        <w:t xml:space="preserve">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406637B"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del w:id="16" w:author="E. van Veen" w:date="2020-06-16T10:06:00Z">
        <w:r w:rsidRPr="0092480E" w:rsidDel="003F4142">
          <w:rPr>
            <w:rFonts w:ascii="Calibri" w:eastAsia="Calibri" w:hAnsi="Calibri" w:cs="Calibri"/>
          </w:rPr>
          <w:delText xml:space="preserve"> </w:delText>
        </w:r>
      </w:del>
      <w:r w:rsidRPr="0092480E">
        <w:rPr>
          <w:rFonts w:ascii="Calibri" w:eastAsia="Calibri" w:hAnsi="Calibri" w:cs="Calibri"/>
        </w:rPr>
        <w:t>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Kop2"/>
      </w:pPr>
      <w:r>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proofErr w:type="gramStart"/>
      <w:r w:rsidR="003D21E0" w:rsidRPr="0092480E">
        <w:rPr>
          <w:rFonts w:ascii="Calibri" w:hAnsi="Calibri" w:cs="Calibri"/>
        </w:rPr>
        <w:t>urgent</w:t>
      </w:r>
      <w:r w:rsidR="00455D31">
        <w:rPr>
          <w:rFonts w:ascii="Calibri" w:hAnsi="Calibri" w:cs="Calibri"/>
        </w:rPr>
        <w:t>, but</w:t>
      </w:r>
      <w:proofErr w:type="gramEnd"/>
      <w:r w:rsidR="00455D31">
        <w:rPr>
          <w:rFonts w:ascii="Calibri" w:hAnsi="Calibri" w:cs="Calibri"/>
        </w:rPr>
        <w:t xml:space="preserve">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Kop1"/>
        <w:spacing w:line="276" w:lineRule="auto"/>
      </w:pPr>
      <w:r w:rsidRPr="00787ED8">
        <w:t xml:space="preserve">Discussion </w:t>
      </w:r>
    </w:p>
    <w:p w14:paraId="7D9C96BF" w14:textId="10DA31BB"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74757989" w:rsidRPr="0092480E">
        <w:rPr>
          <w:rFonts w:ascii="Calibri" w:hAnsi="Calibri" w:cs="Calibri"/>
        </w:rPr>
        <w:t>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w:t>
      </w:r>
      <w:r w:rsidR="7092D093" w:rsidRPr="0092480E">
        <w:rPr>
          <w:rFonts w:ascii="Calibri" w:eastAsia="Calibri" w:hAnsi="Calibri" w:cs="Calibri"/>
        </w:rPr>
        <w:lastRenderedPageBreak/>
        <w:t xml:space="preserve">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proofErr w:type="gramStart"/>
      <w:r w:rsidR="00F727B4">
        <w:rPr>
          <w:rFonts w:ascii="Calibri" w:eastAsia="Calibri" w:hAnsi="Calibri" w:cs="Calibri"/>
        </w:rPr>
        <w:t>surgery</w:t>
      </w:r>
      <w:r w:rsidR="001D4731">
        <w:rPr>
          <w:rFonts w:ascii="Calibri" w:eastAsia="Calibri" w:hAnsi="Calibri" w:cs="Calibri"/>
        </w:rPr>
        <w:t>, but</w:t>
      </w:r>
      <w:proofErr w:type="gramEnd"/>
      <w:r w:rsidR="001D4731">
        <w:rPr>
          <w:rFonts w:ascii="Calibri" w:eastAsia="Calibri" w:hAnsi="Calibri" w:cs="Calibri"/>
        </w:rPr>
        <w:t xml:space="preserve">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7EC0E047"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B44D15">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17&lt;/sup&gt;","plainTextFormattedCitation":"17","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17</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B44D15">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B44D15" w:rsidRPr="00B44D15">
        <w:rPr>
          <w:rFonts w:ascii="Calibri" w:hAnsi="Calibri" w:cs="Calibri"/>
          <w:noProof/>
          <w:vertAlign w:val="superscript"/>
        </w:rPr>
        <w:t>18</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w:t>
      </w:r>
      <w:proofErr w:type="gramStart"/>
      <w:r w:rsidR="000B3CED">
        <w:rPr>
          <w:rFonts w:ascii="Calibri" w:eastAsia="Calibri" w:hAnsi="Calibri" w:cs="Calibri"/>
          <w:lang w:val="en-GB"/>
        </w:rPr>
        <w:t>surgery,</w:t>
      </w:r>
      <w:proofErr w:type="gramEnd"/>
      <w:r w:rsidR="000B3CED">
        <w:rPr>
          <w:rFonts w:ascii="Calibri" w:eastAsia="Calibri" w:hAnsi="Calibri" w:cs="Calibri"/>
          <w:lang w:val="en-GB"/>
        </w:rPr>
        <w:t xml:space="preserve">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1C2C0B12" w:rsidR="0015520D" w:rsidRDefault="005975DE" w:rsidP="00153762">
      <w:pPr>
        <w:spacing w:line="276" w:lineRule="auto"/>
        <w:rPr>
          <w:rFonts w:ascii="Calibri" w:eastAsia="Calibri" w:hAnsi="Calibri" w:cs="Calibri"/>
          <w:lang w:val="en-GB"/>
        </w:rPr>
      </w:pPr>
      <w:proofErr w:type="gramStart"/>
      <w:r>
        <w:rPr>
          <w:rFonts w:ascii="Calibri" w:eastAsia="Calibri" w:hAnsi="Calibri" w:cs="Calibri"/>
          <w:lang w:val="en-GB"/>
        </w:rPr>
        <w:t>Nevertheless</w:t>
      </w:r>
      <w:proofErr w:type="gramEnd"/>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 xml:space="preserve">mplantation of a </w:t>
      </w:r>
      <w:proofErr w:type="gramStart"/>
      <w:r w:rsidR="00793D96">
        <w:rPr>
          <w:rFonts w:ascii="Calibri" w:eastAsia="Calibri" w:hAnsi="Calibri" w:cs="Calibri"/>
          <w:lang w:val="en-GB"/>
        </w:rPr>
        <w:t>left-ventricle</w:t>
      </w:r>
      <w:proofErr w:type="gramEnd"/>
      <w:r w:rsidR="00793D96">
        <w:rPr>
          <w:rFonts w:ascii="Calibri" w:eastAsia="Calibri" w:hAnsi="Calibri" w:cs="Calibri"/>
          <w:lang w:val="en-GB"/>
        </w:rPr>
        <w:t xml:space="preserv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86&lt;/sup&gt;","plainTextFormattedCitation":"86","previouslyFormattedCitation":"&lt;sup&gt;85&lt;/sup&gt;"},"properties":{"noteIndex":0},"schema":"https://github.com/citation-style-language/schema/raw/master/csl-citation.json"}</w:instrText>
      </w:r>
      <w:r w:rsidR="00423703">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86</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QoL that mostly increases life years. If the low QoL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87&lt;/sup&gt;","plainTextFormattedCitation":"87","previouslyFormattedCitation":"&lt;sup&gt;86&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B44D1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52&lt;/sup&gt;","plainTextFormattedCitation":"52","previouslyFormattedCitation":"&lt;sup&gt;51&lt;/sup&gt;"},"properties":{"noteIndex":0},"schema":"https://github.com/citation-style-language/schema/raw/master/csl-citation.json"}</w:instrText>
      </w:r>
      <w:r w:rsidR="00764BAA">
        <w:rPr>
          <w:rFonts w:ascii="Calibri" w:eastAsia="Calibri" w:hAnsi="Calibri" w:cs="Calibri"/>
          <w:lang w:val="en-GB"/>
        </w:rPr>
        <w:fldChar w:fldCharType="separate"/>
      </w:r>
      <w:r w:rsidR="00B44D15" w:rsidRPr="00B44D15">
        <w:rPr>
          <w:rFonts w:ascii="Calibri" w:eastAsia="Calibri" w:hAnsi="Calibri" w:cs="Calibri"/>
          <w:noProof/>
          <w:vertAlign w:val="superscript"/>
          <w:lang w:val="en-GB"/>
        </w:rPr>
        <w:t>52</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 xml:space="preserve">resulted in a much lower rank, </w:t>
      </w:r>
      <w:r w:rsidR="00580DB7">
        <w:rPr>
          <w:rFonts w:ascii="Calibri" w:eastAsia="Calibri" w:hAnsi="Calibri" w:cs="Calibri"/>
          <w:lang w:val="en-GB"/>
        </w:rPr>
        <w:lastRenderedPageBreak/>
        <w:t>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4FEFC60C"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257AEC03"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w:t>
      </w:r>
      <w:del w:id="17" w:author="E. van Veen" w:date="2020-06-16T10:10:00Z">
        <w:r w:rsidR="002E69C4" w:rsidDel="00AF7C4B">
          <w:rPr>
            <w:rFonts w:ascii="Calibri" w:eastAsia="Calibri" w:hAnsi="Calibri" w:cs="Calibri"/>
          </w:rPr>
          <w:delText xml:space="preserve">This perspective might be less relevant in a crisis such as the COVID-19 pandemic, where </w:delText>
        </w:r>
        <w:r w:rsidR="00B271FB" w:rsidDel="00AF7C4B">
          <w:rPr>
            <w:rFonts w:ascii="Calibri" w:eastAsia="Calibri" w:hAnsi="Calibri" w:cs="Calibri"/>
          </w:rPr>
          <w:delText xml:space="preserve">the bottleneck </w:delText>
        </w:r>
        <w:r w:rsidR="00E2092E" w:rsidDel="00AF7C4B">
          <w:rPr>
            <w:rFonts w:ascii="Calibri" w:eastAsia="Calibri" w:hAnsi="Calibri" w:cs="Calibri"/>
          </w:rPr>
          <w:delText>mainly seems</w:delText>
        </w:r>
        <w:r w:rsidR="00B271FB" w:rsidDel="00AF7C4B">
          <w:rPr>
            <w:rFonts w:ascii="Calibri" w:eastAsia="Calibri" w:hAnsi="Calibri" w:cs="Calibri"/>
          </w:rPr>
          <w:delText xml:space="preserve"> </w:delText>
        </w:r>
        <w:r w:rsidR="002E69C4" w:rsidDel="00AF7C4B">
          <w:rPr>
            <w:rFonts w:ascii="Calibri" w:eastAsia="Calibri" w:hAnsi="Calibri" w:cs="Calibri"/>
          </w:rPr>
          <w:delText>hospital capacity</w:delText>
        </w:r>
        <w:r w:rsidR="00E2092E" w:rsidDel="00AF7C4B">
          <w:rPr>
            <w:rFonts w:ascii="Calibri" w:eastAsia="Calibri" w:hAnsi="Calibri" w:cs="Calibri"/>
          </w:rPr>
          <w:delText xml:space="preserve"> </w:delText>
        </w:r>
        <w:r w:rsidR="00FA70F1" w:rsidDel="00AF7C4B">
          <w:rPr>
            <w:rFonts w:ascii="Calibri" w:eastAsia="Calibri" w:hAnsi="Calibri" w:cs="Calibri"/>
          </w:rPr>
          <w:delText>instead</w:delText>
        </w:r>
        <w:r w:rsidR="00E2092E" w:rsidDel="00AF7C4B">
          <w:rPr>
            <w:rFonts w:ascii="Calibri" w:eastAsia="Calibri" w:hAnsi="Calibri" w:cs="Calibri"/>
          </w:rPr>
          <w:delText xml:space="preserve"> of costs</w:delText>
        </w:r>
        <w:r w:rsidR="002E69C4" w:rsidDel="00AF7C4B">
          <w:rPr>
            <w:rFonts w:ascii="Calibri" w:eastAsia="Calibri" w:hAnsi="Calibri" w:cs="Calibri"/>
          </w:rPr>
          <w:delText xml:space="preserve">. </w:delText>
        </w:r>
      </w:del>
      <w:r w:rsidR="002E69C4">
        <w:rPr>
          <w:rFonts w:ascii="Calibri" w:eastAsia="Calibri" w:hAnsi="Calibri" w:cs="Calibri"/>
        </w:rPr>
        <w:t>I</w:t>
      </w:r>
      <w:commentRangeStart w:id="18"/>
      <w:r w:rsidR="002E69C4">
        <w:rPr>
          <w:rFonts w:ascii="Calibri" w:eastAsia="Calibri" w:hAnsi="Calibri" w:cs="Calibri"/>
        </w:rPr>
        <w:t>f</w:t>
      </w:r>
      <w:commentRangeEnd w:id="18"/>
      <w:r w:rsidR="00AF7C4B">
        <w:rPr>
          <w:rStyle w:val="Verwijzingopmerking"/>
          <w:rFonts w:asciiTheme="minorHAnsi" w:eastAsiaTheme="minorHAnsi" w:hAnsiTheme="minorHAnsi" w:cstheme="minorBidi"/>
          <w:lang w:val="en-GB"/>
        </w:rPr>
        <w:commentReference w:id="18"/>
      </w:r>
      <w:r w:rsidR="002E69C4">
        <w:rPr>
          <w:rFonts w:ascii="Calibri" w:eastAsia="Calibri" w:hAnsi="Calibri" w:cs="Calibri"/>
        </w:rPr>
        <w:t xml:space="preserve">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B44D15">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16&lt;/sup&gt;","plainTextFormattedCitation":"16","previouslyFormattedCitation":"&lt;sup&gt;15&lt;/sup&gt;"},"properties":{"noteIndex":0},"schema":"https://github.com/citation-style-language/schema/raw/master/csl-citation.json"}</w:instrText>
      </w:r>
      <w:r w:rsidR="00712419">
        <w:rPr>
          <w:rFonts w:ascii="Calibri" w:eastAsia="Calibri" w:hAnsi="Calibri" w:cs="Calibri"/>
        </w:rPr>
        <w:fldChar w:fldCharType="separate"/>
      </w:r>
      <w:r w:rsidR="00B44D15" w:rsidRPr="00B44D15">
        <w:rPr>
          <w:rFonts w:ascii="Calibri" w:eastAsia="Calibri" w:hAnsi="Calibri" w:cs="Calibri"/>
          <w:noProof/>
          <w:vertAlign w:val="superscript"/>
        </w:rPr>
        <w:t>16</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63F6B78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19"/>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are less urgent.</w:t>
      </w:r>
      <w:commentRangeEnd w:id="19"/>
      <w:r w:rsidR="00AF7C4B">
        <w:rPr>
          <w:rStyle w:val="Verwijzingopmerking"/>
          <w:rFonts w:asciiTheme="minorHAnsi" w:eastAsiaTheme="minorHAnsi" w:hAnsiTheme="minorHAnsi" w:cstheme="minorBidi"/>
          <w:lang w:val="en-GB"/>
        </w:rPr>
        <w:commentReference w:id="19"/>
      </w:r>
      <w:r w:rsidR="60D866F1" w:rsidRPr="0092480E">
        <w:rPr>
          <w:rFonts w:ascii="Calibri" w:hAnsi="Calibri" w:cs="Calibri"/>
        </w:rPr>
        <w:t xml:space="preserve">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44D1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88&lt;/sup&gt;","plainTextFormattedCitation":"88","previouslyFormattedCitation":"&lt;sup&gt;87&lt;/sup&gt;"},"properties":{"noteIndex":0},"schema":"https://github.com/citation-style-language/schema/raw/master/csl-citation.json"}</w:instrText>
      </w:r>
      <w:r w:rsidR="0065107A" w:rsidRPr="0092480E">
        <w:rPr>
          <w:rFonts w:ascii="Calibri" w:hAnsi="Calibri" w:cs="Calibri"/>
        </w:rPr>
        <w:fldChar w:fldCharType="separate"/>
      </w:r>
      <w:r w:rsidR="00B44D15" w:rsidRPr="00B44D15">
        <w:rPr>
          <w:rFonts w:ascii="Calibri" w:hAnsi="Calibri" w:cs="Calibri"/>
          <w:noProof/>
          <w:vertAlign w:val="superscript"/>
        </w:rPr>
        <w:t>88</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753F91F6" w:rsidR="00CB3CBB" w:rsidRDefault="006479D9" w:rsidP="00153762">
      <w:pPr>
        <w:spacing w:line="276" w:lineRule="auto"/>
        <w:rPr>
          <w:rFonts w:ascii="Calibri" w:hAnsi="Calibri" w:cs="Calibri"/>
        </w:rPr>
      </w:pPr>
      <w:r w:rsidRPr="0092480E">
        <w:rPr>
          <w:rFonts w:ascii="Calibri" w:hAnsi="Calibri" w:cs="Calibri"/>
        </w:rPr>
        <w:lastRenderedPageBreak/>
        <w:t xml:space="preserve">Since all models are, by definition, a simplification of reality, our model has several limitations. </w:t>
      </w:r>
      <w:r w:rsidR="00CB3CBB">
        <w:rPr>
          <w:rFonts w:ascii="Calibri" w:hAnsi="Calibri" w:cs="Calibri"/>
        </w:rPr>
        <w:t>First, the survival data used were not always</w:t>
      </w:r>
      <w:r w:rsidR="00633198">
        <w:rPr>
          <w:rFonts w:ascii="Calibri" w:hAnsi="Calibri" w:cs="Calibri"/>
        </w:rPr>
        <w:t xml:space="preserve"> </w:t>
      </w:r>
      <w:proofErr w:type="gramStart"/>
      <w:r w:rsidR="00633198">
        <w:rPr>
          <w:rFonts w:ascii="Calibri" w:hAnsi="Calibri" w:cs="Calibri"/>
        </w:rPr>
        <w:t>first class</w:t>
      </w:r>
      <w:proofErr w:type="gramEnd"/>
      <w:r w:rsidR="00CB3CBB">
        <w:rPr>
          <w:rFonts w:ascii="Calibri" w:hAnsi="Calibri" w:cs="Calibri"/>
        </w:rPr>
        <w:t xml:space="preserve"> evidence 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linear 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likely doesn’t exist. </w:t>
      </w:r>
    </w:p>
    <w:p w14:paraId="60120856" w14:textId="2EFE5882"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 often used generic QoL questionnaires which had been valued by the general public, like the EQ-5D or AQoL</w:t>
      </w:r>
      <w:r w:rsidR="00B07D8C">
        <w:rPr>
          <w:rFonts w:ascii="Calibri" w:hAnsi="Calibri" w:cs="Calibri"/>
        </w:rPr>
        <w:fldChar w:fldCharType="begin" w:fldLock="1"/>
      </w:r>
      <w:r w:rsidR="00B44D15">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89&lt;/sup&gt;","plainTextFormattedCitation":"89","previouslyFormattedCitation":"&lt;sup&gt;88&lt;/sup&gt;"},"properties":{"noteIndex":0},"schema":"https://github.com/citation-style-language/schema/raw/master/csl-citation.json"}</w:instrText>
      </w:r>
      <w:r w:rsidR="00B07D8C">
        <w:rPr>
          <w:rFonts w:ascii="Calibri" w:hAnsi="Calibri" w:cs="Calibri"/>
        </w:rPr>
        <w:fldChar w:fldCharType="separate"/>
      </w:r>
      <w:r w:rsidR="00B44D15" w:rsidRPr="00B44D15">
        <w:rPr>
          <w:rFonts w:ascii="Calibri" w:hAnsi="Calibri" w:cs="Calibri"/>
          <w:noProof/>
          <w:vertAlign w:val="superscript"/>
        </w:rPr>
        <w:t>89</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B44D1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90&lt;/sup&gt;","plainTextFormattedCitation":"90","previouslyFormattedCitation":"&lt;sup&gt;89&lt;/sup&gt;"},"properties":{"noteIndex":0},"schema":"https://github.com/citation-style-language/schema/raw/master/csl-citation.json"}</w:instrText>
      </w:r>
      <w:r w:rsidR="00055008" w:rsidRPr="0092480E">
        <w:rPr>
          <w:rFonts w:ascii="Calibri" w:hAnsi="Calibri" w:cs="Calibri"/>
        </w:rPr>
        <w:fldChar w:fldCharType="separate"/>
      </w:r>
      <w:r w:rsidR="00B44D15" w:rsidRPr="00B44D15">
        <w:rPr>
          <w:rFonts w:ascii="Calibri" w:hAnsi="Calibri" w:cs="Calibri"/>
          <w:noProof/>
          <w:vertAlign w:val="superscript"/>
        </w:rPr>
        <w:t>90</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09346B3E"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B44D15">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91&lt;/sup&gt;","plainTextFormattedCitation":"91","previouslyFormattedCitation":"&lt;sup&gt;90&lt;/sup&gt;"},"properties":{"noteIndex":0},"schema":"https://github.com/citation-style-language/schema/raw/master/csl-citation.json"}</w:instrText>
      </w:r>
      <w:r w:rsidR="00420C01">
        <w:rPr>
          <w:rFonts w:ascii="Calibri" w:hAnsi="Calibri" w:cs="Calibri"/>
        </w:rPr>
        <w:fldChar w:fldCharType="separate"/>
      </w:r>
      <w:r w:rsidR="00B44D15" w:rsidRPr="00B44D15">
        <w:rPr>
          <w:rFonts w:ascii="Calibri" w:hAnsi="Calibri" w:cs="Calibri"/>
          <w:noProof/>
          <w:vertAlign w:val="superscript"/>
        </w:rPr>
        <w:t>91</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w:t>
      </w:r>
      <w:del w:id="20" w:author="E. van Veen" w:date="2020-06-16T10:14:00Z">
        <w:r w:rsidR="004E5E4E" w:rsidDel="00AF7C4B">
          <w:rPr>
            <w:rFonts w:ascii="Calibri" w:hAnsi="Calibri" w:cs="Calibri"/>
          </w:rPr>
          <w:delText>s</w:delText>
        </w:r>
      </w:del>
      <w:r w:rsidR="004E5E4E">
        <w:rPr>
          <w:rFonts w:ascii="Calibri" w:hAnsi="Calibri" w:cs="Calibri"/>
        </w:rPr>
        <w:t xml:space="preserve"> </w:t>
      </w:r>
      <w:commentRangeStart w:id="21"/>
      <w:r w:rsidR="004E5E4E">
        <w:rPr>
          <w:rFonts w:ascii="Calibri" w:hAnsi="Calibri" w:cs="Calibri"/>
        </w:rPr>
        <w:t>clinician</w:t>
      </w:r>
      <w:ins w:id="22" w:author="E. van Veen" w:date="2020-06-16T10:14:00Z">
        <w:r w:rsidR="00AF7C4B">
          <w:rPr>
            <w:rFonts w:ascii="Calibri" w:hAnsi="Calibri" w:cs="Calibri"/>
          </w:rPr>
          <w:t>s</w:t>
        </w:r>
        <w:commentRangeEnd w:id="21"/>
        <w:r w:rsidR="00AF7C4B">
          <w:rPr>
            <w:rStyle w:val="Verwijzingopmerking"/>
            <w:rFonts w:asciiTheme="minorHAnsi" w:eastAsiaTheme="minorHAnsi" w:hAnsiTheme="minorHAnsi" w:cstheme="minorBidi"/>
            <w:lang w:val="en-GB"/>
          </w:rPr>
          <w:commentReference w:id="21"/>
        </w:r>
      </w:ins>
      <w:del w:id="23" w:author="E. van Veen" w:date="2020-06-16T10:14:00Z">
        <w:r w:rsidR="004E5E4E" w:rsidDel="00AF7C4B">
          <w:rPr>
            <w:rFonts w:ascii="Calibri" w:hAnsi="Calibri" w:cs="Calibri"/>
          </w:rPr>
          <w:delText>, surgeons</w:delText>
        </w:r>
      </w:del>
      <w:r w:rsidR="004E5E4E">
        <w:rPr>
          <w:rFonts w:ascii="Calibri" w:hAnsi="Calibri" w:cs="Calibri"/>
        </w:rPr>
        <w:t>,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92098D8" w:rsidR="00AC6F5A" w:rsidRPr="0092480E"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overcomes a knowledge gap 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Pr>
          <w:rFonts w:ascii="Calibri" w:eastAsia="Calibri" w:hAnsi="Calibri" w:cs="Calibri"/>
        </w:rPr>
        <w:t>However, the model inputs should be periodically</w:t>
      </w:r>
      <w:r w:rsidR="000712C3">
        <w:rPr>
          <w:rFonts w:eastAsia="Calibri"/>
        </w:rPr>
        <w:t xml:space="preserve"> </w:t>
      </w:r>
      <w:r w:rsidR="000712C3">
        <w:rPr>
          <w:rFonts w:ascii="Calibri" w:eastAsia="Calibri" w:hAnsi="Calibri" w:cs="Calibri"/>
        </w:rPr>
        <w:t>updated with new higher quality</w:t>
      </w:r>
      <w:r>
        <w:rPr>
          <w:rFonts w:ascii="Calibri" w:eastAsia="Calibri" w:hAnsi="Calibri" w:cs="Calibri"/>
        </w:rPr>
        <w:t xml:space="preserve"> evidence. Finally, p</w:t>
      </w:r>
      <w:r w:rsidR="00AC6F5A" w:rsidRPr="0092480E">
        <w:rPr>
          <w:rFonts w:ascii="Calibri" w:eastAsia="Calibri" w:hAnsi="Calibri" w:cs="Calibri"/>
        </w:rPr>
        <w:t>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Helmrich and Ernest van Veen are </w:t>
      </w:r>
      <w:r w:rsidRPr="00EC16D2">
        <w:rPr>
          <w:rFonts w:ascii="Calibri" w:hAnsi="Calibri" w:cs="Calibri"/>
        </w:rPr>
        <w:t xml:space="preserve">supported by the European Union 7th Framework program (Center-TBI, EC grant 602150). Eline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Velden - van der Graaf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256E53C3" w14:textId="681BB9B1" w:rsidR="00B44D15" w:rsidRPr="00B44D15" w:rsidRDefault="0065107A" w:rsidP="00B44D1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B44D15" w:rsidRPr="00B44D15">
        <w:rPr>
          <w:rFonts w:ascii="Calibri" w:hAnsi="Calibri" w:cs="Calibri"/>
          <w:noProof/>
          <w:sz w:val="20"/>
        </w:rPr>
        <w:t xml:space="preserve">1. </w:t>
      </w:r>
      <w:r w:rsidR="00B44D15" w:rsidRPr="00B44D15">
        <w:rPr>
          <w:rFonts w:ascii="Calibri" w:hAnsi="Calibri" w:cs="Calibri"/>
          <w:noProof/>
          <w:sz w:val="20"/>
        </w:rPr>
        <w:tab/>
        <w:t xml:space="preserve">Office of the Assistant Secretary for Preparedness H. Pandemic Influenza Plan - Update IV (December 2017). 2017. </w:t>
      </w:r>
    </w:p>
    <w:p w14:paraId="149022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t xml:space="preserve">Emanuel EJ, Persad G, Upshur R, et al. Fair Allocation of Scarce Medical Resources in the Time of Covid-19. N Engl J Med 2020;1–7. </w:t>
      </w:r>
    </w:p>
    <w:p w14:paraId="788681F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14:paraId="5B35126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E0F2D3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7467B3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14:paraId="75F287F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14:paraId="7457AA8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62370BE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 </w:t>
      </w:r>
      <w:r w:rsidRPr="00B44D15">
        <w:rPr>
          <w:rFonts w:ascii="Calibri" w:hAnsi="Calibri" w:cs="Calibri"/>
          <w:noProof/>
          <w:sz w:val="20"/>
        </w:rPr>
        <w:tab/>
        <w:t>Powell SN, Mullen T, Young L, Heald D, Iv ETP. SARS-CoV-2 Impact on Elective Orthopaedic Surgery: Implications for Post-Pandemic Recovery. J Bone Jt Surg  2020;</w:t>
      </w:r>
    </w:p>
    <w:p w14:paraId="74CFD881"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10. </w:t>
      </w:r>
      <w:r w:rsidRPr="00B44D15">
        <w:rPr>
          <w:rFonts w:ascii="Calibri" w:hAnsi="Calibri" w:cs="Calibri"/>
          <w:noProof/>
          <w:sz w:val="20"/>
        </w:rPr>
        <w:tab/>
        <w:t xml:space="preserve">Sud A, Jones M, Broggio J, et al. Collateral damage: the impact on outcomes from cancer surgery of the COVID-19 pandemic. Ann Oncol 2020;13:19. </w:t>
      </w:r>
    </w:p>
    <w:p w14:paraId="64B1D34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5036C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3F5D30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752959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14:paraId="4E5D049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186A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14:paraId="0629B1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088CCFB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D09EF2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14:paraId="2129A50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14:paraId="55ACFE4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14:paraId="68A3792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 xml:space="preserve">Hunink M, Mc E, Glasziou P, Elstein A. Decision Making in Health and Medicine: Integrating Evidence </w:t>
      </w:r>
      <w:r w:rsidRPr="00B44D15">
        <w:rPr>
          <w:rFonts w:ascii="Calibri" w:hAnsi="Calibri" w:cs="Calibri"/>
          <w:noProof/>
          <w:sz w:val="20"/>
        </w:rPr>
        <w:lastRenderedPageBreak/>
        <w:t>and Values [Internet]. 2nd ed. Cambridge: Cambridge University Press; 2003 [cited 2020 May 19]. Available from: http://www.cambridge.org</w:t>
      </w:r>
    </w:p>
    <w:p w14:paraId="626BB01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584E99C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14:paraId="5A6D343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14:paraId="2A78F72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DAF40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14:paraId="475CA98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8E0CA3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2BA1A2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14:paraId="6889841C"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14:paraId="7E9E06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14:paraId="0F6A79A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14:paraId="02C958D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14:paraId="016185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153BDF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3508BCB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14:paraId="2B3D44A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14:paraId="687EB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0A78A8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67A503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6D63E20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t xml:space="preserve">Lee JN, Kwon SY, Choi GS, et al. Impact of surgical wait time on oncologic outcomes in upper urinary tract urothelial carcinoma. J Surg Oncol 2014;110(4):468–75. </w:t>
      </w:r>
    </w:p>
    <w:p w14:paraId="2BE44D5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078C29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3CF45C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21B57CA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46. </w:t>
      </w:r>
      <w:r w:rsidRPr="00B44D1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4A7BC87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9C6671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48. </w:t>
      </w:r>
      <w:r w:rsidRPr="00B44D15">
        <w:rPr>
          <w:rFonts w:ascii="Calibri" w:hAnsi="Calibri" w:cs="Calibri"/>
          <w:noProof/>
          <w:sz w:val="20"/>
        </w:rPr>
        <w:tab/>
        <w:t xml:space="preserve">Brewster DC, Jones JE, Chung TK, et al. Long-term outcomes after endovascular abdominal aortic aneurysm repair: The First Decade. Ann. Surg. 2006;244(3):426–36. </w:t>
      </w:r>
    </w:p>
    <w:p w14:paraId="1B6E43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021B89B"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14:paraId="58B40A5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14:paraId="0DFDAB8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14:paraId="57A9766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B2F9D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14:paraId="0CC70DD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B6A7E3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14:paraId="4F78FC0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14:paraId="6F68FE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A0572B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E0DE26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14:paraId="65B3EED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14:paraId="42DEDB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A9FCFF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14:paraId="5FFB65A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4A77361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w:t>
      </w:r>
      <w:r w:rsidRPr="00B44D15">
        <w:rPr>
          <w:rFonts w:ascii="Calibri" w:hAnsi="Calibri" w:cs="Calibri"/>
          <w:noProof/>
          <w:sz w:val="20"/>
        </w:rPr>
        <w:lastRenderedPageBreak/>
        <w:t xml:space="preserve">1998;351(9113):1379–87. </w:t>
      </w:r>
    </w:p>
    <w:p w14:paraId="5A6317A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690235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14:paraId="02A86BC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t xml:space="preserve">Redden MD, Chin TY, van Driel ML. Surgical versus non-surgical management for pleural empyema. Cochrane Database Syst. Rev. 2017;2017(3). </w:t>
      </w:r>
    </w:p>
    <w:p w14:paraId="123B09A9"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14:paraId="7DEE487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14:paraId="396038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3B649D2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1DEED2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14:paraId="6E054B6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14:paraId="5C2A79F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14:paraId="6495165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4687419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14:paraId="4DEB9E2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31F6B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14:paraId="475CA6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87E993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14:paraId="3BC7B4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14:paraId="7764B2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14:paraId="6D227E1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5F4C6BC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1D0BF3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45553D"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14:paraId="4EE3C2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2BBC50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w:t>
      </w:r>
      <w:r w:rsidRPr="00B44D15">
        <w:rPr>
          <w:rFonts w:ascii="Calibri" w:hAnsi="Calibri" w:cs="Calibri"/>
          <w:noProof/>
          <w:sz w:val="20"/>
        </w:rPr>
        <w:lastRenderedPageBreak/>
        <w:t xml:space="preserve">recommended for use in cost-utility analysis? A review of national health technology assessment (HTA) guidelines. Eur J Heal Econ 2020;1–13. </w:t>
      </w:r>
    </w:p>
    <w:p w14:paraId="4882F0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14:paraId="625B6A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 Krijkamp" w:date="2020-06-01T19:13:00Z" w:initials="EK">
    <w:p w14:paraId="68D75E67" w14:textId="3490CCAB" w:rsidR="000712C3" w:rsidRDefault="000712C3">
      <w:pPr>
        <w:pStyle w:val="Tekstopmerking"/>
      </w:pPr>
      <w:r>
        <w:rPr>
          <w:rStyle w:val="Verwijzingopmerking"/>
        </w:rPr>
        <w:annotationRef/>
      </w:r>
      <w:r>
        <w:t xml:space="preserve">Abstract </w:t>
      </w:r>
      <w:proofErr w:type="spellStart"/>
      <w:r>
        <w:t>naar</w:t>
      </w:r>
      <w:proofErr w:type="spellEnd"/>
      <w:r>
        <w:t xml:space="preserve"> 250 words </w:t>
      </w:r>
    </w:p>
  </w:comment>
  <w:comment w:id="1" w:author="E.M. Krijkamp" w:date="2020-06-01T19:13:00Z" w:initials="EK">
    <w:p w14:paraId="103B26AF" w14:textId="05ECCF3F" w:rsidR="000712C3" w:rsidRDefault="000712C3">
      <w:pPr>
        <w:pStyle w:val="Tekstopmerking"/>
      </w:pPr>
      <w:r>
        <w:rPr>
          <w:rStyle w:val="Verwijzingopmerking"/>
        </w:rPr>
        <w:annotationRef/>
      </w:r>
      <w:r>
        <w:t xml:space="preserve">Abstract </w:t>
      </w:r>
      <w:proofErr w:type="spellStart"/>
      <w:r>
        <w:t>naar</w:t>
      </w:r>
      <w:proofErr w:type="spellEnd"/>
      <w:r>
        <w:t xml:space="preserve"> 300 words </w:t>
      </w:r>
    </w:p>
  </w:comment>
  <w:comment w:id="2" w:author="E.M. Krijkamp" w:date="2020-06-01T19:21:00Z" w:initials="EK">
    <w:p w14:paraId="04EE98AF" w14:textId="77777777" w:rsidR="000712C3" w:rsidRPr="00CD5FE9" w:rsidRDefault="000712C3"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0712C3" w:rsidRDefault="000712C3">
      <w:pPr>
        <w:pStyle w:val="Tekstopmerking"/>
      </w:pPr>
    </w:p>
  </w:comment>
  <w:comment w:id="4" w:author="E. van Veen" w:date="2020-06-16T09:46:00Z" w:initials="EvV">
    <w:p w14:paraId="29BC6B57" w14:textId="00DA4930" w:rsidR="00185745" w:rsidRPr="00185745" w:rsidRDefault="00185745">
      <w:pPr>
        <w:pStyle w:val="Tekstopmerking"/>
        <w:rPr>
          <w:lang w:val="nl-NL"/>
        </w:rPr>
      </w:pPr>
      <w:r>
        <w:rPr>
          <w:rStyle w:val="Verwijzingopmerking"/>
        </w:rPr>
        <w:annotationRef/>
      </w:r>
      <w:r w:rsidRPr="00185745">
        <w:rPr>
          <w:lang w:val="nl-NL"/>
        </w:rPr>
        <w:t xml:space="preserve">Deze twee, en met name de </w:t>
      </w:r>
      <w:r>
        <w:rPr>
          <w:lang w:val="nl-NL"/>
        </w:rPr>
        <w:t xml:space="preserve">health </w:t>
      </w:r>
      <w:proofErr w:type="spellStart"/>
      <w:r>
        <w:rPr>
          <w:lang w:val="nl-NL"/>
        </w:rPr>
        <w:t>insurance</w:t>
      </w:r>
      <w:proofErr w:type="spellEnd"/>
      <w:r>
        <w:rPr>
          <w:lang w:val="nl-NL"/>
        </w:rPr>
        <w:t xml:space="preserve"> companies vind ik tricky. Op die manier wordt het model in mijn ogen steeds meer een kwestie van: hoe verlagen we de kosten in de zorg, in plaats van: hoe prioriteren we het beste. Uiteraard niet los van elkaar te bekijken, maar de focus op het economische plaatje is door het noemen van health </w:t>
      </w:r>
      <w:proofErr w:type="spellStart"/>
      <w:r>
        <w:rPr>
          <w:lang w:val="nl-NL"/>
        </w:rPr>
        <w:t>insurance</w:t>
      </w:r>
      <w:proofErr w:type="spellEnd"/>
      <w:r>
        <w:rPr>
          <w:lang w:val="nl-NL"/>
        </w:rPr>
        <w:t xml:space="preserve"> companies (zeker met het systeem in de VS) iets te prominent vind ik zelf</w:t>
      </w:r>
    </w:p>
  </w:comment>
  <w:comment w:id="6" w:author="E. van Veen" w:date="2020-06-16T09:52:00Z" w:initials="EvV">
    <w:p w14:paraId="5A0B9DB1" w14:textId="77777777" w:rsidR="00B20D5C" w:rsidRDefault="00B20D5C">
      <w:pPr>
        <w:pStyle w:val="Tekstopmerking"/>
        <w:rPr>
          <w:lang w:val="nl-NL"/>
        </w:rPr>
      </w:pPr>
      <w:r>
        <w:rPr>
          <w:rStyle w:val="Verwijzingopmerking"/>
        </w:rPr>
        <w:annotationRef/>
      </w:r>
      <w:proofErr w:type="spellStart"/>
      <w:r w:rsidRPr="00B20D5C">
        <w:rPr>
          <w:lang w:val="nl-NL"/>
        </w:rPr>
        <w:t>Secondary</w:t>
      </w:r>
      <w:proofErr w:type="spellEnd"/>
      <w:r w:rsidRPr="00B20D5C">
        <w:rPr>
          <w:lang w:val="nl-NL"/>
        </w:rPr>
        <w:t xml:space="preserve"> </w:t>
      </w:r>
      <w:proofErr w:type="spellStart"/>
      <w:r w:rsidRPr="00B20D5C">
        <w:rPr>
          <w:lang w:val="nl-NL"/>
        </w:rPr>
        <w:t>aim</w:t>
      </w:r>
      <w:proofErr w:type="spellEnd"/>
      <w:r w:rsidRPr="00B20D5C">
        <w:rPr>
          <w:lang w:val="nl-NL"/>
        </w:rPr>
        <w:t xml:space="preserve"> past denk ik niet omdat het eigenlijk </w:t>
      </w:r>
      <w:proofErr w:type="spellStart"/>
      <w:r w:rsidRPr="00B20D5C">
        <w:rPr>
          <w:lang w:val="nl-NL"/>
        </w:rPr>
        <w:t>primary</w:t>
      </w:r>
      <w:proofErr w:type="spellEnd"/>
      <w:r w:rsidRPr="00B20D5C">
        <w:rPr>
          <w:lang w:val="nl-NL"/>
        </w:rPr>
        <w:t xml:space="preserve"> </w:t>
      </w:r>
      <w:proofErr w:type="spellStart"/>
      <w:r w:rsidRPr="00B20D5C">
        <w:rPr>
          <w:lang w:val="nl-NL"/>
        </w:rPr>
        <w:t>aim</w:t>
      </w:r>
      <w:proofErr w:type="spellEnd"/>
      <w:r w:rsidRPr="00B20D5C">
        <w:rPr>
          <w:lang w:val="nl-NL"/>
        </w:rPr>
        <w:t xml:space="preserve"> is…</w:t>
      </w:r>
      <w:r>
        <w:rPr>
          <w:lang w:val="nl-NL"/>
        </w:rPr>
        <w:t xml:space="preserve"> Verder denk ik dat schaarste niet alleen bij </w:t>
      </w:r>
      <w:proofErr w:type="spellStart"/>
      <w:r>
        <w:rPr>
          <w:lang w:val="nl-NL"/>
        </w:rPr>
        <w:t>pandemics</w:t>
      </w:r>
      <w:proofErr w:type="spellEnd"/>
      <w:r>
        <w:rPr>
          <w:lang w:val="nl-NL"/>
        </w:rPr>
        <w:t xml:space="preserve"> relevant is maar ook tijdens andere crises (zeker in minder fortuinlijke landen). Misschien iets als:</w:t>
      </w:r>
    </w:p>
    <w:p w14:paraId="3D05B4F4" w14:textId="77777777" w:rsidR="00B20D5C" w:rsidRDefault="00B20D5C">
      <w:pPr>
        <w:pStyle w:val="Tekstopmerking"/>
        <w:rPr>
          <w:lang w:val="nl-NL"/>
        </w:rPr>
      </w:pPr>
    </w:p>
    <w:p w14:paraId="0B12C005" w14:textId="7C048F2C" w:rsidR="00B20D5C" w:rsidRPr="00B20D5C" w:rsidRDefault="00B20D5C">
      <w:pPr>
        <w:pStyle w:val="Tekstopmerking"/>
        <w:rPr>
          <w:lang w:val="en-US"/>
        </w:rPr>
      </w:pPr>
      <w:r w:rsidRPr="00B20D5C">
        <w:rPr>
          <w:lang w:val="en-US"/>
        </w:rPr>
        <w:t>“Although this strategy was conceived during the COVID-</w:t>
      </w:r>
      <w:r>
        <w:rPr>
          <w:lang w:val="en-US"/>
        </w:rPr>
        <w:t>19 pandemic, our decision model should also be useful in times of scarcity of health care resources due to other causes.”</w:t>
      </w:r>
    </w:p>
  </w:comment>
  <w:comment w:id="13" w:author="E. van Veen" w:date="2020-06-16T10:01:00Z" w:initials="EvV">
    <w:p w14:paraId="59DE252E" w14:textId="289E1E8B" w:rsidR="003F4142" w:rsidRPr="003F4142" w:rsidRDefault="003F4142">
      <w:pPr>
        <w:pStyle w:val="Tekstopmerking"/>
        <w:rPr>
          <w:lang w:val="nl-NL"/>
        </w:rPr>
      </w:pPr>
      <w:r>
        <w:rPr>
          <w:rStyle w:val="Verwijzingopmerking"/>
        </w:rPr>
        <w:annotationRef/>
      </w:r>
      <w:r>
        <w:rPr>
          <w:lang w:val="nl-NL"/>
        </w:rPr>
        <w:t xml:space="preserve">Gezeik, maar toch </w:t>
      </w:r>
      <w:r w:rsidRPr="003F4142">
        <w:rPr>
          <w:lang w:val="nl-NL"/>
        </w:rPr>
        <w:sym w:font="Wingdings" w:char="F04A"/>
      </w:r>
      <w:r>
        <w:rPr>
          <w:lang w:val="nl-NL"/>
        </w:rPr>
        <w:t>: veranderd om</w:t>
      </w:r>
      <w:r w:rsidRPr="003F4142">
        <w:rPr>
          <w:lang w:val="nl-NL"/>
        </w:rPr>
        <w:t xml:space="preserve"> door het hele document na een dubbele pu</w:t>
      </w:r>
      <w:r>
        <w:rPr>
          <w:lang w:val="nl-NL"/>
        </w:rPr>
        <w:t>nt een hoofdletter neer te zetten</w:t>
      </w:r>
    </w:p>
  </w:comment>
  <w:comment w:id="18" w:author="E. van Veen" w:date="2020-06-16T10:10:00Z" w:initials="EvV">
    <w:p w14:paraId="77BCFD76" w14:textId="599A806A" w:rsidR="00AF7C4B" w:rsidRPr="00AF7C4B" w:rsidRDefault="00AF7C4B">
      <w:pPr>
        <w:pStyle w:val="Tekstopmerking"/>
        <w:rPr>
          <w:lang w:val="nl-NL"/>
        </w:rPr>
      </w:pPr>
      <w:r>
        <w:rPr>
          <w:rStyle w:val="Verwijzingopmerking"/>
        </w:rPr>
        <w:annotationRef/>
      </w:r>
      <w:r w:rsidRPr="00AF7C4B">
        <w:rPr>
          <w:lang w:val="nl-NL"/>
        </w:rPr>
        <w:t xml:space="preserve">Zin hiervoor verwijderd omdat </w:t>
      </w:r>
      <w:r>
        <w:rPr>
          <w:rStyle w:val="Verwijzingopmerking"/>
        </w:rPr>
        <w:annotationRef/>
      </w:r>
      <w:r>
        <w:rPr>
          <w:lang w:val="nl-NL"/>
        </w:rPr>
        <w:t xml:space="preserve">kosten en </w:t>
      </w:r>
      <w:proofErr w:type="spellStart"/>
      <w:r>
        <w:rPr>
          <w:lang w:val="nl-NL"/>
        </w:rPr>
        <w:t>hospital</w:t>
      </w:r>
      <w:proofErr w:type="spellEnd"/>
      <w:r>
        <w:rPr>
          <w:lang w:val="nl-NL"/>
        </w:rPr>
        <w:t xml:space="preserve"> </w:t>
      </w:r>
      <w:proofErr w:type="spellStart"/>
      <w:r>
        <w:rPr>
          <w:lang w:val="nl-NL"/>
        </w:rPr>
        <w:t>capacity</w:t>
      </w:r>
      <w:proofErr w:type="spellEnd"/>
      <w:r w:rsidRPr="00AF7C4B">
        <w:rPr>
          <w:lang w:val="nl-NL"/>
        </w:rPr>
        <w:t xml:space="preserve"> </w:t>
      </w:r>
      <w:r>
        <w:rPr>
          <w:lang w:val="nl-NL"/>
        </w:rPr>
        <w:t>sterk</w:t>
      </w:r>
      <w:r w:rsidRPr="00AF7C4B">
        <w:rPr>
          <w:lang w:val="nl-NL"/>
        </w:rPr>
        <w:t xml:space="preserve"> met elkaar </w:t>
      </w:r>
      <w:r>
        <w:rPr>
          <w:lang w:val="nl-NL"/>
        </w:rPr>
        <w:t xml:space="preserve">zijn </w:t>
      </w:r>
      <w:r w:rsidRPr="00AF7C4B">
        <w:rPr>
          <w:lang w:val="nl-NL"/>
        </w:rPr>
        <w:t>verbonden</w:t>
      </w:r>
      <w:r>
        <w:rPr>
          <w:lang w:val="nl-NL"/>
        </w:rPr>
        <w:t>. In mijn ogen raar om op die manier op te schrijven</w:t>
      </w:r>
    </w:p>
  </w:comment>
  <w:comment w:id="19" w:author="E. van Veen" w:date="2020-06-16T10:11:00Z" w:initials="EvV">
    <w:p w14:paraId="173D3B3A" w14:textId="45850C83" w:rsidR="00AF7C4B" w:rsidRPr="00AF7C4B" w:rsidRDefault="00AF7C4B">
      <w:pPr>
        <w:pStyle w:val="Tekstopmerking"/>
        <w:rPr>
          <w:lang w:val="nl-NL"/>
        </w:rPr>
      </w:pPr>
      <w:r>
        <w:rPr>
          <w:rStyle w:val="Verwijzingopmerking"/>
        </w:rPr>
        <w:annotationRef/>
      </w:r>
      <w:r>
        <w:rPr>
          <w:rStyle w:val="Verwijzingopmerking"/>
          <w:lang w:val="nl-NL"/>
        </w:rPr>
        <w:t xml:space="preserve">Dit is niet waar, discriminatie gebeurt niet alleen op basis van ras, </w:t>
      </w:r>
      <w:proofErr w:type="spellStart"/>
      <w:r>
        <w:rPr>
          <w:rStyle w:val="Verwijzingopmerking"/>
          <w:lang w:val="nl-NL"/>
        </w:rPr>
        <w:t>socioeconomische</w:t>
      </w:r>
      <w:proofErr w:type="spellEnd"/>
      <w:r>
        <w:rPr>
          <w:rStyle w:val="Verwijzingopmerking"/>
          <w:lang w:val="nl-NL"/>
        </w:rPr>
        <w:t xml:space="preserve"> status, gender, etc. Discriminatie kan ook op basis van ziekte, hoe divers de patiëntenpopulatie daarbinnen ook is…</w:t>
      </w:r>
    </w:p>
  </w:comment>
  <w:comment w:id="21" w:author="E. van Veen" w:date="2020-06-16T10:14:00Z" w:initials="EvV">
    <w:p w14:paraId="3B02CE3D" w14:textId="7BE82145" w:rsidR="00AF7C4B" w:rsidRDefault="00AF7C4B">
      <w:pPr>
        <w:pStyle w:val="Tekstopmerking"/>
      </w:pPr>
      <w:r>
        <w:rPr>
          <w:rStyle w:val="Verwijzingopmerking"/>
        </w:rPr>
        <w:annotationRef/>
      </w:r>
      <w:r>
        <w:t xml:space="preserve">Surgeons </w:t>
      </w:r>
      <w:proofErr w:type="spellStart"/>
      <w:r>
        <w:t>zijn</w:t>
      </w:r>
      <w:proofErr w:type="spellEnd"/>
      <w:r>
        <w:t xml:space="preserve"> </w:t>
      </w:r>
      <w:proofErr w:type="spellStart"/>
      <w:r>
        <w:t>ook</w:t>
      </w:r>
      <w:proofErr w:type="spellEnd"/>
      <w:r>
        <w:t xml:space="preserve"> clinicians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D75E67" w15:done="0"/>
  <w15:commentEx w15:paraId="103B26AF" w15:done="0"/>
  <w15:commentEx w15:paraId="3AC6469A" w15:done="0"/>
  <w15:commentEx w15:paraId="29BC6B57" w15:done="0"/>
  <w15:commentEx w15:paraId="0B12C005" w15:done="0"/>
  <w15:commentEx w15:paraId="59DE252E" w15:done="0"/>
  <w15:commentEx w15:paraId="77BCFD76" w15:done="0"/>
  <w15:commentEx w15:paraId="173D3B3A" w15:done="0"/>
  <w15:commentEx w15:paraId="3B02CE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1389" w16cex:dateUtc="2020-06-16T07:46:00Z"/>
  <w16cex:commentExtensible w16cex:durableId="229314D7" w16cex:dateUtc="2020-06-16T07:52:00Z"/>
  <w16cex:commentExtensible w16cex:durableId="2293170D" w16cex:dateUtc="2020-06-16T08:01:00Z"/>
  <w16cex:commentExtensible w16cex:durableId="2293191F" w16cex:dateUtc="2020-06-16T08:10:00Z"/>
  <w16cex:commentExtensible w16cex:durableId="22931956" w16cex:dateUtc="2020-06-16T08:11:00Z"/>
  <w16cex:commentExtensible w16cex:durableId="22931A02" w16cex:dateUtc="2020-06-16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29BC6B57" w16cid:durableId="22931389"/>
  <w16cid:commentId w16cid:paraId="0B12C005" w16cid:durableId="229314D7"/>
  <w16cid:commentId w16cid:paraId="59DE252E" w16cid:durableId="2293170D"/>
  <w16cid:commentId w16cid:paraId="77BCFD76" w16cid:durableId="2293191F"/>
  <w16cid:commentId w16cid:paraId="173D3B3A" w16cid:durableId="22931956"/>
  <w16cid:commentId w16cid:paraId="3B02CE3D" w16cid:durableId="22931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B219B" w14:textId="77777777" w:rsidR="00046A8C" w:rsidRDefault="00046A8C" w:rsidP="00FE7393">
      <w:r>
        <w:separator/>
      </w:r>
    </w:p>
  </w:endnote>
  <w:endnote w:type="continuationSeparator" w:id="0">
    <w:p w14:paraId="0F257039" w14:textId="77777777" w:rsidR="00046A8C" w:rsidRDefault="00046A8C"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0712C3" w:rsidRDefault="000712C3"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1648200398"/>
      <w:docPartObj>
        <w:docPartGallery w:val="Page Numbers (Bottom of Page)"/>
        <w:docPartUnique/>
      </w:docPartObj>
    </w:sdtPr>
    <w:sdtEndPr>
      <w:rPr>
        <w:rStyle w:val="Paginanummer"/>
      </w:rPr>
    </w:sdtEndPr>
    <w:sdtContent>
      <w:p w14:paraId="00329293" w14:textId="30F7BF95" w:rsidR="000712C3" w:rsidRDefault="000712C3"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6D755F">
          <w:rPr>
            <w:rStyle w:val="Paginanummer"/>
            <w:noProof/>
          </w:rPr>
          <w:t>18</w:t>
        </w:r>
        <w:r>
          <w:rPr>
            <w:rStyle w:val="Paginanummer"/>
          </w:rPr>
          <w:fldChar w:fldCharType="end"/>
        </w:r>
      </w:p>
    </w:sdtContent>
  </w:sdt>
  <w:p w14:paraId="4CEB769F" w14:textId="77777777" w:rsidR="000712C3" w:rsidRDefault="000712C3"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07C8F" w14:textId="77777777" w:rsidR="00046A8C" w:rsidRDefault="00046A8C" w:rsidP="00FE7393">
      <w:r>
        <w:separator/>
      </w:r>
    </w:p>
  </w:footnote>
  <w:footnote w:type="continuationSeparator" w:id="0">
    <w:p w14:paraId="09D471E7" w14:textId="77777777" w:rsidR="00046A8C" w:rsidRDefault="00046A8C"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 Krijkamp">
    <w15:presenceInfo w15:providerId="AD" w15:userId="S::e.krijkamp@erasmusmc.nl::6b549f4a-e21e-4342-9116-7452856f1b15"/>
  </w15:person>
  <w15:person w15:author="E. van Veen">
    <w15:presenceInfo w15:providerId="AD" w15:userId="S::e.vanveen.1@erasmusmc.nl::e9f6ad1c-964e-4ad7-98b9-879151c41c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46A8C"/>
    <w:rsid w:val="000540A2"/>
    <w:rsid w:val="00055008"/>
    <w:rsid w:val="000611E7"/>
    <w:rsid w:val="00061D66"/>
    <w:rsid w:val="00063929"/>
    <w:rsid w:val="000712C3"/>
    <w:rsid w:val="000738A7"/>
    <w:rsid w:val="00073997"/>
    <w:rsid w:val="000765B9"/>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5745"/>
    <w:rsid w:val="00186ECC"/>
    <w:rsid w:val="001878A2"/>
    <w:rsid w:val="00194496"/>
    <w:rsid w:val="001A7B3E"/>
    <w:rsid w:val="001B27F8"/>
    <w:rsid w:val="001B3615"/>
    <w:rsid w:val="001B39C1"/>
    <w:rsid w:val="001C638F"/>
    <w:rsid w:val="001C7EE9"/>
    <w:rsid w:val="001C7EFB"/>
    <w:rsid w:val="001D4731"/>
    <w:rsid w:val="001D4D31"/>
    <w:rsid w:val="001E1B6B"/>
    <w:rsid w:val="001E1D2F"/>
    <w:rsid w:val="001E4191"/>
    <w:rsid w:val="001E60E4"/>
    <w:rsid w:val="001E69DE"/>
    <w:rsid w:val="001F3FAE"/>
    <w:rsid w:val="001F564F"/>
    <w:rsid w:val="001F69FD"/>
    <w:rsid w:val="00200F83"/>
    <w:rsid w:val="0020337C"/>
    <w:rsid w:val="00204514"/>
    <w:rsid w:val="002048D1"/>
    <w:rsid w:val="00204932"/>
    <w:rsid w:val="00204EDB"/>
    <w:rsid w:val="0020725F"/>
    <w:rsid w:val="00212C81"/>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A5099"/>
    <w:rsid w:val="003B0009"/>
    <w:rsid w:val="003B106D"/>
    <w:rsid w:val="003B2FCA"/>
    <w:rsid w:val="003BDB2E"/>
    <w:rsid w:val="003C13BE"/>
    <w:rsid w:val="003D1200"/>
    <w:rsid w:val="003D21E0"/>
    <w:rsid w:val="003D303F"/>
    <w:rsid w:val="003D3138"/>
    <w:rsid w:val="003D378E"/>
    <w:rsid w:val="003D7C36"/>
    <w:rsid w:val="003E2619"/>
    <w:rsid w:val="003E5752"/>
    <w:rsid w:val="003E6411"/>
    <w:rsid w:val="003E7E19"/>
    <w:rsid w:val="003F358C"/>
    <w:rsid w:val="003F4142"/>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F08A4"/>
    <w:rsid w:val="004F1948"/>
    <w:rsid w:val="00502DB6"/>
    <w:rsid w:val="00502ED9"/>
    <w:rsid w:val="005145A4"/>
    <w:rsid w:val="00514AC6"/>
    <w:rsid w:val="00514E05"/>
    <w:rsid w:val="0051545D"/>
    <w:rsid w:val="00516760"/>
    <w:rsid w:val="0052397F"/>
    <w:rsid w:val="00527D71"/>
    <w:rsid w:val="005305F4"/>
    <w:rsid w:val="005337D5"/>
    <w:rsid w:val="00535ECA"/>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5829"/>
    <w:rsid w:val="00637AAF"/>
    <w:rsid w:val="00641034"/>
    <w:rsid w:val="006479D9"/>
    <w:rsid w:val="0065107A"/>
    <w:rsid w:val="00651672"/>
    <w:rsid w:val="00654393"/>
    <w:rsid w:val="0065685F"/>
    <w:rsid w:val="00657E5E"/>
    <w:rsid w:val="00661805"/>
    <w:rsid w:val="006646BB"/>
    <w:rsid w:val="00666D88"/>
    <w:rsid w:val="00673F3F"/>
    <w:rsid w:val="00674DF9"/>
    <w:rsid w:val="0067704D"/>
    <w:rsid w:val="006830E5"/>
    <w:rsid w:val="0068459F"/>
    <w:rsid w:val="00685EEA"/>
    <w:rsid w:val="00687555"/>
    <w:rsid w:val="00691552"/>
    <w:rsid w:val="00693D15"/>
    <w:rsid w:val="006940CC"/>
    <w:rsid w:val="00694AFE"/>
    <w:rsid w:val="00697842"/>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2B7B"/>
    <w:rsid w:val="00955A8C"/>
    <w:rsid w:val="00956731"/>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DF7"/>
    <w:rsid w:val="00A27255"/>
    <w:rsid w:val="00A43A3C"/>
    <w:rsid w:val="00A43F26"/>
    <w:rsid w:val="00A505EA"/>
    <w:rsid w:val="00A51144"/>
    <w:rsid w:val="00A55919"/>
    <w:rsid w:val="00A6511C"/>
    <w:rsid w:val="00A67769"/>
    <w:rsid w:val="00A71485"/>
    <w:rsid w:val="00A82D6D"/>
    <w:rsid w:val="00A841EB"/>
    <w:rsid w:val="00A962DD"/>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AF7C4B"/>
    <w:rsid w:val="00B0055D"/>
    <w:rsid w:val="00B01625"/>
    <w:rsid w:val="00B04FAC"/>
    <w:rsid w:val="00B05DB4"/>
    <w:rsid w:val="00B07AF2"/>
    <w:rsid w:val="00B07D8C"/>
    <w:rsid w:val="00B1007B"/>
    <w:rsid w:val="00B10237"/>
    <w:rsid w:val="00B12A7F"/>
    <w:rsid w:val="00B20D5C"/>
    <w:rsid w:val="00B2275C"/>
    <w:rsid w:val="00B23379"/>
    <w:rsid w:val="00B240B5"/>
    <w:rsid w:val="00B243F4"/>
    <w:rsid w:val="00B25DB0"/>
    <w:rsid w:val="00B271FB"/>
    <w:rsid w:val="00B308D5"/>
    <w:rsid w:val="00B33A0A"/>
    <w:rsid w:val="00B34759"/>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764C"/>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50B4"/>
    <w:rsid w:val="00DA712E"/>
    <w:rsid w:val="00DB1A5E"/>
    <w:rsid w:val="00DB4785"/>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2ED"/>
    <w:rsid w:val="00E1769B"/>
    <w:rsid w:val="00E20269"/>
    <w:rsid w:val="00E20831"/>
    <w:rsid w:val="00E2092E"/>
    <w:rsid w:val="00E21A7F"/>
    <w:rsid w:val="00E25C4D"/>
    <w:rsid w:val="00E3229F"/>
    <w:rsid w:val="00E4132A"/>
    <w:rsid w:val="00E4166A"/>
    <w:rsid w:val="00E514DF"/>
    <w:rsid w:val="00E601B7"/>
    <w:rsid w:val="00E63B2C"/>
    <w:rsid w:val="00E63B33"/>
    <w:rsid w:val="00E65A86"/>
    <w:rsid w:val="00E65E61"/>
    <w:rsid w:val="00E678CD"/>
    <w:rsid w:val="00E70F2E"/>
    <w:rsid w:val="00E8361D"/>
    <w:rsid w:val="00E90A34"/>
    <w:rsid w:val="00E9EE46"/>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5682"/>
    <w:rsid w:val="00EE62AE"/>
    <w:rsid w:val="00EF0AF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B114AA-F11D-428F-A059-E09A04D6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23</Pages>
  <Words>49108</Words>
  <Characters>270097</Characters>
  <Application>Microsoft Office Word</Application>
  <DocSecurity>0</DocSecurity>
  <Lines>2250</Lines>
  <Paragraphs>637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 van Veen</cp:lastModifiedBy>
  <cp:revision>4</cp:revision>
  <dcterms:created xsi:type="dcterms:W3CDTF">2020-06-16T07:44:00Z</dcterms:created>
  <dcterms:modified xsi:type="dcterms:W3CDTF">2020-06-16T08:15:00Z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