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C17945" w14:textId="77777777" w:rsidR="000A3063" w:rsidRDefault="00A05737">
      <w:pPr>
        <w:pStyle w:val="Plattetekst"/>
      </w:pPr>
      <w:r>
        <w:rPr>
          <w:noProof/>
          <w:lang w:val="nl-NL" w:eastAsia="nl-NL"/>
        </w:rPr>
        <w:drawing>
          <wp:inline distT="0" distB="0" distL="0" distR="0" wp14:anchorId="3F562C80" wp14:editId="67F5FB92">
            <wp:extent cx="5334000" cy="1778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r>
        <w:rPr>
          <w:noProof/>
          <w:lang w:val="nl-NL" w:eastAsia="nl-NL"/>
        </w:rPr>
        <w:drawing>
          <wp:inline distT="0" distB="0" distL="0" distR="0" wp14:anchorId="11B636A3" wp14:editId="165AD253">
            <wp:extent cx="5334000" cy="5334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0"/>
      <w:commentRangeEnd w:id="1"/>
      <w:commentRangeEnd w:id="2"/>
      <w:r w:rsidR="00806ADB">
        <w:rPr>
          <w:rStyle w:val="Verwijzingopmerking"/>
        </w:rPr>
        <w:lastRenderedPageBreak/>
        <w:commentReference w:id="2"/>
      </w:r>
      <w:r w:rsidR="00806ADB">
        <w:rPr>
          <w:rStyle w:val="Verwijzingopmerking"/>
        </w:rPr>
        <w:commentReference w:id="1"/>
      </w:r>
      <w:r w:rsidR="00806ADB">
        <w:rPr>
          <w:rStyle w:val="Verwijzingopmerking"/>
        </w:rPr>
        <w:commentReference w:id="0"/>
      </w:r>
      <w:r>
        <w:rPr>
          <w:noProof/>
          <w:lang w:val="nl-NL" w:eastAsia="nl-NL"/>
        </w:rPr>
        <w:drawing>
          <wp:inline distT="0" distB="0" distL="0" distR="0" wp14:anchorId="3733A194" wp14:editId="52CA6C8D">
            <wp:extent cx="5334000" cy="1778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AB3497F" wp14:editId="0B1752AC">
            <wp:extent cx="5334000" cy="5334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8CB598B" wp14:editId="4C36E0CB">
            <wp:extent cx="5334000" cy="1778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Start w:id="4"/>
      <w:r>
        <w:rPr>
          <w:noProof/>
          <w:lang w:val="nl-NL" w:eastAsia="nl-NL"/>
        </w:rPr>
        <w:drawing>
          <wp:inline distT="0" distB="0" distL="0" distR="0" wp14:anchorId="494F6921" wp14:editId="0680F361">
            <wp:extent cx="5334000" cy="5334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806ADB">
        <w:rPr>
          <w:rStyle w:val="Verwijzingopmerking"/>
        </w:rPr>
        <w:lastRenderedPageBreak/>
        <w:commentReference w:id="4"/>
      </w:r>
      <w:r>
        <w:rPr>
          <w:noProof/>
          <w:lang w:val="nl-NL" w:eastAsia="nl-NL"/>
        </w:rPr>
        <w:drawing>
          <wp:inline distT="0" distB="0" distL="0" distR="0" wp14:anchorId="25510ECE" wp14:editId="31B1CCCE">
            <wp:extent cx="5334000" cy="1778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0D0AB7C2" wp14:editId="6F383470">
            <wp:extent cx="5334000" cy="5334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A4097E9" wp14:editId="7B109CC8">
            <wp:extent cx="5334000" cy="1778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75BAE60" wp14:editId="233D6D52">
            <wp:extent cx="5334000" cy="5334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697B178" wp14:editId="047FF16F">
            <wp:extent cx="5334000" cy="1778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B5DE293" wp14:editId="1BCA0489">
            <wp:extent cx="5334000" cy="5334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01CBB29" wp14:editId="5944E0FF">
            <wp:extent cx="5334000" cy="1778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2786CF4" wp14:editId="20F8B013">
            <wp:extent cx="5334000" cy="5334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F877DCC" wp14:editId="0BF20475">
            <wp:extent cx="5334000" cy="1778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EA1AE08" wp14:editId="7B9E4537">
            <wp:extent cx="5334000" cy="5334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1D246CC" wp14:editId="7AF29E4D">
            <wp:extent cx="5334000" cy="1778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8AFF7E5" wp14:editId="21C5E9C7">
            <wp:extent cx="5334000" cy="5334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0A64C1D" wp14:editId="46C2BFB0">
            <wp:extent cx="5334000" cy="1778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840A3E5" wp14:editId="22DC63AE">
            <wp:extent cx="5334000" cy="5334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BE8DBBB" wp14:editId="2F4286C0">
            <wp:extent cx="5334000" cy="1778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26384A4B" wp14:editId="5886F137">
            <wp:extent cx="5334000" cy="5334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BE0C03E" wp14:editId="083BEEA2">
            <wp:extent cx="5334000" cy="1778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E3E63BC" wp14:editId="3A852DEA">
            <wp:extent cx="5334000" cy="5334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23F4559" wp14:editId="70542AEA">
            <wp:extent cx="5334000" cy="1778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67FF4D10" wp14:editId="483C5AF8">
            <wp:extent cx="5334000" cy="5334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E7AB51C" wp14:editId="5482C4EB">
            <wp:extent cx="5334000" cy="1778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7C94BBB" wp14:editId="406B0F0A">
            <wp:extent cx="5334000" cy="5334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662CBEC2" wp14:editId="5D9F074B">
            <wp:extent cx="5334000" cy="1778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8E7BAE3" wp14:editId="2CF96CDC">
            <wp:extent cx="5334000" cy="5334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7D1F7F4" wp14:editId="4D224925">
            <wp:extent cx="5334000" cy="1778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75CF3DF" wp14:editId="04048D47">
            <wp:extent cx="5334000" cy="5334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DAC9969" wp14:editId="218628F6">
            <wp:extent cx="5334000" cy="1778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2DE3AB6" wp14:editId="127F2DB0">
            <wp:extent cx="5334000" cy="5334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34087D0C" wp14:editId="44B21378">
            <wp:extent cx="5334000" cy="1778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EA1C1D3" wp14:editId="1E95B6B0">
            <wp:extent cx="5334000" cy="5334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08E3B4D" wp14:editId="1B85F01C">
            <wp:extent cx="5334000" cy="1778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C5934D0" wp14:editId="054C1D2E">
            <wp:extent cx="5334000" cy="5334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4082CE0" wp14:editId="58AE6BEF">
            <wp:extent cx="5334000" cy="1778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66F9281" wp14:editId="7154412B">
            <wp:extent cx="5334000" cy="5334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854F473" wp14:editId="7E32B3EB">
            <wp:extent cx="5334000" cy="1778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A2D3DE5" wp14:editId="34AC8064">
            <wp:extent cx="5334000" cy="5334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58C63C17" wp14:editId="47FC2E4C">
            <wp:extent cx="5334000" cy="1778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08901B0" wp14:editId="13127BE1">
            <wp:extent cx="5334000" cy="5334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7273065" wp14:editId="45785B5F">
            <wp:extent cx="5334000" cy="1778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35562CB2" wp14:editId="45FD72B1">
            <wp:extent cx="5334000" cy="5334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725DBD3" wp14:editId="726EFA3A">
            <wp:extent cx="5334000" cy="1778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26827556" wp14:editId="75DC3E3A">
            <wp:extent cx="5334000" cy="5334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D4C3D0B" wp14:editId="10CEA026">
            <wp:extent cx="5334000" cy="1778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61E27A6A" wp14:editId="487F1F95">
            <wp:extent cx="5334000" cy="5334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4FEB6042" wp14:editId="13D8A89C">
            <wp:extent cx="5334000" cy="1778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79C919F9" wp14:editId="32F6533A">
            <wp:extent cx="5334000" cy="5334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2EE3B5F5" wp14:editId="70C84255">
            <wp:extent cx="5334000" cy="1778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4DA597E9" wp14:editId="64C1A82C">
            <wp:extent cx="5334000" cy="5334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45D9AB7" wp14:editId="46054C8D">
            <wp:extent cx="5334000" cy="1778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,_bypass_surgery_psa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456909E" wp14:editId="17F6DD9C">
            <wp:extent cx="5334000" cy="5334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,_bypass_surgery_QALY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74A065D6" wp14:editId="486FBD79">
            <wp:extent cx="5334000" cy="1778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01C4B92E" wp14:editId="7300D49A">
            <wp:extent cx="5334000" cy="5334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1E90F50" wp14:editId="64FD21BD">
            <wp:extent cx="5334000" cy="1778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E0439E9" wp14:editId="632E7FDA">
            <wp:extent cx="5334000" cy="5334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9EBB0BB" wp14:editId="31E7A3F1">
            <wp:extent cx="5334000" cy="1778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1E891C42" wp14:editId="0D0DE34D">
            <wp:extent cx="5334000" cy="5334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68D5B3D9" wp14:editId="6961727B">
            <wp:extent cx="5334000" cy="1778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A71D30A" wp14:editId="5BBA1839">
            <wp:extent cx="5334000" cy="5334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0D402AA3" wp14:editId="71B06037">
            <wp:extent cx="5334000" cy="1778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1668163E" wp14:editId="322A1088">
            <wp:extent cx="5334000" cy="5334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 wp14:anchorId="12C8FA3D" wp14:editId="4334BEEA">
            <wp:extent cx="5334000" cy="1778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drawing>
          <wp:inline distT="0" distB="0" distL="0" distR="0" wp14:anchorId="598CFF28" wp14:editId="11258DCE">
            <wp:extent cx="5334000" cy="5334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3063">
      <w:headerReference w:type="default" r:id="rId77"/>
      <w:footerReference w:type="default" r:id="rId78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R.J. Baatenburg de Jong" w:date="2020-05-25T10:24:00Z" w:initials="RBdJ">
    <w:p w14:paraId="35437C17" w14:textId="77777777" w:rsidR="00806ADB" w:rsidRPr="00806ADB" w:rsidRDefault="00806ADB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806ADB">
        <w:rPr>
          <w:lang w:val="nl-NL"/>
        </w:rPr>
        <w:t>Afkortingen in deze figuren vermijden; er is toch plek zat</w:t>
      </w:r>
      <w:bookmarkStart w:id="3" w:name="_GoBack"/>
      <w:bookmarkEnd w:id="3"/>
    </w:p>
  </w:comment>
  <w:comment w:id="1" w:author="R.J. Baatenburg de Jong" w:date="2020-05-25T10:21:00Z" w:initials="RBdJ">
    <w:p w14:paraId="78FC5232" w14:textId="77777777" w:rsidR="00806ADB" w:rsidRPr="00806ADB" w:rsidRDefault="00806ADB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806ADB">
        <w:rPr>
          <w:lang w:val="nl-NL"/>
        </w:rPr>
        <w:t xml:space="preserve">Waar is het onderscheid tussen mild en advanced </w:t>
      </w:r>
      <w:r>
        <w:rPr>
          <w:lang w:val="nl-NL"/>
        </w:rPr>
        <w:t>gebleven?</w:t>
      </w:r>
    </w:p>
  </w:comment>
  <w:comment w:id="0" w:author="R.J. Baatenburg de Jong" w:date="2020-05-25T10:19:00Z" w:initials="RBdJ">
    <w:p w14:paraId="02EA5230" w14:textId="77777777" w:rsidR="00806ADB" w:rsidRPr="00806ADB" w:rsidRDefault="00806ADB">
      <w:pPr>
        <w:pStyle w:val="Tekstopmerking"/>
        <w:rPr>
          <w:lang w:val="nl-NL"/>
        </w:rPr>
      </w:pPr>
      <w:r>
        <w:rPr>
          <w:rStyle w:val="Verwijzingopmerking"/>
        </w:rPr>
        <w:annotationRef/>
      </w:r>
      <w:r w:rsidRPr="00806ADB">
        <w:rPr>
          <w:lang w:val="nl-NL"/>
        </w:rPr>
        <w:t>Ik zou proberen de schaal op de y-as hetzelfde te houden</w:t>
      </w:r>
    </w:p>
  </w:comment>
  <w:comment w:id="4" w:author="R.J. Baatenburg de Jong" w:date="2020-05-25T10:20:00Z" w:initials="RBdJ">
    <w:p w14:paraId="725F9F07" w14:textId="77777777" w:rsidR="00806ADB" w:rsidRDefault="00806ADB">
      <w:pPr>
        <w:pStyle w:val="Tekstopmerking"/>
      </w:pPr>
      <w:r>
        <w:rPr>
          <w:rStyle w:val="Verwijzingopmerking"/>
        </w:rPr>
        <w:annotationRef/>
      </w:r>
      <w:r>
        <w:t>cholangiocarcinoma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437C17" w15:done="0"/>
  <w15:commentEx w15:paraId="78FC5232" w15:done="0"/>
  <w15:commentEx w15:paraId="02EA5230" w15:done="0"/>
  <w15:commentEx w15:paraId="725F9F0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2F3A26" w14:textId="77777777" w:rsidR="00A05737" w:rsidRDefault="00A05737">
      <w:pPr>
        <w:spacing w:after="0"/>
      </w:pPr>
      <w:r>
        <w:separator/>
      </w:r>
    </w:p>
  </w:endnote>
  <w:endnote w:type="continuationSeparator" w:id="0">
    <w:p w14:paraId="01BCEBF5" w14:textId="77777777" w:rsidR="00A05737" w:rsidRDefault="00A057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ustomXmlInsRangeStart w:id="7" w:author="R.J. Baatenburg de Jong" w:date="2020-05-25T10:17:00Z"/>
  <w:sdt>
    <w:sdtPr>
      <w:id w:val="2116393811"/>
      <w:docPartObj>
        <w:docPartGallery w:val="Page Numbers (Bottom of Page)"/>
        <w:docPartUnique/>
      </w:docPartObj>
    </w:sdtPr>
    <w:sdtContent>
      <w:customXmlInsRangeEnd w:id="7"/>
      <w:p w14:paraId="7B905E31" w14:textId="708CFA35" w:rsidR="00806ADB" w:rsidRDefault="00806ADB">
        <w:pPr>
          <w:pStyle w:val="Voettekst"/>
          <w:jc w:val="right"/>
          <w:rPr>
            <w:ins w:id="8" w:author="R.J. Baatenburg de Jong" w:date="2020-05-25T10:17:00Z"/>
          </w:rPr>
        </w:pPr>
        <w:ins w:id="9" w:author="R.J. Baatenburg de Jong" w:date="2020-05-25T10:17:00Z">
          <w:r>
            <w:fldChar w:fldCharType="begin"/>
          </w:r>
          <w:r>
            <w:instrText>PAGE   \* MERGEFORMAT</w:instrText>
          </w:r>
          <w:r>
            <w:fldChar w:fldCharType="separate"/>
          </w:r>
        </w:ins>
        <w:r w:rsidRPr="00806ADB">
          <w:rPr>
            <w:noProof/>
            <w:lang w:val="nl-NL"/>
          </w:rPr>
          <w:t>2</w:t>
        </w:r>
        <w:ins w:id="10" w:author="R.J. Baatenburg de Jong" w:date="2020-05-25T10:17:00Z">
          <w:r>
            <w:fldChar w:fldCharType="end"/>
          </w:r>
        </w:ins>
      </w:p>
      <w:customXmlInsRangeStart w:id="11" w:author="R.J. Baatenburg de Jong" w:date="2020-05-25T10:17:00Z"/>
    </w:sdtContent>
  </w:sdt>
  <w:customXmlInsRangeEnd w:id="11"/>
  <w:p w14:paraId="6C7A766F" w14:textId="77777777" w:rsidR="00806ADB" w:rsidRDefault="00806ADB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E0ADD" w14:textId="77777777" w:rsidR="00A05737" w:rsidRDefault="00A05737">
      <w:r>
        <w:separator/>
      </w:r>
    </w:p>
  </w:footnote>
  <w:footnote w:type="continuationSeparator" w:id="0">
    <w:p w14:paraId="71974DD5" w14:textId="77777777" w:rsidR="00A05737" w:rsidRDefault="00A05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76DC3" w14:textId="77777777" w:rsidR="00806ADB" w:rsidRPr="00806ADB" w:rsidRDefault="00806ADB">
    <w:pPr>
      <w:pStyle w:val="Koptekst"/>
      <w:rPr>
        <w:lang w:val="nl-NL"/>
        <w:rPrChange w:id="5" w:author="R.J. Baatenburg de Jong" w:date="2020-05-25T10:18:00Z">
          <w:rPr/>
        </w:rPrChange>
      </w:rPr>
    </w:pPr>
    <w:ins w:id="6" w:author="R.J. Baatenburg de Jong" w:date="2020-05-25T10:18:00Z">
      <w:r>
        <w:rPr>
          <w:lang w:val="nl-NL"/>
        </w:rPr>
        <w:t>Appendix A</w:t>
      </w:r>
    </w:ins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.J. Baatenburg de Jong">
    <w15:presenceInfo w15:providerId="AD" w15:userId="S-1-5-21-932686498-1610486119-1155464205-164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A3063"/>
    <w:rsid w:val="004E29B3"/>
    <w:rsid w:val="00590D07"/>
    <w:rsid w:val="00784D58"/>
    <w:rsid w:val="00806ADB"/>
    <w:rsid w:val="00845BB2"/>
    <w:rsid w:val="008D6863"/>
    <w:rsid w:val="00A05737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Platteteks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Platteteks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Kop3">
    <w:name w:val="heading 3"/>
    <w:basedOn w:val="Standaard"/>
    <w:next w:val="Platteteks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Kop4">
    <w:name w:val="heading 4"/>
    <w:basedOn w:val="Standaard"/>
    <w:next w:val="Platteteks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5">
    <w:name w:val="heading 5"/>
    <w:basedOn w:val="Standaard"/>
    <w:next w:val="Platteteks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Kop6">
    <w:name w:val="heading 6"/>
    <w:basedOn w:val="Standaard"/>
    <w:next w:val="Platteteks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qFormat/>
    <w:pPr>
      <w:spacing w:before="180" w:after="180"/>
    </w:pPr>
  </w:style>
  <w:style w:type="paragraph" w:customStyle="1" w:styleId="FirstParagraph">
    <w:name w:val="First Paragraph"/>
    <w:basedOn w:val="Plattetekst"/>
    <w:next w:val="Plattetekst"/>
    <w:qFormat/>
  </w:style>
  <w:style w:type="paragraph" w:customStyle="1" w:styleId="Compact">
    <w:name w:val="Compact"/>
    <w:basedOn w:val="Plattetekst"/>
    <w:qFormat/>
    <w:pPr>
      <w:spacing w:before="36" w:after="36"/>
    </w:pPr>
  </w:style>
  <w:style w:type="paragraph" w:styleId="Titel">
    <w:name w:val="Title"/>
    <w:basedOn w:val="Standaard"/>
    <w:next w:val="Platte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Ondertitel">
    <w:name w:val="Subtitle"/>
    <w:basedOn w:val="Titel"/>
    <w:next w:val="Platte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lattetekst"/>
    <w:qFormat/>
    <w:pPr>
      <w:keepNext/>
      <w:keepLines/>
      <w:jc w:val="center"/>
    </w:pPr>
  </w:style>
  <w:style w:type="paragraph" w:styleId="Datum">
    <w:name w:val="Date"/>
    <w:next w:val="Plattetekst"/>
    <w:qFormat/>
    <w:pPr>
      <w:keepNext/>
      <w:keepLines/>
      <w:jc w:val="center"/>
    </w:pPr>
  </w:style>
  <w:style w:type="paragraph" w:customStyle="1" w:styleId="Abstract">
    <w:name w:val="Abstract"/>
    <w:basedOn w:val="Standaard"/>
    <w:next w:val="Platte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e">
    <w:name w:val="Bibliography"/>
    <w:basedOn w:val="Standaard"/>
    <w:qFormat/>
  </w:style>
  <w:style w:type="paragraph" w:styleId="Bloktekst">
    <w:name w:val="Block Text"/>
    <w:basedOn w:val="Plattetekst"/>
    <w:next w:val="Platteteks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Voetnoottekst">
    <w:name w:val="footnote text"/>
    <w:basedOn w:val="Standaard"/>
    <w:uiPriority w:val="9"/>
    <w:unhideWhenUsed/>
    <w:qFormat/>
  </w:style>
  <w:style w:type="paragraph" w:customStyle="1" w:styleId="DefinitionTerm">
    <w:name w:val="Definition Term"/>
    <w:basedOn w:val="Standa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ard"/>
  </w:style>
  <w:style w:type="paragraph" w:styleId="Bijschrift">
    <w:name w:val="caption"/>
    <w:basedOn w:val="Standaard"/>
    <w:link w:val="BijschriftChar"/>
    <w:pPr>
      <w:spacing w:after="120"/>
    </w:pPr>
    <w:rPr>
      <w:i/>
    </w:rPr>
  </w:style>
  <w:style w:type="paragraph" w:customStyle="1" w:styleId="TableCaption">
    <w:name w:val="Table Caption"/>
    <w:basedOn w:val="Bijschrift"/>
    <w:pPr>
      <w:keepNext/>
    </w:pPr>
  </w:style>
  <w:style w:type="paragraph" w:customStyle="1" w:styleId="ImageCaption">
    <w:name w:val="Image Caption"/>
    <w:basedOn w:val="Bijschrift"/>
  </w:style>
  <w:style w:type="paragraph" w:customStyle="1" w:styleId="Figure">
    <w:name w:val="Figure"/>
    <w:basedOn w:val="Standa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ijschriftChar">
    <w:name w:val="Bijschrift Char"/>
    <w:basedOn w:val="Standaardalinea-lettertype"/>
    <w:link w:val="Bijschrift"/>
  </w:style>
  <w:style w:type="character" w:customStyle="1" w:styleId="VerbatimChar">
    <w:name w:val="Verbatim Char"/>
    <w:basedOn w:val="BijschriftChar"/>
    <w:link w:val="SourceCode"/>
    <w:rPr>
      <w:rFonts w:ascii="Consolas" w:hAnsi="Consolas"/>
      <w:sz w:val="22"/>
    </w:rPr>
  </w:style>
  <w:style w:type="character" w:styleId="Voetnootmarkering">
    <w:name w:val="footnote reference"/>
    <w:basedOn w:val="BijschriftChar"/>
    <w:rPr>
      <w:vertAlign w:val="superscript"/>
    </w:rPr>
  </w:style>
  <w:style w:type="character" w:styleId="Hyperlink">
    <w:name w:val="Hyperlink"/>
    <w:basedOn w:val="BijschriftChar"/>
    <w:rPr>
      <w:color w:val="4F81BD" w:themeColor="accent1"/>
    </w:rPr>
  </w:style>
  <w:style w:type="paragraph" w:styleId="Kopvaninhoudsopgave">
    <w:name w:val="TOC Heading"/>
    <w:basedOn w:val="Kop1"/>
    <w:next w:val="Platte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tekst">
    <w:name w:val="header"/>
    <w:basedOn w:val="Standaard"/>
    <w:link w:val="Koptekst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KoptekstChar">
    <w:name w:val="Koptekst Char"/>
    <w:basedOn w:val="Standaardalinea-lettertype"/>
    <w:link w:val="Koptekst"/>
    <w:rsid w:val="00806ADB"/>
  </w:style>
  <w:style w:type="paragraph" w:styleId="Voettekst">
    <w:name w:val="footer"/>
    <w:basedOn w:val="Standaard"/>
    <w:link w:val="Voettekst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806ADB"/>
  </w:style>
  <w:style w:type="paragraph" w:styleId="Ballontekst">
    <w:name w:val="Balloon Text"/>
    <w:basedOn w:val="Standaard"/>
    <w:link w:val="Ballonteks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semiHidden/>
    <w:rsid w:val="00806ADB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semiHidden/>
    <w:unhideWhenUsed/>
    <w:rsid w:val="00806ADB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06AD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06ADB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06A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06AD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34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R.J. Baatenburg de Jong</cp:lastModifiedBy>
  <cp:revision>3</cp:revision>
  <dcterms:created xsi:type="dcterms:W3CDTF">2020-05-19T13:24:00Z</dcterms:created>
  <dcterms:modified xsi:type="dcterms:W3CDTF">2020-05-25T08:24:00Z</dcterms:modified>
</cp:coreProperties>
</file>