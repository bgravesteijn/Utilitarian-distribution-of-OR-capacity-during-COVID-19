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BDC0674"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ins w:id="3" w:author="Ewout Steyerberg" w:date="2020-06-15T15:51:00Z">
        <w:r w:rsidR="00FA691C">
          <w:rPr>
            <w:rFonts w:ascii="Calibri" w:eastAsia="Calibri" w:hAnsi="Calibri" w:cs="Calibri"/>
          </w:rPr>
          <w:t xml:space="preserve">Different ethical perspectives can be followed to prioritize </w:t>
        </w:r>
      </w:ins>
      <w:del w:id="4" w:author="Ewout Steyerberg" w:date="2020-06-15T15:51:00Z">
        <w:r w:rsidR="00D40A7B" w:rsidDel="00FA691C">
          <w:rPr>
            <w:rFonts w:ascii="Calibri" w:eastAsia="Calibri" w:hAnsi="Calibri" w:cs="Calibri"/>
          </w:rPr>
          <w:delText>Consequently</w:delText>
        </w:r>
        <w:r w:rsidRPr="0092480E" w:rsidDel="00FA691C">
          <w:rPr>
            <w:rFonts w:ascii="Calibri" w:eastAsia="Calibri" w:hAnsi="Calibri" w:cs="Calibri"/>
          </w:rPr>
          <w:delText xml:space="preserve">, </w:delText>
        </w:r>
        <w:r w:rsidR="00956731" w:rsidDel="00FA691C">
          <w:rPr>
            <w:rFonts w:ascii="Calibri" w:eastAsia="Calibri" w:hAnsi="Calibri" w:cs="Calibri"/>
          </w:rPr>
          <w:delText xml:space="preserve">the </w:delText>
        </w:r>
        <w:r w:rsidR="00691552" w:rsidRPr="0092480E" w:rsidDel="00FA691C">
          <w:rPr>
            <w:rFonts w:ascii="Calibri" w:eastAsia="Calibri" w:hAnsi="Calibri" w:cs="Calibri"/>
          </w:rPr>
          <w:delText>number</w:delText>
        </w:r>
        <w:r w:rsidRPr="0092480E" w:rsidDel="00FA691C">
          <w:rPr>
            <w:rFonts w:ascii="Calibri" w:eastAsia="Calibri" w:hAnsi="Calibri" w:cs="Calibri"/>
          </w:rPr>
          <w:delText xml:space="preserve"> of </w:delText>
        </w:r>
      </w:del>
      <w:r w:rsidRPr="0092480E">
        <w:rPr>
          <w:rFonts w:ascii="Calibri" w:eastAsia="Calibri" w:hAnsi="Calibri" w:cs="Calibri"/>
        </w:rPr>
        <w:t xml:space="preserve">patients waiting for </w:t>
      </w:r>
      <w:del w:id="5" w:author="Ewout Steyerberg" w:date="2020-06-15T15:51:00Z">
        <w:r w:rsidRPr="0092480E" w:rsidDel="00FA691C">
          <w:rPr>
            <w:rFonts w:ascii="Calibri" w:eastAsia="Calibri" w:hAnsi="Calibri" w:cs="Calibri"/>
          </w:rPr>
          <w:delText xml:space="preserve">vital </w:delText>
        </w:r>
      </w:del>
      <w:r w:rsidRPr="0092480E">
        <w:rPr>
          <w:rFonts w:ascii="Calibri" w:eastAsia="Calibri" w:hAnsi="Calibri" w:cs="Calibri"/>
        </w:rPr>
        <w:t>surger</w:t>
      </w:r>
      <w:ins w:id="6" w:author="Ewout Steyerberg" w:date="2020-06-15T15:51:00Z">
        <w:r w:rsidR="00FA691C">
          <w:rPr>
            <w:rFonts w:ascii="Calibri" w:eastAsia="Calibri" w:hAnsi="Calibri" w:cs="Calibri"/>
          </w:rPr>
          <w:t xml:space="preserve">y. </w:t>
        </w:r>
      </w:ins>
      <w:del w:id="7" w:author="Ewout Steyerberg" w:date="2020-06-15T15:51:00Z">
        <w:r w:rsidRPr="0092480E" w:rsidDel="00FA691C">
          <w:rPr>
            <w:rFonts w:ascii="Calibri" w:eastAsia="Calibri" w:hAnsi="Calibri" w:cs="Calibri"/>
          </w:rPr>
          <w:delText>ies</w:delText>
        </w:r>
        <w:r w:rsidR="1A8865B7" w:rsidRPr="0092480E" w:rsidDel="00FA691C">
          <w:rPr>
            <w:rFonts w:ascii="Calibri" w:eastAsia="Calibri" w:hAnsi="Calibri" w:cs="Calibri"/>
          </w:rPr>
          <w:delText xml:space="preserve"> </w:delText>
        </w:r>
        <w:r w:rsidR="00956731" w:rsidDel="00FA691C">
          <w:rPr>
            <w:rFonts w:ascii="Calibri" w:eastAsia="Calibri" w:hAnsi="Calibri" w:cs="Calibri"/>
          </w:rPr>
          <w:delText xml:space="preserve">is accumulating </w:delText>
        </w:r>
        <w:r w:rsidR="1A8865B7" w:rsidRPr="00637AAF" w:rsidDel="00FA691C">
          <w:rPr>
            <w:rFonts w:ascii="Calibri" w:eastAsia="Calibri" w:hAnsi="Calibri" w:cs="Calibri"/>
          </w:rPr>
          <w:delText>and</w:delText>
        </w:r>
        <w:r w:rsidRPr="00637AAF" w:rsidDel="00FA691C">
          <w:rPr>
            <w:rFonts w:ascii="Calibri" w:eastAsia="Calibri" w:hAnsi="Calibri" w:cs="Calibri"/>
          </w:rPr>
          <w:delText xml:space="preserve"> </w:delText>
        </w:r>
        <w:r w:rsidR="00637AAF" w:rsidRPr="00637AAF" w:rsidDel="00FA691C">
          <w:rPr>
            <w:rFonts w:ascii="Calibri" w:eastAsia="Calibri" w:hAnsi="Calibri" w:cs="Calibri"/>
          </w:rPr>
          <w:delText xml:space="preserve">hospitals </w:delText>
        </w:r>
        <w:r w:rsidR="00584B7F" w:rsidRPr="00637AAF" w:rsidDel="00FA691C">
          <w:rPr>
            <w:rFonts w:ascii="Calibri" w:eastAsia="Calibri" w:hAnsi="Calibri" w:cs="Calibri"/>
          </w:rPr>
          <w:delText>face</w:delText>
        </w:r>
        <w:r w:rsidRPr="0092480E" w:rsidDel="00FA691C">
          <w:rPr>
            <w:rFonts w:ascii="Calibri" w:eastAsia="Calibri" w:hAnsi="Calibri" w:cs="Calibri"/>
          </w:rPr>
          <w:delText xml:space="preserve"> dilemmas about</w:delText>
        </w:r>
        <w:r w:rsidR="00691552" w:rsidRPr="0092480E" w:rsidDel="00FA691C">
          <w:rPr>
            <w:rFonts w:ascii="Calibri" w:eastAsia="Calibri" w:hAnsi="Calibri" w:cs="Calibri"/>
          </w:rPr>
          <w:delText xml:space="preserve"> </w:delText>
        </w:r>
        <w:r w:rsidR="00D40A7B" w:rsidDel="00FA691C">
          <w:rPr>
            <w:rFonts w:ascii="Calibri" w:eastAsia="Calibri" w:hAnsi="Calibri" w:cs="Calibri"/>
          </w:rPr>
          <w:delText xml:space="preserve">patient </w:delText>
        </w:r>
        <w:r w:rsidR="00691552" w:rsidRPr="0092480E" w:rsidDel="00FA691C">
          <w:rPr>
            <w:rFonts w:ascii="Calibri" w:eastAsia="Calibri" w:hAnsi="Calibri" w:cs="Calibri"/>
          </w:rPr>
          <w:delText xml:space="preserve">prioritization. </w:delText>
        </w:r>
      </w:del>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ins w:id="8" w:author="Ewout Steyerberg" w:date="2020-06-15T14:26:00Z">
        <w:r w:rsidR="00635FE5">
          <w:rPr>
            <w:rFonts w:ascii="Calibri" w:eastAsia="Calibri" w:hAnsi="Calibri" w:cs="Calibri"/>
          </w:rPr>
          <w:t xml:space="preserve"> </w:t>
        </w:r>
      </w:ins>
      <w:del w:id="9" w:author="Ewout Steyerberg" w:date="2020-06-15T14:26:00Z">
        <w:r w:rsidR="003A5099" w:rsidDel="00635FE5">
          <w:rPr>
            <w:rFonts w:ascii="Calibri" w:eastAsia="Calibri" w:hAnsi="Calibri" w:cs="Calibri"/>
          </w:rPr>
          <w:delText xml:space="preserve"> </w:delText>
        </w:r>
      </w:del>
      <w:r w:rsidR="003A5099">
        <w:rPr>
          <w:rFonts w:ascii="Calibri" w:eastAsia="Calibri" w:hAnsi="Calibri" w:cs="Calibri"/>
        </w:rPr>
        <w:t xml:space="preserve">decision model that </w:t>
      </w:r>
      <w:ins w:id="10" w:author="Ewout Steyerberg" w:date="2020-06-15T14:27:00Z">
        <w:r w:rsidR="00635FE5">
          <w:rPr>
            <w:rFonts w:ascii="Calibri" w:eastAsia="Calibri" w:hAnsi="Calibri" w:cs="Calibri"/>
          </w:rPr>
          <w:t xml:space="preserve">supports prioritization of </w:t>
        </w:r>
        <w:r w:rsidR="00EA1A64">
          <w:rPr>
            <w:rFonts w:ascii="Calibri" w:eastAsia="Calibri" w:hAnsi="Calibri" w:cs="Calibri"/>
          </w:rPr>
          <w:t xml:space="preserve">care to </w:t>
        </w:r>
      </w:ins>
      <w:commentRangeStart w:id="11"/>
      <w:ins w:id="12" w:author="Ewout Steyerberg" w:date="2020-06-15T14:26:00Z">
        <w:r w:rsidR="00635FE5">
          <w:rPr>
            <w:rFonts w:ascii="Calibri" w:eastAsia="Calibri" w:hAnsi="Calibri" w:cs="Calibri"/>
          </w:rPr>
          <w:t>minimize population health loss</w:t>
        </w:r>
      </w:ins>
      <w:commentRangeEnd w:id="11"/>
      <w:ins w:id="13" w:author="Ewout Steyerberg" w:date="2020-06-15T15:51:00Z">
        <w:r w:rsidR="00C30BCA">
          <w:rPr>
            <w:rStyle w:val="Verwijzingopmerking"/>
            <w:rFonts w:asciiTheme="minorHAnsi" w:eastAsiaTheme="minorHAnsi" w:hAnsiTheme="minorHAnsi" w:cstheme="minorBidi"/>
            <w:lang w:val="en-GB"/>
          </w:rPr>
          <w:commentReference w:id="11"/>
        </w:r>
      </w:ins>
      <w:del w:id="14" w:author="Ewout Steyerberg" w:date="2020-06-15T14:27:00Z">
        <w:r w:rsidR="005145A4" w:rsidRPr="0092480E" w:rsidDel="00EA1A64">
          <w:rPr>
            <w:rFonts w:ascii="Calibri" w:eastAsia="Calibri" w:hAnsi="Calibri" w:cs="Calibri"/>
          </w:rPr>
          <w:delText>estimate</w:delText>
        </w:r>
        <w:r w:rsidR="003A5099" w:rsidDel="00EA1A64">
          <w:rPr>
            <w:rFonts w:ascii="Calibri" w:eastAsia="Calibri" w:hAnsi="Calibri" w:cs="Calibri"/>
          </w:rPr>
          <w:delText>s</w:delText>
        </w:r>
        <w:r w:rsidR="005145A4" w:rsidRPr="0092480E" w:rsidDel="00EA1A64">
          <w:rPr>
            <w:rFonts w:ascii="Calibri" w:eastAsia="Calibri" w:hAnsi="Calibri" w:cs="Calibri"/>
          </w:rPr>
          <w:delText xml:space="preserve"> the </w:delText>
        </w:r>
        <w:r w:rsidR="003A5099" w:rsidDel="00EA1A64">
          <w:rPr>
            <w:rFonts w:ascii="Calibri" w:eastAsia="Calibri" w:hAnsi="Calibri" w:cs="Calibri"/>
          </w:rPr>
          <w:delText>impact</w:delText>
        </w:r>
        <w:r w:rsidR="005145A4" w:rsidRPr="0092480E" w:rsidDel="00EA1A64">
          <w:rPr>
            <w:rFonts w:ascii="Calibri" w:eastAsia="Calibri" w:hAnsi="Calibri" w:cs="Calibri"/>
          </w:rPr>
          <w:delText xml:space="preserve"> </w:delText>
        </w:r>
        <w:r w:rsidR="77CE9379" w:rsidRPr="0092480E" w:rsidDel="00EA1A64">
          <w:rPr>
            <w:rFonts w:ascii="Calibri" w:eastAsia="Calibri" w:hAnsi="Calibri" w:cs="Calibri"/>
          </w:rPr>
          <w:delText xml:space="preserve">of </w:delText>
        </w:r>
        <w:r w:rsidR="00950350" w:rsidDel="00EA1A64">
          <w:rPr>
            <w:rFonts w:ascii="Calibri" w:eastAsia="Calibri" w:hAnsi="Calibri" w:cs="Calibri"/>
          </w:rPr>
          <w:delText xml:space="preserve">non-emergency </w:delText>
        </w:r>
        <w:r w:rsidR="77CE9379" w:rsidRPr="0092480E" w:rsidDel="00EA1A64">
          <w:rPr>
            <w:rFonts w:ascii="Calibri" w:eastAsia="Calibri" w:hAnsi="Calibri" w:cs="Calibri"/>
          </w:rPr>
          <w:delText>surg</w:delText>
        </w:r>
        <w:r w:rsidR="0044432F" w:rsidDel="00EA1A64">
          <w:rPr>
            <w:rFonts w:ascii="Calibri" w:eastAsia="Calibri" w:hAnsi="Calibri" w:cs="Calibri"/>
          </w:rPr>
          <w:delText>ery</w:delText>
        </w:r>
        <w:r w:rsidR="00CD22EF" w:rsidRPr="0092480E" w:rsidDel="00EA1A64">
          <w:rPr>
            <w:rFonts w:ascii="Calibri" w:eastAsia="Calibri" w:hAnsi="Calibri" w:cs="Calibri"/>
          </w:rPr>
          <w:delText xml:space="preserve"> </w:delText>
        </w:r>
        <w:r w:rsidR="005E3265" w:rsidRPr="0092480E" w:rsidDel="00EA1A64">
          <w:rPr>
            <w:rFonts w:ascii="Calibri" w:eastAsia="Calibri" w:hAnsi="Calibri" w:cs="Calibri"/>
          </w:rPr>
          <w:delText xml:space="preserve">delay </w:delText>
        </w:r>
        <w:r w:rsidR="00CD22EF" w:rsidRPr="0092480E" w:rsidDel="00EA1A64">
          <w:rPr>
            <w:rFonts w:ascii="Calibri" w:eastAsia="Calibri" w:hAnsi="Calibri" w:cs="Calibri"/>
          </w:rPr>
          <w:delText xml:space="preserve">on </w:delText>
        </w:r>
        <w:r w:rsidR="002A7D13" w:rsidDel="00EA1A64">
          <w:rPr>
            <w:rFonts w:ascii="Calibri" w:eastAsia="Calibri" w:hAnsi="Calibri" w:cs="Calibri"/>
          </w:rPr>
          <w:delText xml:space="preserve">long-term </w:delText>
        </w:r>
        <w:r w:rsidR="009E508D" w:rsidDel="00EA1A64">
          <w:rPr>
            <w:rFonts w:ascii="Calibri" w:eastAsia="Calibri" w:hAnsi="Calibri" w:cs="Calibri"/>
          </w:rPr>
          <w:delText xml:space="preserve">survival </w:delText>
        </w:r>
        <w:r w:rsidR="00F65E0F" w:rsidRPr="00404879" w:rsidDel="00EA1A64">
          <w:rPr>
            <w:rFonts w:ascii="Calibri" w:eastAsia="Calibri" w:hAnsi="Calibri" w:cs="Calibri"/>
          </w:rPr>
          <w:delText>and quality of life</w:delText>
        </w:r>
        <w:r w:rsidR="00F65E0F" w:rsidRPr="0092480E" w:rsidDel="00EA1A64">
          <w:rPr>
            <w:rFonts w:ascii="Calibri" w:eastAsia="Calibri" w:hAnsi="Calibri" w:cs="Calibri"/>
          </w:rPr>
          <w:delText xml:space="preserve"> </w:delText>
        </w:r>
        <w:r w:rsidR="003A5099" w:rsidDel="00EA1A64">
          <w:rPr>
            <w:rFonts w:ascii="Calibri" w:eastAsia="Calibri" w:hAnsi="Calibri" w:cs="Calibri"/>
          </w:rPr>
          <w:delText xml:space="preserve">based on available evidence </w:delText>
        </w:r>
        <w:r w:rsidR="00CD22EF" w:rsidRPr="0092480E" w:rsidDel="00EA1A64">
          <w:rPr>
            <w:rFonts w:ascii="Calibri" w:eastAsia="Calibri" w:hAnsi="Calibri" w:cs="Calibri"/>
          </w:rPr>
          <w:delText xml:space="preserve">that can be used </w:delText>
        </w:r>
        <w:r w:rsidR="009262F5" w:rsidRPr="0092480E" w:rsidDel="00EA1A64">
          <w:rPr>
            <w:rFonts w:ascii="Calibri" w:eastAsia="Calibri" w:hAnsi="Calibri" w:cs="Calibri"/>
          </w:rPr>
          <w:delText xml:space="preserve">for </w:delText>
        </w:r>
        <w:r w:rsidR="77CE9379" w:rsidRPr="0092480E" w:rsidDel="00EA1A64">
          <w:rPr>
            <w:rFonts w:ascii="Calibri" w:eastAsia="Calibri" w:hAnsi="Calibri" w:cs="Calibri"/>
          </w:rPr>
          <w:delText>prioritization</w:delText>
        </w:r>
        <w:r w:rsidR="004C45BB" w:rsidDel="00EA1A64">
          <w:rPr>
            <w:rFonts w:ascii="Calibri" w:eastAsia="Calibri" w:hAnsi="Calibri" w:cs="Calibri"/>
          </w:rPr>
          <w:delText xml:space="preserve"> across disciplines</w:delText>
        </w:r>
      </w:del>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50A0A819"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ins w:id="15" w:author="Ewout Steyerberg" w:date="2020-06-15T15:42:00Z">
        <w:r w:rsidR="007E7154">
          <w:rPr>
            <w:rFonts w:ascii="Calibri" w:eastAsia="Calibri" w:hAnsi="Calibri" w:cs="Calibri"/>
          </w:rPr>
          <w:t xml:space="preserve">surgeries </w:t>
        </w:r>
      </w:ins>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ins w:id="16" w:author="Ewout Steyerberg" w:date="2020-06-15T15:41:00Z">
        <w:r w:rsidR="007E7154">
          <w:rPr>
            <w:rFonts w:ascii="Calibri" w:eastAsia="Calibri" w:hAnsi="Calibri" w:cs="Calibri"/>
          </w:rPr>
          <w:t>, with a focus on 2 effects: the benefit of sur</w:t>
        </w:r>
      </w:ins>
      <w:ins w:id="17" w:author="Ewout Steyerberg" w:date="2020-06-15T15:42:00Z">
        <w:r w:rsidR="007E7154">
          <w:rPr>
            <w:rFonts w:ascii="Calibri" w:eastAsia="Calibri" w:hAnsi="Calibri" w:cs="Calibri"/>
          </w:rPr>
          <w:t>gery and the impact of delay</w:t>
        </w:r>
      </w:ins>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commentRangeStart w:id="18"/>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commentRangeEnd w:id="18"/>
      <w:r w:rsidR="007E7154">
        <w:rPr>
          <w:rStyle w:val="Verwijzingopmerking"/>
          <w:rFonts w:asciiTheme="minorHAnsi" w:eastAsiaTheme="minorHAnsi" w:hAnsiTheme="minorHAnsi" w:cstheme="minorBidi"/>
          <w:lang w:val="en-GB"/>
        </w:rPr>
        <w:commentReference w:id="18"/>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7C81CD3E" w:rsidR="00584B7F" w:rsidRDefault="00964D07" w:rsidP="00B07D8C">
      <w:pPr>
        <w:spacing w:line="276" w:lineRule="auto"/>
        <w:rPr>
          <w:ins w:id="19" w:author="Ewout Steyerberg" w:date="2020-06-15T15:44:00Z"/>
          <w:rFonts w:ascii="Calibri" w:hAnsi="Calibri" w:cs="Calibri"/>
        </w:rPr>
      </w:pPr>
      <w:ins w:id="20" w:author="Ewout Steyerberg" w:date="2020-06-15T15:48:00Z">
        <w:r>
          <w:rPr>
            <w:rFonts w:ascii="Calibri" w:hAnsi="Calibri" w:cs="Calibri"/>
          </w:rPr>
          <w:t xml:space="preserve">Reliable evidence </w:t>
        </w:r>
      </w:ins>
      <w:ins w:id="21" w:author="Ewout Steyerberg" w:date="2020-06-15T15:49:00Z">
        <w:r>
          <w:rPr>
            <w:rFonts w:ascii="Calibri" w:hAnsi="Calibri" w:cs="Calibri"/>
          </w:rPr>
          <w:t xml:space="preserve">was missing for most surgeries. </w:t>
        </w:r>
        <w:commentRangeStart w:id="22"/>
        <w:r>
          <w:rPr>
            <w:rFonts w:ascii="Calibri" w:hAnsi="Calibri" w:cs="Calibri"/>
          </w:rPr>
          <w:t xml:space="preserve">If </w:t>
        </w:r>
        <w:r w:rsidR="0069315C">
          <w:rPr>
            <w:rFonts w:ascii="Calibri" w:hAnsi="Calibri" w:cs="Calibri"/>
          </w:rPr>
          <w:t xml:space="preserve">expert guesses were used, </w:t>
        </w:r>
        <w:commentRangeEnd w:id="22"/>
        <w:r w:rsidR="0069315C">
          <w:rPr>
            <w:rStyle w:val="Verwijzingopmerking"/>
            <w:rFonts w:asciiTheme="minorHAnsi" w:eastAsiaTheme="minorHAnsi" w:hAnsiTheme="minorHAnsi" w:cstheme="minorBidi"/>
            <w:lang w:val="en-GB"/>
          </w:rPr>
          <w:commentReference w:id="22"/>
        </w:r>
        <w:r w:rsidR="0069315C">
          <w:rPr>
            <w:rFonts w:ascii="Calibri" w:hAnsi="Calibri" w:cs="Calibri"/>
          </w:rPr>
          <w:t>t</w:t>
        </w:r>
      </w:ins>
      <w:del w:id="23" w:author="Ewout Steyerberg" w:date="2020-06-15T15:49:00Z">
        <w:r w:rsidR="00950350" w:rsidDel="0069315C">
          <w:rPr>
            <w:rFonts w:ascii="Calibri" w:hAnsi="Calibri" w:cs="Calibri"/>
          </w:rPr>
          <w:delText>T</w:delText>
        </w:r>
      </w:del>
      <w:r w:rsidR="00950350">
        <w:rPr>
          <w:rFonts w:ascii="Calibri" w:hAnsi="Calibri" w:cs="Calibri"/>
        </w:rPr>
        <w:t>he t</w:t>
      </w:r>
      <w:ins w:id="24" w:author="Ewout Steyerberg" w:date="2020-06-15T14:44:00Z">
        <w:r w:rsidR="00E0358A">
          <w:rPr>
            <w:rFonts w:ascii="Calibri" w:hAnsi="Calibri" w:cs="Calibri"/>
          </w:rPr>
          <w:t>h</w:t>
        </w:r>
      </w:ins>
      <w:r w:rsidR="00950350">
        <w:rPr>
          <w:rFonts w:ascii="Calibri" w:hAnsi="Calibri" w:cs="Calibri"/>
        </w:rPr>
        <w: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w:t>
      </w:r>
      <w:proofErr w:type="gramStart"/>
      <w:r w:rsidR="005145A4" w:rsidRPr="0092480E">
        <w:rPr>
          <w:rFonts w:ascii="Calibri" w:hAnsi="Calibri" w:cs="Calibri"/>
        </w:rPr>
        <w:t xml:space="preserve">aneurysm  </w:t>
      </w:r>
      <w:r w:rsidR="00354D49" w:rsidRPr="0092480E">
        <w:rPr>
          <w:rFonts w:ascii="Calibri" w:hAnsi="Calibri" w:cs="Calibri"/>
        </w:rPr>
        <w:t>(</w:t>
      </w:r>
      <w:proofErr w:type="gramEnd"/>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ins w:id="25" w:author="Ewout Steyerberg" w:date="2020-06-15T15:43:00Z">
        <w:r w:rsidR="00A83EA1">
          <w:rPr>
            <w:rFonts w:ascii="Calibri" w:hAnsi="Calibri" w:cs="Calibri"/>
          </w:rPr>
          <w:t>, since these surgeries could be postponed without loss</w:t>
        </w:r>
        <w:r w:rsidR="004E657C">
          <w:rPr>
            <w:rFonts w:ascii="Calibri" w:hAnsi="Calibri" w:cs="Calibri"/>
          </w:rPr>
          <w:t xml:space="preserve"> in effect </w:t>
        </w:r>
      </w:ins>
      <w:ins w:id="26" w:author="Ewout Steyerberg" w:date="2020-06-15T15:45:00Z">
        <w:r w:rsidR="00A45635">
          <w:rPr>
            <w:rFonts w:ascii="Calibri" w:hAnsi="Calibri" w:cs="Calibri"/>
          </w:rPr>
          <w:t>/</w:t>
        </w:r>
      </w:ins>
      <w:ins w:id="27" w:author="Ewout Steyerberg" w:date="2020-06-15T15:43:00Z">
        <w:r w:rsidR="004E657C">
          <w:rPr>
            <w:rFonts w:ascii="Calibri" w:hAnsi="Calibri" w:cs="Calibri"/>
          </w:rPr>
          <w:t xml:space="preserve"> have</w:t>
        </w:r>
      </w:ins>
      <w:ins w:id="28" w:author="Ewout Steyerberg" w:date="2020-06-15T15:44:00Z">
        <w:r w:rsidR="004E657C">
          <w:rPr>
            <w:rFonts w:ascii="Calibri" w:hAnsi="Calibri" w:cs="Calibri"/>
          </w:rPr>
          <w:t xml:space="preserve"> relatively</w:t>
        </w:r>
      </w:ins>
      <w:ins w:id="29" w:author="Ewout Steyerberg" w:date="2020-06-15T15:43:00Z">
        <w:r w:rsidR="004E657C">
          <w:rPr>
            <w:rFonts w:ascii="Calibri" w:hAnsi="Calibri" w:cs="Calibri"/>
          </w:rPr>
          <w:t xml:space="preserve"> limited benefit &lt;?&gt;</w:t>
        </w:r>
      </w:ins>
      <w:r w:rsidR="38B50232" w:rsidRPr="0092480E">
        <w:rPr>
          <w:rFonts w:ascii="Calibri" w:hAnsi="Calibri" w:cs="Calibri"/>
        </w:rPr>
        <w:t>.</w:t>
      </w:r>
    </w:p>
    <w:p w14:paraId="713FBB98" w14:textId="77777777" w:rsidR="004E657C" w:rsidRPr="0092480E" w:rsidRDefault="004E657C"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commentRangeStart w:id="30"/>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t>
      </w:r>
      <w:commentRangeEnd w:id="30"/>
      <w:r w:rsidR="00A45635">
        <w:rPr>
          <w:rStyle w:val="Verwijzingopmerking"/>
          <w:rFonts w:asciiTheme="minorHAnsi" w:eastAsiaTheme="minorHAnsi" w:hAnsiTheme="minorHAnsi" w:cstheme="minorBidi"/>
          <w:lang w:val="en-GB"/>
        </w:rPr>
        <w:commentReference w:id="30"/>
      </w:r>
      <w:r w:rsidR="00B92D2F" w:rsidRPr="0092480E">
        <w:rPr>
          <w:rFonts w:ascii="Calibri" w:hAnsi="Calibri" w:cs="Calibri"/>
        </w:rPr>
        <w:t xml:space="preserve">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w:t>
      </w:r>
      <w:commentRangeStart w:id="31"/>
      <w:r w:rsidR="44CA49E7" w:rsidRPr="00404879">
        <w:rPr>
          <w:rFonts w:ascii="Calibri" w:eastAsia="Calibri" w:hAnsi="Calibri" w:cs="Calibri"/>
        </w:rPr>
        <w:t xml:space="preserve">different ethical perspectives </w:t>
      </w:r>
      <w:commentRangeEnd w:id="31"/>
      <w:r w:rsidR="00FA691C">
        <w:rPr>
          <w:rStyle w:val="Verwijzingopmerking"/>
          <w:rFonts w:asciiTheme="minorHAnsi" w:eastAsiaTheme="minorHAnsi" w:hAnsiTheme="minorHAnsi" w:cstheme="minorBidi"/>
          <w:lang w:val="en-GB"/>
        </w:rPr>
        <w:commentReference w:id="31"/>
      </w:r>
      <w:r w:rsidR="44CA49E7" w:rsidRPr="00404879">
        <w:rPr>
          <w:rFonts w:ascii="Calibri" w:eastAsia="Calibri" w:hAnsi="Calibri" w:cs="Calibri"/>
        </w:rPr>
        <w:t>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55D5C28"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E601B7">
        <w:rPr>
          <w:rFonts w:ascii="Calibri" w:eastAsiaTheme="minorEastAsia" w:hAnsi="Calibri" w:cs="Calibri"/>
        </w:rPr>
        <w:t xml:space="preserve"> and approximately 30% less cancer diagnoses than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DBBE977"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commentRangeStart w:id="32"/>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commentRangeEnd w:id="32"/>
      <w:r w:rsidR="001F0CCD">
        <w:rPr>
          <w:rStyle w:val="Verwijzingopmerking"/>
          <w:rFonts w:asciiTheme="minorHAnsi" w:eastAsiaTheme="minorHAnsi" w:hAnsiTheme="minorHAnsi" w:cstheme="minorBidi"/>
          <w:lang w:val="en-GB"/>
        </w:rPr>
        <w:commentReference w:id="32"/>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CF60C0">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0D187D" w:rsidRPr="00C2764C">
        <w:rPr>
          <w:rFonts w:ascii="Calibri" w:eastAsiaTheme="minorEastAsia" w:hAnsi="Calibri" w:cs="Calibri"/>
        </w:rPr>
        <w:fldChar w:fldCharType="end"/>
      </w:r>
      <w:r w:rsidR="00B44D15">
        <w:rPr>
          <w:rFonts w:ascii="Calibri" w:eastAsiaTheme="minorEastAsia" w:hAnsi="Calibri" w:cs="Calibri"/>
        </w:rPr>
        <w:t xml:space="preserve"> Another modeling study showed that the delay in cancer surgery is highly impactful in the life-years gained per resource spent.</w:t>
      </w:r>
      <w:r w:rsidR="00B44D15">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10&lt;/sup&gt;","plainTextFormattedCitation":"10"},"properties":{"noteIndex":0},"schema":"https://github.com/citation-style-language/schema/raw/master/csl-citation.json"}</w:instrText>
      </w:r>
      <w:r w:rsidR="00B44D15">
        <w:rPr>
          <w:rFonts w:ascii="Calibri" w:eastAsiaTheme="minorEastAsia" w:hAnsi="Calibri" w:cs="Calibri"/>
        </w:rPr>
        <w:fldChar w:fldCharType="separate"/>
      </w:r>
      <w:r w:rsidR="00B44D15" w:rsidRPr="00B44D15">
        <w:rPr>
          <w:rFonts w:ascii="Calibri" w:eastAsiaTheme="minorEastAsia" w:hAnsi="Calibri" w:cs="Calibri"/>
          <w:noProof/>
          <w:vertAlign w:val="superscript"/>
        </w:rPr>
        <w:t>10</w:t>
      </w:r>
      <w:r w:rsidR="00B44D15">
        <w:rPr>
          <w:rFonts w:ascii="Calibri" w:eastAsiaTheme="minorEastAsia" w:hAnsi="Calibri" w:cs="Calibri"/>
        </w:rPr>
        <w:fldChar w:fldCharType="end"/>
      </w:r>
      <w:r w:rsidR="00B44D15">
        <w:rPr>
          <w:rFonts w:ascii="Calibri" w:eastAsiaTheme="minorEastAsia" w:hAnsi="Calibri" w:cs="Calibri"/>
        </w:rPr>
        <w:t xml:space="preserve"> 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r w:rsidR="004C45BB">
        <w:rPr>
          <w:rFonts w:ascii="Calibri" w:eastAsiaTheme="minorEastAsia" w:hAnsi="Calibri" w:cs="Calibri"/>
        </w:rPr>
        <w:t xml:space="preserve">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5FBDA222"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11–15&lt;/sup&gt;","plainTextFormattedCitation":"11–15","previouslyFormattedCitation":"&lt;sup&gt;10–14&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11–15</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ins w:id="33" w:author="Ewout Steyerberg" w:date="2020-06-15T16:03:00Z">
        <w:r w:rsidR="001F4168">
          <w:rPr>
            <w:rFonts w:ascii="Calibri" w:eastAsiaTheme="minorEastAsia" w:hAnsi="Calibri" w:cs="Calibri"/>
          </w:rPr>
          <w:t xml:space="preserve">total </w:t>
        </w:r>
      </w:ins>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16</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FED027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ins w:id="34" w:author="Ewout Steyerberg" w:date="2020-06-15T16:04:00Z">
        <w:r w:rsidR="00950680">
          <w:rPr>
            <w:rFonts w:ascii="Calibri" w:hAnsi="Calibri" w:cs="Calibri"/>
          </w:rPr>
          <w:t xml:space="preserve">individual </w:t>
        </w:r>
      </w:ins>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17</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66F696CA"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del w:id="35" w:author="Ewout Steyerberg" w:date="2020-06-15T16:07:00Z">
        <w:r w:rsidR="2A3F7C20" w:rsidRPr="00C2764C" w:rsidDel="00662657">
          <w:rPr>
            <w:rFonts w:ascii="Calibri" w:eastAsia="Calibri" w:hAnsi="Calibri" w:cs="Calibri"/>
          </w:rPr>
          <w:delText xml:space="preserve">context </w:delText>
        </w:r>
      </w:del>
      <w:ins w:id="36" w:author="Ewout Steyerberg" w:date="2020-06-15T16:07:00Z">
        <w:r w:rsidR="00662657">
          <w:rPr>
            <w:rFonts w:ascii="Calibri" w:eastAsia="Calibri" w:hAnsi="Calibri" w:cs="Calibri"/>
          </w:rPr>
          <w:t>aftermath</w:t>
        </w:r>
        <w:r w:rsidR="00662657" w:rsidRPr="00C2764C">
          <w:rPr>
            <w:rFonts w:ascii="Calibri" w:eastAsia="Calibri" w:hAnsi="Calibri" w:cs="Calibri"/>
          </w:rPr>
          <w:t xml:space="preserve"> </w:t>
        </w:r>
      </w:ins>
      <w:r w:rsidR="2A3F7C20" w:rsidRPr="00C2764C">
        <w:rPr>
          <w:rFonts w:ascii="Calibri" w:eastAsia="Calibri" w:hAnsi="Calibri" w:cs="Calibri"/>
        </w:rPr>
        <w:t xml:space="preserve">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pandemics.</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6D8AF592"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del w:id="37" w:author="Ewout Steyerberg" w:date="2020-06-15T16:07:00Z">
        <w:r w:rsidDel="007C0CF8">
          <w:rPr>
            <w:rFonts w:ascii="Calibri" w:hAnsi="Calibri" w:cs="Calibri"/>
          </w:rPr>
          <w:delText>obtained</w:delText>
        </w:r>
        <w:r w:rsidR="002333CC" w:rsidDel="007C0CF8">
          <w:rPr>
            <w:rFonts w:ascii="Calibri" w:hAnsi="Calibri" w:cs="Calibri"/>
          </w:rPr>
          <w:delText xml:space="preserve"> </w:delText>
        </w:r>
      </w:del>
      <w:ins w:id="38" w:author="Ewout Steyerberg" w:date="2020-06-15T16:07:00Z">
        <w:r w:rsidR="007C0CF8">
          <w:rPr>
            <w:rFonts w:ascii="Calibri" w:hAnsi="Calibri" w:cs="Calibri"/>
          </w:rPr>
          <w:t>searched for</w:t>
        </w:r>
      </w:ins>
      <w:del w:id="39" w:author="Ewout Steyerberg" w:date="2020-06-15T16:08:00Z">
        <w:r w:rsidR="002333CC" w:rsidDel="007C0CF8">
          <w:rPr>
            <w:rFonts w:ascii="Calibri" w:hAnsi="Calibri" w:cs="Calibri"/>
          </w:rPr>
          <w:delText>the model’s</w:delText>
        </w:r>
      </w:del>
      <w:r>
        <w:rPr>
          <w:rFonts w:ascii="Calibri" w:hAnsi="Calibri" w:cs="Calibri"/>
        </w:rPr>
        <w:t xml:space="preserve"> input parameters </w:t>
      </w:r>
      <w:del w:id="40" w:author="Ewout Steyerberg" w:date="2020-06-15T16:08:00Z">
        <w:r w:rsidDel="007C0CF8">
          <w:rPr>
            <w:rFonts w:ascii="Calibri" w:hAnsi="Calibri" w:cs="Calibri"/>
          </w:rPr>
          <w:delText xml:space="preserve">for the model </w:delText>
        </w:r>
      </w:del>
      <w:r>
        <w:rPr>
          <w:rFonts w:ascii="Calibri" w:hAnsi="Calibri" w:cs="Calibri"/>
        </w:rPr>
        <w:t>for these surgeries</w:t>
      </w:r>
      <w:ins w:id="41" w:author="Ewout Steyerberg" w:date="2020-06-15T16:08:00Z">
        <w:r w:rsidR="007C0CF8">
          <w:rPr>
            <w:rFonts w:ascii="Calibri" w:hAnsi="Calibri" w:cs="Calibri"/>
          </w:rPr>
          <w:t>. We</w:t>
        </w:r>
      </w:ins>
      <w:del w:id="42" w:author="Ewout Steyerberg" w:date="2020-06-15T16:08:00Z">
        <w:r w:rsidR="00B04FAC" w:rsidDel="007C0CF8">
          <w:rPr>
            <w:rFonts w:ascii="Calibri" w:hAnsi="Calibri" w:cs="Calibri"/>
          </w:rPr>
          <w:delText>, and</w:delText>
        </w:r>
      </w:del>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w:t>
      </w:r>
      <w:commentRangeStart w:id="43"/>
      <w:r w:rsidRPr="00B04FAC">
        <w:rPr>
          <w:rFonts w:ascii="Calibri" w:hAnsi="Calibri" w:cs="Calibri"/>
        </w:rPr>
        <w:t xml:space="preserve">required </w:t>
      </w:r>
      <w:r w:rsidR="00966B36">
        <w:rPr>
          <w:rFonts w:ascii="Calibri" w:hAnsi="Calibri" w:cs="Calibri"/>
        </w:rPr>
        <w:t>7</w:t>
      </w:r>
      <w:r w:rsidRPr="00B04FAC">
        <w:rPr>
          <w:rFonts w:ascii="Calibri" w:hAnsi="Calibri" w:cs="Calibri"/>
        </w:rPr>
        <w:t xml:space="preserve"> input </w:t>
      </w:r>
      <w:commentRangeEnd w:id="43"/>
      <w:r w:rsidR="00F72AD3">
        <w:rPr>
          <w:rStyle w:val="Verwijzingopmerking"/>
          <w:rFonts w:asciiTheme="minorHAnsi" w:eastAsiaTheme="minorHAnsi" w:hAnsiTheme="minorHAnsi" w:cstheme="minorBidi"/>
          <w:lang w:val="en-GB"/>
        </w:rPr>
        <w:commentReference w:id="43"/>
      </w:r>
      <w:r w:rsidRPr="00B04FAC">
        <w:rPr>
          <w:rFonts w:ascii="Calibri" w:hAnsi="Calibri" w:cs="Calibri"/>
        </w:rPr>
        <w:t xml:space="preserve">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67C89F"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44D15">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19&lt;/sup&gt;","plainTextFormattedCitation":"19","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19</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44D15">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20</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w:t>
      </w:r>
      <w:r w:rsidR="58C83122" w:rsidRPr="002C1AFD">
        <w:rPr>
          <w:rFonts w:ascii="Calibri" w:hAnsi="Calibri" w:cs="Calibri"/>
        </w:rPr>
        <w:lastRenderedPageBreak/>
        <w:t xml:space="preserve">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B44D15">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21&lt;/sup&gt;","plainTextFormattedCitation":"21","previouslyFormattedCitation":"&lt;sup&gt;20&lt;/sup&gt;"},"properties":{"noteIndex":0},"schema":"https://github.com/citation-style-language/schema/raw/master/csl-citation.json"}</w:instrText>
      </w:r>
      <w:r w:rsidR="00C047C6" w:rsidRPr="002C1AFD">
        <w:rPr>
          <w:rFonts w:ascii="Calibri" w:hAnsi="Calibri" w:cs="Calibri"/>
        </w:rPr>
        <w:fldChar w:fldCharType="separate"/>
      </w:r>
      <w:r w:rsidR="00B44D15" w:rsidRPr="00B44D15">
        <w:rPr>
          <w:rFonts w:ascii="Calibri" w:hAnsi="Calibri" w:cs="Calibri"/>
          <w:noProof/>
          <w:vertAlign w:val="superscript"/>
        </w:rPr>
        <w:t>21</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22&lt;/sup&gt;","plainTextFormattedCitation":"22","previouslyFormattedCitation":"&lt;sup&gt;21&lt;/sup&gt;"},"properties":{"noteIndex":0},"schema":"https://github.com/citation-style-language/schema/raw/master/csl-citation.json"}</w:instrText>
      </w:r>
      <w:r w:rsidR="00CE7F86" w:rsidRPr="002C1AFD">
        <w:rPr>
          <w:rFonts w:ascii="Calibri" w:hAnsi="Calibri" w:cs="Calibri"/>
        </w:rPr>
        <w:fldChar w:fldCharType="separate"/>
      </w:r>
      <w:r w:rsidR="00B44D15" w:rsidRPr="00B44D15">
        <w:rPr>
          <w:rFonts w:ascii="Calibri" w:hAnsi="Calibri" w:cs="Calibri"/>
          <w:noProof/>
          <w:vertAlign w:val="superscript"/>
        </w:rPr>
        <w:t>22</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FCB7E0"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23&lt;/sup&gt;","plainTextFormattedCitation":"23","previouslyFormattedCitation":"&lt;sup&gt;22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23</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24&lt;/sup&gt;","plainTextFormattedCitation":"24","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24</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7060CC3"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B44D15">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26&lt;/sup&gt;","plainTextFormattedCitation":"26","previouslyFormattedCitation":"&lt;sup&gt;25&lt;/sup&gt;"},"properties":{"noteIndex":0},"schema":"https://github.com/citation-style-language/schema/raw/master/csl-citation.json"}</w:instrText>
      </w:r>
      <w:r w:rsidR="00B04FAC" w:rsidRPr="0092480E">
        <w:rPr>
          <w:rFonts w:ascii="Calibri" w:hAnsi="Calibri" w:cs="Calibri"/>
        </w:rPr>
        <w:fldChar w:fldCharType="separate"/>
      </w:r>
      <w:r w:rsidR="00B44D15" w:rsidRPr="00B44D15">
        <w:rPr>
          <w:rFonts w:ascii="Calibri" w:hAnsi="Calibri" w:cs="Calibri"/>
          <w:noProof/>
          <w:vertAlign w:val="superscript"/>
        </w:rPr>
        <w:t>26</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lastRenderedPageBreak/>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4CD085D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27,28&lt;/sup&gt;","plainTextFormattedCitation":"27,28","previouslyFormattedCitation":"&lt;sup&gt;26,27&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27,28</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22,27&lt;/sup&gt;","plainTextFormattedCitation":"22,27","previouslyFormattedCitation":"&lt;sup&gt;21,26&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22,27</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22,29&lt;/sup&gt;","plainTextFormattedCitation":"22,29","previouslyFormattedCitation":"&lt;sup&gt;21,28&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22,29</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commentRangeStart w:id="44"/>
      <w:r>
        <w:rPr>
          <w:rFonts w:ascii="Calibri" w:hAnsi="Calibri" w:cs="Calibri"/>
        </w:rPr>
        <w:t>P</w:t>
      </w:r>
      <w:r w:rsidRPr="0092480E">
        <w:rPr>
          <w:rFonts w:ascii="Calibri" w:hAnsi="Calibri" w:cs="Calibri"/>
        </w:rPr>
        <w:t xml:space="preserve">robabilistic sensitivity analysis </w:t>
      </w:r>
      <w:commentRangeEnd w:id="44"/>
      <w:r w:rsidR="00C26755">
        <w:rPr>
          <w:rStyle w:val="Verwijzingopmerking"/>
          <w:rFonts w:asciiTheme="minorHAnsi" w:eastAsiaTheme="minorHAnsi" w:hAnsiTheme="minorHAnsi" w:cstheme="minorBidi"/>
          <w:lang w:val="en-GB"/>
        </w:rPr>
        <w:commentReference w:id="44"/>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w:t>
      </w:r>
      <w:r w:rsidR="2EB64012" w:rsidRPr="0092480E">
        <w:rPr>
          <w:rFonts w:ascii="Calibri" w:hAnsi="Calibri" w:cs="Calibri"/>
        </w:rPr>
        <w:lastRenderedPageBreak/>
        <w:t xml:space="preserve">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commentRangeStart w:id="45"/>
      <w:r w:rsidR="70654D95" w:rsidRPr="0092480E">
        <w:rPr>
          <w:rFonts w:ascii="Calibri" w:hAnsi="Calibri" w:cs="Calibri"/>
        </w:rPr>
        <w:t>95% confidence interval</w:t>
      </w:r>
      <w:commentRangeEnd w:id="45"/>
      <w:r w:rsidR="003C48C1">
        <w:rPr>
          <w:rStyle w:val="Verwijzingopmerking"/>
          <w:rFonts w:asciiTheme="minorHAnsi" w:eastAsiaTheme="minorHAnsi" w:hAnsiTheme="minorHAnsi" w:cstheme="minorBidi"/>
          <w:lang w:val="en-GB"/>
        </w:rPr>
        <w:commentReference w:id="45"/>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73E55973"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B44D15">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30,31&lt;/sup&gt;","plainTextFormattedCitation":"30,31","previouslyFormattedCitation":"&lt;sup&gt;29,30&lt;/sup&gt;"},"properties":{"noteIndex":0},"schema":"https://github.com/citation-style-language/schema/raw/master/csl-citation.json"}</w:instrText>
      </w:r>
      <w:r w:rsidR="0047125E">
        <w:rPr>
          <w:rFonts w:ascii="Calibri" w:hAnsi="Calibri" w:cs="Calibri"/>
        </w:rPr>
        <w:fldChar w:fldCharType="separate"/>
      </w:r>
      <w:r w:rsidR="00B44D15" w:rsidRPr="00B44D15">
        <w:rPr>
          <w:rFonts w:ascii="Calibri" w:hAnsi="Calibri" w:cs="Calibri"/>
          <w:noProof/>
          <w:vertAlign w:val="superscript"/>
        </w:rPr>
        <w:t>30,31</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32&lt;/sup&gt;","plainTextFormattedCitation":"32","previouslyFormattedCitation":"&lt;sup&gt;31&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32</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694D06B4"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B44D1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34&lt;/sup&gt;","plainTextFormattedCitation":"34","previouslyFormattedCitation":"&lt;sup&gt;33&lt;/sup&gt;"},"properties":{"noteIndex":0},"schema":"https://github.com/citation-style-language/schema/raw/master/csl-citation.json"}</w:instrText>
      </w:r>
      <w:r>
        <w:rPr>
          <w:rFonts w:ascii="Calibri" w:hAnsi="Calibri" w:cs="Calibri"/>
        </w:rPr>
        <w:fldChar w:fldCharType="separate"/>
      </w:r>
      <w:r w:rsidR="00B44D15" w:rsidRPr="00B44D15">
        <w:rPr>
          <w:rFonts w:ascii="Calibri" w:hAnsi="Calibri" w:cs="Calibri"/>
          <w:noProof/>
          <w:vertAlign w:val="superscript"/>
        </w:rPr>
        <w:t>34</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B44D1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35,36&lt;/sup&gt;","plainTextFormattedCitation":"35,36","previouslyFormattedCitation":"&lt;sup&gt;34,35&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35,36</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46292CAD" w14:textId="6C7137E0" w:rsidR="3F769E82" w:rsidRPr="0092480E" w:rsidRDefault="00CF6178" w:rsidP="00153762">
      <w:pPr>
        <w:spacing w:before="40" w:line="276" w:lineRule="auto"/>
        <w:rPr>
          <w:rFonts w:ascii="Calibri" w:hAnsi="Calibri" w:cs="Calibri"/>
        </w:rPr>
      </w:pPr>
      <w:r>
        <w:rPr>
          <w:rFonts w:ascii="Calibri" w:hAnsi="Calibri" w:cs="Calibri"/>
        </w:rPr>
        <w:t xml:space="preserve">Input parameters were </w:t>
      </w:r>
      <w:commentRangeStart w:id="46"/>
      <w:r>
        <w:rPr>
          <w:rFonts w:ascii="Calibri" w:hAnsi="Calibri" w:cs="Calibri"/>
        </w:rPr>
        <w:t xml:space="preserve">not completely found </w:t>
      </w:r>
      <w:commentRangeEnd w:id="46"/>
      <w:r w:rsidR="003C48C1">
        <w:rPr>
          <w:rStyle w:val="Verwijzingopmerking"/>
          <w:rFonts w:asciiTheme="minorHAnsi" w:eastAsiaTheme="minorHAnsi" w:hAnsiTheme="minorHAnsi" w:cstheme="minorBidi"/>
          <w:lang w:val="en-GB"/>
        </w:rPr>
        <w:commentReference w:id="46"/>
      </w:r>
      <w:r>
        <w:rPr>
          <w:rFonts w:ascii="Calibri" w:hAnsi="Calibri" w:cs="Calibri"/>
        </w:rPr>
        <w:t xml:space="preserve">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74F0FDD3" w14:textId="139E9750" w:rsidR="2FD08920" w:rsidRPr="0092480E" w:rsidRDefault="2FD08920" w:rsidP="00153762">
      <w:pPr>
        <w:spacing w:before="40" w:line="276" w:lineRule="auto"/>
        <w:rPr>
          <w:rFonts w:ascii="Calibri" w:hAnsi="Calibri" w:cs="Calibri"/>
        </w:rPr>
      </w:pPr>
    </w:p>
    <w:p w14:paraId="334D248E" w14:textId="143D1530"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B44D15">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B44D15">
        <w:rPr>
          <w:rFonts w:ascii="Cambria Math" w:hAnsi="Cambria Math" w:cs="Cambria Math"/>
        </w:rPr>
        <w:instrText>∼</w:instrText>
      </w:r>
      <w:r w:rsidR="00B44D15">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B44D15">
        <w:rPr>
          <w:rFonts w:ascii="Cambria Math" w:hAnsi="Cambria Math" w:cs="Cambria Math"/>
        </w:rPr>
        <w:instrText>∼</w:instrText>
      </w:r>
      <w:r w:rsidR="00B44D15">
        <w:rPr>
          <w:rFonts w:ascii="Calibri" w:hAnsi="Calibri" w:cs="Calibri"/>
        </w:rPr>
        <w:instrText>80%) and median survival (</w:instrText>
      </w:r>
      <w:r w:rsidR="00B44D15">
        <w:rPr>
          <w:rFonts w:ascii="Cambria Math" w:hAnsi="Cambria Math" w:cs="Cambria Math"/>
        </w:rPr>
        <w:instrText>∼</w:instrText>
      </w:r>
      <w:r w:rsidR="00B44D15">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19,20,37–85&lt;/sup&gt;","plainTextFormattedCitation":"19,20,37–85","previouslyFormattedCitation":"&lt;sup&gt;18,19,36–84&lt;/sup&gt;"},"properties":{"noteIndex":0},"schema":"https://github.com/citation-style-language/schema/raw/master/csl-citation.json"}</w:instrText>
      </w:r>
      <w:r w:rsidR="00830F68" w:rsidRPr="0092480E">
        <w:rPr>
          <w:rFonts w:ascii="Calibri" w:hAnsi="Calibri" w:cs="Calibri"/>
        </w:rPr>
        <w:fldChar w:fldCharType="separate"/>
      </w:r>
      <w:r w:rsidR="00B44D15" w:rsidRPr="00B44D15">
        <w:rPr>
          <w:rFonts w:ascii="Calibri" w:hAnsi="Calibri" w:cs="Calibri"/>
          <w:noProof/>
          <w:vertAlign w:val="superscript"/>
        </w:rPr>
        <w:t>19,20,37–85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Kop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Kop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w:t>
      </w:r>
      <w:r w:rsidR="1CDC6079" w:rsidRPr="0092480E">
        <w:rPr>
          <w:rFonts w:ascii="Calibri" w:hAnsi="Calibri" w:cs="Calibri"/>
        </w:rPr>
        <w:lastRenderedPageBreak/>
        <w:t xml:space="preserve">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w:t>
      </w:r>
      <w:proofErr w:type="gramStart"/>
      <w:r w:rsidR="004A5E8C" w:rsidRPr="0092480E">
        <w:rPr>
          <w:rFonts w:ascii="Calibri" w:eastAsia="Calibri" w:hAnsi="Calibri" w:cs="Calibri"/>
        </w:rPr>
        <w:t xml:space="preserve">aneurysm </w:t>
      </w:r>
      <w:r w:rsidRPr="0092480E">
        <w:rPr>
          <w:rFonts w:ascii="Calibri" w:eastAsia="Calibri" w:hAnsi="Calibri" w:cs="Calibri"/>
        </w:rPr>
        <w:t xml:space="preserve"> of</w:t>
      </w:r>
      <w:proofErr w:type="gramEnd"/>
      <w:r w:rsidRPr="0092480E">
        <w:rPr>
          <w:rFonts w:ascii="Calibri" w:eastAsia="Calibri" w:hAnsi="Calibri" w:cs="Calibri"/>
        </w:rPr>
        <w:t xml:space="preserve">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Kop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11CB6EED" w:rsidR="00FA70F1" w:rsidRPr="00787ED8" w:rsidRDefault="00D8218B" w:rsidP="00FA70F1">
      <w:pPr>
        <w:pStyle w:val="Kop1"/>
        <w:spacing w:line="276" w:lineRule="auto"/>
      </w:pPr>
      <w:ins w:id="47" w:author="Ewout Steyerberg" w:date="2020-06-15T16:13:00Z">
        <w:r>
          <w:br w:type="column"/>
        </w:r>
      </w:ins>
      <w:r w:rsidR="00FA70F1" w:rsidRPr="00787ED8">
        <w:lastRenderedPageBreak/>
        <w:t xml:space="preserve">Discussion </w:t>
      </w:r>
    </w:p>
    <w:p w14:paraId="7D9C96BF" w14:textId="3CA83864"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del w:id="48" w:author="Ewout Steyerberg" w:date="2020-06-15T16:13:00Z">
        <w:r w:rsidR="74757989" w:rsidRPr="0092480E" w:rsidDel="00D8218B">
          <w:rPr>
            <w:rFonts w:ascii="Calibri" w:hAnsi="Calibri" w:cs="Calibri"/>
          </w:rPr>
          <w:delText>can</w:delText>
        </w:r>
        <w:r w:rsidR="5B056DDB" w:rsidRPr="0092480E" w:rsidDel="00D8218B">
          <w:rPr>
            <w:rFonts w:ascii="Calibri" w:hAnsi="Calibri" w:cs="Calibri"/>
          </w:rPr>
          <w:delText xml:space="preserve"> </w:delText>
        </w:r>
        <w:r w:rsidR="001E1B6B" w:rsidRPr="0092480E" w:rsidDel="00D8218B">
          <w:rPr>
            <w:rFonts w:ascii="Calibri" w:hAnsi="Calibri" w:cs="Calibri"/>
          </w:rPr>
          <w:delText xml:space="preserve">be </w:delText>
        </w:r>
        <w:r w:rsidR="008C4069" w:rsidRPr="0092480E" w:rsidDel="00D8218B">
          <w:rPr>
            <w:rFonts w:ascii="Calibri" w:hAnsi="Calibri" w:cs="Calibri"/>
          </w:rPr>
          <w:delText>used</w:delText>
        </w:r>
      </w:del>
      <w:ins w:id="49" w:author="Ewout Steyerberg" w:date="2020-06-15T16:13:00Z">
        <w:r w:rsidR="00D8218B">
          <w:rPr>
            <w:rFonts w:ascii="Calibri" w:hAnsi="Calibri" w:cs="Calibri"/>
          </w:rPr>
          <w:t>is an attempt</w:t>
        </w:r>
      </w:ins>
      <w:r w:rsidR="008C4069" w:rsidRPr="0092480E">
        <w:rPr>
          <w:rFonts w:ascii="Calibri" w:hAnsi="Calibri" w:cs="Calibri"/>
        </w:rPr>
        <w:t xml:space="preserve"> to </w:t>
      </w:r>
      <w:ins w:id="50" w:author="Ewout Steyerberg" w:date="2020-06-15T16:13:00Z">
        <w:r w:rsidR="00D8218B">
          <w:rPr>
            <w:rFonts w:ascii="Calibri" w:hAnsi="Calibri" w:cs="Calibri"/>
          </w:rPr>
          <w:t xml:space="preserve">systematically </w:t>
        </w:r>
      </w:ins>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ins w:id="51" w:author="Ewout Steyerberg" w:date="2020-06-15T16:13:00Z">
        <w:r w:rsidR="00D8218B">
          <w:rPr>
            <w:rFonts w:ascii="Calibri" w:eastAsia="Calibri" w:hAnsi="Calibri" w:cs="Calibri"/>
          </w:rPr>
          <w:t xml:space="preserve">. We </w:t>
        </w:r>
      </w:ins>
      <w:del w:id="52" w:author="Ewout Steyerberg" w:date="2020-06-15T16:13:00Z">
        <w:r w:rsidR="5B056DDB" w:rsidRPr="0092480E" w:rsidDel="00D8218B">
          <w:rPr>
            <w:rFonts w:ascii="Calibri" w:eastAsia="Calibri" w:hAnsi="Calibri" w:cs="Calibri"/>
          </w:rPr>
          <w:delText xml:space="preserve">, by </w:delText>
        </w:r>
      </w:del>
      <w:r w:rsidR="001D4731">
        <w:rPr>
          <w:rFonts w:ascii="Calibri" w:eastAsia="Calibri" w:hAnsi="Calibri" w:cs="Calibri"/>
        </w:rPr>
        <w:t>quantif</w:t>
      </w:r>
      <w:del w:id="53" w:author="Ewout Steyerberg" w:date="2020-06-15T16:13:00Z">
        <w:r w:rsidR="001D4731" w:rsidDel="00D8218B">
          <w:rPr>
            <w:rFonts w:ascii="Calibri" w:eastAsia="Calibri" w:hAnsi="Calibri" w:cs="Calibri"/>
          </w:rPr>
          <w:delText>y</w:delText>
        </w:r>
      </w:del>
      <w:r w:rsidR="001D4731">
        <w:rPr>
          <w:rFonts w:ascii="Calibri" w:eastAsia="Calibri" w:hAnsi="Calibri" w:cs="Calibri"/>
        </w:rPr>
        <w:t>i</w:t>
      </w:r>
      <w:ins w:id="54" w:author="Ewout Steyerberg" w:date="2020-06-15T16:13:00Z">
        <w:r w:rsidR="00D8218B">
          <w:rPr>
            <w:rFonts w:ascii="Calibri" w:eastAsia="Calibri" w:hAnsi="Calibri" w:cs="Calibri"/>
          </w:rPr>
          <w:t>ed</w:t>
        </w:r>
      </w:ins>
      <w:del w:id="55" w:author="Ewout Steyerberg" w:date="2020-06-15T16:13:00Z">
        <w:r w:rsidR="001D4731" w:rsidDel="00D8218B">
          <w:rPr>
            <w:rFonts w:ascii="Calibri" w:eastAsia="Calibri" w:hAnsi="Calibri" w:cs="Calibri"/>
          </w:rPr>
          <w:delText>ng</w:delText>
        </w:r>
      </w:del>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del w:id="56" w:author="Ewout Steyerberg" w:date="2020-06-15T16:13:00Z">
        <w:r w:rsidR="001E1B6B" w:rsidRPr="0092480E" w:rsidDel="00D8218B">
          <w:rPr>
            <w:rFonts w:ascii="Calibri" w:eastAsia="Calibri" w:hAnsi="Calibri" w:cs="Calibri"/>
          </w:rPr>
          <w:delText>Our results</w:delText>
        </w:r>
      </w:del>
      <w:ins w:id="57" w:author="Ewout Steyerberg" w:date="2020-06-15T16:13:00Z">
        <w:r w:rsidR="00D8218B">
          <w:rPr>
            <w:rFonts w:ascii="Calibri" w:eastAsia="Calibri" w:hAnsi="Calibri" w:cs="Calibri"/>
          </w:rPr>
          <w:t xml:space="preserve">Available </w:t>
        </w:r>
      </w:ins>
      <w:ins w:id="58" w:author="Ewout Steyerberg" w:date="2020-06-15T16:14:00Z">
        <w:r w:rsidR="00E96646">
          <w:rPr>
            <w:rFonts w:ascii="Calibri" w:eastAsia="Calibri" w:hAnsi="Calibri" w:cs="Calibri"/>
          </w:rPr>
          <w:t xml:space="preserve">evidence / observational study findings / expert interpretations suggest </w:t>
        </w:r>
      </w:ins>
      <w:del w:id="59" w:author="Ewout Steyerberg" w:date="2020-06-15T16:14:00Z">
        <w:r w:rsidR="001E1B6B" w:rsidRPr="0092480E" w:rsidDel="00E96646">
          <w:rPr>
            <w:rFonts w:ascii="Calibri" w:eastAsia="Calibri" w:hAnsi="Calibri" w:cs="Calibri"/>
          </w:rPr>
          <w:delText xml:space="preserve"> demonstrate </w:delText>
        </w:r>
      </w:del>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w:t>
      </w:r>
      <w:ins w:id="60" w:author="Ewout Steyerberg" w:date="2020-06-15T16:15:00Z">
        <w:r w:rsidR="001B0DFB">
          <w:rPr>
            <w:rFonts w:ascii="Calibri" w:hAnsi="Calibri" w:cs="Calibri"/>
          </w:rPr>
          <w:t xml:space="preserve"> large</w:t>
        </w:r>
      </w:ins>
      <w:del w:id="61" w:author="Ewout Steyerberg" w:date="2020-06-15T16:15:00Z">
        <w:r w:rsidR="002208A9" w:rsidRPr="0092480E" w:rsidDel="001B0DFB">
          <w:rPr>
            <w:rFonts w:ascii="Calibri" w:hAnsi="Calibri" w:cs="Calibri"/>
          </w:rPr>
          <w:delText>n</w:delText>
        </w:r>
      </w:del>
      <w:r w:rsidR="002208A9" w:rsidRPr="0092480E">
        <w:rPr>
          <w:rFonts w:ascii="Calibri" w:hAnsi="Calibri" w:cs="Calibri"/>
        </w:rPr>
        <w:t xml:space="preserve">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in the prevention of QALY loss</w:t>
      </w:r>
      <w:del w:id="62" w:author="Ewout Steyerberg" w:date="2020-06-15T16:15:00Z">
        <w:r w:rsidR="00D56E22" w:rsidDel="001B0DFB">
          <w:rPr>
            <w:rFonts w:ascii="Calibri" w:eastAsia="Calibri" w:hAnsi="Calibri" w:cs="Calibri"/>
          </w:rPr>
          <w:delText xml:space="preserve"> </w:delText>
        </w:r>
        <w:r w:rsidR="00397FFE" w:rsidDel="001B0DFB">
          <w:rPr>
            <w:rFonts w:ascii="Calibri" w:eastAsia="Calibri" w:hAnsi="Calibri" w:cs="Calibri"/>
          </w:rPr>
          <w:delText xml:space="preserve">when aiming </w:delText>
        </w:r>
        <w:r w:rsidR="00316C44" w:rsidDel="001B0DFB">
          <w:rPr>
            <w:rFonts w:ascii="Calibri" w:eastAsia="Calibri" w:hAnsi="Calibri" w:cs="Calibri"/>
          </w:rPr>
          <w:delText xml:space="preserve">to maximize health </w:delText>
        </w:r>
        <w:r w:rsidR="00397FFE" w:rsidDel="001B0DFB">
          <w:rPr>
            <w:rFonts w:ascii="Calibri" w:eastAsia="Calibri" w:hAnsi="Calibri" w:cs="Calibri"/>
          </w:rPr>
          <w:delText>on a population level</w:delText>
        </w:r>
      </w:del>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5E97AA98"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17</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18</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del w:id="63" w:author="Ewout Steyerberg" w:date="2020-06-15T16:16:00Z">
        <w:r w:rsidR="00F22109" w:rsidDel="00303407">
          <w:rPr>
            <w:rFonts w:ascii="Calibri" w:hAnsi="Calibri" w:cs="Calibri"/>
          </w:rPr>
          <w:delText xml:space="preserve">Therefore, we </w:delText>
        </w:r>
        <w:r w:rsidR="00833B51" w:rsidDel="00303407">
          <w:rPr>
            <w:rFonts w:ascii="Calibri" w:hAnsi="Calibri" w:cs="Calibri"/>
          </w:rPr>
          <w:delText>believe</w:delText>
        </w:r>
        <w:r w:rsidR="00F22109" w:rsidDel="00303407">
          <w:rPr>
            <w:rFonts w:ascii="Calibri" w:hAnsi="Calibri" w:cs="Calibri"/>
          </w:rPr>
          <w:delText xml:space="preserve"> o</w:delText>
        </w:r>
      </w:del>
      <w:ins w:id="64" w:author="Ewout Steyerberg" w:date="2020-06-15T16:16:00Z">
        <w:r w:rsidR="00303407">
          <w:rPr>
            <w:rFonts w:ascii="Calibri" w:hAnsi="Calibri" w:cs="Calibri"/>
          </w:rPr>
          <w:t>O</w:t>
        </w:r>
      </w:ins>
      <w:r w:rsidR="00F22109">
        <w:rPr>
          <w:rFonts w:ascii="Calibri" w:hAnsi="Calibri" w:cs="Calibri"/>
        </w:rPr>
        <w:t xml:space="preserve">ur approach </w:t>
      </w:r>
      <w:del w:id="65" w:author="Ewout Steyerberg" w:date="2020-06-15T16:17:00Z">
        <w:r w:rsidR="00F22109" w:rsidDel="00303407">
          <w:rPr>
            <w:rFonts w:ascii="Calibri" w:hAnsi="Calibri" w:cs="Calibri"/>
          </w:rPr>
          <w:delText xml:space="preserve">is more </w:delText>
        </w:r>
        <w:r w:rsidR="00F63424" w:rsidRPr="0092480E" w:rsidDel="00303407">
          <w:rPr>
            <w:rFonts w:ascii="Calibri" w:eastAsiaTheme="minorEastAsia" w:hAnsi="Calibri" w:cs="Calibri"/>
            <w:sz w:val="23"/>
            <w:szCs w:val="23"/>
          </w:rPr>
          <w:delText>objective</w:delText>
        </w:r>
      </w:del>
      <w:del w:id="66" w:author="Ewout Steyerberg" w:date="2020-06-15T16:16:00Z">
        <w:r w:rsidR="00F63424" w:rsidRPr="0092480E" w:rsidDel="00303407">
          <w:rPr>
            <w:rFonts w:ascii="Calibri" w:eastAsiaTheme="minorEastAsia" w:hAnsi="Calibri" w:cs="Calibri"/>
            <w:sz w:val="23"/>
            <w:szCs w:val="23"/>
          </w:rPr>
          <w:delText>,</w:delText>
        </w:r>
      </w:del>
      <w:del w:id="67" w:author="Ewout Steyerberg" w:date="2020-06-15T16:17:00Z">
        <w:r w:rsidR="00F63424" w:rsidRPr="0092480E" w:rsidDel="00303407">
          <w:rPr>
            <w:rFonts w:ascii="Calibri" w:eastAsiaTheme="minorEastAsia" w:hAnsi="Calibri" w:cs="Calibri"/>
            <w:sz w:val="23"/>
            <w:szCs w:val="23"/>
          </w:rPr>
          <w:delText xml:space="preserve"> </w:delText>
        </w:r>
      </w:del>
      <w:del w:id="68" w:author="Ewout Steyerberg" w:date="2020-06-15T16:16:00Z">
        <w:r w:rsidR="00F22109" w:rsidDel="00303407">
          <w:rPr>
            <w:rFonts w:ascii="Calibri" w:eastAsiaTheme="minorEastAsia" w:hAnsi="Calibri" w:cs="Calibri"/>
            <w:sz w:val="23"/>
            <w:szCs w:val="23"/>
          </w:rPr>
          <w:delText>transparent</w:delText>
        </w:r>
        <w:r w:rsidR="00F63424" w:rsidRPr="0092480E" w:rsidDel="00303407">
          <w:rPr>
            <w:rFonts w:ascii="Calibri" w:eastAsiaTheme="minorEastAsia" w:hAnsi="Calibri" w:cs="Calibri"/>
            <w:sz w:val="23"/>
            <w:szCs w:val="23"/>
          </w:rPr>
          <w:delText xml:space="preserve">, </w:delText>
        </w:r>
      </w:del>
      <w:del w:id="69" w:author="Ewout Steyerberg" w:date="2020-06-15T16:17:00Z">
        <w:r w:rsidR="00F22109" w:rsidDel="00303407">
          <w:rPr>
            <w:rFonts w:ascii="Calibri" w:eastAsiaTheme="minorEastAsia" w:hAnsi="Calibri" w:cs="Calibri"/>
            <w:sz w:val="23"/>
            <w:szCs w:val="23"/>
          </w:rPr>
          <w:delText xml:space="preserve">and </w:delText>
        </w:r>
        <w:r w:rsidR="00F63424" w:rsidRPr="0092480E" w:rsidDel="00303407">
          <w:rPr>
            <w:rFonts w:ascii="Calibri" w:eastAsiaTheme="minorEastAsia" w:hAnsi="Calibri" w:cs="Calibri"/>
            <w:sz w:val="23"/>
            <w:szCs w:val="23"/>
          </w:rPr>
          <w:delText>evidence-based</w:delText>
        </w:r>
        <w:r w:rsidR="00833B51" w:rsidDel="00303407">
          <w:rPr>
            <w:rFonts w:ascii="Calibri" w:eastAsiaTheme="minorEastAsia" w:hAnsi="Calibri" w:cs="Calibri"/>
            <w:sz w:val="23"/>
            <w:szCs w:val="23"/>
          </w:rPr>
          <w:delText xml:space="preserve">, while additionally </w:delText>
        </w:r>
      </w:del>
      <w:r w:rsidR="00F22109">
        <w:rPr>
          <w:rFonts w:ascii="Calibri" w:eastAsiaTheme="minorEastAsia" w:hAnsi="Calibri" w:cs="Calibri"/>
          <w:sz w:val="23"/>
          <w:szCs w:val="23"/>
        </w:rPr>
        <w:t>operationaliz</w:t>
      </w:r>
      <w:ins w:id="70" w:author="Ewout Steyerberg" w:date="2020-06-15T16:17:00Z">
        <w:r w:rsidR="00303407">
          <w:rPr>
            <w:rFonts w:ascii="Calibri" w:eastAsiaTheme="minorEastAsia" w:hAnsi="Calibri" w:cs="Calibri"/>
            <w:sz w:val="23"/>
            <w:szCs w:val="23"/>
          </w:rPr>
          <w:t>es</w:t>
        </w:r>
      </w:ins>
      <w:del w:id="71" w:author="Ewout Steyerberg" w:date="2020-06-15T16:17:00Z">
        <w:r w:rsidR="00F22109" w:rsidDel="00303407">
          <w:rPr>
            <w:rFonts w:ascii="Calibri" w:eastAsiaTheme="minorEastAsia" w:hAnsi="Calibri" w:cs="Calibri"/>
            <w:sz w:val="23"/>
            <w:szCs w:val="23"/>
          </w:rPr>
          <w:delText>ing</w:delText>
        </w:r>
      </w:del>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53F5ED4B"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ins w:id="72" w:author="Ewout Steyerberg" w:date="2020-06-15T16:17:00Z">
        <w:r w:rsidR="00543445">
          <w:rPr>
            <w:rFonts w:ascii="Calibri" w:eastAsia="Calibri" w:hAnsi="Calibri" w:cs="Calibri"/>
            <w:lang w:val="en-GB"/>
          </w:rPr>
          <w:t xml:space="preserve"> rather than the ant</w:t>
        </w:r>
      </w:ins>
      <w:ins w:id="73" w:author="Ewout Steyerberg" w:date="2020-06-15T16:18:00Z">
        <w:r w:rsidR="00543445">
          <w:rPr>
            <w:rFonts w:ascii="Calibri" w:eastAsia="Calibri" w:hAnsi="Calibri" w:cs="Calibri"/>
            <w:lang w:val="en-GB"/>
          </w:rPr>
          <w:t>icipated impact of</w:t>
        </w:r>
      </w:ins>
      <w:ins w:id="74" w:author="Ewout Steyerberg" w:date="2020-06-15T16:17:00Z">
        <w:r w:rsidR="00543445">
          <w:rPr>
            <w:rFonts w:ascii="Calibri" w:eastAsia="Calibri" w:hAnsi="Calibri" w:cs="Calibri"/>
            <w:lang w:val="en-GB"/>
          </w:rPr>
          <w:t xml:space="preserve"> delay</w:t>
        </w:r>
      </w:ins>
      <w:r w:rsidR="0059528B" w:rsidRPr="0059528B">
        <w:rPr>
          <w:rFonts w:ascii="Calibri" w:eastAsia="Calibri" w:hAnsi="Calibri" w:cs="Calibri"/>
          <w:lang w:val="en-GB"/>
        </w:rPr>
        <w:t xml:space="preserve">. </w:t>
      </w:r>
      <w:commentRangeStart w:id="75"/>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commentRangeEnd w:id="75"/>
      <w:r w:rsidR="00C30596">
        <w:rPr>
          <w:rStyle w:val="Verwijzingopmerking"/>
          <w:rFonts w:asciiTheme="minorHAnsi" w:eastAsiaTheme="minorHAnsi" w:hAnsiTheme="minorHAnsi" w:cstheme="minorBidi"/>
          <w:lang w:val="en-GB"/>
        </w:rPr>
        <w:commentReference w:id="75"/>
      </w:r>
      <w:r w:rsidR="000B3CED">
        <w:rPr>
          <w:rFonts w:ascii="Calibri" w:eastAsia="Calibri" w:hAnsi="Calibri" w:cs="Calibri"/>
          <w:lang w:val="en-GB"/>
        </w:rPr>
        <w:t xml:space="preserve">The larger the total health benefit associated with </w:t>
      </w:r>
      <w:proofErr w:type="gramStart"/>
      <w:r w:rsidR="000B3CED">
        <w:rPr>
          <w:rFonts w:ascii="Calibri" w:eastAsia="Calibri" w:hAnsi="Calibri" w:cs="Calibri"/>
          <w:lang w:val="en-GB"/>
        </w:rPr>
        <w:t>surgery,</w:t>
      </w:r>
      <w:proofErr w:type="gramEnd"/>
      <w:r w:rsidR="000B3CED">
        <w:rPr>
          <w:rFonts w:ascii="Calibri" w:eastAsia="Calibri" w:hAnsi="Calibri" w:cs="Calibri"/>
          <w:lang w:val="en-GB"/>
        </w:rPr>
        <w:t xml:space="preserve">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1C2C0B12" w:rsidR="0015520D" w:rsidRDefault="005975DE" w:rsidP="00153762">
      <w:pPr>
        <w:spacing w:line="276" w:lineRule="auto"/>
        <w:rPr>
          <w:rFonts w:ascii="Calibri" w:eastAsia="Calibri" w:hAnsi="Calibri" w:cs="Calibri"/>
          <w:lang w:val="en-GB"/>
        </w:rPr>
      </w:pPr>
      <w:proofErr w:type="gramStart"/>
      <w:r>
        <w:rPr>
          <w:rFonts w:ascii="Calibri" w:eastAsia="Calibri" w:hAnsi="Calibri" w:cs="Calibri"/>
          <w:lang w:val="en-GB"/>
        </w:rPr>
        <w:t>Nevertheless</w:t>
      </w:r>
      <w:proofErr w:type="gramEnd"/>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86&lt;/sup&gt;","plainTextFormattedCitation":"86","previouslyFormattedCitation":"&lt;sup&gt;85&lt;/sup&gt;"},"properties":{"noteIndex":0},"schema":"https://github.com/citation-style-language/schema/raw/master/csl-citation.json"}</w:instrText>
      </w:r>
      <w:r w:rsidR="00423703">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86</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QoL that mostly increases life years. If the low QoL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 xml:space="preserve">he preoperative and postoperative quality of life differed substantially (0.56 and 0.95, </w:t>
      </w:r>
      <w:r w:rsidR="00793D96">
        <w:rPr>
          <w:rFonts w:ascii="Calibri" w:eastAsia="Calibri" w:hAnsi="Calibri" w:cs="Calibri"/>
          <w:lang w:val="en-GB"/>
        </w:rPr>
        <w:lastRenderedPageBreak/>
        <w:t>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87&lt;/sup&gt;","plainTextFormattedCitation":"87","previouslyFormattedCitation":"&lt;sup&gt;86&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52&lt;/sup&gt;","plainTextFormattedCitation":"52","previouslyFormattedCitation":"&lt;sup&gt;51&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52</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4FEFC60C"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commentRangeStart w:id="76"/>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w:t>
      </w:r>
      <w:commentRangeEnd w:id="76"/>
      <w:r w:rsidR="003B3409">
        <w:rPr>
          <w:rStyle w:val="Verwijzingopmerking"/>
          <w:rFonts w:asciiTheme="minorHAnsi" w:eastAsiaTheme="minorHAnsi" w:hAnsiTheme="minorHAnsi" w:cstheme="minorBidi"/>
          <w:lang w:val="en-GB"/>
        </w:rPr>
        <w:commentReference w:id="76"/>
      </w:r>
      <w:r w:rsidR="00685EEA">
        <w:rPr>
          <w:rFonts w:ascii="Calibri" w:eastAsia="Calibri" w:hAnsi="Calibri" w:cs="Calibri"/>
          <w:lang w:val="en-GB"/>
        </w:rPr>
        <w:t xml:space="preserve">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w:t>
      </w:r>
      <w:commentRangeStart w:id="77"/>
      <w:r w:rsidR="00BB4C93">
        <w:rPr>
          <w:rFonts w:ascii="Calibri" w:eastAsia="Calibri" w:hAnsi="Calibri" w:cs="Calibri"/>
          <w:lang w:val="en-GB"/>
        </w:rPr>
        <w:t xml:space="preserve">in a dynamic crisis situation </w:t>
      </w:r>
      <w:commentRangeEnd w:id="77"/>
      <w:r w:rsidR="003B3409">
        <w:rPr>
          <w:rStyle w:val="Verwijzingopmerking"/>
          <w:rFonts w:asciiTheme="minorHAnsi" w:eastAsiaTheme="minorHAnsi" w:hAnsiTheme="minorHAnsi" w:cstheme="minorBidi"/>
          <w:lang w:val="en-GB"/>
        </w:rPr>
        <w:commentReference w:id="77"/>
      </w:r>
      <w:r w:rsidR="00BB4C93">
        <w:rPr>
          <w:rFonts w:ascii="Calibri" w:eastAsia="Calibri" w:hAnsi="Calibri" w:cs="Calibri"/>
          <w:lang w:val="en-GB"/>
        </w:rPr>
        <w:t xml:space="preserve">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48483A7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B44D15">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712419">
        <w:rPr>
          <w:rFonts w:ascii="Calibri" w:eastAsia="Calibri" w:hAnsi="Calibri" w:cs="Calibri"/>
        </w:rPr>
        <w:fldChar w:fldCharType="separate"/>
      </w:r>
      <w:r w:rsidR="00B44D15" w:rsidRPr="00B44D15">
        <w:rPr>
          <w:rFonts w:ascii="Calibri" w:eastAsia="Calibri" w:hAnsi="Calibri" w:cs="Calibri"/>
          <w:noProof/>
          <w:vertAlign w:val="superscript"/>
        </w:rPr>
        <w:t>16</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63F6B78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78"/>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w:t>
      </w:r>
      <w:commentRangeEnd w:id="78"/>
      <w:r w:rsidR="003B3409">
        <w:rPr>
          <w:rStyle w:val="Verwijzingopmerking"/>
          <w:rFonts w:asciiTheme="minorHAnsi" w:eastAsiaTheme="minorHAnsi" w:hAnsiTheme="minorHAnsi" w:cstheme="minorBidi"/>
          <w:lang w:val="en-GB"/>
        </w:rPr>
        <w:commentReference w:id="78"/>
      </w:r>
      <w:r w:rsidR="48CD4D8A" w:rsidRPr="0092480E">
        <w:rPr>
          <w:rFonts w:ascii="Calibri" w:hAnsi="Calibri" w:cs="Calibri"/>
        </w:rPr>
        <w:t xml:space="preserve">.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w:t>
      </w:r>
      <w:commentRangeStart w:id="79"/>
      <w:r w:rsidR="4FA7C0D5" w:rsidRPr="0092480E">
        <w:rPr>
          <w:rFonts w:ascii="Calibri" w:hAnsi="Calibri" w:cs="Calibri"/>
        </w:rPr>
        <w:t xml:space="preserve">socioeconomic groups </w:t>
      </w:r>
      <w:commentRangeEnd w:id="79"/>
      <w:r w:rsidR="0035409A">
        <w:rPr>
          <w:rStyle w:val="Verwijzingopmerking"/>
          <w:rFonts w:asciiTheme="minorHAnsi" w:eastAsiaTheme="minorHAnsi" w:hAnsiTheme="minorHAnsi" w:cstheme="minorBidi"/>
          <w:lang w:val="en-GB"/>
        </w:rPr>
        <w:commentReference w:id="79"/>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44D1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88&lt;/sup&gt;","plainTextFormattedCitation":"88","previouslyFormattedCitation":"&lt;sup&gt;87&lt;/sup&gt;"},"properties":{"noteIndex":0},"schema":"https://github.com/citation-style-language/schema/raw/master/csl-citation.json"}</w:instrText>
      </w:r>
      <w:r w:rsidR="0065107A" w:rsidRPr="0092480E">
        <w:rPr>
          <w:rFonts w:ascii="Calibri" w:hAnsi="Calibri" w:cs="Calibri"/>
        </w:rPr>
        <w:fldChar w:fldCharType="separate"/>
      </w:r>
      <w:r w:rsidR="00B44D15" w:rsidRPr="00B44D15">
        <w:rPr>
          <w:rFonts w:ascii="Calibri" w:hAnsi="Calibri" w:cs="Calibri"/>
          <w:noProof/>
          <w:vertAlign w:val="superscript"/>
        </w:rPr>
        <w:t>88</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w:t>
      </w:r>
      <w:r w:rsidR="00E172ED">
        <w:rPr>
          <w:rFonts w:ascii="Calibri" w:hAnsi="Calibri" w:cs="Calibri"/>
        </w:rPr>
        <w:lastRenderedPageBreak/>
        <w:t xml:space="preserve">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53F91F6"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commentRangeStart w:id="80"/>
      <w:r w:rsidR="00CB3CBB">
        <w:rPr>
          <w:rFonts w:ascii="Calibri" w:hAnsi="Calibri" w:cs="Calibri"/>
        </w:rPr>
        <w:t>were not always</w:t>
      </w:r>
      <w:r w:rsidR="00633198">
        <w:rPr>
          <w:rFonts w:ascii="Calibri" w:hAnsi="Calibri" w:cs="Calibri"/>
        </w:rPr>
        <w:t xml:space="preserve"> </w:t>
      </w:r>
      <w:proofErr w:type="gramStart"/>
      <w:r w:rsidR="00633198">
        <w:rPr>
          <w:rFonts w:ascii="Calibri" w:hAnsi="Calibri" w:cs="Calibri"/>
        </w:rPr>
        <w:t>first class</w:t>
      </w:r>
      <w:proofErr w:type="gramEnd"/>
      <w:r w:rsidR="00CB3CBB">
        <w:rPr>
          <w:rFonts w:ascii="Calibri" w:hAnsi="Calibri" w:cs="Calibri"/>
        </w:rPr>
        <w:t xml:space="preserve"> evidence </w:t>
      </w:r>
      <w:commentRangeEnd w:id="80"/>
      <w:r w:rsidR="00BA3E69">
        <w:rPr>
          <w:rStyle w:val="Verwijzingopmerking"/>
          <w:rFonts w:asciiTheme="minorHAnsi" w:eastAsiaTheme="minorHAnsi" w:hAnsiTheme="minorHAnsi" w:cstheme="minorBidi"/>
          <w:lang w:val="en-GB"/>
        </w:rPr>
        <w:commentReference w:id="80"/>
      </w:r>
      <w:r w:rsidR="00CB3CBB">
        <w:rPr>
          <w:rFonts w:ascii="Calibri" w:hAnsi="Calibri" w:cs="Calibri"/>
        </w:rPr>
        <w:t xml:space="preserve">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commentRangeStart w:id="81"/>
      <w:r w:rsidR="00CB3CBB">
        <w:rPr>
          <w:rFonts w:ascii="Calibri" w:hAnsi="Calibri" w:cs="Calibri"/>
        </w:rPr>
        <w:t>best currently available</w:t>
      </w:r>
      <w:r w:rsidR="00420C01">
        <w:rPr>
          <w:rFonts w:ascii="Calibri" w:hAnsi="Calibri" w:cs="Calibri"/>
        </w:rPr>
        <w:t xml:space="preserve"> evidence </w:t>
      </w:r>
      <w:commentRangeEnd w:id="81"/>
      <w:r w:rsidR="00BA3E69">
        <w:rPr>
          <w:rStyle w:val="Verwijzingopmerking"/>
          <w:rFonts w:asciiTheme="minorHAnsi" w:eastAsiaTheme="minorHAnsi" w:hAnsiTheme="minorHAnsi" w:cstheme="minorBidi"/>
          <w:lang w:val="en-GB"/>
        </w:rPr>
        <w:commentReference w:id="81"/>
      </w:r>
      <w:r w:rsidR="00420C01">
        <w:rPr>
          <w:rFonts w:ascii="Calibri" w:hAnsi="Calibri" w:cs="Calibri"/>
        </w:rPr>
        <w:t>using a model</w:t>
      </w:r>
      <w:r w:rsidR="00CB3CBB">
        <w:rPr>
          <w:rFonts w:ascii="Calibri" w:hAnsi="Calibri" w:cs="Calibri"/>
        </w:rPr>
        <w:t>.</w:t>
      </w:r>
      <w:r w:rsidR="00633198">
        <w:rPr>
          <w:rFonts w:ascii="Calibri" w:hAnsi="Calibri" w:cs="Calibri"/>
        </w:rPr>
        <w:t xml:space="preserve">  </w:t>
      </w:r>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82"/>
      <w:r w:rsidR="004A5E8C" w:rsidRPr="0092480E">
        <w:rPr>
          <w:rFonts w:ascii="Calibri" w:hAnsi="Calibri" w:cs="Calibri"/>
        </w:rPr>
        <w:t xml:space="preserve">linear </w:t>
      </w:r>
      <w:commentRangeEnd w:id="82"/>
      <w:r w:rsidR="00B25D96">
        <w:rPr>
          <w:rStyle w:val="Verwijzingopmerking"/>
          <w:rFonts w:asciiTheme="minorHAnsi" w:eastAsiaTheme="minorHAnsi" w:hAnsiTheme="minorHAnsi" w:cstheme="minorBidi"/>
          <w:lang w:val="en-GB"/>
        </w:rPr>
        <w:commentReference w:id="82"/>
      </w:r>
      <w:r w:rsidR="004A5E8C" w:rsidRPr="0092480E">
        <w:rPr>
          <w:rFonts w:ascii="Calibri" w:hAnsi="Calibri" w:cs="Calibri"/>
        </w:rPr>
        <w:t xml:space="preserve">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 xml:space="preserve">we did not specifically design the model to validly estimate the </w:t>
      </w:r>
      <w:commentRangeStart w:id="83"/>
      <w:r w:rsidR="001F69FD" w:rsidRPr="0092480E">
        <w:rPr>
          <w:rFonts w:ascii="Calibri" w:hAnsi="Calibri" w:cs="Calibri"/>
        </w:rPr>
        <w:t xml:space="preserve">curvature </w:t>
      </w:r>
      <w:commentRangeEnd w:id="83"/>
      <w:r w:rsidR="006B0601">
        <w:rPr>
          <w:rStyle w:val="Verwijzingopmerking"/>
          <w:rFonts w:asciiTheme="minorHAnsi" w:eastAsiaTheme="minorHAnsi" w:hAnsiTheme="minorHAnsi" w:cstheme="minorBidi"/>
          <w:lang w:val="en-GB"/>
        </w:rPr>
        <w:commentReference w:id="83"/>
      </w:r>
      <w:r w:rsidR="001F69FD" w:rsidRPr="0092480E">
        <w:rPr>
          <w:rFonts w:ascii="Calibri" w:hAnsi="Calibri" w:cs="Calibri"/>
        </w:rPr>
        <w:t>in this descend.</w:t>
      </w:r>
      <w:r>
        <w:rPr>
          <w:rFonts w:ascii="Calibri" w:hAnsi="Calibri" w:cs="Calibri"/>
        </w:rPr>
        <w:t xml:space="preserve"> Moreover, the data needed to validly model this curvature for all surgeries </w:t>
      </w:r>
      <w:commentRangeStart w:id="84"/>
      <w:r>
        <w:rPr>
          <w:rFonts w:ascii="Calibri" w:hAnsi="Calibri" w:cs="Calibri"/>
        </w:rPr>
        <w:t>likely doesn’t exist</w:t>
      </w:r>
      <w:commentRangeEnd w:id="84"/>
      <w:r w:rsidR="006B0601">
        <w:rPr>
          <w:rStyle w:val="Verwijzingopmerking"/>
          <w:rFonts w:asciiTheme="minorHAnsi" w:eastAsiaTheme="minorHAnsi" w:hAnsiTheme="minorHAnsi" w:cstheme="minorBidi"/>
          <w:lang w:val="en-GB"/>
        </w:rPr>
        <w:commentReference w:id="84"/>
      </w:r>
      <w:r>
        <w:rPr>
          <w:rFonts w:ascii="Calibri" w:hAnsi="Calibri" w:cs="Calibri"/>
        </w:rPr>
        <w:t xml:space="preserve">. </w:t>
      </w:r>
    </w:p>
    <w:p w14:paraId="60120856" w14:textId="2EFE5882"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 often used generic QoL questionnaires which had been valued by the general public, like the EQ-5D or AQoL</w:t>
      </w:r>
      <w:r w:rsidR="00B07D8C">
        <w:rPr>
          <w:rFonts w:ascii="Calibri" w:hAnsi="Calibri" w:cs="Calibri"/>
        </w:rPr>
        <w:fldChar w:fldCharType="begin" w:fldLock="1"/>
      </w:r>
      <w:r w:rsidR="00B44D15">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89&lt;/sup&gt;","plainTextFormattedCitation":"89","previouslyFormattedCitation":"&lt;sup&gt;88&lt;/sup&gt;"},"properties":{"noteIndex":0},"schema":"https://github.com/citation-style-language/schema/raw/master/csl-citation.json"}</w:instrText>
      </w:r>
      <w:r w:rsidR="00B07D8C">
        <w:rPr>
          <w:rFonts w:ascii="Calibri" w:hAnsi="Calibri" w:cs="Calibri"/>
        </w:rPr>
        <w:fldChar w:fldCharType="separate"/>
      </w:r>
      <w:r w:rsidR="00B44D15" w:rsidRPr="00B44D15">
        <w:rPr>
          <w:rFonts w:ascii="Calibri" w:hAnsi="Calibri" w:cs="Calibri"/>
          <w:noProof/>
          <w:vertAlign w:val="superscript"/>
        </w:rPr>
        <w:t>89</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B44D1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90&lt;/sup&gt;","plainTextFormattedCitation":"90","previouslyFormattedCitation":"&lt;sup&gt;89&lt;/sup&gt;"},"properties":{"noteIndex":0},"schema":"https://github.com/citation-style-language/schema/raw/master/csl-citation.json"}</w:instrText>
      </w:r>
      <w:r w:rsidR="00055008" w:rsidRPr="0092480E">
        <w:rPr>
          <w:rFonts w:ascii="Calibri" w:hAnsi="Calibri" w:cs="Calibri"/>
        </w:rPr>
        <w:fldChar w:fldCharType="separate"/>
      </w:r>
      <w:r w:rsidR="00B44D15" w:rsidRPr="00B44D15">
        <w:rPr>
          <w:rFonts w:ascii="Calibri" w:hAnsi="Calibri" w:cs="Calibri"/>
          <w:noProof/>
          <w:vertAlign w:val="superscript"/>
        </w:rPr>
        <w:t>90</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lastRenderedPageBreak/>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45FA998"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B44D15">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91&lt;/sup&gt;","plainTextFormattedCitation":"91","previouslyFormattedCitation":"&lt;sup&gt;90&lt;/sup&gt;"},"properties":{"noteIndex":0},"schema":"https://github.com/citation-style-language/schema/raw/master/csl-citation.json"}</w:instrText>
      </w:r>
      <w:r w:rsidR="00420C01">
        <w:rPr>
          <w:rFonts w:ascii="Calibri" w:hAnsi="Calibri" w:cs="Calibri"/>
        </w:rPr>
        <w:fldChar w:fldCharType="separate"/>
      </w:r>
      <w:r w:rsidR="00B44D15" w:rsidRPr="00B44D15">
        <w:rPr>
          <w:rFonts w:ascii="Calibri" w:hAnsi="Calibri" w:cs="Calibri"/>
          <w:noProof/>
          <w:vertAlign w:val="superscript"/>
        </w:rPr>
        <w:t>91</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0B673BBA"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w:t>
      </w:r>
      <w:commentRangeStart w:id="85"/>
      <w:r>
        <w:rPr>
          <w:rFonts w:ascii="Calibri" w:eastAsia="Calibri" w:hAnsi="Calibri" w:cs="Calibri"/>
        </w:rPr>
        <w:t xml:space="preserve">transparently </w:t>
      </w:r>
      <w:commentRangeEnd w:id="85"/>
      <w:r w:rsidR="006B0601">
        <w:rPr>
          <w:rStyle w:val="Verwijzingopmerking"/>
          <w:rFonts w:asciiTheme="minorHAnsi" w:eastAsiaTheme="minorHAnsi" w:hAnsiTheme="minorHAnsi" w:cstheme="minorBidi"/>
          <w:lang w:val="en-GB"/>
        </w:rPr>
        <w:commentReference w:id="85"/>
      </w:r>
      <w:r>
        <w:rPr>
          <w:rFonts w:ascii="Calibri" w:eastAsia="Calibri" w:hAnsi="Calibri" w:cs="Calibri"/>
        </w:rPr>
        <w:t>aggregating best available evidence, o</w:t>
      </w:r>
      <w:r w:rsidR="00AC6F5A" w:rsidRPr="0092480E">
        <w:rPr>
          <w:rFonts w:ascii="Calibri" w:eastAsia="Calibri" w:hAnsi="Calibri" w:cs="Calibri"/>
        </w:rPr>
        <w:t xml:space="preserve">ur decision model </w:t>
      </w:r>
      <w:ins w:id="86" w:author="Ewout Steyerberg" w:date="2020-06-15T16:40:00Z">
        <w:r w:rsidR="004334FE">
          <w:rPr>
            <w:rFonts w:ascii="Calibri" w:eastAsia="Calibri" w:hAnsi="Calibri" w:cs="Calibri"/>
          </w:rPr>
          <w:t>may support</w:t>
        </w:r>
      </w:ins>
      <w:del w:id="87" w:author="Ewout Steyerberg" w:date="2020-06-15T16:40:00Z">
        <w:r w:rsidR="00AC6F5A" w:rsidRPr="0092480E" w:rsidDel="004334FE">
          <w:rPr>
            <w:rFonts w:ascii="Calibri" w:eastAsia="Calibri" w:hAnsi="Calibri" w:cs="Calibri"/>
          </w:rPr>
          <w:delText>guides</w:delText>
        </w:r>
      </w:del>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w:t>
      </w:r>
      <w:commentRangeStart w:id="88"/>
      <w:r w:rsidR="000712C3">
        <w:rPr>
          <w:rFonts w:ascii="Calibri" w:eastAsia="Calibri" w:hAnsi="Calibri" w:cs="Calibri"/>
        </w:rPr>
        <w:t xml:space="preserve">overcomes a knowledge gap </w:t>
      </w:r>
      <w:commentRangeEnd w:id="88"/>
      <w:r w:rsidR="004334FE">
        <w:rPr>
          <w:rStyle w:val="Verwijzingopmerking"/>
          <w:rFonts w:asciiTheme="minorHAnsi" w:eastAsiaTheme="minorHAnsi" w:hAnsiTheme="minorHAnsi" w:cstheme="minorBidi"/>
          <w:lang w:val="en-GB"/>
        </w:rPr>
        <w:commentReference w:id="88"/>
      </w:r>
      <w:r w:rsidR="000712C3">
        <w:rPr>
          <w:rFonts w:ascii="Calibri" w:eastAsia="Calibri" w:hAnsi="Calibri" w:cs="Calibri"/>
        </w:rPr>
        <w:t xml:space="preserve">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w:t>
      </w:r>
      <w:commentRangeStart w:id="89"/>
      <w:r w:rsidR="004163EC" w:rsidRPr="0092480E">
        <w:rPr>
          <w:rFonts w:ascii="Calibri" w:hAnsi="Calibri" w:cs="Calibri"/>
        </w:rPr>
        <w:t>triaging based on expert opinion</w:t>
      </w:r>
      <w:commentRangeEnd w:id="89"/>
      <w:r w:rsidR="00077A85">
        <w:rPr>
          <w:rStyle w:val="Verwijzingopmerking"/>
          <w:rFonts w:asciiTheme="minorHAnsi" w:eastAsiaTheme="minorHAnsi" w:hAnsiTheme="minorHAnsi" w:cstheme="minorBidi"/>
          <w:lang w:val="en-GB"/>
        </w:rPr>
        <w:commentReference w:id="89"/>
      </w:r>
      <w:r w:rsidR="004163EC" w:rsidRPr="0092480E">
        <w:rPr>
          <w:rFonts w:ascii="Calibri" w:eastAsia="Calibri" w:hAnsi="Calibri" w:cs="Calibri"/>
        </w:rPr>
        <w:t xml:space="preserve">. </w:t>
      </w:r>
      <w:r>
        <w:rPr>
          <w:rFonts w:ascii="Calibri" w:eastAsia="Calibri" w:hAnsi="Calibri" w:cs="Calibri"/>
        </w:rPr>
        <w:t xml:space="preserve">However, the model inputs should be </w:t>
      </w:r>
      <w:commentRangeStart w:id="90"/>
      <w:r>
        <w:rPr>
          <w:rFonts w:ascii="Calibri" w:eastAsia="Calibri" w:hAnsi="Calibri" w:cs="Calibri"/>
        </w:rPr>
        <w:t>periodically</w:t>
      </w:r>
      <w:r w:rsidR="000712C3">
        <w:rPr>
          <w:rFonts w:eastAsia="Calibri"/>
        </w:rPr>
        <w:t xml:space="preserve"> </w:t>
      </w:r>
      <w:r w:rsidR="000712C3">
        <w:rPr>
          <w:rFonts w:ascii="Calibri" w:eastAsia="Calibri" w:hAnsi="Calibri" w:cs="Calibri"/>
        </w:rPr>
        <w:t xml:space="preserve">updated </w:t>
      </w:r>
      <w:commentRangeEnd w:id="90"/>
      <w:r w:rsidR="00077A85">
        <w:rPr>
          <w:rStyle w:val="Verwijzingopmerking"/>
          <w:rFonts w:asciiTheme="minorHAnsi" w:eastAsiaTheme="minorHAnsi" w:hAnsiTheme="minorHAnsi" w:cstheme="minorBidi"/>
          <w:lang w:val="en-GB"/>
        </w:rPr>
        <w:commentReference w:id="90"/>
      </w:r>
      <w:r w:rsidR="000712C3">
        <w:rPr>
          <w:rFonts w:ascii="Calibri" w:eastAsia="Calibri" w:hAnsi="Calibri" w:cs="Calibri"/>
        </w:rPr>
        <w:t>with new higher quality</w:t>
      </w:r>
      <w:r>
        <w:rPr>
          <w:rFonts w:ascii="Calibri" w:eastAsia="Calibri" w:hAnsi="Calibri" w:cs="Calibri"/>
        </w:rPr>
        <w:t xml:space="preserve"> evidence. </w:t>
      </w:r>
      <w:commentRangeStart w:id="91"/>
      <w:r>
        <w:rPr>
          <w:rFonts w:ascii="Calibri" w:eastAsia="Calibri" w:hAnsi="Calibri" w:cs="Calibri"/>
        </w:rPr>
        <w:t>Finally, p</w:t>
      </w:r>
      <w:r w:rsidR="00AC6F5A" w:rsidRPr="0092480E">
        <w:rPr>
          <w:rFonts w:ascii="Calibri" w:eastAsia="Calibri" w:hAnsi="Calibri" w:cs="Calibri"/>
        </w:rPr>
        <w:t>lacing this tool in the context of different ethical perspectives</w:t>
      </w:r>
      <w:commentRangeEnd w:id="91"/>
      <w:r w:rsidR="006D06E6">
        <w:rPr>
          <w:rStyle w:val="Verwijzingopmerking"/>
          <w:rFonts w:asciiTheme="minorHAnsi" w:eastAsiaTheme="minorHAnsi" w:hAnsiTheme="minorHAnsi" w:cstheme="minorBidi"/>
          <w:lang w:val="en-GB"/>
        </w:rPr>
        <w:commentReference w:id="91"/>
      </w:r>
      <w:r w:rsidR="00AC6F5A" w:rsidRPr="0092480E">
        <w:rPr>
          <w:rFonts w:ascii="Calibri" w:eastAsia="Calibri" w:hAnsi="Calibri" w:cs="Calibri"/>
        </w:rPr>
        <w:t xml:space="preserve"> and combining it with capacity management tools is </w:t>
      </w:r>
      <w:commentRangeStart w:id="92"/>
      <w:r w:rsidR="00AC6F5A" w:rsidRPr="0092480E">
        <w:rPr>
          <w:rFonts w:ascii="Calibri" w:eastAsia="Calibri" w:hAnsi="Calibri" w:cs="Calibri"/>
        </w:rPr>
        <w:t>key to achieve large-scale implementation</w:t>
      </w:r>
      <w:commentRangeEnd w:id="92"/>
      <w:r w:rsidR="006D06E6">
        <w:rPr>
          <w:rStyle w:val="Verwijzingopmerking"/>
          <w:rFonts w:asciiTheme="minorHAnsi" w:eastAsiaTheme="minorHAnsi" w:hAnsiTheme="minorHAnsi" w:cstheme="minorBidi"/>
          <w:lang w:val="en-GB"/>
        </w:rPr>
        <w:commentReference w:id="92"/>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Helmrich and Ernest van Veen are </w:t>
      </w:r>
      <w:r w:rsidRPr="00EC16D2">
        <w:rPr>
          <w:rFonts w:ascii="Calibri" w:hAnsi="Calibri" w:cs="Calibri"/>
        </w:rPr>
        <w:t xml:space="preserve">supported by the European Union 7th Framework program (Center-TBI, EC grant 602150). Eline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Velden - van der Graaf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256E53C3" w14:textId="681BB9B1" w:rsidR="00B44D15" w:rsidRPr="00B44D15" w:rsidRDefault="0065107A" w:rsidP="00B44D1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B44D15" w:rsidRPr="00B44D15">
        <w:rPr>
          <w:rFonts w:ascii="Calibri" w:hAnsi="Calibri" w:cs="Calibri"/>
          <w:noProof/>
          <w:sz w:val="20"/>
        </w:rPr>
        <w:t xml:space="preserve">1. </w:t>
      </w:r>
      <w:r w:rsidR="00B44D15" w:rsidRPr="00B44D15">
        <w:rPr>
          <w:rFonts w:ascii="Calibri" w:hAnsi="Calibri" w:cs="Calibri"/>
          <w:noProof/>
          <w:sz w:val="20"/>
        </w:rPr>
        <w:tab/>
        <w:t xml:space="preserve">Office of the Assistant Secretary for Preparedness H. Pandemic Influenza Plan - Update IV (December 2017). 2017. </w:t>
      </w:r>
    </w:p>
    <w:p w14:paraId="149022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t xml:space="preserve">Emanuel EJ, Persad G, Upshur R, et al. Fair Allocation of Scarce Medical Resources in the Time of Covid-19. N Engl J Med 2020;1–7. </w:t>
      </w:r>
    </w:p>
    <w:p w14:paraId="788681F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14:paraId="5B35126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E0F2D3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7467B3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14:paraId="75F287F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14:paraId="7457AA8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62370BE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 </w:t>
      </w:r>
      <w:r w:rsidRPr="00B44D15">
        <w:rPr>
          <w:rFonts w:ascii="Calibri" w:hAnsi="Calibri" w:cs="Calibri"/>
          <w:noProof/>
          <w:sz w:val="20"/>
        </w:rPr>
        <w:tab/>
        <w:t>Powell SN, Mullen T, Young L, Heald D, Iv ETP. SARS-CoV-2 Impact on Elective Orthopaedic Surgery: Implications for Post-Pandemic Recovery. J Bone Jt Surg  2020;</w:t>
      </w:r>
    </w:p>
    <w:p w14:paraId="74CFD881"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10. </w:t>
      </w:r>
      <w:r w:rsidRPr="00B44D15">
        <w:rPr>
          <w:rFonts w:ascii="Calibri" w:hAnsi="Calibri" w:cs="Calibri"/>
          <w:noProof/>
          <w:sz w:val="20"/>
        </w:rPr>
        <w:tab/>
        <w:t xml:space="preserve">Sud A, Jones M, Broggio J, et al. Collateral damage: the impact on outcomes from cancer surgery of the COVID-19 pandemic. Ann Oncol 2020;13:19. </w:t>
      </w:r>
    </w:p>
    <w:p w14:paraId="64B1D34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5036C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3F5D30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752959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14:paraId="4E5D049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186A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14:paraId="0629B1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88CCFB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D09EF2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14:paraId="2129A50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14:paraId="55ACFE4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14:paraId="68A3792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 xml:space="preserve">Hunink M, Mc E, Glasziou P, Elstein A. Decision Making in Health and Medicine: Integrating Evidence </w:t>
      </w:r>
      <w:r w:rsidRPr="00B44D15">
        <w:rPr>
          <w:rFonts w:ascii="Calibri" w:hAnsi="Calibri" w:cs="Calibri"/>
          <w:noProof/>
          <w:sz w:val="20"/>
        </w:rPr>
        <w:lastRenderedPageBreak/>
        <w:t>and Values [Internet]. 2nd ed. Cambridge: Cambridge University Press; 2003 [cited 2020 May 19]. Available from: http://www.cambridge.org</w:t>
      </w:r>
    </w:p>
    <w:p w14:paraId="626BB01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584E99C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14:paraId="5A6D343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14:paraId="2A78F72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DAF40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14:paraId="475CA98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8E0CA3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2BA1A2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14:paraId="6889841C"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14:paraId="7E9E06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14:paraId="0F6A79A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14:paraId="02C958D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14:paraId="016185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153BDF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3508BCB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14:paraId="2B3D44A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14:paraId="687EB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0A78A8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67A503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6D63E20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t xml:space="preserve">Lee JN, Kwon SY, Choi GS, et al. Impact of surgical wait time on oncologic outcomes in upper urinary tract urothelial carcinoma. J Surg Oncol 2014;110(4):468–75. </w:t>
      </w:r>
    </w:p>
    <w:p w14:paraId="2BE44D5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078C29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3CF45C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21B57CA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46. </w:t>
      </w:r>
      <w:r w:rsidRPr="00B44D1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4A7BC87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9C6671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48. </w:t>
      </w:r>
      <w:r w:rsidRPr="00B44D15">
        <w:rPr>
          <w:rFonts w:ascii="Calibri" w:hAnsi="Calibri" w:cs="Calibri"/>
          <w:noProof/>
          <w:sz w:val="20"/>
        </w:rPr>
        <w:tab/>
        <w:t xml:space="preserve">Brewster DC, Jones JE, Chung TK, et al. Long-term outcomes after endovascular abdominal aortic aneurysm repair: The First Decade. Ann. Surg. 2006;244(3):426–36. </w:t>
      </w:r>
    </w:p>
    <w:p w14:paraId="1B6E43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021B89B"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14:paraId="58B40A5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14:paraId="0DFDAB8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14:paraId="57A9766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B2F9D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14:paraId="0CC70DD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B6A7E3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14:paraId="4F78FC0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14:paraId="6F68FE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A0572B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E0DE26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14:paraId="65B3EED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14:paraId="42DEDB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A9FCFF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14:paraId="5FFB65A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4A77361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w:t>
      </w:r>
      <w:r w:rsidRPr="00B44D15">
        <w:rPr>
          <w:rFonts w:ascii="Calibri" w:hAnsi="Calibri" w:cs="Calibri"/>
          <w:noProof/>
          <w:sz w:val="20"/>
        </w:rPr>
        <w:lastRenderedPageBreak/>
        <w:t xml:space="preserve">1998;351(9113):1379–87. </w:t>
      </w:r>
    </w:p>
    <w:p w14:paraId="5A6317A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690235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14:paraId="02A86BC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t xml:space="preserve">Redden MD, Chin TY, van Driel ML. Surgical versus non-surgical management for pleural empyema. Cochrane Database Syst. Rev. 2017;2017(3). </w:t>
      </w:r>
    </w:p>
    <w:p w14:paraId="123B09A9"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14:paraId="7DEE487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14:paraId="396038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3B649D2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1DEED2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14:paraId="6E054B6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14:paraId="5C2A79F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14:paraId="6495165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4687419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14:paraId="4DEB9E2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31F6B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14:paraId="475CA6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87E993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14:paraId="3BC7B4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14:paraId="7764B2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14:paraId="6D227E1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5F4C6BC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1D0BF3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45553D"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14:paraId="4EE3C2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2BBC50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w:t>
      </w:r>
      <w:r w:rsidRPr="00B44D15">
        <w:rPr>
          <w:rFonts w:ascii="Calibri" w:hAnsi="Calibri" w:cs="Calibri"/>
          <w:noProof/>
          <w:sz w:val="20"/>
        </w:rPr>
        <w:lastRenderedPageBreak/>
        <w:t xml:space="preserve">recommended for use in cost-utility analysis? A review of national health technology assessment (HTA) guidelines. Eur J Heal Econ 2020;1–13. </w:t>
      </w:r>
    </w:p>
    <w:p w14:paraId="4882F0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14:paraId="625B6A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 Krijkamp" w:date="2020-06-01T19:13:00Z" w:initials="EK">
    <w:p w14:paraId="68D75E67" w14:textId="3490CCAB" w:rsidR="00C26755" w:rsidRDefault="00C26755">
      <w:pPr>
        <w:pStyle w:val="Tekstopmerking"/>
      </w:pPr>
      <w:r>
        <w:rPr>
          <w:rStyle w:val="Verwijzingopmerking"/>
        </w:rPr>
        <w:annotationRef/>
      </w:r>
      <w:r>
        <w:t xml:space="preserve">Abstract </w:t>
      </w:r>
      <w:proofErr w:type="spellStart"/>
      <w:r>
        <w:t>naar</w:t>
      </w:r>
      <w:proofErr w:type="spellEnd"/>
      <w:r>
        <w:t xml:space="preserve"> 250 words </w:t>
      </w:r>
    </w:p>
  </w:comment>
  <w:comment w:id="1" w:author="E.M. Krijkamp" w:date="2020-06-01T19:13:00Z" w:initials="EK">
    <w:p w14:paraId="103B26AF" w14:textId="05ECCF3F" w:rsidR="00C26755" w:rsidRDefault="00C26755">
      <w:pPr>
        <w:pStyle w:val="Tekstopmerking"/>
      </w:pPr>
      <w:r>
        <w:rPr>
          <w:rStyle w:val="Verwijzingopmerking"/>
        </w:rPr>
        <w:annotationRef/>
      </w:r>
      <w:r>
        <w:t xml:space="preserve">Abstract </w:t>
      </w:r>
      <w:proofErr w:type="spellStart"/>
      <w:r>
        <w:t>naar</w:t>
      </w:r>
      <w:proofErr w:type="spellEnd"/>
      <w:r>
        <w:t xml:space="preserve"> 300 words </w:t>
      </w:r>
    </w:p>
  </w:comment>
  <w:comment w:id="2" w:author="E.M. Krijkamp" w:date="2020-06-01T19:21:00Z" w:initials="EK">
    <w:p w14:paraId="04EE98AF" w14:textId="77777777" w:rsidR="00C26755" w:rsidRPr="00CD5FE9" w:rsidRDefault="00C26755"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C26755" w:rsidRDefault="00C26755">
      <w:pPr>
        <w:pStyle w:val="Tekstopmerking"/>
      </w:pPr>
    </w:p>
  </w:comment>
  <w:comment w:id="11" w:author="Ewout Steyerberg" w:date="2020-06-15T15:51:00Z" w:initials="ES">
    <w:p w14:paraId="025C1AFB" w14:textId="7772A601" w:rsidR="00C26755" w:rsidRDefault="00C26755">
      <w:pPr>
        <w:pStyle w:val="Tekstopmerking"/>
      </w:pPr>
      <w:r>
        <w:rPr>
          <w:rStyle w:val="Verwijzingopmerking"/>
        </w:rPr>
        <w:annotationRef/>
      </w:r>
      <w:r>
        <w:t>This is an ethical perspective, correct?</w:t>
      </w:r>
    </w:p>
  </w:comment>
  <w:comment w:id="18" w:author="Ewout Steyerberg" w:date="2020-06-15T15:42:00Z" w:initials="ES">
    <w:p w14:paraId="3E5D97A1" w14:textId="51637C07" w:rsidR="00C26755" w:rsidRDefault="00C26755">
      <w:pPr>
        <w:pStyle w:val="Tekstopmerking"/>
      </w:pPr>
      <w:r>
        <w:rPr>
          <w:rStyle w:val="Verwijzingopmerking"/>
        </w:rPr>
        <w:annotationRef/>
      </w:r>
      <w:r>
        <w:t>Secondary, can be deleted here</w:t>
      </w:r>
    </w:p>
  </w:comment>
  <w:comment w:id="22" w:author="Ewout Steyerberg" w:date="2020-06-15T15:49:00Z" w:initials="ES">
    <w:p w14:paraId="1AABBDBC" w14:textId="6C727BD1" w:rsidR="00C26755" w:rsidRDefault="00C26755">
      <w:pPr>
        <w:pStyle w:val="Tekstopmerking"/>
      </w:pPr>
      <w:r>
        <w:rPr>
          <w:rStyle w:val="Verwijzingopmerking"/>
        </w:rPr>
        <w:annotationRef/>
      </w:r>
      <w:r>
        <w:t>This is a joke. To make my point. Need to say something on evidence base.</w:t>
      </w:r>
    </w:p>
  </w:comment>
  <w:comment w:id="30" w:author="Ewout Steyerberg" w:date="2020-06-15T15:45:00Z" w:initials="ES">
    <w:p w14:paraId="5C24E5F2" w14:textId="38C73C3B" w:rsidR="00C26755" w:rsidRDefault="00C26755">
      <w:pPr>
        <w:pStyle w:val="Tekstopmerking"/>
      </w:pPr>
      <w:r>
        <w:rPr>
          <w:rStyle w:val="Verwijzingopmerking"/>
        </w:rPr>
        <w:annotationRef/>
      </w:r>
      <w:r>
        <w:t>A bit too strong; the study is more an attempt to do this, such that more rational decision making is possible. The question to me is: how well was this attempt a success? A decision model can be filled with ‘plausible’ estimates; but if from registries / observational data, we should be more worried than if RCTs were the basis. Some reflection on strength of evidence is needed in Results and Discussion.</w:t>
      </w:r>
    </w:p>
  </w:comment>
  <w:comment w:id="31" w:author="Ewout Steyerberg" w:date="2020-06-15T15:50:00Z" w:initials="ES">
    <w:p w14:paraId="35062FBE" w14:textId="05A82803" w:rsidR="00C26755" w:rsidRDefault="00C26755">
      <w:pPr>
        <w:pStyle w:val="Tekstopmerking"/>
      </w:pPr>
      <w:r>
        <w:rPr>
          <w:rStyle w:val="Verwijzingopmerking"/>
        </w:rPr>
        <w:annotationRef/>
      </w:r>
      <w:r>
        <w:t>That is a nice angle; earlier in the Intro? See proposal</w:t>
      </w:r>
    </w:p>
  </w:comment>
  <w:comment w:id="32" w:author="Ewout Steyerberg" w:date="2020-06-15T16:02:00Z" w:initials="ES">
    <w:p w14:paraId="1F13A02F" w14:textId="09BE43BB" w:rsidR="00C26755" w:rsidRDefault="00C26755">
      <w:pPr>
        <w:pStyle w:val="Tekstopmerking"/>
      </w:pPr>
      <w:r>
        <w:rPr>
          <w:rStyle w:val="Verwijzingopmerking"/>
        </w:rPr>
        <w:annotationRef/>
      </w:r>
      <w:r>
        <w:t xml:space="preserve">Wat </w:t>
      </w:r>
      <w:proofErr w:type="spellStart"/>
      <w:r>
        <w:t>bedoel</w:t>
      </w:r>
      <w:proofErr w:type="spellEnd"/>
      <w:r>
        <w:t xml:space="preserve"> je?</w:t>
      </w:r>
    </w:p>
  </w:comment>
  <w:comment w:id="43" w:author="Ewout Steyerberg" w:date="2020-06-15T16:08:00Z" w:initials="ES">
    <w:p w14:paraId="29020AB5" w14:textId="71F27A59" w:rsidR="00C26755" w:rsidRDefault="00C26755">
      <w:pPr>
        <w:pStyle w:val="Tekstopmerking"/>
      </w:pPr>
      <w:r>
        <w:rPr>
          <w:rStyle w:val="Verwijzingopmerking"/>
        </w:rPr>
        <w:annotationRef/>
      </w:r>
      <w:r>
        <w:t xml:space="preserve">The key parameters are causal effects: with / without surgery, and impact of timing. Not </w:t>
      </w:r>
      <w:proofErr w:type="gramStart"/>
      <w:r>
        <w:t>‘ 7</w:t>
      </w:r>
      <w:proofErr w:type="gramEnd"/>
      <w:r>
        <w:t xml:space="preserve"> parameters’ as of equal relevance?</w:t>
      </w:r>
    </w:p>
  </w:comment>
  <w:comment w:id="44" w:author="Ewout Steyerberg" w:date="2020-06-15T16:11:00Z" w:initials="ES">
    <w:p w14:paraId="7E4CA2C3" w14:textId="564E011F" w:rsidR="00C26755" w:rsidRDefault="00C26755">
      <w:pPr>
        <w:pStyle w:val="Tekstopmerking"/>
      </w:pPr>
      <w:r>
        <w:rPr>
          <w:rStyle w:val="Verwijzingopmerking"/>
        </w:rPr>
        <w:annotationRef/>
      </w:r>
      <w:r>
        <w:t xml:space="preserve">This is </w:t>
      </w:r>
      <w:r w:rsidR="003C48C1">
        <w:t xml:space="preserve">especially </w:t>
      </w:r>
      <w:r>
        <w:t xml:space="preserve">appropriate if solid data are available, but </w:t>
      </w:r>
      <w:proofErr w:type="gramStart"/>
      <w:r>
        <w:t>uncertain,.</w:t>
      </w:r>
      <w:proofErr w:type="gramEnd"/>
      <w:r>
        <w:t xml:space="preserve"> If we worry about bias, scenario analyses better?</w:t>
      </w:r>
    </w:p>
  </w:comment>
  <w:comment w:id="45" w:author="Ewout Steyerberg" w:date="2020-06-15T16:12:00Z" w:initials="ES">
    <w:p w14:paraId="098DDF1A" w14:textId="1DB50044" w:rsidR="003C48C1" w:rsidRDefault="003C48C1">
      <w:pPr>
        <w:pStyle w:val="Tekstopmerking"/>
      </w:pPr>
      <w:r>
        <w:rPr>
          <w:rStyle w:val="Verwijzingopmerking"/>
        </w:rPr>
        <w:annotationRef/>
      </w:r>
      <w:r>
        <w:t>Quite statistical; not addressing bias</w:t>
      </w:r>
    </w:p>
  </w:comment>
  <w:comment w:id="46" w:author="Ewout Steyerberg" w:date="2020-06-15T16:12:00Z" w:initials="ES">
    <w:p w14:paraId="43D7F064" w14:textId="06B1D95E" w:rsidR="003C48C1" w:rsidRDefault="003C48C1">
      <w:pPr>
        <w:pStyle w:val="Tekstopmerking"/>
      </w:pPr>
      <w:r>
        <w:rPr>
          <w:rStyle w:val="Verwijzingopmerking"/>
        </w:rPr>
        <w:annotationRef/>
      </w:r>
      <w:r>
        <w:t xml:space="preserve">More detail needed. Were RCTs available? What </w:t>
      </w:r>
      <w:proofErr w:type="spellStart"/>
      <w:r>
        <w:t>contrasts</w:t>
      </w:r>
      <w:proofErr w:type="spellEnd"/>
      <w:r>
        <w:t>?</w:t>
      </w:r>
    </w:p>
  </w:comment>
  <w:comment w:id="75" w:author="Ewout Steyerberg" w:date="2020-06-15T16:20:00Z" w:initials="ES">
    <w:p w14:paraId="7FD77746" w14:textId="30B95711" w:rsidR="00C30596" w:rsidRPr="00C30596" w:rsidRDefault="00C30596">
      <w:pPr>
        <w:pStyle w:val="Tekstopmerking"/>
        <w:rPr>
          <w:lang w:val="en-US"/>
        </w:rPr>
      </w:pPr>
      <w:r>
        <w:rPr>
          <w:rStyle w:val="Verwijzingopmerking"/>
        </w:rPr>
        <w:annotationRef/>
      </w:r>
      <w:r w:rsidRPr="00C30596">
        <w:rPr>
          <w:lang w:val="nl-NL"/>
        </w:rPr>
        <w:t xml:space="preserve">Is er een plaatje om dit punt te illustreren voor de 34 ingrepen? </w:t>
      </w:r>
      <w:proofErr w:type="spellStart"/>
      <w:r w:rsidRPr="00C30596">
        <w:rPr>
          <w:lang w:val="en-US"/>
        </w:rPr>
        <w:t>Dus</w:t>
      </w:r>
      <w:proofErr w:type="spellEnd"/>
      <w:r w:rsidRPr="00C30596">
        <w:rPr>
          <w:lang w:val="en-US"/>
        </w:rPr>
        <w:t xml:space="preserve">: y as: gain by surgery. X as: time delay. </w:t>
      </w:r>
      <w:r>
        <w:rPr>
          <w:lang w:val="en-US"/>
        </w:rPr>
        <w:t xml:space="preserve">Max gain if surgery now; </w:t>
      </w:r>
      <w:r w:rsidR="004F57A8">
        <w:rPr>
          <w:lang w:val="en-US"/>
        </w:rPr>
        <w:t xml:space="preserve">decay in time steep / </w:t>
      </w:r>
      <w:proofErr w:type="gramStart"/>
      <w:r w:rsidR="004F57A8">
        <w:rPr>
          <w:lang w:val="en-US"/>
        </w:rPr>
        <w:t>shallow ?</w:t>
      </w:r>
      <w:proofErr w:type="gramEnd"/>
      <w:r w:rsidR="004F57A8">
        <w:rPr>
          <w:lang w:val="en-US"/>
        </w:rPr>
        <w:t xml:space="preserve"> The Operations Research framework is not completely clear to me yet. </w:t>
      </w:r>
      <w:r w:rsidR="00211593">
        <w:rPr>
          <w:lang w:val="en-US"/>
        </w:rPr>
        <w:br/>
        <w:t>In Fig 2, some estimates of time decay are missing?</w:t>
      </w:r>
    </w:p>
  </w:comment>
  <w:comment w:id="76" w:author="Ewout Steyerberg" w:date="2020-06-15T16:31:00Z" w:initials="ES">
    <w:p w14:paraId="6F25E126" w14:textId="527FC055" w:rsidR="003B3409" w:rsidRDefault="003B3409">
      <w:pPr>
        <w:pStyle w:val="Tekstopmerking"/>
      </w:pPr>
      <w:r>
        <w:rPr>
          <w:rStyle w:val="Verwijzingopmerking"/>
        </w:rPr>
        <w:annotationRef/>
      </w:r>
      <w:r>
        <w:t>nice</w:t>
      </w:r>
    </w:p>
  </w:comment>
  <w:comment w:id="77" w:author="Ewout Steyerberg" w:date="2020-06-15T16:31:00Z" w:initials="ES">
    <w:p w14:paraId="0A025E37" w14:textId="4888454D" w:rsidR="003B3409" w:rsidRDefault="003B3409">
      <w:pPr>
        <w:pStyle w:val="Tekstopmerking"/>
      </w:pPr>
      <w:r>
        <w:rPr>
          <w:rStyle w:val="Verwijzingopmerking"/>
        </w:rPr>
        <w:annotationRef/>
      </w:r>
      <w:r>
        <w:t xml:space="preserve">?? we were </w:t>
      </w:r>
      <w:proofErr w:type="spellStart"/>
      <w:r>
        <w:t>modeling</w:t>
      </w:r>
      <w:proofErr w:type="spellEnd"/>
      <w:r>
        <w:t xml:space="preserve"> for AFTER the acute phase, correct?</w:t>
      </w:r>
    </w:p>
  </w:comment>
  <w:comment w:id="78" w:author="Ewout Steyerberg" w:date="2020-06-15T16:32:00Z" w:initials="ES">
    <w:p w14:paraId="2ED78453" w14:textId="00A3F598" w:rsidR="003B3409" w:rsidRDefault="003B3409">
      <w:pPr>
        <w:pStyle w:val="Tekstopmerking"/>
      </w:pPr>
      <w:r>
        <w:rPr>
          <w:rStyle w:val="Verwijzingopmerking"/>
        </w:rPr>
        <w:annotationRef/>
      </w:r>
      <w:r>
        <w:t xml:space="preserve">Not so strong; we simply put labels on patients; </w:t>
      </w:r>
      <w:r w:rsidR="0035409A">
        <w:t>what is relevant is how much care can contribute to the individual’s health?</w:t>
      </w:r>
    </w:p>
  </w:comment>
  <w:comment w:id="79" w:author="Ewout Steyerberg" w:date="2020-06-15T16:33:00Z" w:initials="ES">
    <w:p w14:paraId="2D11667E" w14:textId="17C26D73" w:rsidR="0035409A" w:rsidRDefault="0035409A">
      <w:pPr>
        <w:pStyle w:val="Tekstopmerking"/>
      </w:pPr>
      <w:r>
        <w:rPr>
          <w:rStyle w:val="Verwijzingopmerking"/>
        </w:rPr>
        <w:annotationRef/>
      </w:r>
      <w:r>
        <w:t>Perhaps also within disease categories? More severe disease</w:t>
      </w:r>
      <w:r w:rsidR="00BA3E69">
        <w:t>, larger AAA?</w:t>
      </w:r>
    </w:p>
  </w:comment>
  <w:comment w:id="80" w:author="Ewout Steyerberg" w:date="2020-06-15T16:33:00Z" w:initials="ES">
    <w:p w14:paraId="18EDA1A8" w14:textId="6930585B" w:rsidR="00BA3E69" w:rsidRDefault="00BA3E69">
      <w:pPr>
        <w:pStyle w:val="Tekstopmerking"/>
      </w:pPr>
      <w:r>
        <w:rPr>
          <w:rStyle w:val="Verwijzingopmerking"/>
        </w:rPr>
        <w:annotationRef/>
      </w:r>
      <w:r>
        <w:t>… please be explicit: how close / far away from ‘solid evidence’?</w:t>
      </w:r>
    </w:p>
  </w:comment>
  <w:comment w:id="81" w:author="Ewout Steyerberg" w:date="2020-06-15T16:34:00Z" w:initials="ES">
    <w:p w14:paraId="7EBA8647" w14:textId="157ED5EC" w:rsidR="00BA3E69" w:rsidRDefault="00BA3E69">
      <w:pPr>
        <w:pStyle w:val="Tekstopmerking"/>
      </w:pPr>
      <w:r>
        <w:rPr>
          <w:rStyle w:val="Verwijzingopmerking"/>
        </w:rPr>
        <w:annotationRef/>
      </w:r>
      <w:r>
        <w:t xml:space="preserve">Yes, agree. May still be better than </w:t>
      </w:r>
      <w:r w:rsidR="00B25D96">
        <w:t>have surgeons decide ;)</w:t>
      </w:r>
      <w:r w:rsidR="00B25D96">
        <w:br/>
        <w:t xml:space="preserve">But need transparency. </w:t>
      </w:r>
    </w:p>
  </w:comment>
  <w:comment w:id="82" w:author="Ewout Steyerberg" w:date="2020-06-15T16:36:00Z" w:initials="ES">
    <w:p w14:paraId="3DE17D86" w14:textId="0E483C79" w:rsidR="00B25D96" w:rsidRPr="00B25D96" w:rsidRDefault="00B25D96">
      <w:pPr>
        <w:pStyle w:val="Tekstopmerking"/>
        <w:rPr>
          <w:lang w:val="en-US"/>
        </w:rPr>
      </w:pPr>
      <w:r>
        <w:rPr>
          <w:rStyle w:val="Verwijzingopmerking"/>
        </w:rPr>
        <w:annotationRef/>
      </w:r>
      <w:r w:rsidRPr="00B25D96">
        <w:rPr>
          <w:lang w:val="en-US"/>
        </w:rPr>
        <w:t>Linearity assumption not the key poi</w:t>
      </w:r>
      <w:r>
        <w:rPr>
          <w:lang w:val="en-US"/>
        </w:rPr>
        <w:t>nt; how to estimate decay is the problem? Weeks / months / years?</w:t>
      </w:r>
      <w:r w:rsidR="0046296E">
        <w:rPr>
          <w:lang w:val="en-US"/>
        </w:rPr>
        <w:t xml:space="preserve"> Need to think about biology (metastases in oncology; growth of AAA, …)? Limited data again.</w:t>
      </w:r>
    </w:p>
  </w:comment>
  <w:comment w:id="83" w:author="Ewout Steyerberg" w:date="2020-06-15T16:38:00Z" w:initials="ES">
    <w:p w14:paraId="7726BACB" w14:textId="0ADF7C52" w:rsidR="006B0601" w:rsidRDefault="006B0601">
      <w:pPr>
        <w:pStyle w:val="Tekstopmerking"/>
      </w:pPr>
      <w:r>
        <w:rPr>
          <w:rStyle w:val="Verwijzingopmerking"/>
        </w:rPr>
        <w:annotationRef/>
      </w:r>
      <w:r>
        <w:t>Detail</w:t>
      </w:r>
    </w:p>
  </w:comment>
  <w:comment w:id="84" w:author="Ewout Steyerberg" w:date="2020-06-15T16:38:00Z" w:initials="ES">
    <w:p w14:paraId="3AB1188D" w14:textId="7A06132E" w:rsidR="006B0601" w:rsidRDefault="006B0601">
      <w:pPr>
        <w:pStyle w:val="Tekstopmerking"/>
      </w:pPr>
      <w:r>
        <w:rPr>
          <w:rStyle w:val="Verwijzingopmerking"/>
        </w:rPr>
        <w:annotationRef/>
      </w:r>
      <w:r>
        <w:t>And what on decay as such?</w:t>
      </w:r>
    </w:p>
  </w:comment>
  <w:comment w:id="85" w:author="Ewout Steyerberg" w:date="2020-06-15T16:39:00Z" w:initials="ES">
    <w:p w14:paraId="561ABC41" w14:textId="6A001EB2" w:rsidR="006B0601" w:rsidRDefault="006B0601">
      <w:pPr>
        <w:pStyle w:val="Tekstopmerking"/>
      </w:pPr>
      <w:r>
        <w:rPr>
          <w:rStyle w:val="Verwijzingopmerking"/>
        </w:rPr>
        <w:annotationRef/>
      </w:r>
      <w:r>
        <w:t>Can be increased</w:t>
      </w:r>
    </w:p>
  </w:comment>
  <w:comment w:id="88" w:author="Ewout Steyerberg" w:date="2020-06-15T16:40:00Z" w:initials="ES">
    <w:p w14:paraId="126B13CF" w14:textId="0A1144D9" w:rsidR="004334FE" w:rsidRDefault="004334FE">
      <w:pPr>
        <w:pStyle w:val="Tekstopmerking"/>
      </w:pPr>
      <w:r>
        <w:rPr>
          <w:rStyle w:val="Verwijzingopmerking"/>
        </w:rPr>
        <w:annotationRef/>
      </w:r>
      <w:r>
        <w:t>? if the gap existed, it is still there?</w:t>
      </w:r>
      <w:r w:rsidR="00077A85">
        <w:t xml:space="preserve"> Perhaps: clarify that there is a gap?</w:t>
      </w:r>
    </w:p>
  </w:comment>
  <w:comment w:id="89" w:author="Ewout Steyerberg" w:date="2020-06-15T16:41:00Z" w:initials="ES">
    <w:p w14:paraId="538AF3F3" w14:textId="1635A9D4" w:rsidR="00077A85" w:rsidRDefault="00077A85">
      <w:pPr>
        <w:pStyle w:val="Tekstopmerking"/>
      </w:pPr>
      <w:r>
        <w:rPr>
          <w:rStyle w:val="Verwijzingopmerking"/>
        </w:rPr>
        <w:annotationRef/>
      </w:r>
      <w:r>
        <w:t xml:space="preserve">For groups, yes, need data and </w:t>
      </w:r>
      <w:proofErr w:type="spellStart"/>
      <w:r>
        <w:t>modeling</w:t>
      </w:r>
      <w:proofErr w:type="spellEnd"/>
      <w:r>
        <w:t xml:space="preserve">. </w:t>
      </w:r>
      <w:r>
        <w:br/>
        <w:t>For individuals</w:t>
      </w:r>
      <w:proofErr w:type="gramStart"/>
      <w:r>
        <w:t xml:space="preserve"> ..</w:t>
      </w:r>
      <w:proofErr w:type="gramEnd"/>
      <w:r>
        <w:t xml:space="preserve"> not so sure</w:t>
      </w:r>
    </w:p>
  </w:comment>
  <w:comment w:id="90" w:author="Ewout Steyerberg" w:date="2020-06-15T16:42:00Z" w:initials="ES">
    <w:p w14:paraId="23C0E0DD" w14:textId="053948A6" w:rsidR="00077A85" w:rsidRDefault="00077A85">
      <w:pPr>
        <w:pStyle w:val="Tekstopmerking"/>
      </w:pPr>
      <w:r>
        <w:rPr>
          <w:rStyle w:val="Verwijzingopmerking"/>
        </w:rPr>
        <w:annotationRef/>
      </w:r>
      <w:r w:rsidR="006D06E6">
        <w:t>.. sounds as if there is solid evidence already</w:t>
      </w:r>
    </w:p>
  </w:comment>
  <w:comment w:id="91" w:author="Ewout Steyerberg" w:date="2020-06-15T16:42:00Z" w:initials="ES">
    <w:p w14:paraId="01A4BEEE" w14:textId="55F499AF" w:rsidR="006D06E6" w:rsidRDefault="006D06E6">
      <w:pPr>
        <w:pStyle w:val="Tekstopmerking"/>
      </w:pPr>
      <w:r>
        <w:rPr>
          <w:rStyle w:val="Verwijzingopmerking"/>
        </w:rPr>
        <w:annotationRef/>
      </w:r>
      <w:r>
        <w:t>? you followed principle 1?</w:t>
      </w:r>
    </w:p>
  </w:comment>
  <w:comment w:id="92" w:author="Ewout Steyerberg" w:date="2020-06-15T16:43:00Z" w:initials="ES">
    <w:p w14:paraId="23B8A891" w14:textId="118FDF95" w:rsidR="006D06E6" w:rsidRDefault="006D06E6">
      <w:pPr>
        <w:pStyle w:val="Tekstopmerking"/>
      </w:pPr>
      <w:r>
        <w:rPr>
          <w:rStyle w:val="Verwijzingopmerking"/>
        </w:rPr>
        <w:annotationRef/>
      </w:r>
      <w:r>
        <w:t>Sounds sweeping</w:t>
      </w:r>
      <w:proofErr w:type="gramStart"/>
      <w:r>
        <w:t xml:space="preserve"> ..</w:t>
      </w:r>
      <w:proofErr w:type="gramEnd"/>
      <w:r>
        <w:t xml:space="preserve"> </w:t>
      </w:r>
      <w:r w:rsidR="00190531">
        <w:t>not so sure it is “key”? Please 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D75E67" w15:done="0"/>
  <w15:commentEx w15:paraId="103B26AF" w15:done="0"/>
  <w15:commentEx w15:paraId="3AC6469A" w15:done="0"/>
  <w15:commentEx w15:paraId="025C1AFB" w15:done="0"/>
  <w15:commentEx w15:paraId="3E5D97A1" w15:done="0"/>
  <w15:commentEx w15:paraId="1AABBDBC" w15:done="0"/>
  <w15:commentEx w15:paraId="5C24E5F2" w15:done="0"/>
  <w15:commentEx w15:paraId="35062FBE" w15:done="0"/>
  <w15:commentEx w15:paraId="1F13A02F" w15:done="0"/>
  <w15:commentEx w15:paraId="29020AB5" w15:done="0"/>
  <w15:commentEx w15:paraId="7E4CA2C3" w15:done="0"/>
  <w15:commentEx w15:paraId="098DDF1A" w15:done="0"/>
  <w15:commentEx w15:paraId="43D7F064" w15:done="0"/>
  <w15:commentEx w15:paraId="7FD77746" w15:done="0"/>
  <w15:commentEx w15:paraId="6F25E126" w15:done="0"/>
  <w15:commentEx w15:paraId="0A025E37" w15:done="0"/>
  <w15:commentEx w15:paraId="2ED78453" w15:done="0"/>
  <w15:commentEx w15:paraId="2D11667E" w15:done="0"/>
  <w15:commentEx w15:paraId="18EDA1A8" w15:done="0"/>
  <w15:commentEx w15:paraId="7EBA8647" w15:done="0"/>
  <w15:commentEx w15:paraId="3DE17D86" w15:done="0"/>
  <w15:commentEx w15:paraId="7726BACB" w15:done="0"/>
  <w15:commentEx w15:paraId="3AB1188D" w15:done="0"/>
  <w15:commentEx w15:paraId="561ABC41" w15:done="0"/>
  <w15:commentEx w15:paraId="126B13CF" w15:done="0"/>
  <w15:commentEx w15:paraId="538AF3F3" w15:done="0"/>
  <w15:commentEx w15:paraId="23C0E0DD" w15:done="0"/>
  <w15:commentEx w15:paraId="01A4BEEE" w15:done="0"/>
  <w15:commentEx w15:paraId="23B8A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1793" w16cex:dateUtc="2020-06-15T13:51:00Z"/>
  <w16cex:commentExtensible w16cex:durableId="2292156D" w16cex:dateUtc="2020-06-15T13:42:00Z"/>
  <w16cex:commentExtensible w16cex:durableId="2292171F" w16cex:dateUtc="2020-06-15T13:49:00Z"/>
  <w16cex:commentExtensible w16cex:durableId="2292162A" w16cex:dateUtc="2020-06-15T13:45:00Z"/>
  <w16cex:commentExtensible w16cex:durableId="22921754" w16cex:dateUtc="2020-06-15T13:50:00Z"/>
  <w16cex:commentExtensible w16cex:durableId="22921A04" w16cex:dateUtc="2020-06-15T14:02:00Z"/>
  <w16cex:commentExtensible w16cex:durableId="22921B9B" w16cex:dateUtc="2020-06-15T14:08:00Z"/>
  <w16cex:commentExtensible w16cex:durableId="22921C1C" w16cex:dateUtc="2020-06-15T14:11:00Z"/>
  <w16cex:commentExtensible w16cex:durableId="22921C5A" w16cex:dateUtc="2020-06-15T14:12:00Z"/>
  <w16cex:commentExtensible w16cex:durableId="22921C72" w16cex:dateUtc="2020-06-15T14:12:00Z"/>
  <w16cex:commentExtensible w16cex:durableId="22921E31" w16cex:dateUtc="2020-06-15T14:20:00Z"/>
  <w16cex:commentExtensible w16cex:durableId="229220CE" w16cex:dateUtc="2020-06-15T14:31:00Z"/>
  <w16cex:commentExtensible w16cex:durableId="229220DD" w16cex:dateUtc="2020-06-15T14:31:00Z"/>
  <w16cex:commentExtensible w16cex:durableId="22922102" w16cex:dateUtc="2020-06-15T14:32:00Z"/>
  <w16cex:commentExtensible w16cex:durableId="22922144" w16cex:dateUtc="2020-06-15T14:33:00Z"/>
  <w16cex:commentExtensible w16cex:durableId="22922176" w16cex:dateUtc="2020-06-15T14:33:00Z"/>
  <w16cex:commentExtensible w16cex:durableId="229221A9" w16cex:dateUtc="2020-06-15T14:34:00Z"/>
  <w16cex:commentExtensible w16cex:durableId="22922208" w16cex:dateUtc="2020-06-15T14:36:00Z"/>
  <w16cex:commentExtensible w16cex:durableId="2292228D" w16cex:dateUtc="2020-06-15T14:38:00Z"/>
  <w16cex:commentExtensible w16cex:durableId="2292229B" w16cex:dateUtc="2020-06-15T14:38:00Z"/>
  <w16cex:commentExtensible w16cex:durableId="229222C8" w16cex:dateUtc="2020-06-15T14:39:00Z"/>
  <w16cex:commentExtensible w16cex:durableId="22922304" w16cex:dateUtc="2020-06-15T14:40:00Z"/>
  <w16cex:commentExtensible w16cex:durableId="2292233C" w16cex:dateUtc="2020-06-15T14:41:00Z"/>
  <w16cex:commentExtensible w16cex:durableId="22922361" w16cex:dateUtc="2020-06-15T14:42:00Z"/>
  <w16cex:commentExtensible w16cex:durableId="22922388" w16cex:dateUtc="2020-06-15T14:42:00Z"/>
  <w16cex:commentExtensible w16cex:durableId="22922397" w16cex:dateUtc="2020-06-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025C1AFB" w16cid:durableId="22921793"/>
  <w16cid:commentId w16cid:paraId="3E5D97A1" w16cid:durableId="2292156D"/>
  <w16cid:commentId w16cid:paraId="1AABBDBC" w16cid:durableId="2292171F"/>
  <w16cid:commentId w16cid:paraId="5C24E5F2" w16cid:durableId="2292162A"/>
  <w16cid:commentId w16cid:paraId="35062FBE" w16cid:durableId="22921754"/>
  <w16cid:commentId w16cid:paraId="1F13A02F" w16cid:durableId="22921A04"/>
  <w16cid:commentId w16cid:paraId="29020AB5" w16cid:durableId="22921B9B"/>
  <w16cid:commentId w16cid:paraId="7E4CA2C3" w16cid:durableId="22921C1C"/>
  <w16cid:commentId w16cid:paraId="098DDF1A" w16cid:durableId="22921C5A"/>
  <w16cid:commentId w16cid:paraId="43D7F064" w16cid:durableId="22921C72"/>
  <w16cid:commentId w16cid:paraId="7FD77746" w16cid:durableId="22921E31"/>
  <w16cid:commentId w16cid:paraId="6F25E126" w16cid:durableId="229220CE"/>
  <w16cid:commentId w16cid:paraId="0A025E37" w16cid:durableId="229220DD"/>
  <w16cid:commentId w16cid:paraId="2ED78453" w16cid:durableId="22922102"/>
  <w16cid:commentId w16cid:paraId="2D11667E" w16cid:durableId="22922144"/>
  <w16cid:commentId w16cid:paraId="18EDA1A8" w16cid:durableId="22922176"/>
  <w16cid:commentId w16cid:paraId="7EBA8647" w16cid:durableId="229221A9"/>
  <w16cid:commentId w16cid:paraId="3DE17D86" w16cid:durableId="22922208"/>
  <w16cid:commentId w16cid:paraId="7726BACB" w16cid:durableId="2292228D"/>
  <w16cid:commentId w16cid:paraId="3AB1188D" w16cid:durableId="2292229B"/>
  <w16cid:commentId w16cid:paraId="561ABC41" w16cid:durableId="229222C8"/>
  <w16cid:commentId w16cid:paraId="126B13CF" w16cid:durableId="22922304"/>
  <w16cid:commentId w16cid:paraId="538AF3F3" w16cid:durableId="2292233C"/>
  <w16cid:commentId w16cid:paraId="23C0E0DD" w16cid:durableId="22922361"/>
  <w16cid:commentId w16cid:paraId="01A4BEEE" w16cid:durableId="22922388"/>
  <w16cid:commentId w16cid:paraId="23B8A891" w16cid:durableId="229223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91E92" w14:textId="77777777" w:rsidR="00DB49C1" w:rsidRDefault="00DB49C1" w:rsidP="00FE7393">
      <w:r>
        <w:separator/>
      </w:r>
    </w:p>
  </w:endnote>
  <w:endnote w:type="continuationSeparator" w:id="0">
    <w:p w14:paraId="2A88FC5A" w14:textId="77777777" w:rsidR="00DB49C1" w:rsidRDefault="00DB49C1"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086109262"/>
      <w:docPartObj>
        <w:docPartGallery w:val="Page Numbers (Bottom of Page)"/>
        <w:docPartUnique/>
      </w:docPartObj>
    </w:sdtPr>
    <w:sdtContent>
      <w:p w14:paraId="64752CE8" w14:textId="46F37364" w:rsidR="00C26755" w:rsidRDefault="00C26755"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C26755" w:rsidRDefault="00C26755"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648200398"/>
      <w:docPartObj>
        <w:docPartGallery w:val="Page Numbers (Bottom of Page)"/>
        <w:docPartUnique/>
      </w:docPartObj>
    </w:sdtPr>
    <w:sdtContent>
      <w:p w14:paraId="00329293" w14:textId="30F7BF95" w:rsidR="00C26755" w:rsidRDefault="00C26755"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18</w:t>
        </w:r>
        <w:r>
          <w:rPr>
            <w:rStyle w:val="Paginanummer"/>
          </w:rPr>
          <w:fldChar w:fldCharType="end"/>
        </w:r>
      </w:p>
    </w:sdtContent>
  </w:sdt>
  <w:p w14:paraId="4CEB769F" w14:textId="77777777" w:rsidR="00C26755" w:rsidRDefault="00C26755"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F3309" w14:textId="77777777" w:rsidR="00DB49C1" w:rsidRDefault="00DB49C1" w:rsidP="00FE7393">
      <w:r>
        <w:separator/>
      </w:r>
    </w:p>
  </w:footnote>
  <w:footnote w:type="continuationSeparator" w:id="0">
    <w:p w14:paraId="4E7A6B5E" w14:textId="77777777" w:rsidR="00DB49C1" w:rsidRDefault="00DB49C1"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 Krijkamp">
    <w15:presenceInfo w15:providerId="AD" w15:userId="S::e.krijkamp@erasmusmc.nl::6b549f4a-e21e-4342-9116-7452856f1b15"/>
  </w15:person>
  <w15:person w15:author="Ewout Steyerberg">
    <w15:presenceInfo w15:providerId="Windows Live" w15:userId="bb56c2bcdc0ca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638F"/>
    <w:rsid w:val="001C7EE9"/>
    <w:rsid w:val="001C7EFB"/>
    <w:rsid w:val="001D4731"/>
    <w:rsid w:val="001D4D31"/>
    <w:rsid w:val="001E1B6B"/>
    <w:rsid w:val="001E1D2F"/>
    <w:rsid w:val="001E4191"/>
    <w:rsid w:val="001E60E4"/>
    <w:rsid w:val="001E69DE"/>
    <w:rsid w:val="001F0CCD"/>
    <w:rsid w:val="001F3FAE"/>
    <w:rsid w:val="001F4168"/>
    <w:rsid w:val="001F564F"/>
    <w:rsid w:val="001F69FD"/>
    <w:rsid w:val="00200F83"/>
    <w:rsid w:val="0020337C"/>
    <w:rsid w:val="00204514"/>
    <w:rsid w:val="002048D1"/>
    <w:rsid w:val="00204932"/>
    <w:rsid w:val="00204EDB"/>
    <w:rsid w:val="0020725F"/>
    <w:rsid w:val="00211593"/>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FFE"/>
    <w:rsid w:val="003A3C68"/>
    <w:rsid w:val="003A5099"/>
    <w:rsid w:val="003B0009"/>
    <w:rsid w:val="003B106D"/>
    <w:rsid w:val="003B2FCA"/>
    <w:rsid w:val="003B3409"/>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45A4"/>
    <w:rsid w:val="00514AC6"/>
    <w:rsid w:val="00514E05"/>
    <w:rsid w:val="0051545D"/>
    <w:rsid w:val="00516760"/>
    <w:rsid w:val="0052397F"/>
    <w:rsid w:val="00527D71"/>
    <w:rsid w:val="005305F4"/>
    <w:rsid w:val="005337D5"/>
    <w:rsid w:val="00535ECA"/>
    <w:rsid w:val="00541C68"/>
    <w:rsid w:val="00543445"/>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5FE5"/>
    <w:rsid w:val="00637AAF"/>
    <w:rsid w:val="00641034"/>
    <w:rsid w:val="006479D9"/>
    <w:rsid w:val="0065107A"/>
    <w:rsid w:val="00651672"/>
    <w:rsid w:val="00654393"/>
    <w:rsid w:val="0065685F"/>
    <w:rsid w:val="00657E5E"/>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B0601"/>
    <w:rsid w:val="006B4CF0"/>
    <w:rsid w:val="006B5580"/>
    <w:rsid w:val="006B6D0B"/>
    <w:rsid w:val="006C1239"/>
    <w:rsid w:val="006C1425"/>
    <w:rsid w:val="006C17F7"/>
    <w:rsid w:val="006C2355"/>
    <w:rsid w:val="006C23B2"/>
    <w:rsid w:val="006C491F"/>
    <w:rsid w:val="006C5B68"/>
    <w:rsid w:val="006D06E6"/>
    <w:rsid w:val="006D27F5"/>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0CF8"/>
    <w:rsid w:val="007C1053"/>
    <w:rsid w:val="007C1283"/>
    <w:rsid w:val="007C6E31"/>
    <w:rsid w:val="007C7AFC"/>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4D07"/>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10B"/>
    <w:rsid w:val="00A25DF7"/>
    <w:rsid w:val="00A27255"/>
    <w:rsid w:val="00A43A3C"/>
    <w:rsid w:val="00A43F26"/>
    <w:rsid w:val="00A45635"/>
    <w:rsid w:val="00A505EA"/>
    <w:rsid w:val="00A51144"/>
    <w:rsid w:val="00A55919"/>
    <w:rsid w:val="00A6511C"/>
    <w:rsid w:val="00A67769"/>
    <w:rsid w:val="00A71485"/>
    <w:rsid w:val="00A82D6D"/>
    <w:rsid w:val="00A83EA1"/>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96"/>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6755"/>
    <w:rsid w:val="00C2764C"/>
    <w:rsid w:val="00C30596"/>
    <w:rsid w:val="00C30BCA"/>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A7F"/>
    <w:rsid w:val="00E25C4D"/>
    <w:rsid w:val="00E3229F"/>
    <w:rsid w:val="00E3345C"/>
    <w:rsid w:val="00E4132A"/>
    <w:rsid w:val="00E4166A"/>
    <w:rsid w:val="00E514DF"/>
    <w:rsid w:val="00E601B7"/>
    <w:rsid w:val="00E63B2C"/>
    <w:rsid w:val="00E63B33"/>
    <w:rsid w:val="00E65A86"/>
    <w:rsid w:val="00E65E61"/>
    <w:rsid w:val="00E678CD"/>
    <w:rsid w:val="00E70F2E"/>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B114AA-F11D-428F-A059-E09A04D6583B}">
  <ds:schemaRefs>
    <ds:schemaRef ds:uri="http://schemas.openxmlformats.org/officeDocument/2006/bibliography"/>
  </ds:schemaRefs>
</ds:datastoreItem>
</file>

<file path=customXml/itemProps4.xml><?xml version="1.0" encoding="utf-8"?>
<ds:datastoreItem xmlns:ds="http://schemas.openxmlformats.org/officeDocument/2006/customXml" ds:itemID="{4B154049-C81A-47D2-874A-6CD7FE89CF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49205</Words>
  <Characters>270632</Characters>
  <Application>Microsoft Office Word</Application>
  <DocSecurity>0</DocSecurity>
  <Lines>2255</Lines>
  <Paragraphs>638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Ewout Steyerberg</cp:lastModifiedBy>
  <cp:revision>2</cp:revision>
  <dcterms:created xsi:type="dcterms:W3CDTF">2020-06-15T14:47:00Z</dcterms:created>
  <dcterms:modified xsi:type="dcterms:W3CDTF">2020-06-15T14:47:00Z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