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rsidR="00163AE5" w:rsidRPr="0092480E" w:rsidRDefault="00163AE5" w:rsidP="00153762">
      <w:pPr>
        <w:spacing w:line="276" w:lineRule="auto"/>
        <w:rPr>
          <w:rFonts w:ascii="Calibri" w:hAnsi="Calibri" w:cs="Calibri"/>
          <w:i/>
          <w:iCs/>
        </w:rPr>
      </w:pPr>
    </w:p>
    <w:p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Steyerberg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collaborators**</w:t>
      </w:r>
    </w:p>
    <w:p w:rsidR="00F004B3" w:rsidRPr="00306820" w:rsidRDefault="00F004B3" w:rsidP="00153762">
      <w:pPr>
        <w:spacing w:line="276" w:lineRule="auto"/>
        <w:rPr>
          <w:rFonts w:ascii="Calibri" w:eastAsia="Calibri" w:hAnsi="Calibri" w:cs="Calibri"/>
          <w:lang w:val="nl-NL"/>
        </w:rPr>
      </w:pPr>
    </w:p>
    <w:p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rsidR="00730ADB" w:rsidRPr="0092480E" w:rsidRDefault="00730ADB" w:rsidP="00153762">
      <w:pPr>
        <w:spacing w:line="276" w:lineRule="auto"/>
        <w:rPr>
          <w:rFonts w:ascii="Calibri" w:hAnsi="Calibri" w:cs="Calibri"/>
        </w:rPr>
      </w:pPr>
    </w:p>
    <w:p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Based </w:t>
      </w:r>
      <w:r w:rsidR="003A5099">
        <w:rPr>
          <w:rFonts w:ascii="Calibri" w:eastAsia="Calibri" w:hAnsi="Calibri" w:cs="Calibri"/>
          <w:lang w:val="nl-NL"/>
        </w:rPr>
        <w:t>Operation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rsidR="00584B7F" w:rsidRPr="0092480E" w:rsidRDefault="00584B7F" w:rsidP="00153762">
      <w:pPr>
        <w:spacing w:line="276" w:lineRule="auto"/>
        <w:rPr>
          <w:rFonts w:ascii="Calibri" w:eastAsia="Calibri" w:hAnsi="Calibri" w:cs="Calibri"/>
          <w:highlight w:val="yellow"/>
          <w:lang w:val="nl-NL"/>
        </w:rPr>
      </w:pPr>
    </w:p>
    <w:p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t>Abstract</w:t>
      </w:r>
    </w:p>
    <w:p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 xml:space="preserve">develop a decision model that </w:t>
      </w:r>
      <w:r w:rsidR="005145A4" w:rsidRPr="0092480E">
        <w:rPr>
          <w:rFonts w:ascii="Calibri" w:eastAsia="Calibri" w:hAnsi="Calibri" w:cs="Calibri"/>
        </w:rPr>
        <w:t>estimate</w:t>
      </w:r>
      <w:r w:rsidR="003A5099">
        <w:rPr>
          <w:rFonts w:ascii="Calibri" w:eastAsia="Calibri" w:hAnsi="Calibri" w:cs="Calibri"/>
        </w:rPr>
        <w:t>s</w:t>
      </w:r>
      <w:r w:rsidR="005145A4" w:rsidRPr="0092480E">
        <w:rPr>
          <w:rFonts w:ascii="Calibri" w:eastAsia="Calibri" w:hAnsi="Calibri" w:cs="Calibri"/>
        </w:rPr>
        <w:t xml:space="preserve"> the </w:t>
      </w:r>
      <w:r w:rsidR="003A5099">
        <w:rPr>
          <w:rFonts w:ascii="Calibri" w:eastAsia="Calibri" w:hAnsi="Calibri" w:cs="Calibri"/>
        </w:rPr>
        <w:t>impact</w:t>
      </w:r>
      <w:r w:rsidR="005145A4" w:rsidRPr="0092480E">
        <w:rPr>
          <w:rFonts w:ascii="Calibri" w:eastAsia="Calibri" w:hAnsi="Calibri" w:cs="Calibri"/>
        </w:rPr>
        <w:t xml:space="preserve"> </w:t>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3A5099">
        <w:rPr>
          <w:rFonts w:ascii="Calibri" w:eastAsia="Calibri" w:hAnsi="Calibri" w:cs="Calibri"/>
        </w:rPr>
        <w:t xml:space="preserve">based on available evidence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rsidR="00584B7F" w:rsidRPr="0092480E" w:rsidRDefault="00584B7F" w:rsidP="00153762">
      <w:pPr>
        <w:spacing w:line="276" w:lineRule="auto"/>
        <w:rPr>
          <w:rFonts w:ascii="Calibri" w:eastAsiaTheme="majorEastAsia" w:hAnsi="Calibri" w:cs="Calibri"/>
          <w:color w:val="2E74B5" w:themeColor="accent1" w:themeShade="BF"/>
          <w:sz w:val="26"/>
          <w:szCs w:val="26"/>
        </w:rPr>
      </w:pPr>
    </w:p>
    <w:p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rsidR="00584B7F" w:rsidRDefault="2A7BBB39" w:rsidP="003A5099">
      <w:pPr>
        <w:spacing w:line="276" w:lineRule="auto"/>
        <w:rPr>
          <w:ins w:id="3" w:author="R.J. Baatenburg de Jong" w:date="2020-06-15T14:44:00Z"/>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elective</w:t>
      </w:r>
      <w:ins w:id="4" w:author="R.J. Baatenburg de Jong" w:date="2020-06-15T14:44:00Z">
        <w:r w:rsidR="004E4CE3">
          <w:rPr>
            <w:rFonts w:ascii="Calibri" w:eastAsia="Calibri" w:hAnsi="Calibri" w:cs="Calibri"/>
          </w:rPr>
          <w:t xml:space="preserve"> surgeries</w:t>
        </w:r>
      </w:ins>
      <w:r w:rsidR="00ED35E2" w:rsidRPr="008225F6">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p>
    <w:p w:rsidR="004E4CE3" w:rsidRPr="003A5099" w:rsidRDefault="004E4CE3" w:rsidP="003A5099">
      <w:pPr>
        <w:spacing w:line="276" w:lineRule="auto"/>
        <w:rPr>
          <w:rFonts w:ascii="Calibri" w:eastAsia="Calibri" w:hAnsi="Calibri" w:cs="Calibri"/>
        </w:rPr>
      </w:pPr>
    </w:p>
    <w:p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rsidR="00584B7F" w:rsidRDefault="00950350" w:rsidP="00B07D8C">
      <w:pPr>
        <w:spacing w:line="276" w:lineRule="auto"/>
        <w:rPr>
          <w:ins w:id="5" w:author="R.J. Baatenburg de Jong" w:date="2020-06-15T14:45:00Z"/>
          <w:rFonts w:ascii="Calibri" w:hAnsi="Calibri" w:cs="Calibri"/>
        </w:rPr>
      </w:pPr>
      <w:r>
        <w:rPr>
          <w:rFonts w:ascii="Calibri" w:hAnsi="Calibri" w:cs="Calibri"/>
        </w:rPr>
        <w:t>The 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rsidR="004E4CE3" w:rsidRPr="0092480E" w:rsidRDefault="004E4CE3" w:rsidP="00B07D8C">
      <w:pPr>
        <w:spacing w:line="276" w:lineRule="auto"/>
        <w:rPr>
          <w:rFonts w:ascii="Calibri" w:hAnsi="Calibri" w:cs="Calibri"/>
        </w:rPr>
      </w:pPr>
    </w:p>
    <w:p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del w:id="6" w:author="R.J. Baatenburg de Jong" w:date="2020-06-15T14:45:00Z">
        <w:r w:rsidR="44CA49E7" w:rsidRPr="00404879" w:rsidDel="004E4CE3">
          <w:rPr>
            <w:rFonts w:ascii="Calibri" w:eastAsia="Calibri" w:hAnsi="Calibri" w:cs="Calibri"/>
          </w:rPr>
          <w:delText>achieve</w:delText>
        </w:r>
      </w:del>
      <w:ins w:id="7" w:author="R.J. Baatenburg de Jong" w:date="2020-06-15T14:45:00Z">
        <w:r w:rsidR="004E4CE3">
          <w:rPr>
            <w:rFonts w:ascii="Calibri" w:eastAsia="Calibri" w:hAnsi="Calibri" w:cs="Calibri"/>
          </w:rPr>
          <w:t>facilitate</w:t>
        </w:r>
      </w:ins>
      <w:r w:rsidR="44CA49E7" w:rsidRPr="00404879">
        <w:rPr>
          <w:rFonts w:ascii="Calibri" w:eastAsia="Calibri" w:hAnsi="Calibri" w:cs="Calibri"/>
        </w:rPr>
        <w:t xml:space="preser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rsidR="739D3A68" w:rsidRPr="0092480E" w:rsidRDefault="739D3A68" w:rsidP="00153762">
      <w:pPr>
        <w:spacing w:line="276" w:lineRule="auto"/>
        <w:rPr>
          <w:rFonts w:ascii="Calibri" w:hAnsi="Calibri" w:cs="Calibri"/>
        </w:rPr>
      </w:pPr>
      <w:r w:rsidRPr="0092480E">
        <w:rPr>
          <w:rFonts w:ascii="Calibri" w:hAnsi="Calibri" w:cs="Calibri"/>
        </w:rPr>
        <w:br w:type="page"/>
      </w:r>
    </w:p>
    <w:p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t>Background</w:t>
      </w:r>
    </w:p>
    <w:p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rsidR="00404879" w:rsidRPr="00C2764C" w:rsidRDefault="00404879" w:rsidP="00153762">
      <w:pPr>
        <w:spacing w:line="276" w:lineRule="auto"/>
        <w:rPr>
          <w:rFonts w:ascii="Calibri" w:eastAsiaTheme="minorEastAsia" w:hAnsi="Calibri" w:cs="Calibri"/>
        </w:rPr>
      </w:pPr>
    </w:p>
    <w:p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E601B7">
        <w:rPr>
          <w:rFonts w:ascii="Calibri" w:eastAsiaTheme="minorEastAsia" w:hAnsi="Calibri" w:cs="Calibri"/>
        </w:rPr>
        <w:t xml:space="preserve"> and approximately 30% less cancer diagnoses than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rsidR="00404879" w:rsidRPr="00C2764C" w:rsidRDefault="00404879" w:rsidP="00153762">
      <w:pPr>
        <w:spacing w:line="276" w:lineRule="auto"/>
        <w:rPr>
          <w:rFonts w:ascii="Calibri" w:eastAsiaTheme="minorEastAsia" w:hAnsi="Calibri" w:cs="Calibri"/>
        </w:rPr>
      </w:pPr>
    </w:p>
    <w:p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CF60C0">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commentRangeStart w:id="8"/>
      <w:r w:rsidR="00B44D15">
        <w:rPr>
          <w:rFonts w:ascii="Calibri" w:eastAsiaTheme="minorEastAsia" w:hAnsi="Calibri" w:cs="Calibri"/>
        </w:rPr>
        <w:t>Another modeling study showed that the delay in cancer surgery is highly impactful in the life-years gained per resource spent.</w:t>
      </w:r>
      <w:r w:rsidR="00B44D15">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10&lt;/sup&gt;","plainTextFormattedCitation":"10"},"properties":{"noteIndex":0},"schema":"https://github.com/citation-style-language/schema/raw/master/csl-citation.json"}</w:instrText>
      </w:r>
      <w:r w:rsidR="00B44D15">
        <w:rPr>
          <w:rFonts w:ascii="Calibri" w:eastAsiaTheme="minorEastAsia" w:hAnsi="Calibri" w:cs="Calibri"/>
        </w:rPr>
        <w:fldChar w:fldCharType="separate"/>
      </w:r>
      <w:r w:rsidR="00B44D15" w:rsidRPr="00B44D15">
        <w:rPr>
          <w:rFonts w:ascii="Calibri" w:eastAsiaTheme="minorEastAsia" w:hAnsi="Calibri" w:cs="Calibri"/>
          <w:noProof/>
          <w:vertAlign w:val="superscript"/>
        </w:rPr>
        <w:t>10</w:t>
      </w:r>
      <w:r w:rsidR="00B44D15">
        <w:rPr>
          <w:rFonts w:ascii="Calibri" w:eastAsiaTheme="minorEastAsia" w:hAnsi="Calibri" w:cs="Calibri"/>
        </w:rPr>
        <w:fldChar w:fldCharType="end"/>
      </w:r>
      <w:r w:rsidR="00B44D15">
        <w:rPr>
          <w:rFonts w:ascii="Calibri" w:eastAsiaTheme="minorEastAsia" w:hAnsi="Calibri" w:cs="Calibri"/>
        </w:rPr>
        <w:t xml:space="preserve"> </w:t>
      </w:r>
      <w:commentRangeEnd w:id="8"/>
      <w:r w:rsidR="004E4CE3">
        <w:rPr>
          <w:rStyle w:val="Verwijzingopmerking"/>
          <w:rFonts w:asciiTheme="minorHAnsi" w:eastAsiaTheme="minorHAnsi" w:hAnsiTheme="minorHAnsi" w:cstheme="minorBidi"/>
          <w:lang w:val="en-GB"/>
        </w:rPr>
        <w:commentReference w:id="8"/>
      </w:r>
      <w:r w:rsidR="00B44D15">
        <w:rPr>
          <w:rFonts w:ascii="Calibri" w:eastAsiaTheme="minorEastAsia" w:hAnsi="Calibri" w:cs="Calibri"/>
        </w:rPr>
        <w:t>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r w:rsidR="004C45BB">
        <w:rPr>
          <w:rFonts w:ascii="Calibri" w:eastAsiaTheme="minorEastAsia" w:hAnsi="Calibri" w:cs="Calibri"/>
        </w:rPr>
        <w:t xml:space="preserve">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rsidR="00404879" w:rsidRDefault="00404879" w:rsidP="00153762">
      <w:pPr>
        <w:spacing w:line="276" w:lineRule="auto"/>
        <w:rPr>
          <w:rFonts w:ascii="Calibri" w:eastAsiaTheme="minorEastAsia" w:hAnsi="Calibri" w:cs="Calibri"/>
        </w:rPr>
      </w:pPr>
    </w:p>
    <w:p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11–15&lt;/sup&gt;","plainTextFormattedCitation":"11–15","previouslyFormattedCitation":"&lt;sup&gt;10–14&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11–15</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16</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rsidR="00404879" w:rsidRPr="00C2764C" w:rsidRDefault="00404879" w:rsidP="00153762">
      <w:pPr>
        <w:spacing w:line="276" w:lineRule="auto"/>
        <w:rPr>
          <w:rFonts w:ascii="Calibri" w:eastAsiaTheme="minorEastAsia" w:hAnsi="Calibri" w:cs="Calibri"/>
        </w:rPr>
      </w:pPr>
    </w:p>
    <w:p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17</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rsidR="00955A8C" w:rsidRPr="00C2764C" w:rsidRDefault="00955A8C" w:rsidP="00153762">
      <w:pPr>
        <w:spacing w:line="276" w:lineRule="auto"/>
        <w:rPr>
          <w:rFonts w:ascii="Calibri" w:eastAsiaTheme="minorEastAsia" w:hAnsi="Calibri" w:cs="Calibri"/>
        </w:rPr>
      </w:pPr>
    </w:p>
    <w:p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pandemics.</w:t>
      </w:r>
    </w:p>
    <w:p w:rsidR="00404879" w:rsidRDefault="00404879" w:rsidP="00153762">
      <w:pPr>
        <w:pStyle w:val="Kop2"/>
        <w:spacing w:line="276" w:lineRule="auto"/>
        <w:rPr>
          <w:rFonts w:ascii="Calibri" w:hAnsi="Calibri" w:cs="Calibri"/>
          <w:lang w:val="en-US"/>
        </w:rPr>
      </w:pPr>
    </w:p>
    <w:p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rsidR="0083596A" w:rsidRDefault="0083596A" w:rsidP="00153762">
      <w:pPr>
        <w:spacing w:line="276" w:lineRule="auto"/>
        <w:rPr>
          <w:rFonts w:ascii="Calibri" w:hAnsi="Calibri" w:cs="Calibri"/>
        </w:rPr>
      </w:pPr>
    </w:p>
    <w:p w:rsidR="00404879" w:rsidRPr="007503B9" w:rsidRDefault="2E6165B6" w:rsidP="00153762">
      <w:pPr>
        <w:pStyle w:val="Kop3"/>
        <w:spacing w:line="276" w:lineRule="auto"/>
      </w:pPr>
      <w:r w:rsidRPr="00514AC6">
        <w:t xml:space="preserve">Patients and setting </w:t>
      </w:r>
    </w:p>
    <w:p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(JvS – emeritus professor internal medicine, RBdJ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rsidR="00B04FAC" w:rsidRDefault="00B04FAC" w:rsidP="00153762">
      <w:pPr>
        <w:spacing w:line="276" w:lineRule="auto"/>
        <w:rPr>
          <w:rFonts w:ascii="Calibri" w:hAnsi="Calibri" w:cs="Calibri"/>
        </w:rPr>
      </w:pPr>
    </w:p>
    <w:p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rsidR="008A38A5" w:rsidRPr="008A38A5" w:rsidRDefault="008A38A5" w:rsidP="00153762">
      <w:pPr>
        <w:spacing w:line="276" w:lineRule="auto"/>
      </w:pPr>
    </w:p>
    <w:p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44D15">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19&lt;/sup&gt;","plainTextFormattedCitation":"19","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19</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44D15">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20</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B44D15">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21&lt;/sup&gt;","plainTextFormattedCitation":"21","previouslyFormattedCitation":"&lt;sup&gt;20&lt;/sup&gt;"},"properties":{"noteIndex":0},"schema":"https://github.com/citation-style-language/schema/raw/master/csl-citation.json"}</w:instrText>
      </w:r>
      <w:r w:rsidR="00C047C6" w:rsidRPr="002C1AFD">
        <w:rPr>
          <w:rFonts w:ascii="Calibri" w:hAnsi="Calibri" w:cs="Calibri"/>
        </w:rPr>
        <w:fldChar w:fldCharType="separate"/>
      </w:r>
      <w:r w:rsidR="00B44D15" w:rsidRPr="00B44D15">
        <w:rPr>
          <w:rFonts w:ascii="Calibri" w:hAnsi="Calibri" w:cs="Calibri"/>
          <w:noProof/>
          <w:vertAlign w:val="superscript"/>
        </w:rPr>
        <w:t>21</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22&lt;/sup&gt;","plainTextFormattedCitation":"22","previouslyFormattedCitation":"&lt;sup&gt;21&lt;/sup&gt;"},"properties":{"noteIndex":0},"schema":"https://github.com/citation-style-language/schema/raw/master/csl-citation.json"}</w:instrText>
      </w:r>
      <w:r w:rsidR="00CE7F86" w:rsidRPr="002C1AFD">
        <w:rPr>
          <w:rFonts w:ascii="Calibri" w:hAnsi="Calibri" w:cs="Calibri"/>
        </w:rPr>
        <w:fldChar w:fldCharType="separate"/>
      </w:r>
      <w:r w:rsidR="00B44D15" w:rsidRPr="00B44D15">
        <w:rPr>
          <w:rFonts w:ascii="Calibri" w:hAnsi="Calibri" w:cs="Calibri"/>
          <w:noProof/>
          <w:vertAlign w:val="superscript"/>
        </w:rPr>
        <w:t>22</w:t>
      </w:r>
      <w:r w:rsidR="00CE7F86" w:rsidRPr="002C1AFD">
        <w:rPr>
          <w:rFonts w:ascii="Calibri" w:hAnsi="Calibri" w:cs="Calibri"/>
        </w:rPr>
        <w:fldChar w:fldCharType="end"/>
      </w:r>
      <w:r w:rsidR="2EDC6F4E" w:rsidRPr="002C1AFD">
        <w:rPr>
          <w:rFonts w:ascii="Calibri" w:hAnsi="Calibri" w:cs="Calibri"/>
        </w:rPr>
        <w:t xml:space="preserve"> </w:t>
      </w:r>
    </w:p>
    <w:p w:rsidR="009D493D" w:rsidRDefault="009D493D" w:rsidP="00153762">
      <w:pPr>
        <w:spacing w:line="276" w:lineRule="auto"/>
        <w:rPr>
          <w:rFonts w:ascii="Calibri" w:hAnsi="Calibri" w:cs="Calibri"/>
        </w:rPr>
      </w:pPr>
    </w:p>
    <w:p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23&lt;/sup&gt;","plainTextFormattedCitation":"23","previouslyFormattedCitation":"&lt;sup&gt;22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23</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24&lt;/sup&gt;","plainTextFormattedCitation":"24","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24</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rsidR="00B76DA6" w:rsidRDefault="00B76DA6" w:rsidP="00153762">
      <w:pPr>
        <w:spacing w:line="276" w:lineRule="auto"/>
        <w:rPr>
          <w:rFonts w:ascii="Calibri" w:eastAsia="Calibri" w:hAnsi="Calibri" w:cs="Calibri"/>
        </w:rPr>
      </w:pPr>
    </w:p>
    <w:p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04FAC" w:rsidRPr="0092480E">
        <w:rPr>
          <w:rFonts w:ascii="Calibri" w:hAnsi="Calibri" w:cs="Calibri"/>
        </w:rPr>
        <w:fldChar w:fldCharType="begin" w:fldLock="1"/>
      </w:r>
      <w:r w:rsidR="00B44D15">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26&lt;/sup&gt;","plainTextFormattedCitation":"26","previouslyFormattedCitation":"&lt;sup&gt;25&lt;/sup&gt;"},"properties":{"noteIndex":0},"schema":"https://github.com/citation-style-language/schema/raw/master/csl-citation.json"}</w:instrText>
      </w:r>
      <w:r w:rsidR="00B04FAC" w:rsidRPr="0092480E">
        <w:rPr>
          <w:rFonts w:ascii="Calibri" w:hAnsi="Calibri" w:cs="Calibri"/>
        </w:rPr>
        <w:fldChar w:fldCharType="separate"/>
      </w:r>
      <w:r w:rsidR="00B44D15" w:rsidRPr="00B44D15">
        <w:rPr>
          <w:rFonts w:ascii="Calibri" w:hAnsi="Calibri" w:cs="Calibri"/>
          <w:noProof/>
          <w:vertAlign w:val="superscript"/>
        </w:rPr>
        <w:t>26</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Stouthard, in the way that we did not make use of the EQ-5D to classify all health conditions</w:t>
      </w:r>
      <w:r w:rsidR="00B07D8C">
        <w:rPr>
          <w:rFonts w:ascii="Calibri" w:hAnsi="Calibri" w:cs="Calibri"/>
        </w:rPr>
        <w:t xml:space="preserve"> at hand</w:t>
      </w:r>
      <w:ins w:id="9" w:author="R.J. Baatenburg de Jong" w:date="2020-06-15T14:52:00Z">
        <w:r w:rsidR="004E4CE3">
          <w:rPr>
            <w:rFonts w:ascii="Calibri" w:hAnsi="Calibri" w:cs="Calibri"/>
          </w:rPr>
          <w:t>, but we used the VAS instead</w:t>
        </w:r>
      </w:ins>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rsidR="00282BDB" w:rsidRPr="0092480E" w:rsidRDefault="00282BDB" w:rsidP="00153762">
      <w:pPr>
        <w:spacing w:line="276" w:lineRule="auto"/>
        <w:rPr>
          <w:rFonts w:ascii="Calibri" w:hAnsi="Calibri" w:cs="Calibri"/>
        </w:rPr>
      </w:pPr>
    </w:p>
    <w:p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rsidR="00282BDB" w:rsidRDefault="00282BDB" w:rsidP="00153762">
      <w:pPr>
        <w:pStyle w:val="Kop3"/>
        <w:spacing w:line="276" w:lineRule="auto"/>
        <w:rPr>
          <w:rFonts w:ascii="Calibri" w:hAnsi="Calibri" w:cs="Calibri"/>
          <w:lang w:val="en-US"/>
        </w:rPr>
      </w:pPr>
    </w:p>
    <w:p w:rsidR="008A38A5" w:rsidRPr="00514AC6" w:rsidRDefault="008A38A5" w:rsidP="00153762">
      <w:pPr>
        <w:pStyle w:val="Kop3"/>
        <w:spacing w:line="276" w:lineRule="auto"/>
      </w:pPr>
      <w:r w:rsidRPr="00514AC6">
        <w:t>Markov model</w:t>
      </w:r>
    </w:p>
    <w:p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(cSTM).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27,28&lt;/sup&gt;","plainTextFormattedCitation":"27,28","previouslyFormattedCitation":"&lt;sup&gt;26,27&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27,28</w:t>
      </w:r>
      <w:r w:rsidRPr="0092480E">
        <w:rPr>
          <w:rFonts w:ascii="Calibri" w:hAnsi="Calibri" w:cs="Calibri"/>
        </w:rPr>
        <w:fldChar w:fldCharType="end"/>
      </w:r>
      <w:r w:rsidRPr="0092480E">
        <w:rPr>
          <w:rFonts w:ascii="Calibri" w:hAnsi="Calibri" w:cs="Calibri"/>
        </w:rPr>
        <w:t xml:space="preserve"> A cSTM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22,27&lt;/sup&gt;","plainTextFormattedCitation":"22,27","previouslyFormattedCitation":"&lt;sup&gt;21,26&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22,27</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22,29&lt;/sup&gt;","plainTextFormattedCitation":"22,29","previouslyFormattedCitation":"&lt;sup&gt;21,28&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22,29</w:t>
      </w:r>
      <w:r w:rsidRPr="0092480E">
        <w:rPr>
          <w:rFonts w:ascii="Calibri" w:hAnsi="Calibri" w:cs="Calibri"/>
        </w:rPr>
        <w:fldChar w:fldCharType="end"/>
      </w:r>
    </w:p>
    <w:p w:rsidR="008A38A5" w:rsidRPr="0092480E" w:rsidRDefault="008A38A5" w:rsidP="00153762">
      <w:pPr>
        <w:spacing w:line="276" w:lineRule="auto"/>
        <w:rPr>
          <w:rFonts w:ascii="Calibri" w:hAnsi="Calibri" w:cs="Calibri"/>
        </w:rPr>
      </w:pPr>
    </w:p>
    <w:p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Pr="0092480E">
        <w:rPr>
          <w:rFonts w:ascii="Calibri" w:eastAsia="Calibri" w:hAnsi="Calibri" w:cs="Calibri"/>
        </w:rPr>
        <w:t>cSTM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rsidR="008A38A5" w:rsidRPr="008A38A5" w:rsidRDefault="008A38A5" w:rsidP="00153762">
      <w:pPr>
        <w:spacing w:line="276" w:lineRule="auto"/>
      </w:pPr>
    </w:p>
    <w:p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rsidR="002E05CA" w:rsidRPr="00012BF0" w:rsidRDefault="002E05CA" w:rsidP="00153762">
      <w:pPr>
        <w:spacing w:line="276" w:lineRule="auto"/>
        <w:rPr>
          <w:rFonts w:ascii="Calibri" w:hAnsi="Calibri" w:cs="Calibri"/>
          <w:lang w:val="en-GB"/>
        </w:rPr>
      </w:pPr>
    </w:p>
    <w:p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rsidR="002E05CA" w:rsidRDefault="002E05CA" w:rsidP="00153762">
      <w:pPr>
        <w:pStyle w:val="Kop3"/>
        <w:spacing w:line="276" w:lineRule="auto"/>
        <w:rPr>
          <w:rFonts w:ascii="Calibri" w:hAnsi="Calibri" w:cs="Calibri"/>
          <w:lang w:val="en-US"/>
        </w:rPr>
      </w:pPr>
    </w:p>
    <w:p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B44D15">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30,31&lt;/sup&gt;","plainTextFormattedCitation":"30,31","previouslyFormattedCitation":"&lt;sup&gt;29,30&lt;/sup&gt;"},"properties":{"noteIndex":0},"schema":"https://github.com/citation-style-language/schema/raw/master/csl-citation.json"}</w:instrText>
      </w:r>
      <w:r w:rsidR="0047125E">
        <w:rPr>
          <w:rFonts w:ascii="Calibri" w:hAnsi="Calibri" w:cs="Calibri"/>
        </w:rPr>
        <w:fldChar w:fldCharType="separate"/>
      </w:r>
      <w:r w:rsidR="00B44D15" w:rsidRPr="00B44D15">
        <w:rPr>
          <w:rFonts w:ascii="Calibri" w:hAnsi="Calibri" w:cs="Calibri"/>
          <w:noProof/>
          <w:vertAlign w:val="superscript"/>
        </w:rPr>
        <w:t>30,31</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32&lt;/sup&gt;","plainTextFormattedCitation":"32","previouslyFormattedCitation":"&lt;sup&gt;31&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32</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rsidR="008A38A5" w:rsidRDefault="008A38A5" w:rsidP="00153762">
      <w:pPr>
        <w:spacing w:line="276" w:lineRule="auto"/>
        <w:rPr>
          <w:rFonts w:ascii="Calibri" w:hAnsi="Calibri" w:cs="Calibri"/>
        </w:rPr>
      </w:pPr>
    </w:p>
    <w:p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B44D1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34&lt;/sup&gt;","plainTextFormattedCitation":"34","previouslyFormattedCitation":"&lt;sup&gt;33&lt;/sup&gt;"},"properties":{"noteIndex":0},"schema":"https://github.com/citation-style-language/schema/raw/master/csl-citation.json"}</w:instrText>
      </w:r>
      <w:r>
        <w:rPr>
          <w:rFonts w:ascii="Calibri" w:hAnsi="Calibri" w:cs="Calibri"/>
        </w:rPr>
        <w:fldChar w:fldCharType="separate"/>
      </w:r>
      <w:r w:rsidR="00B44D15" w:rsidRPr="00B44D15">
        <w:rPr>
          <w:rFonts w:ascii="Calibri" w:hAnsi="Calibri" w:cs="Calibri"/>
          <w:noProof/>
          <w:vertAlign w:val="superscript"/>
        </w:rPr>
        <w:t>34</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B44D1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35,36&lt;/sup&gt;","plainTextFormattedCitation":"35,36","previouslyFormattedCitation":"&lt;sup&gt;34,35&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35,36</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rsidR="0083596A" w:rsidRPr="00282BDB" w:rsidRDefault="0083596A" w:rsidP="00153762">
      <w:pPr>
        <w:spacing w:line="276" w:lineRule="auto"/>
        <w:rPr>
          <w:rFonts w:ascii="Calibri" w:hAnsi="Calibri" w:cs="Calibri"/>
        </w:rPr>
      </w:pPr>
    </w:p>
    <w:p w:rsidR="438F5BE1" w:rsidRPr="00282BDB" w:rsidRDefault="438F5BE1" w:rsidP="00153762">
      <w:pPr>
        <w:pStyle w:val="Kop1"/>
        <w:spacing w:line="276" w:lineRule="auto"/>
      </w:pPr>
      <w:r w:rsidRPr="00282BDB">
        <w:t>Results</w:t>
      </w:r>
    </w:p>
    <w:p w:rsidR="00872009" w:rsidRDefault="00872009" w:rsidP="00872009">
      <w:pPr>
        <w:pStyle w:val="Kop2"/>
      </w:pPr>
      <w:r>
        <w:t>Data collection</w:t>
      </w:r>
    </w:p>
    <w:p w:rsidR="3F769E82" w:rsidRPr="0092480E" w:rsidRDefault="00CF6178" w:rsidP="00153762">
      <w:pPr>
        <w:spacing w:before="40" w:line="276" w:lineRule="auto"/>
        <w:rPr>
          <w:rFonts w:ascii="Calibri" w:hAnsi="Calibri" w:cs="Calibri"/>
        </w:rPr>
      </w:pPr>
      <w:r>
        <w:rPr>
          <w:rFonts w:ascii="Calibri" w:hAnsi="Calibri" w:cs="Calibri"/>
        </w:rPr>
        <w:t xml:space="preserve">Input parameters were not completely found 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rsidR="2FD08920" w:rsidRPr="0092480E" w:rsidRDefault="2FD08920" w:rsidP="00153762">
      <w:pPr>
        <w:spacing w:before="40" w:line="276" w:lineRule="auto"/>
        <w:rPr>
          <w:rFonts w:ascii="Calibri" w:hAnsi="Calibri" w:cs="Calibri"/>
        </w:rPr>
      </w:pPr>
    </w:p>
    <w:p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B44D15">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B44D15">
        <w:rPr>
          <w:rFonts w:ascii="Cambria Math" w:hAnsi="Cambria Math" w:cs="Cambria Math"/>
        </w:rPr>
        <w:instrText>∼</w:instrText>
      </w:r>
      <w:r w:rsidR="00B44D15">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B44D15">
        <w:rPr>
          <w:rFonts w:ascii="Cambria Math" w:hAnsi="Cambria Math" w:cs="Cambria Math"/>
        </w:rPr>
        <w:instrText>∼</w:instrText>
      </w:r>
      <w:r w:rsidR="00B44D15">
        <w:rPr>
          <w:rFonts w:ascii="Calibri" w:hAnsi="Calibri" w:cs="Calibri"/>
        </w:rPr>
        <w:instrText>80%) and median survival (</w:instrText>
      </w:r>
      <w:r w:rsidR="00B44D15">
        <w:rPr>
          <w:rFonts w:ascii="Cambria Math" w:hAnsi="Cambria Math" w:cs="Cambria Math"/>
        </w:rPr>
        <w:instrText>∼</w:instrText>
      </w:r>
      <w:r w:rsidR="00B44D15">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19,20,37–85&lt;/sup&gt;","plainTextFormattedCitation":"19,20,37–85","previouslyFormattedCitation":"&lt;sup&gt;18,19,36–84&lt;/sup&gt;"},"properties":{"noteIndex":0},"schema":"https://github.com/citation-style-language/schema/raw/master/csl-citation.json"}</w:instrText>
      </w:r>
      <w:r w:rsidR="00830F68" w:rsidRPr="0092480E">
        <w:rPr>
          <w:rFonts w:ascii="Calibri" w:hAnsi="Calibri" w:cs="Calibri"/>
        </w:rPr>
        <w:fldChar w:fldCharType="separate"/>
      </w:r>
      <w:r w:rsidR="00B44D15" w:rsidRPr="00B44D15">
        <w:rPr>
          <w:rFonts w:ascii="Calibri" w:hAnsi="Calibri" w:cs="Calibri"/>
          <w:noProof/>
          <w:vertAlign w:val="superscript"/>
        </w:rPr>
        <w:t>19,20,37–85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rsidR="008C3804" w:rsidRDefault="008C3804" w:rsidP="00153762">
      <w:pPr>
        <w:spacing w:line="276" w:lineRule="auto"/>
        <w:rPr>
          <w:rFonts w:ascii="Calibri" w:hAnsi="Calibri" w:cs="Calibri"/>
        </w:rPr>
      </w:pPr>
    </w:p>
    <w:p w:rsidR="00872009" w:rsidRDefault="00872009" w:rsidP="00872009">
      <w:pPr>
        <w:pStyle w:val="Kop2"/>
      </w:pPr>
      <w:r>
        <w:t xml:space="preserve">Quality of Life </w:t>
      </w:r>
    </w:p>
    <w:p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rsidR="00514AC6" w:rsidRPr="0092480E" w:rsidRDefault="00514AC6" w:rsidP="00153762">
      <w:pPr>
        <w:spacing w:line="276" w:lineRule="auto"/>
        <w:rPr>
          <w:rFonts w:ascii="Calibri" w:hAnsi="Calibri" w:cs="Calibri"/>
        </w:rPr>
      </w:pPr>
    </w:p>
    <w:p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rsidR="007E07BA" w:rsidRPr="0092480E" w:rsidRDefault="007E07BA" w:rsidP="00153762">
      <w:pPr>
        <w:spacing w:line="276" w:lineRule="auto"/>
        <w:rPr>
          <w:rFonts w:ascii="Calibri" w:hAnsi="Calibri" w:cs="Calibri"/>
        </w:rPr>
      </w:pPr>
    </w:p>
    <w:p w:rsidR="00872009" w:rsidRDefault="00872009" w:rsidP="00872009">
      <w:pPr>
        <w:pStyle w:val="Kop2"/>
      </w:pPr>
      <w:r>
        <w:t>Urgency</w:t>
      </w:r>
    </w:p>
    <w:p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rsidR="00833B51" w:rsidRDefault="00833B51" w:rsidP="00833B51">
      <w:pPr>
        <w:spacing w:line="276" w:lineRule="auto"/>
        <w:rPr>
          <w:rFonts w:ascii="Calibri" w:eastAsia="Calibri" w:hAnsi="Calibri" w:cs="Calibri"/>
        </w:rPr>
      </w:pPr>
    </w:p>
    <w:p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 xml:space="preserve"> 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rsidR="00514AC6" w:rsidRDefault="00514AC6" w:rsidP="00153762">
      <w:pPr>
        <w:spacing w:line="276" w:lineRule="auto"/>
        <w:rPr>
          <w:rFonts w:ascii="Calibri" w:hAnsi="Calibri" w:cs="Calibri"/>
        </w:rPr>
      </w:pPr>
    </w:p>
    <w:p w:rsidR="00872009" w:rsidRPr="0092480E" w:rsidRDefault="00872009" w:rsidP="00872009">
      <w:pPr>
        <w:pStyle w:val="Kop2"/>
      </w:pPr>
      <w:r>
        <w:t xml:space="preserve">Capacity </w:t>
      </w:r>
    </w:p>
    <w:p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rsidR="00FA70F1" w:rsidRPr="00787ED8" w:rsidRDefault="00FA70F1" w:rsidP="00FA70F1">
      <w:pPr>
        <w:pStyle w:val="Kop1"/>
        <w:spacing w:line="276" w:lineRule="auto"/>
      </w:pPr>
      <w:r w:rsidRPr="00787ED8">
        <w:t xml:space="preserve">Discussion </w:t>
      </w:r>
    </w:p>
    <w:p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r w:rsidR="391B16D9" w:rsidRPr="0092480E">
        <w:rPr>
          <w:rFonts w:ascii="Calibri" w:eastAsia="Calibri" w:hAnsi="Calibri" w:cs="Calibri"/>
        </w:rPr>
        <w:t xml:space="preserve">cSTM.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rsidR="00397FFE" w:rsidRPr="0092480E" w:rsidRDefault="00397FFE" w:rsidP="00153762">
      <w:pPr>
        <w:spacing w:line="276" w:lineRule="auto"/>
        <w:rPr>
          <w:rFonts w:ascii="Calibri" w:eastAsia="Calibri" w:hAnsi="Calibri" w:cs="Calibri"/>
        </w:rPr>
      </w:pPr>
    </w:p>
    <w:p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17</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18</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rsidR="00952B7B" w:rsidRDefault="00952B7B" w:rsidP="00153762">
      <w:pPr>
        <w:spacing w:line="276" w:lineRule="auto"/>
        <w:rPr>
          <w:rFonts w:ascii="Calibri" w:eastAsia="Calibri" w:hAnsi="Calibri" w:cs="Calibri"/>
        </w:rPr>
      </w:pPr>
    </w:p>
    <w:p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rsidR="005975DE" w:rsidRDefault="005975DE" w:rsidP="00153762">
      <w:pPr>
        <w:spacing w:line="276" w:lineRule="auto"/>
        <w:rPr>
          <w:rFonts w:ascii="Calibri" w:eastAsia="Calibri" w:hAnsi="Calibri" w:cs="Calibri"/>
          <w:lang w:val="en-GB"/>
        </w:rPr>
      </w:pPr>
    </w:p>
    <w:p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86&lt;/sup&gt;","plainTextFormattedCitation":"86","previouslyFormattedCitation":"&lt;sup&gt;85&lt;/sup&gt;"},"properties":{"noteIndex":0},"schema":"https://github.com/citation-style-language/schema/raw/master/csl-citation.json"}</w:instrText>
      </w:r>
      <w:r w:rsidR="00423703">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86</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This effectively represents a surgery in a population that generally has a low QoL that mostly increases life years. If the low QoL is disregarded (only focusing on a gain in lifeyears),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tumor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87&lt;/sup&gt;","plainTextFormattedCitation":"87","previouslyFormattedCitation":"&lt;sup&gt;86&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52&lt;/sup&gt;","plainTextFormattedCitation":"52","previouslyFormattedCitation":"&lt;sup&gt;51&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52</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rsidR="00B44D15" w:rsidRDefault="00B44D15" w:rsidP="00153762">
      <w:pPr>
        <w:spacing w:line="276" w:lineRule="auto"/>
        <w:rPr>
          <w:rFonts w:ascii="Calibri" w:eastAsia="Calibri" w:hAnsi="Calibri" w:cs="Calibri"/>
          <w:lang w:val="en-GB"/>
        </w:rPr>
      </w:pPr>
    </w:p>
    <w:p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rsidR="001D4731" w:rsidRPr="00685EEA" w:rsidRDefault="001D4731" w:rsidP="00153762">
      <w:pPr>
        <w:spacing w:line="276" w:lineRule="auto"/>
        <w:rPr>
          <w:rFonts w:ascii="Calibri" w:eastAsia="Calibri" w:hAnsi="Calibri" w:cs="Calibri"/>
          <w:lang w:val="en-GB"/>
        </w:rPr>
      </w:pPr>
    </w:p>
    <w:p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or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B44D15">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712419">
        <w:rPr>
          <w:rFonts w:ascii="Calibri" w:eastAsia="Calibri" w:hAnsi="Calibri" w:cs="Calibri"/>
        </w:rPr>
        <w:fldChar w:fldCharType="separate"/>
      </w:r>
      <w:r w:rsidR="00B44D15" w:rsidRPr="00B44D15">
        <w:rPr>
          <w:rFonts w:ascii="Calibri" w:eastAsia="Calibri" w:hAnsi="Calibri" w:cs="Calibri"/>
          <w:noProof/>
          <w:vertAlign w:val="superscript"/>
        </w:rPr>
        <w:t>16</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rsidR="00952B7B" w:rsidRDefault="00952B7B" w:rsidP="00153762">
      <w:pPr>
        <w:spacing w:line="276" w:lineRule="auto"/>
        <w:rPr>
          <w:rFonts w:ascii="Calibri" w:hAnsi="Calibri" w:cs="Calibri"/>
        </w:rPr>
      </w:pPr>
    </w:p>
    <w:p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44D1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88&lt;/sup&gt;","plainTextFormattedCitation":"88","previouslyFormattedCitation":"&lt;sup&gt;87&lt;/sup&gt;"},"properties":{"noteIndex":0},"schema":"https://github.com/citation-style-language/schema/raw/master/csl-citation.json"}</w:instrText>
      </w:r>
      <w:r w:rsidR="0065107A" w:rsidRPr="0092480E">
        <w:rPr>
          <w:rFonts w:ascii="Calibri" w:hAnsi="Calibri" w:cs="Calibri"/>
        </w:rPr>
        <w:fldChar w:fldCharType="separate"/>
      </w:r>
      <w:r w:rsidR="00B44D15" w:rsidRPr="00B44D15">
        <w:rPr>
          <w:rFonts w:ascii="Calibri" w:hAnsi="Calibri" w:cs="Calibri"/>
          <w:noProof/>
          <w:vertAlign w:val="superscript"/>
        </w:rPr>
        <w:t>88</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rsidR="00272DEE" w:rsidRPr="0092480E" w:rsidRDefault="00272DEE" w:rsidP="00153762">
      <w:pPr>
        <w:spacing w:line="276" w:lineRule="auto"/>
        <w:rPr>
          <w:rFonts w:ascii="Calibri" w:hAnsi="Calibri" w:cs="Calibri"/>
        </w:rPr>
      </w:pPr>
    </w:p>
    <w:p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first class</w:t>
      </w:r>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 often used generic QoL questionnaires which had been valued by the general public, like the EQ-5D or AQoL</w:t>
      </w:r>
      <w:r w:rsidR="00B07D8C">
        <w:rPr>
          <w:rFonts w:ascii="Calibri" w:hAnsi="Calibri" w:cs="Calibri"/>
        </w:rPr>
        <w:fldChar w:fldCharType="begin" w:fldLock="1"/>
      </w:r>
      <w:r w:rsidR="00B44D15">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89&lt;/sup&gt;","plainTextFormattedCitation":"89","previouslyFormattedCitation":"&lt;sup&gt;88&lt;/sup&gt;"},"properties":{"noteIndex":0},"schema":"https://github.com/citation-style-language/schema/raw/master/csl-citation.json"}</w:instrText>
      </w:r>
      <w:r w:rsidR="00B07D8C">
        <w:rPr>
          <w:rFonts w:ascii="Calibri" w:hAnsi="Calibri" w:cs="Calibri"/>
        </w:rPr>
        <w:fldChar w:fldCharType="separate"/>
      </w:r>
      <w:r w:rsidR="00B44D15" w:rsidRPr="00B44D15">
        <w:rPr>
          <w:rFonts w:ascii="Calibri" w:hAnsi="Calibri" w:cs="Calibri"/>
          <w:noProof/>
          <w:vertAlign w:val="superscript"/>
        </w:rPr>
        <w:t>89</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B44D1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90&lt;/sup&gt;","plainTextFormattedCitation":"90","previouslyFormattedCitation":"&lt;sup&gt;89&lt;/sup&gt;"},"properties":{"noteIndex":0},"schema":"https://github.com/citation-style-language/schema/raw/master/csl-citation.json"}</w:instrText>
      </w:r>
      <w:r w:rsidR="00055008" w:rsidRPr="0092480E">
        <w:rPr>
          <w:rFonts w:ascii="Calibri" w:hAnsi="Calibri" w:cs="Calibri"/>
        </w:rPr>
        <w:fldChar w:fldCharType="separate"/>
      </w:r>
      <w:r w:rsidR="00B44D15" w:rsidRPr="00B44D15">
        <w:rPr>
          <w:rFonts w:ascii="Calibri" w:hAnsi="Calibri" w:cs="Calibri"/>
          <w:noProof/>
          <w:vertAlign w:val="superscript"/>
        </w:rPr>
        <w:t>90</w:t>
      </w:r>
      <w:r w:rsidR="00055008" w:rsidRPr="0092480E">
        <w:rPr>
          <w:rFonts w:ascii="Calibri" w:hAnsi="Calibri" w:cs="Calibri"/>
        </w:rPr>
        <w:fldChar w:fldCharType="end"/>
      </w:r>
    </w:p>
    <w:p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rsidR="000F224F" w:rsidRDefault="000F224F" w:rsidP="00153762">
      <w:pPr>
        <w:spacing w:line="276" w:lineRule="auto"/>
        <w:rPr>
          <w:rFonts w:ascii="Calibri" w:hAnsi="Calibri" w:cs="Calibri"/>
        </w:rPr>
      </w:pPr>
    </w:p>
    <w:p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B44D15">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91&lt;/sup&gt;","plainTextFormattedCitation":"91","previouslyFormattedCitation":"&lt;sup&gt;90&lt;/sup&gt;"},"properties":{"noteIndex":0},"schema":"https://github.com/citation-style-language/schema/raw/master/csl-citation.json"}</w:instrText>
      </w:r>
      <w:r w:rsidR="00420C01">
        <w:rPr>
          <w:rFonts w:ascii="Calibri" w:hAnsi="Calibri" w:cs="Calibri"/>
        </w:rPr>
        <w:fldChar w:fldCharType="separate"/>
      </w:r>
      <w:r w:rsidR="00B44D15" w:rsidRPr="00B44D15">
        <w:rPr>
          <w:rFonts w:ascii="Calibri" w:hAnsi="Calibri" w:cs="Calibri"/>
          <w:noProof/>
          <w:vertAlign w:val="superscript"/>
        </w:rPr>
        <w:t>91</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rsidR="5C079743" w:rsidRPr="0092480E" w:rsidRDefault="5C079743" w:rsidP="00153762">
      <w:pPr>
        <w:pStyle w:val="Kop1"/>
        <w:spacing w:line="276" w:lineRule="auto"/>
      </w:pPr>
      <w:r w:rsidRPr="0092480E">
        <w:t>Conclusion</w:t>
      </w:r>
    </w:p>
    <w:p w:rsidR="00AC6F5A" w:rsidRPr="0092480E"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overcomes a knowledge gap 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Pr>
          <w:rFonts w:ascii="Calibri" w:eastAsia="Calibri" w:hAnsi="Calibri" w:cs="Calibri"/>
        </w:rPr>
        <w:t>However, the model inputs should be periodically</w:t>
      </w:r>
      <w:r w:rsidR="000712C3">
        <w:rPr>
          <w:rFonts w:eastAsia="Calibri"/>
        </w:rPr>
        <w:t xml:space="preserve"> </w:t>
      </w:r>
      <w:r w:rsidR="000712C3">
        <w:rPr>
          <w:rFonts w:ascii="Calibri" w:eastAsia="Calibri" w:hAnsi="Calibri" w:cs="Calibri"/>
        </w:rPr>
        <w:t>updated with new higher quality</w:t>
      </w:r>
      <w:r>
        <w:rPr>
          <w:rFonts w:ascii="Calibri" w:eastAsia="Calibri" w:hAnsi="Calibri" w:cs="Calibri"/>
        </w:rPr>
        <w:t xml:space="preserve"> evidence. Finally, p</w:t>
      </w:r>
      <w:r w:rsidR="00AC6F5A" w:rsidRPr="0092480E">
        <w:rPr>
          <w:rFonts w:ascii="Calibri" w:eastAsia="Calibri" w:hAnsi="Calibri" w:cs="Calibri"/>
        </w:rPr>
        <w:t>lacing this tool in the context of different ethical perspectives and combining it with capacity management tools is key to achieve large-scale implementation.</w:t>
      </w:r>
    </w:p>
    <w:p w:rsidR="636709EE" w:rsidRPr="0092480E" w:rsidRDefault="636709EE" w:rsidP="00153762">
      <w:pPr>
        <w:spacing w:line="276" w:lineRule="auto"/>
        <w:rPr>
          <w:rFonts w:ascii="Calibri" w:hAnsi="Calibri" w:cs="Calibri"/>
          <w:i/>
          <w:iCs/>
        </w:rPr>
      </w:pPr>
    </w:p>
    <w:p w:rsidR="00737CE6" w:rsidRPr="0092480E" w:rsidRDefault="00737CE6" w:rsidP="00153762">
      <w:pPr>
        <w:keepNext/>
        <w:spacing w:line="276" w:lineRule="auto"/>
        <w:rPr>
          <w:rFonts w:ascii="Calibri" w:hAnsi="Calibri" w:cs="Calibri"/>
        </w:rPr>
      </w:pPr>
    </w:p>
    <w:p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2"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rsidR="00705AAD" w:rsidRPr="0092480E" w:rsidRDefault="00705AAD" w:rsidP="00153762">
      <w:pPr>
        <w:keepNext/>
        <w:spacing w:line="276" w:lineRule="auto"/>
        <w:rPr>
          <w:rFonts w:ascii="Calibri" w:hAnsi="Calibri" w:cs="Calibri"/>
        </w:rPr>
      </w:pPr>
      <w:r>
        <w:rPr>
          <w:rFonts w:ascii="Calibri" w:hAnsi="Calibri" w:cs="Calibri"/>
          <w:noProof/>
          <w:lang w:val="nl-NL" w:eastAsia="nl-NL"/>
        </w:rPr>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rsidR="00B308D5" w:rsidRPr="006A6508" w:rsidRDefault="006A6508" w:rsidP="00153762">
      <w:pPr>
        <w:keepNext/>
        <w:spacing w:line="276" w:lineRule="auto"/>
        <w:rPr>
          <w:rFonts w:ascii="Calibri" w:hAnsi="Calibri" w:cs="Calibri"/>
        </w:rPr>
      </w:pPr>
      <w:r>
        <w:rPr>
          <w:rFonts w:ascii="Calibri" w:hAnsi="Calibri" w:cs="Calibri"/>
          <w:noProof/>
          <w:lang w:val="nl-NL" w:eastAsia="nl-NL"/>
        </w:rPr>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rsidR="00367FD8" w:rsidRDefault="00367FD8" w:rsidP="00153762">
      <w:pPr>
        <w:spacing w:line="276" w:lineRule="auto"/>
      </w:pPr>
    </w:p>
    <w:p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rsidR="00995228" w:rsidRPr="0092480E" w:rsidRDefault="006A6508" w:rsidP="00153762">
      <w:pPr>
        <w:pStyle w:val="Bijschrift"/>
        <w:spacing w:line="276" w:lineRule="auto"/>
        <w:rPr>
          <w:rFonts w:ascii="Calibri" w:hAnsi="Calibri" w:cs="Calibri"/>
        </w:rPr>
      </w:pPr>
      <w:r>
        <w:rPr>
          <w:rFonts w:ascii="Calibri" w:hAnsi="Calibri" w:cs="Calibri"/>
          <w:noProof/>
          <w:lang w:val="nl-NL" w:eastAsia="nl-NL"/>
        </w:rPr>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rsidR="00305707" w:rsidRPr="0092480E" w:rsidRDefault="00305707" w:rsidP="00153762">
      <w:pPr>
        <w:spacing w:line="276" w:lineRule="auto"/>
        <w:rPr>
          <w:rFonts w:ascii="Calibri" w:hAnsi="Calibri" w:cs="Calibri"/>
        </w:rPr>
      </w:pPr>
      <w:r w:rsidRPr="00EC16D2">
        <w:rPr>
          <w:rFonts w:ascii="Calibri" w:hAnsi="Calibri" w:cs="Calibri"/>
        </w:rPr>
        <w:t xml:space="preserve">Isabel </w:t>
      </w:r>
      <w:r w:rsidRPr="00EC16D2">
        <w:rPr>
          <w:rFonts w:ascii="Calibri" w:eastAsia="Calibri" w:hAnsi="Calibri" w:cs="Calibri"/>
        </w:rPr>
        <w:t xml:space="preserve">Retel Helmrich and Ernest van Veen are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rsidR="004A2A67" w:rsidRPr="00EC16D2" w:rsidRDefault="00C35271" w:rsidP="00EC16D2">
      <w:r>
        <w:rPr>
          <w:rFonts w:ascii="Calibri" w:hAnsi="Calibri" w:cs="Calibri"/>
        </w:rPr>
        <w:t xml:space="preserve">We are grateful for Lisa Caulley for her revision of the final manuscript. </w:t>
      </w:r>
      <w:r w:rsidR="004A2A67"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004A2A67" w:rsidRPr="00EC16D2">
        <w:rPr>
          <w:rFonts w:ascii="Calibri" w:hAnsi="Calibri" w:cs="Calibri"/>
        </w:rPr>
        <w:t xml:space="preserve">for extracting the data from the electronic patient registry. </w:t>
      </w:r>
    </w:p>
    <w:p w:rsidR="004A2A67" w:rsidRPr="0092480E" w:rsidRDefault="004A2A67" w:rsidP="00153762">
      <w:pPr>
        <w:spacing w:line="276" w:lineRule="auto"/>
        <w:rPr>
          <w:rFonts w:ascii="Calibri" w:hAnsi="Calibri" w:cs="Calibri"/>
        </w:rPr>
      </w:pPr>
    </w:p>
    <w:p w:rsidR="004A2A67" w:rsidRPr="0092480E" w:rsidRDefault="004A2A67" w:rsidP="00153762">
      <w:pPr>
        <w:spacing w:line="276" w:lineRule="auto"/>
        <w:rPr>
          <w:rFonts w:ascii="Calibri" w:hAnsi="Calibri" w:cs="Calibri"/>
        </w:rPr>
      </w:pPr>
    </w:p>
    <w:p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rsidR="00B44D15" w:rsidRPr="00B44D15" w:rsidRDefault="0065107A" w:rsidP="00B44D1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B44D15" w:rsidRPr="00B44D15">
        <w:rPr>
          <w:rFonts w:ascii="Calibri" w:hAnsi="Calibri" w:cs="Calibri"/>
          <w:noProof/>
          <w:sz w:val="20"/>
        </w:rPr>
        <w:t xml:space="preserve">1. </w:t>
      </w:r>
      <w:r w:rsidR="00B44D15" w:rsidRPr="00B44D15">
        <w:rPr>
          <w:rFonts w:ascii="Calibri" w:hAnsi="Calibri" w:cs="Calibri"/>
          <w:noProof/>
          <w:sz w:val="20"/>
        </w:rPr>
        <w:tab/>
        <w:t xml:space="preserve">Office of the Assistant Secretary for Preparedness H. Pandemic Influenza Plan - Update IV (December 2017). 2017.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t xml:space="preserve">Emanuel EJ, Persad G, Upshur R, et al. Fair Allocation of Scarce Medical Resources in the Time of Covid-19. N Engl J Med 2020;1–7.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 </w:t>
      </w:r>
      <w:r w:rsidRPr="00B44D15">
        <w:rPr>
          <w:rFonts w:ascii="Calibri" w:hAnsi="Calibri" w:cs="Calibri"/>
          <w:noProof/>
          <w:sz w:val="20"/>
        </w:rPr>
        <w:tab/>
        <w:t>Powell SN, Mullen T, Young L, Heald D, Iv ETP. SARS-CoV-2 Impact on Elective Orthopaedic Surgery: Implications for Post-Pandemic Recovery. J Bone Jt Surg  2020;</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10. </w:t>
      </w:r>
      <w:r w:rsidRPr="00B44D15">
        <w:rPr>
          <w:rFonts w:ascii="Calibri" w:hAnsi="Calibri" w:cs="Calibri"/>
          <w:noProof/>
          <w:sz w:val="20"/>
        </w:rPr>
        <w:tab/>
        <w:t xml:space="preserve">Sud A, Jones M, Broggio J, et al. Collateral damage: the impact on outcomes from cancer surgery of the COVID-19 pandemic. Ann Oncol 2020;13:19.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t xml:space="preserve">Lee JN, Kwon SY, Choi GS, et al. Impact of surgical wait time on oncologic outcomes in upper urinary tract urothelial carcinoma. J Surg Oncol 2014;110(4):468–75.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46. </w:t>
      </w:r>
      <w:r w:rsidRPr="00B44D1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48. </w:t>
      </w:r>
      <w:r w:rsidRPr="00B44D15">
        <w:rPr>
          <w:rFonts w:ascii="Calibri" w:hAnsi="Calibri" w:cs="Calibri"/>
          <w:noProof/>
          <w:sz w:val="20"/>
        </w:rPr>
        <w:tab/>
        <w:t xml:space="preserve">Brewster DC, Jones JE, Chung TK, et al. Long-term outcomes after endovascular abdominal aortic aneurysm repair: The First Decade. Ann. Surg. 2006;244(3):426–36.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t xml:space="preserve">Redden MD, Chin TY, van Driel ML. Surgical versus non-surgical management for pleural empyema. Cochrane Database Syst. Rev. 2017;2017(3). </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rsidR="529039AE" w:rsidRPr="0092480E" w:rsidRDefault="529039AE" w:rsidP="00153762">
      <w:pPr>
        <w:spacing w:line="276" w:lineRule="auto"/>
        <w:rPr>
          <w:rFonts w:ascii="Calibri" w:hAnsi="Calibri" w:cs="Calibri"/>
        </w:rPr>
      </w:pPr>
    </w:p>
    <w:sectPr w:rsidR="529039AE" w:rsidRPr="0092480E">
      <w:footerReference w:type="even" r:id="rId17"/>
      <w:footerReference w:type="default" r:id="rId1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M. Krijkamp" w:date="2020-06-01T19:13:00Z" w:initials="EK">
    <w:p w:rsidR="000712C3" w:rsidRDefault="000712C3">
      <w:pPr>
        <w:pStyle w:val="Tekstopmerking"/>
      </w:pPr>
      <w:r>
        <w:rPr>
          <w:rStyle w:val="Verwijzingopmerking"/>
        </w:rPr>
        <w:annotationRef/>
      </w:r>
      <w:r>
        <w:t xml:space="preserve">Abstract naar 250 words </w:t>
      </w:r>
    </w:p>
  </w:comment>
  <w:comment w:id="1" w:author="E.M. Krijkamp" w:date="2020-06-01T19:13:00Z" w:initials="EK">
    <w:p w:rsidR="000712C3" w:rsidRDefault="000712C3">
      <w:pPr>
        <w:pStyle w:val="Tekstopmerking"/>
      </w:pPr>
      <w:r>
        <w:rPr>
          <w:rStyle w:val="Verwijzingopmerking"/>
        </w:rPr>
        <w:annotationRef/>
      </w:r>
      <w:r>
        <w:t xml:space="preserve">Abstract naar 300 words </w:t>
      </w:r>
    </w:p>
  </w:comment>
  <w:comment w:id="2" w:author="E.M. Krijkamp" w:date="2020-06-01T19:21:00Z" w:initials="EK">
    <w:p w:rsidR="000712C3" w:rsidRPr="00CD5FE9" w:rsidRDefault="000712C3" w:rsidP="00CD5FE9">
      <w:r>
        <w:rPr>
          <w:rStyle w:val="Verwijzingopmerking"/>
        </w:rPr>
        <w:annotationRef/>
      </w:r>
      <w:r w:rsidRPr="00CD5FE9">
        <w:rPr>
          <w:rFonts w:ascii="Helvetica Neue" w:hAnsi="Helvetica Neue"/>
          <w:color w:val="333333"/>
          <w:shd w:val="clear" w:color="auto" w:fill="FFFFFF"/>
        </w:rPr>
        <w:t> 250- 300 words long</w:t>
      </w:r>
    </w:p>
    <w:p w:rsidR="000712C3" w:rsidRDefault="000712C3">
      <w:pPr>
        <w:pStyle w:val="Tekstopmerking"/>
      </w:pPr>
    </w:p>
  </w:comment>
  <w:comment w:id="8" w:author="R.J. Baatenburg de Jong" w:date="2020-06-15T14:48:00Z" w:initials="RBdJ">
    <w:p w:rsidR="004E4CE3" w:rsidRPr="004E4CE3" w:rsidRDefault="004E4CE3">
      <w:pPr>
        <w:pStyle w:val="Tekstopmerking"/>
        <w:rPr>
          <w:lang w:val="nl-NL"/>
        </w:rPr>
      </w:pPr>
      <w:r>
        <w:rPr>
          <w:rStyle w:val="Verwijzingopmerking"/>
        </w:rPr>
        <w:annotationRef/>
      </w:r>
      <w:r w:rsidRPr="004E4CE3">
        <w:rPr>
          <w:lang w:val="nl-NL"/>
        </w:rPr>
        <w:t xml:space="preserve">Evt de studie van R Salenger et </w:t>
      </w:r>
      <w:r>
        <w:rPr>
          <w:lang w:val="nl-NL"/>
        </w:rPr>
        <w:t>al over cardiochirurgie in ann of thor surg noemen?</w:t>
      </w:r>
    </w:p>
  </w:comment>
</w:comments>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CF7" w:rsidRDefault="001C2CF7" w:rsidP="00FE7393">
      <w:r>
        <w:separator/>
      </w:r>
    </w:p>
  </w:endnote>
  <w:endnote w:type="continuationSeparator" w:id="0">
    <w:p w:rsidR="001C2CF7" w:rsidRDefault="001C2CF7"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2086109262"/>
      <w:docPartObj>
        <w:docPartGallery w:val="Page Numbers (Bottom of Page)"/>
        <w:docPartUnique/>
      </w:docPartObj>
    </w:sdtPr>
    <w:sdtEndPr>
      <w:rPr>
        <w:rStyle w:val="Paginanummer"/>
      </w:rPr>
    </w:sdtEndPr>
    <w:sdtContent>
      <w:p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rsidR="000712C3" w:rsidRDefault="000712C3"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1648200398"/>
      <w:docPartObj>
        <w:docPartGallery w:val="Page Numbers (Bottom of Page)"/>
        <w:docPartUnique/>
      </w:docPartObj>
    </w:sdtPr>
    <w:sdtEndPr>
      <w:rPr>
        <w:rStyle w:val="Paginanummer"/>
      </w:rPr>
    </w:sdtEndPr>
    <w:sdtContent>
      <w:p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811CA8">
          <w:rPr>
            <w:rStyle w:val="Paginanummer"/>
            <w:noProof/>
          </w:rPr>
          <w:t>3</w:t>
        </w:r>
        <w:r>
          <w:rPr>
            <w:rStyle w:val="Paginanummer"/>
          </w:rPr>
          <w:fldChar w:fldCharType="end"/>
        </w:r>
      </w:p>
    </w:sdtContent>
  </w:sdt>
  <w:p w:rsidR="000712C3" w:rsidRDefault="000712C3"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CF7" w:rsidRDefault="001C2CF7" w:rsidP="00FE7393">
      <w:r>
        <w:separator/>
      </w:r>
    </w:p>
  </w:footnote>
  <w:footnote w:type="continuationSeparator" w:id="0">
    <w:p w:rsidR="001C2CF7" w:rsidRDefault="001C2CF7"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 Krijkamp">
    <w15:presenceInfo w15:providerId="AD" w15:userId="S::e.krijkamp@erasmusmc.nl::6b549f4a-e21e-4342-9116-7452856f1b15"/>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2CF7"/>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A5099"/>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4CE3"/>
    <w:rsid w:val="004E5E4E"/>
    <w:rsid w:val="004F08A4"/>
    <w:rsid w:val="004F1948"/>
    <w:rsid w:val="00502DB6"/>
    <w:rsid w:val="00502ED9"/>
    <w:rsid w:val="00507B7D"/>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842"/>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1CA8"/>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B79DA"/>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2ED"/>
    <w:rsid w:val="00E1769B"/>
    <w:rsid w:val="00E20269"/>
    <w:rsid w:val="00E20831"/>
    <w:rsid w:val="00E2092E"/>
    <w:rsid w:val="00E21A7F"/>
    <w:rsid w:val="00E25C4D"/>
    <w:rsid w:val="00E3229F"/>
    <w:rsid w:val="00E4132A"/>
    <w:rsid w:val="00E4166A"/>
    <w:rsid w:val="00E514DF"/>
    <w:rsid w:val="00E601B7"/>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49DDA2-CD99-4C2C-9D9A-FE804231A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49113</Words>
  <Characters>270123</Characters>
  <Application>Microsoft Office Word</Application>
  <DocSecurity>0</DocSecurity>
  <Lines>2251</Lines>
  <Paragraphs>637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R.J. Baatenburg de Jong</cp:lastModifiedBy>
  <cp:revision>2</cp:revision>
  <dcterms:created xsi:type="dcterms:W3CDTF">2020-06-15T13:00:00Z</dcterms:created>
  <dcterms:modified xsi:type="dcterms:W3CDTF">2020-06-15T13:00:00Z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