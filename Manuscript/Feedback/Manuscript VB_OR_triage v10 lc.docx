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3BD14" w14:textId="19A7FE88" w:rsidR="00DA712E" w:rsidRPr="0092480E" w:rsidRDefault="008A122F" w:rsidP="00153762">
      <w:pPr>
        <w:pStyle w:val="Title"/>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del w:id="0" w:author="Lisa Caulley" w:date="2020-06-21T09:58:00Z">
        <w:r w:rsidR="314CFB97" w:rsidRPr="0092480E" w:rsidDel="00996E02">
          <w:rPr>
            <w:rFonts w:ascii="Calibri" w:hAnsi="Calibri" w:cs="Calibri"/>
            <w:lang w:val="en-US"/>
          </w:rPr>
          <w:delText xml:space="preserve"> </w:delText>
        </w:r>
        <w:r w:rsidR="008225F6" w:rsidDel="00996E02">
          <w:rPr>
            <w:rFonts w:ascii="Calibri" w:hAnsi="Calibri" w:cs="Calibri"/>
            <w:lang w:val="en-US"/>
          </w:rPr>
          <w:delText>D</w:delText>
        </w:r>
        <w:r w:rsidR="00F1403D" w:rsidRPr="0092480E" w:rsidDel="00996E02">
          <w:rPr>
            <w:rFonts w:ascii="Calibri" w:hAnsi="Calibri" w:cs="Calibri"/>
            <w:lang w:val="en-US"/>
          </w:rPr>
          <w:delText xml:space="preserve">uring the COVID-19 </w:delText>
        </w:r>
        <w:r w:rsidR="008225F6" w:rsidDel="00996E02">
          <w:rPr>
            <w:rFonts w:ascii="Calibri" w:hAnsi="Calibri" w:cs="Calibri"/>
            <w:lang w:val="en-US"/>
          </w:rPr>
          <w:delText>C</w:delText>
        </w:r>
        <w:r w:rsidR="00F1403D" w:rsidRPr="0092480E" w:rsidDel="00996E02">
          <w:rPr>
            <w:rFonts w:ascii="Calibri" w:hAnsi="Calibri" w:cs="Calibri"/>
            <w:lang w:val="en-US"/>
          </w:rPr>
          <w:delText>risis</w:delText>
        </w:r>
        <w:r w:rsidR="0079587E" w:rsidDel="00996E02">
          <w:rPr>
            <w:rFonts w:ascii="Calibri" w:hAnsi="Calibri" w:cs="Calibri"/>
            <w:lang w:val="en-US"/>
          </w:rPr>
          <w:delText xml:space="preserve"> and </w:delText>
        </w:r>
        <w:r w:rsidR="008225F6" w:rsidDel="00996E02">
          <w:rPr>
            <w:rFonts w:ascii="Calibri" w:hAnsi="Calibri" w:cs="Calibri"/>
            <w:lang w:val="en-US"/>
          </w:rPr>
          <w:delText>B</w:delText>
        </w:r>
        <w:r w:rsidR="0079587E" w:rsidDel="00996E02">
          <w:rPr>
            <w:rFonts w:ascii="Calibri" w:hAnsi="Calibri" w:cs="Calibri"/>
            <w:lang w:val="en-US"/>
          </w:rPr>
          <w:delText>eyond</w:delText>
        </w:r>
        <w:r w:rsidR="637421DD" w:rsidRPr="0092480E" w:rsidDel="00996E02">
          <w:rPr>
            <w:rFonts w:ascii="Calibri" w:hAnsi="Calibri" w:cs="Calibri"/>
            <w:lang w:val="en-US"/>
          </w:rPr>
          <w:delText xml:space="preserve">: </w:delText>
        </w:r>
        <w:r w:rsidR="008225F6" w:rsidDel="00996E02">
          <w:rPr>
            <w:rFonts w:ascii="Calibri" w:hAnsi="Calibri" w:cs="Calibri"/>
            <w:lang w:val="en-US"/>
          </w:rPr>
          <w:delText>A</w:delText>
        </w:r>
        <w:r w:rsidR="637421DD" w:rsidRPr="0092480E" w:rsidDel="00996E02">
          <w:rPr>
            <w:rFonts w:ascii="Calibri" w:hAnsi="Calibri" w:cs="Calibri"/>
            <w:lang w:val="en-US"/>
          </w:rPr>
          <w:delText xml:space="preserve"> </w:delText>
        </w:r>
        <w:r w:rsidR="008225F6" w:rsidDel="00996E02">
          <w:rPr>
            <w:rFonts w:ascii="Calibri" w:hAnsi="Calibri" w:cs="Calibri"/>
            <w:lang w:val="en-US"/>
          </w:rPr>
          <w:delText>M</w:delText>
        </w:r>
        <w:r w:rsidR="637421DD" w:rsidRPr="0092480E" w:rsidDel="00996E02">
          <w:rPr>
            <w:rFonts w:ascii="Calibri" w:hAnsi="Calibri" w:cs="Calibri"/>
            <w:lang w:val="en-US"/>
          </w:rPr>
          <w:delText xml:space="preserve">odelling </w:delText>
        </w:r>
        <w:r w:rsidR="008225F6" w:rsidDel="00996E02">
          <w:rPr>
            <w:rFonts w:ascii="Calibri" w:hAnsi="Calibri" w:cs="Calibri"/>
            <w:lang w:val="en-US"/>
          </w:rPr>
          <w:delText>S</w:delText>
        </w:r>
        <w:r w:rsidR="637421DD" w:rsidRPr="0092480E" w:rsidDel="00996E02">
          <w:rPr>
            <w:rFonts w:ascii="Calibri" w:hAnsi="Calibri" w:cs="Calibri"/>
            <w:lang w:val="en-US"/>
          </w:rPr>
          <w:delText>tudy</w:delText>
        </w:r>
      </w:del>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Jan Busschbach</w:t>
      </w:r>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Geert Geleijnse</w:t>
      </w:r>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Retel Helmrich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Steyerberg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Jan van Saase</w:t>
      </w:r>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Rob Baatenburg</w:t>
      </w:r>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and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Based </w:t>
      </w:r>
      <w:r w:rsidR="003A5099">
        <w:rPr>
          <w:rFonts w:ascii="Calibri" w:eastAsia="Calibri" w:hAnsi="Calibri" w:cs="Calibri"/>
          <w:lang w:val="nl-NL"/>
        </w:rPr>
        <w:t>Operation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Bangma,</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Bindels,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Dirven, T</w:t>
      </w:r>
      <w:r w:rsidR="00584B7F" w:rsidRPr="0092480E">
        <w:rPr>
          <w:rFonts w:ascii="Calibri" w:eastAsia="Calibri" w:hAnsi="Calibri" w:cs="Calibri"/>
          <w:lang w:val="nl-NL"/>
        </w:rPr>
        <w:t>jebbe</w:t>
      </w:r>
      <w:r w:rsidR="00E90A34" w:rsidRPr="0092480E">
        <w:rPr>
          <w:rFonts w:ascii="Calibri" w:eastAsia="Calibri" w:hAnsi="Calibri" w:cs="Calibri"/>
          <w:lang w:val="nl-NL"/>
        </w:rPr>
        <w:t xml:space="preserve"> Galema,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Polinder-Bos,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stParagraph"/>
        <w:numPr>
          <w:ilvl w:val="0"/>
          <w:numId w:val="12"/>
        </w:numPr>
        <w:spacing w:line="276" w:lineRule="auto"/>
        <w:rPr>
          <w:rFonts w:ascii="Calibri" w:hAnsi="Calibri" w:cs="Calibri"/>
        </w:rPr>
      </w:pPr>
      <w:commentRangeStart w:id="1"/>
      <w:r w:rsidRPr="0092480E">
        <w:rPr>
          <w:rFonts w:ascii="Calibri" w:hAnsi="Calibri" w:cs="Calibri"/>
        </w:rPr>
        <w:t>NEJM</w:t>
      </w:r>
      <w:commentRangeEnd w:id="1"/>
      <w:r w:rsidR="00027475">
        <w:rPr>
          <w:rStyle w:val="CommentReference"/>
        </w:rPr>
        <w:commentReference w:id="1"/>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How about we also talk about “1. Emanuel EJ, Persad G, Upshur R, et al. Fair Allocation of Scarce Medical Resources in the Time of Covid-19. N Engl J Med 2020;1–7.” in the cover letter</w:t>
      </w:r>
    </w:p>
    <w:p w14:paraId="1E471898" w14:textId="154E34D9" w:rsidR="00856579" w:rsidRPr="0092480E" w:rsidRDefault="00856579" w:rsidP="00153762">
      <w:pPr>
        <w:pStyle w:val="ListParagraph"/>
        <w:numPr>
          <w:ilvl w:val="0"/>
          <w:numId w:val="12"/>
        </w:numPr>
        <w:spacing w:line="276" w:lineRule="auto"/>
        <w:rPr>
          <w:rFonts w:ascii="Calibri" w:hAnsi="Calibri" w:cs="Calibri"/>
        </w:rPr>
      </w:pPr>
      <w:r>
        <w:rPr>
          <w:rFonts w:ascii="Calibri" w:hAnsi="Calibri" w:cs="Calibri"/>
        </w:rPr>
        <w:t>L</w:t>
      </w:r>
      <w:commentRangeStart w:id="2"/>
      <w:r>
        <w:rPr>
          <w:rFonts w:ascii="Calibri" w:hAnsi="Calibri" w:cs="Calibri"/>
        </w:rPr>
        <w:t>ancet</w:t>
      </w:r>
      <w:commentRangeEnd w:id="2"/>
      <w:r w:rsidR="00027475">
        <w:rPr>
          <w:rStyle w:val="CommentReference"/>
        </w:rPr>
        <w:commentReference w:id="2"/>
      </w:r>
    </w:p>
    <w:p w14:paraId="02BDA989" w14:textId="68512DFC" w:rsidR="00584B7F" w:rsidRPr="0092480E" w:rsidRDefault="00D50C21" w:rsidP="00153762">
      <w:pPr>
        <w:pStyle w:val="ListParagraph"/>
        <w:numPr>
          <w:ilvl w:val="0"/>
          <w:numId w:val="12"/>
        </w:numPr>
        <w:spacing w:line="276" w:lineRule="auto"/>
        <w:rPr>
          <w:rFonts w:ascii="Calibri" w:hAnsi="Calibri" w:cs="Calibri"/>
        </w:rPr>
      </w:pPr>
      <w:commentRangeStart w:id="3"/>
      <w:r>
        <w:rPr>
          <w:rFonts w:ascii="Calibri" w:hAnsi="Calibri" w:cs="Calibri"/>
        </w:rPr>
        <w:t>B</w:t>
      </w:r>
      <w:r w:rsidR="00584B7F" w:rsidRPr="0092480E">
        <w:rPr>
          <w:rFonts w:ascii="Calibri" w:hAnsi="Calibri" w:cs="Calibri"/>
        </w:rPr>
        <w:t>M</w:t>
      </w:r>
      <w:r>
        <w:rPr>
          <w:rFonts w:ascii="Calibri" w:hAnsi="Calibri" w:cs="Calibri"/>
        </w:rPr>
        <w:t>J</w:t>
      </w:r>
      <w:commentRangeEnd w:id="3"/>
      <w:r w:rsidR="00CD5FE9">
        <w:rPr>
          <w:rStyle w:val="CommentReference"/>
        </w:rPr>
        <w:commentReference w:id="3"/>
      </w:r>
    </w:p>
    <w:p w14:paraId="77E1FA5C" w14:textId="77777777" w:rsidR="00C613B2" w:rsidRDefault="00C613B2" w:rsidP="00153762">
      <w:pPr>
        <w:spacing w:after="160" w:line="276" w:lineRule="auto"/>
        <w:rPr>
          <w:ins w:id="4" w:author="Lisa Caulley" w:date="2020-06-21T10:00:00Z"/>
          <w:rFonts w:ascii="Calibri" w:hAnsi="Calibri" w:cs="Calibri"/>
          <w:b/>
        </w:rPr>
      </w:pPr>
    </w:p>
    <w:p w14:paraId="16063E4C" w14:textId="456BD562" w:rsidR="00584B7F" w:rsidRPr="0092480E" w:rsidRDefault="00C613B2" w:rsidP="00153762">
      <w:pPr>
        <w:spacing w:after="160" w:line="276" w:lineRule="auto"/>
        <w:rPr>
          <w:rFonts w:ascii="Calibri" w:hAnsi="Calibri" w:cs="Calibri"/>
          <w:b/>
        </w:rPr>
      </w:pPr>
      <w:ins w:id="5" w:author="Lisa Caulley" w:date="2020-06-21T10:00:00Z">
        <w:r>
          <w:rPr>
            <w:rFonts w:ascii="Calibri" w:hAnsi="Calibri" w:cs="Calibri"/>
            <w:b/>
          </w:rPr>
          <w:t>Word Count: /</w:t>
        </w:r>
        <w:commentRangeStart w:id="6"/>
        <w:r>
          <w:rPr>
            <w:rFonts w:ascii="Calibri" w:hAnsi="Calibri" w:cs="Calibri"/>
            <w:b/>
          </w:rPr>
          <w:t>2700</w:t>
        </w:r>
        <w:commentRangeEnd w:id="6"/>
        <w:r>
          <w:rPr>
            <w:rStyle w:val="CommentReference"/>
            <w:rFonts w:asciiTheme="minorHAnsi" w:eastAsiaTheme="minorHAnsi" w:hAnsiTheme="minorHAnsi" w:cstheme="minorBidi"/>
            <w:lang w:val="en-GB"/>
          </w:rPr>
          <w:commentReference w:id="6"/>
        </w:r>
      </w:ins>
      <w:r w:rsidR="00584B7F" w:rsidRPr="0092480E">
        <w:rPr>
          <w:rFonts w:ascii="Calibri" w:hAnsi="Calibri" w:cs="Calibri"/>
          <w:b/>
        </w:rPr>
        <w:br w:type="page"/>
      </w:r>
    </w:p>
    <w:p w14:paraId="4D59845A" w14:textId="5CA7376D" w:rsidR="00737CE6" w:rsidRPr="0092480E" w:rsidRDefault="00737CE6" w:rsidP="00153762">
      <w:pPr>
        <w:pStyle w:val="Heading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Heading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85CD329"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637AAF">
        <w:rPr>
          <w:rFonts w:ascii="Calibri" w:eastAsia="Calibri" w:hAnsi="Calibri" w:cs="Calibri"/>
        </w:rPr>
        <w:t>and</w:t>
      </w:r>
      <w:r w:rsidRPr="00637AAF">
        <w:rPr>
          <w:rFonts w:ascii="Calibri" w:eastAsia="Calibri" w:hAnsi="Calibri" w:cs="Calibri"/>
        </w:rPr>
        <w:t xml:space="preserve"> </w:t>
      </w:r>
      <w:r w:rsidR="00637AAF" w:rsidRPr="00637AAF">
        <w:rPr>
          <w:rFonts w:ascii="Calibri" w:eastAsia="Calibri" w:hAnsi="Calibri" w:cs="Calibri"/>
        </w:rPr>
        <w:t xml:space="preserve">hospitals </w:t>
      </w:r>
      <w:r w:rsidR="00584B7F" w:rsidRPr="00637AAF">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 xml:space="preserve">develop a decision model that </w:t>
      </w:r>
      <w:r w:rsidR="005145A4" w:rsidRPr="0092480E">
        <w:rPr>
          <w:rFonts w:ascii="Calibri" w:eastAsia="Calibri" w:hAnsi="Calibri" w:cs="Calibri"/>
        </w:rPr>
        <w:t>estimate</w:t>
      </w:r>
      <w:r w:rsidR="003A5099">
        <w:rPr>
          <w:rFonts w:ascii="Calibri" w:eastAsia="Calibri" w:hAnsi="Calibri" w:cs="Calibri"/>
        </w:rPr>
        <w:t>s</w:t>
      </w:r>
      <w:r w:rsidR="005145A4" w:rsidRPr="0092480E">
        <w:rPr>
          <w:rFonts w:ascii="Calibri" w:eastAsia="Calibri" w:hAnsi="Calibri" w:cs="Calibri"/>
        </w:rPr>
        <w:t xml:space="preserve"> the </w:t>
      </w:r>
      <w:r w:rsidR="003A5099">
        <w:rPr>
          <w:rFonts w:ascii="Calibri" w:eastAsia="Calibri" w:hAnsi="Calibri" w:cs="Calibri"/>
        </w:rPr>
        <w:t>impact</w:t>
      </w:r>
      <w:r w:rsidR="005145A4" w:rsidRPr="0092480E">
        <w:rPr>
          <w:rFonts w:ascii="Calibri" w:eastAsia="Calibri" w:hAnsi="Calibri" w:cs="Calibri"/>
        </w:rPr>
        <w:t xml:space="preserve"> </w:t>
      </w:r>
      <w:r w:rsidR="77CE9379" w:rsidRPr="0092480E">
        <w:rPr>
          <w:rFonts w:ascii="Calibri" w:eastAsia="Calibri" w:hAnsi="Calibri" w:cs="Calibri"/>
        </w:rPr>
        <w:t xml:space="preserve">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3A5099">
        <w:rPr>
          <w:rFonts w:ascii="Calibri" w:eastAsia="Calibri" w:hAnsi="Calibri" w:cs="Calibri"/>
        </w:rPr>
        <w:t xml:space="preserve">based on available evidence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2A9588A8"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r w:rsidR="003A5099">
        <w:rPr>
          <w:rFonts w:ascii="Calibri" w:eastAsia="Calibri" w:hAnsi="Calibri" w:cs="Calibri"/>
        </w:rPr>
        <w:t xml:space="preserve">We incorporated parameter uncertainty in the model estimates by performing multiple iterations with random samples from parameter distributions (a probabilistic sensitivity analysis). </w:t>
      </w:r>
    </w:p>
    <w:p w14:paraId="68617D15" w14:textId="75CAAA21" w:rsidR="006D27F5" w:rsidRDefault="006D27F5" w:rsidP="00153762">
      <w:pPr>
        <w:pStyle w:val="Heading2"/>
        <w:spacing w:before="0" w:after="160" w:line="276" w:lineRule="auto"/>
        <w:rPr>
          <w:rFonts w:ascii="Calibri" w:hAnsi="Calibri" w:cs="Calibri"/>
          <w:lang w:val="en-US"/>
        </w:rPr>
      </w:pPr>
      <w:r w:rsidRPr="0092480E">
        <w:rPr>
          <w:rFonts w:ascii="Calibri" w:hAnsi="Calibri" w:cs="Calibri"/>
          <w:lang w:val="en-US"/>
        </w:rPr>
        <w:t>Results</w:t>
      </w:r>
    </w:p>
    <w:p w14:paraId="24D4BB5F" w14:textId="45A8705E" w:rsidR="00584B7F" w:rsidRPr="0092480E" w:rsidRDefault="00950350" w:rsidP="00B07D8C">
      <w:pPr>
        <w:spacing w:line="276" w:lineRule="auto"/>
        <w:rPr>
          <w:rFonts w:ascii="Calibri" w:hAnsi="Calibri" w:cs="Calibri"/>
        </w:rPr>
      </w:pPr>
      <w:r>
        <w:rPr>
          <w:rFonts w:ascii="Calibri" w:hAnsi="Calibri" w:cs="Calibri"/>
        </w:rPr>
        <w:t>The tree most u</w:t>
      </w:r>
      <w:r w:rsidR="00354D49" w:rsidRPr="0092480E">
        <w:rPr>
          <w:rFonts w:ascii="Calibri" w:hAnsi="Calibri" w:cs="Calibri"/>
        </w:rPr>
        <w:t xml:space="preserve">rgent </w:t>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 xml:space="preserve">repairing </w:t>
      </w:r>
      <w:r w:rsidR="005145A4" w:rsidRPr="0092480E">
        <w:rPr>
          <w:rFonts w:ascii="Calibri" w:hAnsi="Calibri" w:cs="Calibri"/>
        </w:rPr>
        <w:t>a</w:t>
      </w:r>
      <w:r w:rsidR="00EE62AE">
        <w:rPr>
          <w:rFonts w:ascii="Calibri" w:hAnsi="Calibri" w:cs="Calibri"/>
        </w:rPr>
        <w:t xml:space="preserve"> large </w:t>
      </w:r>
      <w:r w:rsidR="005145A4" w:rsidRPr="0092480E">
        <w:rPr>
          <w:rFonts w:ascii="Calibri" w:hAnsi="Calibri" w:cs="Calibri"/>
        </w:rPr>
        <w:t xml:space="preserve">abdominal aorta 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w:t>
      </w:r>
      <w:r w:rsidR="005145A4">
        <w:rPr>
          <w:rFonts w:ascii="Calibri" w:hAnsi="Calibri" w:cs="Calibri"/>
        </w:rPr>
        <w:t>95% CI:</w:t>
      </w:r>
      <w:r w:rsidR="005145A4" w:rsidRPr="007259FA">
        <w:rPr>
          <w:rFonts w:ascii="Calibri" w:hAnsi="Calibri" w:cs="Calibri"/>
        </w:rPr>
        <w:t xml:space="preserve"> </w:t>
      </w:r>
      <w:r w:rsidR="005145A4" w:rsidRPr="0092480E">
        <w:rPr>
          <w:rFonts w:ascii="Calibri" w:hAnsi="Calibri" w:cs="Calibri"/>
        </w:rPr>
        <w:t>0.09</w:t>
      </w:r>
      <w:r w:rsidR="005145A4">
        <w:rPr>
          <w:rFonts w:ascii="Calibri" w:hAnsi="Calibri" w:cs="Calibri"/>
        </w:rPr>
        <w:t xml:space="preserve"> - </w:t>
      </w:r>
      <w:r w:rsidR="005145A4" w:rsidRPr="0092480E">
        <w:rPr>
          <w:rFonts w:ascii="Calibri" w:hAnsi="Calibri" w:cs="Calibri"/>
        </w:rPr>
        <w:t>0.13)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046549B0" w14:textId="4E68C830" w:rsidR="006D27F5" w:rsidRPr="0092480E" w:rsidRDefault="006D27F5" w:rsidP="00153762">
      <w:pPr>
        <w:pStyle w:val="Heading2"/>
        <w:spacing w:line="276" w:lineRule="auto"/>
        <w:rPr>
          <w:rFonts w:ascii="Calibri" w:hAnsi="Calibri" w:cs="Calibri"/>
          <w:lang w:val="en-US"/>
        </w:rPr>
      </w:pPr>
      <w:r w:rsidRPr="0092480E">
        <w:rPr>
          <w:rFonts w:ascii="Calibri" w:hAnsi="Calibri" w:cs="Calibri"/>
          <w:lang w:val="en-US"/>
        </w:rPr>
        <w:t>Conclusion</w:t>
      </w:r>
    </w:p>
    <w:p w14:paraId="33023EA8" w14:textId="6A9F761B"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quantified with our decision model and can guide prioritization of surgical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Heading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Del="00291F50" w:rsidRDefault="04E49AF8" w:rsidP="00153762">
      <w:pPr>
        <w:spacing w:line="276" w:lineRule="auto"/>
        <w:rPr>
          <w:del w:id="7" w:author="Lisa Caulley" w:date="2020-06-21T10:01:00Z"/>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noProof/>
          <w:vertAlign w:val="superscript"/>
        </w:rPr>
        <w:t>1,2</w:t>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65AFF6D3" w:rsidR="00404879" w:rsidRPr="00C2764C" w:rsidDel="00291F50" w:rsidRDefault="00404879" w:rsidP="00153762">
      <w:pPr>
        <w:spacing w:line="276" w:lineRule="auto"/>
        <w:rPr>
          <w:del w:id="8" w:author="Lisa Caulley" w:date="2020-06-21T10:01:00Z"/>
          <w:rFonts w:ascii="Calibri" w:eastAsiaTheme="minorEastAsia" w:hAnsi="Calibri" w:cs="Calibri"/>
        </w:rPr>
      </w:pPr>
    </w:p>
    <w:p w14:paraId="0A5E86E6" w14:textId="19FD6F0B" w:rsidR="59F76BD3" w:rsidRPr="00C2764C" w:rsidRDefault="59F76BD3" w:rsidP="00153762">
      <w:pPr>
        <w:spacing w:line="276" w:lineRule="auto"/>
        <w:rPr>
          <w:rFonts w:ascii="Calibri" w:eastAsiaTheme="minorEastAsia" w:hAnsi="Calibri" w:cs="Calibri"/>
        </w:rPr>
      </w:pPr>
      <w:del w:id="9" w:author="Lisa Caulley" w:date="2020-06-21T10:01:00Z">
        <w:r w:rsidRPr="00C2764C" w:rsidDel="00291F50">
          <w:rPr>
            <w:rFonts w:ascii="Calibri" w:eastAsiaTheme="minorEastAsia" w:hAnsi="Calibri" w:cs="Calibri"/>
          </w:rPr>
          <w:delText>We can identify m</w:delText>
        </w:r>
        <w:r w:rsidR="3AE51640" w:rsidRPr="00C2764C" w:rsidDel="00291F50">
          <w:rPr>
            <w:rFonts w:ascii="Calibri" w:eastAsiaTheme="minorEastAsia" w:hAnsi="Calibri" w:cs="Calibri"/>
          </w:rPr>
          <w:delText>ultiple causes</w:delText>
        </w:r>
        <w:r w:rsidR="518166EB" w:rsidRPr="00C2764C" w:rsidDel="00291F50">
          <w:rPr>
            <w:rFonts w:ascii="Calibri" w:eastAsiaTheme="minorEastAsia" w:hAnsi="Calibri" w:cs="Calibri"/>
          </w:rPr>
          <w:delText xml:space="preserve"> </w:delText>
        </w:r>
        <w:r w:rsidR="3AE51640" w:rsidRPr="00C2764C" w:rsidDel="00291F50">
          <w:rPr>
            <w:rFonts w:ascii="Calibri" w:eastAsiaTheme="minorEastAsia" w:hAnsi="Calibri" w:cs="Calibri"/>
          </w:rPr>
          <w:delText xml:space="preserve">of the disruption of </w:delText>
        </w:r>
        <w:r w:rsidR="004C45BB" w:rsidDel="00291F50">
          <w:rPr>
            <w:rFonts w:ascii="Calibri" w:eastAsiaTheme="minorEastAsia" w:hAnsi="Calibri" w:cs="Calibri"/>
          </w:rPr>
          <w:delText>regular care</w:delText>
        </w:r>
        <w:r w:rsidR="3AE51640" w:rsidRPr="00C2764C" w:rsidDel="00291F50">
          <w:rPr>
            <w:rFonts w:ascii="Calibri" w:eastAsiaTheme="minorEastAsia" w:hAnsi="Calibri" w:cs="Calibri"/>
          </w:rPr>
          <w:delText xml:space="preserve">. </w:delText>
        </w:r>
      </w:del>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0046354A">
        <w:rPr>
          <w:rFonts w:ascii="Calibri" w:eastAsiaTheme="minorEastAsia" w:hAnsi="Calibri" w:cs="Calibri"/>
        </w:rPr>
        <w:t xml:space="preserve">they are occupied and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noProof/>
          <w:vertAlign w:val="superscript"/>
        </w:rPr>
        <w:t>3</w:t>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noProof/>
          <w:vertAlign w:val="superscript"/>
        </w:rPr>
        <w:t>4,5</w:t>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compared to previous years</w:t>
      </w:r>
      <w:r w:rsidR="00E601B7">
        <w:rPr>
          <w:rFonts w:ascii="Calibri" w:eastAsiaTheme="minorEastAsia" w:hAnsi="Calibri" w:cs="Calibri"/>
        </w:rPr>
        <w:t xml:space="preserve"> and approximately 30% less cancer diagnoses than previous years</w:t>
      </w:r>
      <w:r w:rsidR="00200F83" w:rsidRPr="00C2764C">
        <w:rPr>
          <w:rFonts w:ascii="Calibri" w:eastAsiaTheme="minorEastAsia" w:hAnsi="Calibri" w:cs="Calibri"/>
        </w:rPr>
        <w:t>.</w:t>
      </w:r>
      <w:r w:rsidR="00E601B7" w:rsidRPr="00E601B7">
        <w:rPr>
          <w:rFonts w:ascii="Calibri" w:eastAsiaTheme="minorEastAsia" w:hAnsi="Calibri" w:cs="Calibri"/>
          <w:noProof/>
          <w:vertAlign w:val="superscript"/>
        </w:rPr>
        <w:t>6,7</w:t>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 xml:space="preserve">contagion with the </w:t>
      </w:r>
      <w:commentRangeStart w:id="10"/>
      <w:r w:rsidR="00296515">
        <w:rPr>
          <w:rFonts w:ascii="Calibri" w:eastAsiaTheme="minorEastAsia" w:hAnsi="Calibri" w:cs="Calibri"/>
        </w:rPr>
        <w:t>corona</w:t>
      </w:r>
      <w:r w:rsidR="5FD94130" w:rsidRPr="00C2764C">
        <w:rPr>
          <w:rFonts w:ascii="Calibri" w:eastAsiaTheme="minorEastAsia" w:hAnsi="Calibri" w:cs="Calibri"/>
        </w:rPr>
        <w:t xml:space="preserve"> virus </w:t>
      </w:r>
      <w:commentRangeEnd w:id="10"/>
      <w:r w:rsidR="00504190">
        <w:rPr>
          <w:rStyle w:val="CommentReference"/>
          <w:rFonts w:asciiTheme="minorHAnsi" w:eastAsiaTheme="minorHAnsi" w:hAnsiTheme="minorHAnsi" w:cstheme="minorBidi"/>
          <w:lang w:val="en-GB"/>
        </w:rPr>
        <w:commentReference w:id="10"/>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noProof/>
          <w:vertAlign w:val="superscript"/>
        </w:rPr>
        <w:t>4,5</w:t>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E601B7" w:rsidRPr="00E601B7">
        <w:rPr>
          <w:rFonts w:ascii="Calibri" w:eastAsiaTheme="minorEastAsia" w:hAnsi="Calibri" w:cs="Calibri"/>
          <w:noProof/>
          <w:vertAlign w:val="superscript"/>
        </w:rPr>
        <w:t>8</w:t>
      </w:r>
    </w:p>
    <w:p w14:paraId="6D291CF0" w14:textId="77777777" w:rsidR="00404879" w:rsidRPr="00C2764C" w:rsidRDefault="00404879" w:rsidP="00153762">
      <w:pPr>
        <w:spacing w:line="276" w:lineRule="auto"/>
        <w:rPr>
          <w:rFonts w:ascii="Calibri" w:eastAsiaTheme="minorEastAsia" w:hAnsi="Calibri" w:cs="Calibri"/>
        </w:rPr>
      </w:pPr>
    </w:p>
    <w:p w14:paraId="3F8864FC" w14:textId="1DBBE977"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noProof/>
          <w:vertAlign w:val="superscript"/>
        </w:rPr>
        <w:t>6</w:t>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xml:space="preserve">. </w:t>
      </w:r>
      <w:commentRangeStart w:id="11"/>
      <w:r w:rsidR="001C7EE9" w:rsidRPr="00C2764C">
        <w:rPr>
          <w:rFonts w:ascii="Calibri" w:eastAsiaTheme="minorEastAsia" w:hAnsi="Calibri" w:cs="Calibri"/>
        </w:rPr>
        <w:t>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commentRangeEnd w:id="11"/>
      <w:r w:rsidR="00FB7A22">
        <w:rPr>
          <w:rStyle w:val="CommentReference"/>
          <w:rFonts w:asciiTheme="minorHAnsi" w:eastAsiaTheme="minorHAnsi" w:hAnsiTheme="minorHAnsi" w:cstheme="minorBidi"/>
          <w:lang w:val="en-GB"/>
        </w:rPr>
        <w:commentReference w:id="11"/>
      </w:r>
      <w:r w:rsidR="00895489">
        <w:rPr>
          <w:rFonts w:ascii="Calibri" w:eastAsiaTheme="minorEastAsia" w:hAnsi="Calibri" w:cs="Calibri"/>
        </w:rPr>
        <w:t>.</w:t>
      </w:r>
      <w:r w:rsidR="00E601B7" w:rsidRPr="00E601B7">
        <w:rPr>
          <w:rFonts w:ascii="Calibri" w:eastAsiaTheme="minorEastAsia" w:hAnsi="Calibri" w:cs="Calibri"/>
          <w:noProof/>
          <w:vertAlign w:val="superscript"/>
        </w:rPr>
        <w:t>9</w:t>
      </w:r>
      <w:r w:rsidR="00895489">
        <w:rPr>
          <w:rFonts w:ascii="Calibri" w:eastAsiaTheme="minorEastAsia" w:hAnsi="Calibri" w:cs="Calibri"/>
        </w:rPr>
        <w:t xml:space="preserve"> </w:t>
      </w:r>
      <w:r w:rsidR="00AB781F" w:rsidRPr="00C2764C">
        <w:rPr>
          <w:rFonts w:ascii="Calibri" w:eastAsiaTheme="minorEastAsia" w:hAnsi="Calibri" w:cs="Calibri"/>
        </w:rPr>
        <w:t>Th</w:t>
      </w:r>
      <w:r w:rsidR="002543A1">
        <w:rPr>
          <w:rFonts w:ascii="Calibri" w:eastAsiaTheme="minorEastAsia" w:hAnsi="Calibri" w:cs="Calibri"/>
        </w:rPr>
        <w:t>is study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2543A1">
        <w:rPr>
          <w:rFonts w:ascii="Calibri" w:eastAsiaTheme="minorEastAsia" w:hAnsi="Calibri" w:cs="Calibri"/>
        </w:rPr>
        <w:t xml:space="preserve">is 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E601B7" w:rsidRPr="00E601B7">
        <w:rPr>
          <w:rFonts w:ascii="Calibri" w:eastAsiaTheme="minorEastAsia" w:hAnsi="Calibri" w:cs="Calibri"/>
          <w:noProof/>
          <w:vertAlign w:val="superscript"/>
        </w:rPr>
        <w:t>9</w:t>
      </w:r>
      <w:r w:rsidR="00B44D15">
        <w:rPr>
          <w:rFonts w:ascii="Calibri" w:eastAsiaTheme="minorEastAsia" w:hAnsi="Calibri" w:cs="Calibri"/>
        </w:rPr>
        <w:t xml:space="preserve"> Another modeling study showed that the delay in cancer surgery is highly impactful in the life-years gained per resource spent.</w:t>
      </w:r>
      <w:r w:rsidR="00B44D15" w:rsidRPr="00B44D15">
        <w:rPr>
          <w:rFonts w:ascii="Calibri" w:eastAsiaTheme="minorEastAsia" w:hAnsi="Calibri" w:cs="Calibri"/>
          <w:noProof/>
          <w:vertAlign w:val="superscript"/>
        </w:rPr>
        <w:t>10</w:t>
      </w:r>
      <w:r w:rsidR="00B44D15">
        <w:rPr>
          <w:rFonts w:ascii="Calibri" w:eastAsiaTheme="minorEastAsia" w:hAnsi="Calibri" w:cs="Calibri"/>
        </w:rPr>
        <w:t xml:space="preserve"> These findings</w:t>
      </w:r>
      <w:r w:rsidR="004C45BB">
        <w:rPr>
          <w:rFonts w:ascii="Calibri" w:eastAsiaTheme="minorEastAsia" w:hAnsi="Calibri" w:cs="Calibri"/>
        </w:rPr>
        <w:t xml:space="preserve"> in orthopedic </w:t>
      </w:r>
      <w:r w:rsidR="00B44D15">
        <w:rPr>
          <w:rFonts w:ascii="Calibri" w:eastAsiaTheme="minorEastAsia" w:hAnsi="Calibri" w:cs="Calibri"/>
        </w:rPr>
        <w:t xml:space="preserve">and cancer </w:t>
      </w:r>
      <w:r w:rsidR="004C45BB">
        <w:rPr>
          <w:rFonts w:ascii="Calibri" w:eastAsiaTheme="minorEastAsia" w:hAnsi="Calibri" w:cs="Calibri"/>
        </w:rPr>
        <w:t xml:space="preserve">surgery is likely relevant for </w:t>
      </w:r>
      <w:r w:rsidR="00B44D15">
        <w:rPr>
          <w:rFonts w:ascii="Calibri" w:eastAsiaTheme="minorEastAsia" w:hAnsi="Calibri" w:cs="Calibri"/>
        </w:rPr>
        <w:t xml:space="preserve">more </w:t>
      </w:r>
      <w:r w:rsidR="004C45BB">
        <w:rPr>
          <w:rFonts w:ascii="Calibri" w:eastAsiaTheme="minorEastAsia" w:hAnsi="Calibri" w:cs="Calibri"/>
        </w:rPr>
        <w:t xml:space="preserve">vital surgeries. </w:t>
      </w:r>
      <w:r w:rsidR="0EA74164" w:rsidRPr="00C2764C">
        <w:rPr>
          <w:rFonts w:ascii="Calibri" w:eastAsiaTheme="minorEastAsia" w:hAnsi="Calibri" w:cs="Calibri"/>
        </w:rPr>
        <w:t xml:space="preserve">Because an accumulating group of patients is waiting </w:t>
      </w:r>
      <w:r w:rsidR="002543A1">
        <w:rPr>
          <w:rFonts w:ascii="Calibri" w:eastAsiaTheme="minorEastAsia" w:hAnsi="Calibri" w:cs="Calibri"/>
        </w:rPr>
        <w:t>to undergo surgery</w:t>
      </w:r>
      <w:r w:rsidR="0EA74164" w:rsidRPr="00C2764C">
        <w:rPr>
          <w:rFonts w:ascii="Calibri" w:eastAsiaTheme="minorEastAsia" w:hAnsi="Calibri" w:cs="Calibri"/>
        </w:rPr>
        <w:t xml:space="preserve">,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4340A6C0" w:rsidR="256137A7" w:rsidRPr="00C613B2" w:rsidRDefault="401C91F5" w:rsidP="00153762">
      <w:pPr>
        <w:spacing w:line="276" w:lineRule="auto"/>
        <w:rPr>
          <w:rFonts w:ascii="Calibri" w:eastAsiaTheme="minorEastAsia" w:hAnsi="Calibri" w:cs="Calibri"/>
          <w:strike/>
          <w:rPrChange w:id="12" w:author="Lisa Caulley" w:date="2020-06-21T10:00:00Z">
            <w:rPr>
              <w:rFonts w:ascii="Calibri" w:eastAsiaTheme="minorEastAsia" w:hAnsi="Calibri" w:cs="Calibri"/>
            </w:rPr>
          </w:rPrChange>
        </w:rPr>
      </w:pPr>
      <w:commentRangeStart w:id="13"/>
      <w:r w:rsidRPr="00C613B2">
        <w:rPr>
          <w:rFonts w:ascii="Calibri" w:eastAsiaTheme="minorEastAsia" w:hAnsi="Calibri" w:cs="Calibri"/>
          <w:strike/>
          <w:rPrChange w:id="14" w:author="Lisa Caulley" w:date="2020-06-21T10:00:00Z">
            <w:rPr>
              <w:rFonts w:ascii="Calibri" w:eastAsiaTheme="minorEastAsia" w:hAnsi="Calibri" w:cs="Calibri"/>
            </w:rPr>
          </w:rPrChange>
        </w:rPr>
        <w:t>Experts</w:t>
      </w:r>
      <w:commentRangeEnd w:id="13"/>
      <w:r w:rsidR="00650DAC">
        <w:rPr>
          <w:rStyle w:val="CommentReference"/>
          <w:rFonts w:asciiTheme="minorHAnsi" w:eastAsiaTheme="minorHAnsi" w:hAnsiTheme="minorHAnsi" w:cstheme="minorBidi"/>
          <w:lang w:val="en-GB"/>
        </w:rPr>
        <w:commentReference w:id="13"/>
      </w:r>
      <w:r w:rsidR="005C112A" w:rsidRPr="00C613B2">
        <w:rPr>
          <w:rFonts w:ascii="Calibri" w:eastAsiaTheme="minorEastAsia" w:hAnsi="Calibri" w:cs="Calibri"/>
          <w:strike/>
          <w:rPrChange w:id="15" w:author="Lisa Caulley" w:date="2020-06-21T10:00:00Z">
            <w:rPr>
              <w:rFonts w:ascii="Calibri" w:eastAsiaTheme="minorEastAsia" w:hAnsi="Calibri" w:cs="Calibri"/>
            </w:rPr>
          </w:rPrChange>
        </w:rPr>
        <w:t xml:space="preserve"> in the field of medical ethics</w:t>
      </w:r>
      <w:r w:rsidRPr="00C613B2">
        <w:rPr>
          <w:rFonts w:ascii="Calibri" w:eastAsiaTheme="minorEastAsia" w:hAnsi="Calibri" w:cs="Calibri"/>
          <w:strike/>
          <w:rPrChange w:id="16" w:author="Lisa Caulley" w:date="2020-06-21T10:00:00Z">
            <w:rPr>
              <w:rFonts w:ascii="Calibri" w:eastAsiaTheme="minorEastAsia" w:hAnsi="Calibri" w:cs="Calibri"/>
            </w:rPr>
          </w:rPrChange>
        </w:rPr>
        <w:t xml:space="preserve"> </w:t>
      </w:r>
      <w:r w:rsidR="63C37A7D" w:rsidRPr="00C613B2">
        <w:rPr>
          <w:rFonts w:ascii="Calibri" w:eastAsiaTheme="minorEastAsia" w:hAnsi="Calibri" w:cs="Calibri"/>
          <w:strike/>
          <w:rPrChange w:id="17" w:author="Lisa Caulley" w:date="2020-06-21T10:00:00Z">
            <w:rPr>
              <w:rFonts w:ascii="Calibri" w:eastAsiaTheme="minorEastAsia" w:hAnsi="Calibri" w:cs="Calibri"/>
            </w:rPr>
          </w:rPrChange>
        </w:rPr>
        <w:t xml:space="preserve">recently proposed that </w:t>
      </w:r>
      <w:r w:rsidR="280D53EC" w:rsidRPr="00C613B2">
        <w:rPr>
          <w:rFonts w:ascii="Calibri" w:eastAsiaTheme="minorEastAsia" w:hAnsi="Calibri" w:cs="Calibri"/>
          <w:strike/>
          <w:rPrChange w:id="18" w:author="Lisa Caulley" w:date="2020-06-21T10:00:00Z">
            <w:rPr>
              <w:rFonts w:ascii="Calibri" w:eastAsiaTheme="minorEastAsia" w:hAnsi="Calibri" w:cs="Calibri"/>
            </w:rPr>
          </w:rPrChange>
        </w:rPr>
        <w:t xml:space="preserve">the distribution of </w:t>
      </w:r>
      <w:r w:rsidR="787790E5" w:rsidRPr="00C613B2">
        <w:rPr>
          <w:rFonts w:ascii="Calibri" w:eastAsiaTheme="minorEastAsia" w:hAnsi="Calibri" w:cs="Calibri"/>
          <w:strike/>
          <w:rPrChange w:id="19" w:author="Lisa Caulley" w:date="2020-06-21T10:00:00Z">
            <w:rPr>
              <w:rFonts w:ascii="Calibri" w:eastAsiaTheme="minorEastAsia" w:hAnsi="Calibri" w:cs="Calibri"/>
            </w:rPr>
          </w:rPrChange>
        </w:rPr>
        <w:t xml:space="preserve">scarce </w:t>
      </w:r>
      <w:r w:rsidR="36DC8F99" w:rsidRPr="00C613B2">
        <w:rPr>
          <w:rFonts w:ascii="Calibri" w:eastAsiaTheme="minorEastAsia" w:hAnsi="Calibri" w:cs="Calibri"/>
          <w:strike/>
          <w:rPrChange w:id="20" w:author="Lisa Caulley" w:date="2020-06-21T10:00:00Z">
            <w:rPr>
              <w:rFonts w:ascii="Calibri" w:eastAsiaTheme="minorEastAsia" w:hAnsi="Calibri" w:cs="Calibri"/>
            </w:rPr>
          </w:rPrChange>
        </w:rPr>
        <w:t>(</w:t>
      </w:r>
      <w:r w:rsidR="787790E5" w:rsidRPr="00C613B2">
        <w:rPr>
          <w:rFonts w:ascii="Calibri" w:eastAsiaTheme="minorEastAsia" w:hAnsi="Calibri" w:cs="Calibri"/>
          <w:strike/>
          <w:rPrChange w:id="21" w:author="Lisa Caulley" w:date="2020-06-21T10:00:00Z">
            <w:rPr>
              <w:rFonts w:ascii="Calibri" w:eastAsiaTheme="minorEastAsia" w:hAnsi="Calibri" w:cs="Calibri"/>
            </w:rPr>
          </w:rPrChange>
        </w:rPr>
        <w:t>surgical</w:t>
      </w:r>
      <w:r w:rsidR="362D7AE5" w:rsidRPr="00C613B2">
        <w:rPr>
          <w:rFonts w:ascii="Calibri" w:eastAsiaTheme="minorEastAsia" w:hAnsi="Calibri" w:cs="Calibri"/>
          <w:strike/>
          <w:rPrChange w:id="22" w:author="Lisa Caulley" w:date="2020-06-21T10:00:00Z">
            <w:rPr>
              <w:rFonts w:ascii="Calibri" w:eastAsiaTheme="minorEastAsia" w:hAnsi="Calibri" w:cs="Calibri"/>
            </w:rPr>
          </w:rPrChange>
        </w:rPr>
        <w:t>)</w:t>
      </w:r>
      <w:r w:rsidR="787790E5" w:rsidRPr="00C613B2">
        <w:rPr>
          <w:rFonts w:ascii="Calibri" w:eastAsiaTheme="minorEastAsia" w:hAnsi="Calibri" w:cs="Calibri"/>
          <w:strike/>
          <w:rPrChange w:id="23" w:author="Lisa Caulley" w:date="2020-06-21T10:00:00Z">
            <w:rPr>
              <w:rFonts w:ascii="Calibri" w:eastAsiaTheme="minorEastAsia" w:hAnsi="Calibri" w:cs="Calibri"/>
            </w:rPr>
          </w:rPrChange>
        </w:rPr>
        <w:t xml:space="preserve"> </w:t>
      </w:r>
      <w:r w:rsidR="7EB1166A" w:rsidRPr="00C613B2">
        <w:rPr>
          <w:rFonts w:ascii="Calibri" w:eastAsiaTheme="minorEastAsia" w:hAnsi="Calibri" w:cs="Calibri"/>
          <w:strike/>
          <w:rPrChange w:id="24" w:author="Lisa Caulley" w:date="2020-06-21T10:00:00Z">
            <w:rPr>
              <w:rFonts w:ascii="Calibri" w:eastAsiaTheme="minorEastAsia" w:hAnsi="Calibri" w:cs="Calibri"/>
            </w:rPr>
          </w:rPrChange>
        </w:rPr>
        <w:t xml:space="preserve">resources </w:t>
      </w:r>
      <w:r w:rsidR="004F1948" w:rsidRPr="00C613B2">
        <w:rPr>
          <w:rFonts w:ascii="Calibri" w:eastAsiaTheme="minorEastAsia" w:hAnsi="Calibri" w:cs="Calibri"/>
          <w:strike/>
          <w:rPrChange w:id="25" w:author="Lisa Caulley" w:date="2020-06-21T10:00:00Z">
            <w:rPr>
              <w:rFonts w:ascii="Calibri" w:eastAsiaTheme="minorEastAsia" w:hAnsi="Calibri" w:cs="Calibri"/>
            </w:rPr>
          </w:rPrChange>
        </w:rPr>
        <w:t>can be</w:t>
      </w:r>
      <w:r w:rsidR="7EB1166A" w:rsidRPr="00C613B2">
        <w:rPr>
          <w:rFonts w:ascii="Calibri" w:eastAsiaTheme="minorEastAsia" w:hAnsi="Calibri" w:cs="Calibri"/>
          <w:strike/>
          <w:rPrChange w:id="26" w:author="Lisa Caulley" w:date="2020-06-21T10:00:00Z">
            <w:rPr>
              <w:rFonts w:ascii="Calibri" w:eastAsiaTheme="minorEastAsia" w:hAnsi="Calibri" w:cs="Calibri"/>
            </w:rPr>
          </w:rPrChange>
        </w:rPr>
        <w:t xml:space="preserve"> </w:t>
      </w:r>
      <w:r w:rsidR="6832733B" w:rsidRPr="00C613B2">
        <w:rPr>
          <w:rFonts w:ascii="Calibri" w:eastAsiaTheme="minorEastAsia" w:hAnsi="Calibri" w:cs="Calibri"/>
          <w:strike/>
          <w:rPrChange w:id="27" w:author="Lisa Caulley" w:date="2020-06-21T10:00:00Z">
            <w:rPr>
              <w:rFonts w:ascii="Calibri" w:eastAsiaTheme="minorEastAsia" w:hAnsi="Calibri" w:cs="Calibri"/>
            </w:rPr>
          </w:rPrChange>
        </w:rPr>
        <w:t xml:space="preserve">evaluated by the following four ethical values: </w:t>
      </w:r>
      <w:r w:rsidR="1A564374" w:rsidRPr="00C613B2">
        <w:rPr>
          <w:rFonts w:ascii="Calibri" w:eastAsiaTheme="minorEastAsia" w:hAnsi="Calibri" w:cs="Calibri"/>
          <w:strike/>
          <w:rPrChange w:id="28" w:author="Lisa Caulley" w:date="2020-06-21T10:00:00Z">
            <w:rPr>
              <w:rFonts w:ascii="Calibri" w:eastAsiaTheme="minorEastAsia" w:hAnsi="Calibri" w:cs="Calibri"/>
            </w:rPr>
          </w:rPrChange>
        </w:rPr>
        <w:t xml:space="preserve">1) </w:t>
      </w:r>
      <w:r w:rsidR="00F2711F" w:rsidRPr="00C613B2">
        <w:rPr>
          <w:rFonts w:ascii="Calibri" w:eastAsiaTheme="minorEastAsia" w:hAnsi="Calibri" w:cs="Calibri"/>
          <w:strike/>
          <w:rPrChange w:id="29" w:author="Lisa Caulley" w:date="2020-06-21T10:00:00Z">
            <w:rPr>
              <w:rFonts w:ascii="Calibri" w:eastAsiaTheme="minorEastAsia" w:hAnsi="Calibri" w:cs="Calibri"/>
            </w:rPr>
          </w:rPrChange>
        </w:rPr>
        <w:t>S</w:t>
      </w:r>
      <w:r w:rsidR="6B551FD4" w:rsidRPr="00C613B2">
        <w:rPr>
          <w:rFonts w:ascii="Calibri" w:eastAsiaTheme="minorEastAsia" w:hAnsi="Calibri" w:cs="Calibri"/>
          <w:strike/>
          <w:rPrChange w:id="30" w:author="Lisa Caulley" w:date="2020-06-21T10:00:00Z">
            <w:rPr>
              <w:rFonts w:ascii="Calibri" w:eastAsiaTheme="minorEastAsia" w:hAnsi="Calibri" w:cs="Calibri"/>
            </w:rPr>
          </w:rPrChange>
        </w:rPr>
        <w:t xml:space="preserve">carce resources </w:t>
      </w:r>
      <w:r w:rsidR="520E02B1" w:rsidRPr="00C613B2">
        <w:rPr>
          <w:rFonts w:ascii="Calibri" w:eastAsiaTheme="minorEastAsia" w:hAnsi="Calibri" w:cs="Calibri"/>
          <w:strike/>
          <w:rPrChange w:id="31" w:author="Lisa Caulley" w:date="2020-06-21T10:00:00Z">
            <w:rPr>
              <w:rFonts w:ascii="Calibri" w:eastAsiaTheme="minorEastAsia" w:hAnsi="Calibri" w:cs="Calibri"/>
            </w:rPr>
          </w:rPrChange>
        </w:rPr>
        <w:t>are</w:t>
      </w:r>
      <w:r w:rsidR="79D2767C" w:rsidRPr="00C613B2">
        <w:rPr>
          <w:rFonts w:ascii="Calibri" w:eastAsiaTheme="minorEastAsia" w:hAnsi="Calibri" w:cs="Calibri"/>
          <w:strike/>
          <w:rPrChange w:id="32" w:author="Lisa Caulley" w:date="2020-06-21T10:00:00Z">
            <w:rPr>
              <w:rFonts w:ascii="Calibri" w:eastAsiaTheme="minorEastAsia" w:hAnsi="Calibri" w:cs="Calibri"/>
            </w:rPr>
          </w:rPrChange>
        </w:rPr>
        <w:t xml:space="preserve"> used to</w:t>
      </w:r>
      <w:r w:rsidR="520E02B1" w:rsidRPr="00C613B2">
        <w:rPr>
          <w:rFonts w:ascii="Calibri" w:eastAsiaTheme="minorEastAsia" w:hAnsi="Calibri" w:cs="Calibri"/>
          <w:strike/>
          <w:rPrChange w:id="33" w:author="Lisa Caulley" w:date="2020-06-21T10:00:00Z">
            <w:rPr>
              <w:rFonts w:ascii="Calibri" w:eastAsiaTheme="minorEastAsia" w:hAnsi="Calibri" w:cs="Calibri"/>
            </w:rPr>
          </w:rPrChange>
        </w:rPr>
        <w:t xml:space="preserve"> </w:t>
      </w:r>
      <w:r w:rsidR="1A564374" w:rsidRPr="00C613B2">
        <w:rPr>
          <w:rFonts w:ascii="Calibri" w:eastAsiaTheme="minorEastAsia" w:hAnsi="Calibri" w:cs="Calibri"/>
          <w:strike/>
          <w:rPrChange w:id="34" w:author="Lisa Caulley" w:date="2020-06-21T10:00:00Z">
            <w:rPr>
              <w:rFonts w:ascii="Calibri" w:eastAsiaTheme="minorEastAsia" w:hAnsi="Calibri" w:cs="Calibri"/>
            </w:rPr>
          </w:rPrChange>
        </w:rPr>
        <w:t>maximize</w:t>
      </w:r>
      <w:r w:rsidR="6399FAAA" w:rsidRPr="00C613B2">
        <w:rPr>
          <w:rFonts w:ascii="Calibri" w:eastAsiaTheme="minorEastAsia" w:hAnsi="Calibri" w:cs="Calibri"/>
          <w:strike/>
          <w:rPrChange w:id="35" w:author="Lisa Caulley" w:date="2020-06-21T10:00:00Z">
            <w:rPr>
              <w:rFonts w:ascii="Calibri" w:eastAsiaTheme="minorEastAsia" w:hAnsi="Calibri" w:cs="Calibri"/>
            </w:rPr>
          </w:rPrChange>
        </w:rPr>
        <w:t xml:space="preserve"> the benefits</w:t>
      </w:r>
      <w:r w:rsidR="1932986F" w:rsidRPr="00C613B2">
        <w:rPr>
          <w:rFonts w:ascii="Calibri" w:eastAsiaTheme="minorEastAsia" w:hAnsi="Calibri" w:cs="Calibri"/>
          <w:strike/>
          <w:rPrChange w:id="36" w:author="Lisa Caulley" w:date="2020-06-21T10:00:00Z">
            <w:rPr>
              <w:rFonts w:ascii="Calibri" w:eastAsiaTheme="minorEastAsia" w:hAnsi="Calibri" w:cs="Calibri"/>
            </w:rPr>
          </w:rPrChange>
        </w:rPr>
        <w:t>; 2)</w:t>
      </w:r>
      <w:r w:rsidR="0EA74164" w:rsidRPr="00C613B2">
        <w:rPr>
          <w:rFonts w:ascii="Calibri" w:eastAsiaTheme="minorEastAsia" w:hAnsi="Calibri" w:cs="Calibri"/>
          <w:strike/>
          <w:rPrChange w:id="37" w:author="Lisa Caulley" w:date="2020-06-21T10:00:00Z">
            <w:rPr>
              <w:rFonts w:ascii="Calibri" w:eastAsiaTheme="minorEastAsia" w:hAnsi="Calibri" w:cs="Calibri"/>
            </w:rPr>
          </w:rPrChange>
        </w:rPr>
        <w:t xml:space="preserve"> </w:t>
      </w:r>
      <w:r w:rsidR="2652AFC5" w:rsidRPr="00C613B2">
        <w:rPr>
          <w:rFonts w:ascii="Calibri" w:eastAsiaTheme="minorEastAsia" w:hAnsi="Calibri" w:cs="Calibri"/>
          <w:strike/>
          <w:rPrChange w:id="38" w:author="Lisa Caulley" w:date="2020-06-21T10:00:00Z">
            <w:rPr>
              <w:rFonts w:ascii="Calibri" w:eastAsiaTheme="minorEastAsia" w:hAnsi="Calibri" w:cs="Calibri"/>
            </w:rPr>
          </w:rPrChange>
        </w:rPr>
        <w:t>P</w:t>
      </w:r>
      <w:r w:rsidR="0ECCFAFA" w:rsidRPr="00C613B2">
        <w:rPr>
          <w:rFonts w:ascii="Calibri" w:eastAsiaTheme="minorEastAsia" w:hAnsi="Calibri" w:cs="Calibri"/>
          <w:strike/>
          <w:rPrChange w:id="39" w:author="Lisa Caulley" w:date="2020-06-21T10:00:00Z">
            <w:rPr>
              <w:rFonts w:ascii="Calibri" w:eastAsiaTheme="minorEastAsia" w:hAnsi="Calibri" w:cs="Calibri"/>
            </w:rPr>
          </w:rPrChange>
        </w:rPr>
        <w:t xml:space="preserve">eople are </w:t>
      </w:r>
      <w:r w:rsidR="0EA74164" w:rsidRPr="00C613B2">
        <w:rPr>
          <w:rFonts w:ascii="Calibri" w:eastAsiaTheme="minorEastAsia" w:hAnsi="Calibri" w:cs="Calibri"/>
          <w:strike/>
          <w:rPrChange w:id="40" w:author="Lisa Caulley" w:date="2020-06-21T10:00:00Z">
            <w:rPr>
              <w:rFonts w:ascii="Calibri" w:eastAsiaTheme="minorEastAsia" w:hAnsi="Calibri" w:cs="Calibri"/>
            </w:rPr>
          </w:rPrChange>
        </w:rPr>
        <w:t>treat</w:t>
      </w:r>
      <w:r w:rsidR="576CD02D" w:rsidRPr="00C613B2">
        <w:rPr>
          <w:rFonts w:ascii="Calibri" w:eastAsiaTheme="minorEastAsia" w:hAnsi="Calibri" w:cs="Calibri"/>
          <w:strike/>
          <w:rPrChange w:id="41" w:author="Lisa Caulley" w:date="2020-06-21T10:00:00Z">
            <w:rPr>
              <w:rFonts w:ascii="Calibri" w:eastAsiaTheme="minorEastAsia" w:hAnsi="Calibri" w:cs="Calibri"/>
            </w:rPr>
          </w:rPrChange>
        </w:rPr>
        <w:t>ed</w:t>
      </w:r>
      <w:r w:rsidR="0EA74164" w:rsidRPr="00C613B2">
        <w:rPr>
          <w:rFonts w:ascii="Calibri" w:eastAsiaTheme="minorEastAsia" w:hAnsi="Calibri" w:cs="Calibri"/>
          <w:strike/>
          <w:rPrChange w:id="42" w:author="Lisa Caulley" w:date="2020-06-21T10:00:00Z">
            <w:rPr>
              <w:rFonts w:ascii="Calibri" w:eastAsiaTheme="minorEastAsia" w:hAnsi="Calibri" w:cs="Calibri"/>
            </w:rPr>
          </w:rPrChange>
        </w:rPr>
        <w:t xml:space="preserve"> equally</w:t>
      </w:r>
      <w:r w:rsidR="29C08CB0" w:rsidRPr="00C613B2">
        <w:rPr>
          <w:rFonts w:ascii="Calibri" w:eastAsiaTheme="minorEastAsia" w:hAnsi="Calibri" w:cs="Calibri"/>
          <w:strike/>
          <w:rPrChange w:id="43" w:author="Lisa Caulley" w:date="2020-06-21T10:00:00Z">
            <w:rPr>
              <w:rFonts w:ascii="Calibri" w:eastAsiaTheme="minorEastAsia" w:hAnsi="Calibri" w:cs="Calibri"/>
            </w:rPr>
          </w:rPrChange>
        </w:rPr>
        <w:t xml:space="preserve">; 3) </w:t>
      </w:r>
      <w:r w:rsidR="07781F8B" w:rsidRPr="00C613B2">
        <w:rPr>
          <w:rFonts w:ascii="Calibri" w:eastAsiaTheme="minorEastAsia" w:hAnsi="Calibri" w:cs="Calibri"/>
          <w:strike/>
          <w:rPrChange w:id="44" w:author="Lisa Caulley" w:date="2020-06-21T10:00:00Z">
            <w:rPr>
              <w:rFonts w:ascii="Calibri" w:eastAsiaTheme="minorEastAsia" w:hAnsi="Calibri" w:cs="Calibri"/>
            </w:rPr>
          </w:rPrChange>
        </w:rPr>
        <w:t>I</w:t>
      </w:r>
      <w:r w:rsidR="0EA74164" w:rsidRPr="00C613B2">
        <w:rPr>
          <w:rFonts w:ascii="Calibri" w:eastAsiaTheme="minorEastAsia" w:hAnsi="Calibri" w:cs="Calibri"/>
          <w:strike/>
          <w:rPrChange w:id="45" w:author="Lisa Caulley" w:date="2020-06-21T10:00:00Z">
            <w:rPr>
              <w:rFonts w:ascii="Calibri" w:eastAsiaTheme="minorEastAsia" w:hAnsi="Calibri" w:cs="Calibri"/>
            </w:rPr>
          </w:rPrChange>
        </w:rPr>
        <w:t>nstrumental value</w:t>
      </w:r>
      <w:r w:rsidR="0DBEBFEC" w:rsidRPr="00C613B2">
        <w:rPr>
          <w:rFonts w:ascii="Calibri" w:eastAsiaTheme="minorEastAsia" w:hAnsi="Calibri" w:cs="Calibri"/>
          <w:strike/>
          <w:rPrChange w:id="46" w:author="Lisa Caulley" w:date="2020-06-21T10:00:00Z">
            <w:rPr>
              <w:rFonts w:ascii="Calibri" w:eastAsiaTheme="minorEastAsia" w:hAnsi="Calibri" w:cs="Calibri"/>
            </w:rPr>
          </w:rPrChange>
        </w:rPr>
        <w:t xml:space="preserve"> </w:t>
      </w:r>
      <w:r w:rsidR="4AD00FD4" w:rsidRPr="00C613B2">
        <w:rPr>
          <w:rFonts w:ascii="Calibri" w:eastAsiaTheme="minorEastAsia" w:hAnsi="Calibri" w:cs="Calibri"/>
          <w:strike/>
          <w:rPrChange w:id="47" w:author="Lisa Caulley" w:date="2020-06-21T10:00:00Z">
            <w:rPr>
              <w:rFonts w:ascii="Calibri" w:eastAsiaTheme="minorEastAsia" w:hAnsi="Calibri" w:cs="Calibri"/>
            </w:rPr>
          </w:rPrChange>
        </w:rPr>
        <w:t xml:space="preserve">is </w:t>
      </w:r>
      <w:r w:rsidR="0DBEBFEC" w:rsidRPr="00C613B2">
        <w:rPr>
          <w:rFonts w:ascii="Calibri" w:eastAsiaTheme="minorEastAsia" w:hAnsi="Calibri" w:cs="Calibri"/>
          <w:strike/>
          <w:rPrChange w:id="48" w:author="Lisa Caulley" w:date="2020-06-21T10:00:00Z">
            <w:rPr>
              <w:rFonts w:ascii="Calibri" w:eastAsiaTheme="minorEastAsia" w:hAnsi="Calibri" w:cs="Calibri"/>
            </w:rPr>
          </w:rPrChange>
        </w:rPr>
        <w:t>promoted and rewarded; 4)</w:t>
      </w:r>
      <w:r w:rsidR="0EA74164" w:rsidRPr="00C613B2">
        <w:rPr>
          <w:rFonts w:ascii="Calibri" w:eastAsiaTheme="minorEastAsia" w:hAnsi="Calibri" w:cs="Calibri"/>
          <w:strike/>
          <w:rPrChange w:id="49" w:author="Lisa Caulley" w:date="2020-06-21T10:00:00Z">
            <w:rPr>
              <w:rFonts w:ascii="Calibri" w:eastAsiaTheme="minorEastAsia" w:hAnsi="Calibri" w:cs="Calibri"/>
            </w:rPr>
          </w:rPrChange>
        </w:rPr>
        <w:t xml:space="preserve"> </w:t>
      </w:r>
      <w:r w:rsidR="001806CD" w:rsidRPr="00C613B2">
        <w:rPr>
          <w:rFonts w:ascii="Calibri" w:eastAsiaTheme="minorEastAsia" w:hAnsi="Calibri" w:cs="Calibri"/>
          <w:strike/>
          <w:rPrChange w:id="50" w:author="Lisa Caulley" w:date="2020-06-21T10:00:00Z">
            <w:rPr>
              <w:rFonts w:ascii="Calibri" w:eastAsiaTheme="minorEastAsia" w:hAnsi="Calibri" w:cs="Calibri"/>
            </w:rPr>
          </w:rPrChange>
        </w:rPr>
        <w:t>People that are</w:t>
      </w:r>
      <w:r w:rsidR="0EA74164" w:rsidRPr="00C613B2">
        <w:rPr>
          <w:rFonts w:ascii="Calibri" w:eastAsiaTheme="minorEastAsia" w:hAnsi="Calibri" w:cs="Calibri"/>
          <w:strike/>
          <w:rPrChange w:id="51" w:author="Lisa Caulley" w:date="2020-06-21T10:00:00Z">
            <w:rPr>
              <w:rFonts w:ascii="Calibri" w:eastAsiaTheme="minorEastAsia" w:hAnsi="Calibri" w:cs="Calibri"/>
            </w:rPr>
          </w:rPrChange>
        </w:rPr>
        <w:t xml:space="preserve"> worst off</w:t>
      </w:r>
      <w:r w:rsidR="000D187D" w:rsidRPr="00C613B2">
        <w:rPr>
          <w:rFonts w:ascii="Calibri" w:eastAsiaTheme="minorEastAsia" w:hAnsi="Calibri" w:cs="Calibri"/>
          <w:strike/>
          <w:rPrChange w:id="52" w:author="Lisa Caulley" w:date="2020-06-21T10:00:00Z">
            <w:rPr>
              <w:rFonts w:ascii="Calibri" w:eastAsiaTheme="minorEastAsia" w:hAnsi="Calibri" w:cs="Calibri"/>
            </w:rPr>
          </w:rPrChange>
        </w:rPr>
        <w:t xml:space="preserve"> </w:t>
      </w:r>
      <w:r w:rsidR="00697FA6" w:rsidRPr="00C613B2">
        <w:rPr>
          <w:rFonts w:ascii="Calibri" w:eastAsiaTheme="minorEastAsia" w:hAnsi="Calibri" w:cs="Calibri"/>
          <w:strike/>
          <w:rPrChange w:id="53" w:author="Lisa Caulley" w:date="2020-06-21T10:00:00Z">
            <w:rPr>
              <w:rFonts w:ascii="Calibri" w:eastAsiaTheme="minorEastAsia" w:hAnsi="Calibri" w:cs="Calibri"/>
            </w:rPr>
          </w:rPrChange>
        </w:rPr>
        <w:t>(</w:t>
      </w:r>
      <w:r w:rsidR="00F2711F" w:rsidRPr="00C613B2">
        <w:rPr>
          <w:rFonts w:ascii="Calibri" w:eastAsiaTheme="minorEastAsia" w:hAnsi="Calibri" w:cs="Calibri"/>
          <w:strike/>
          <w:rPrChange w:id="54" w:author="Lisa Caulley" w:date="2020-06-21T10:00:00Z">
            <w:rPr>
              <w:rFonts w:ascii="Calibri" w:eastAsiaTheme="minorEastAsia" w:hAnsi="Calibri" w:cs="Calibri"/>
            </w:rPr>
          </w:rPrChange>
        </w:rPr>
        <w:t xml:space="preserve">e.g., the </w:t>
      </w:r>
      <w:r w:rsidR="00697FA6" w:rsidRPr="00C613B2">
        <w:rPr>
          <w:rFonts w:ascii="Calibri" w:eastAsiaTheme="minorEastAsia" w:hAnsi="Calibri" w:cs="Calibri"/>
          <w:strike/>
          <w:rPrChange w:id="55" w:author="Lisa Caulley" w:date="2020-06-21T10:00:00Z">
            <w:rPr>
              <w:rFonts w:ascii="Calibri" w:eastAsiaTheme="minorEastAsia" w:hAnsi="Calibri" w:cs="Calibri"/>
            </w:rPr>
          </w:rPrChange>
        </w:rPr>
        <w:t xml:space="preserve">sickest or youngest) </w:t>
      </w:r>
      <w:r w:rsidR="000D187D" w:rsidRPr="00C613B2">
        <w:rPr>
          <w:rFonts w:ascii="Calibri" w:eastAsiaTheme="minorEastAsia" w:hAnsi="Calibri" w:cs="Calibri"/>
          <w:strike/>
          <w:rPrChange w:id="56" w:author="Lisa Caulley" w:date="2020-06-21T10:00:00Z">
            <w:rPr>
              <w:rFonts w:ascii="Calibri" w:eastAsiaTheme="minorEastAsia" w:hAnsi="Calibri" w:cs="Calibri"/>
            </w:rPr>
          </w:rPrChange>
        </w:rPr>
        <w:t>are prioritized</w:t>
      </w:r>
      <w:r w:rsidR="00200F83" w:rsidRPr="00C613B2">
        <w:rPr>
          <w:rFonts w:ascii="Calibri" w:eastAsiaTheme="minorEastAsia" w:hAnsi="Calibri" w:cs="Calibri"/>
          <w:strike/>
          <w:rPrChange w:id="57" w:author="Lisa Caulley" w:date="2020-06-21T10:00:00Z">
            <w:rPr>
              <w:rFonts w:ascii="Calibri" w:eastAsiaTheme="minorEastAsia" w:hAnsi="Calibri" w:cs="Calibri"/>
            </w:rPr>
          </w:rPrChange>
        </w:rPr>
        <w:t>.</w:t>
      </w:r>
      <w:r w:rsidR="000D187D" w:rsidRPr="00C613B2">
        <w:rPr>
          <w:rFonts w:ascii="Calibri" w:eastAsiaTheme="minorEastAsia" w:hAnsi="Calibri" w:cs="Calibri"/>
          <w:strike/>
          <w:noProof/>
          <w:vertAlign w:val="superscript"/>
          <w:rPrChange w:id="58" w:author="Lisa Caulley" w:date="2020-06-21T10:00:00Z">
            <w:rPr>
              <w:rFonts w:ascii="Calibri" w:eastAsiaTheme="minorEastAsia" w:hAnsi="Calibri" w:cs="Calibri"/>
              <w:noProof/>
              <w:vertAlign w:val="superscript"/>
            </w:rPr>
          </w:rPrChange>
        </w:rPr>
        <w:t>2</w:t>
      </w:r>
      <w:r w:rsidR="09229DE7" w:rsidRPr="00C613B2">
        <w:rPr>
          <w:rFonts w:ascii="Calibri" w:eastAsiaTheme="minorEastAsia" w:hAnsi="Calibri" w:cs="Calibri"/>
          <w:strike/>
          <w:rPrChange w:id="59" w:author="Lisa Caulley" w:date="2020-06-21T10:00:00Z">
            <w:rPr>
              <w:rFonts w:ascii="Calibri" w:eastAsiaTheme="minorEastAsia" w:hAnsi="Calibri" w:cs="Calibri"/>
            </w:rPr>
          </w:rPrChange>
        </w:rPr>
        <w:t xml:space="preserve"> </w:t>
      </w:r>
      <w:r w:rsidR="7C30960B" w:rsidRPr="00C613B2">
        <w:rPr>
          <w:rFonts w:ascii="Calibri" w:eastAsiaTheme="minorEastAsia" w:hAnsi="Calibri" w:cs="Calibri"/>
          <w:strike/>
          <w:rPrChange w:id="60" w:author="Lisa Caulley" w:date="2020-06-21T10:00:00Z">
            <w:rPr>
              <w:rFonts w:ascii="Calibri" w:eastAsiaTheme="minorEastAsia" w:hAnsi="Calibri" w:cs="Calibri"/>
            </w:rPr>
          </w:rPrChange>
        </w:rPr>
        <w:t xml:space="preserve">In the context of a pandemic, it </w:t>
      </w:r>
      <w:r w:rsidR="004C45BB" w:rsidRPr="00C613B2">
        <w:rPr>
          <w:rFonts w:ascii="Calibri" w:eastAsiaTheme="minorEastAsia" w:hAnsi="Calibri" w:cs="Calibri"/>
          <w:strike/>
          <w:rPrChange w:id="61" w:author="Lisa Caulley" w:date="2020-06-21T10:00:00Z">
            <w:rPr>
              <w:rFonts w:ascii="Calibri" w:eastAsiaTheme="minorEastAsia" w:hAnsi="Calibri" w:cs="Calibri"/>
            </w:rPr>
          </w:rPrChange>
        </w:rPr>
        <w:t xml:space="preserve">is </w:t>
      </w:r>
      <w:r w:rsidR="7C30960B" w:rsidRPr="00C613B2">
        <w:rPr>
          <w:rFonts w:ascii="Calibri" w:eastAsiaTheme="minorEastAsia" w:hAnsi="Calibri" w:cs="Calibri"/>
          <w:strike/>
          <w:rPrChange w:id="62" w:author="Lisa Caulley" w:date="2020-06-21T10:00:00Z">
            <w:rPr>
              <w:rFonts w:ascii="Calibri" w:eastAsiaTheme="minorEastAsia" w:hAnsi="Calibri" w:cs="Calibri"/>
            </w:rPr>
          </w:rPrChange>
        </w:rPr>
        <w:t xml:space="preserve">justifiable to </w:t>
      </w:r>
      <w:r w:rsidR="00516760" w:rsidRPr="00C613B2">
        <w:rPr>
          <w:rFonts w:ascii="Calibri" w:eastAsiaTheme="minorEastAsia" w:hAnsi="Calibri" w:cs="Calibri"/>
          <w:strike/>
          <w:rPrChange w:id="63" w:author="Lisa Caulley" w:date="2020-06-21T10:00:00Z">
            <w:rPr>
              <w:rFonts w:ascii="Calibri" w:eastAsiaTheme="minorEastAsia" w:hAnsi="Calibri" w:cs="Calibri"/>
            </w:rPr>
          </w:rPrChange>
        </w:rPr>
        <w:t>focus on maximizing</w:t>
      </w:r>
      <w:r w:rsidR="7C30960B" w:rsidRPr="00C613B2">
        <w:rPr>
          <w:rFonts w:ascii="Calibri" w:eastAsiaTheme="minorEastAsia" w:hAnsi="Calibri" w:cs="Calibri"/>
          <w:strike/>
          <w:rPrChange w:id="64" w:author="Lisa Caulley" w:date="2020-06-21T10:00:00Z">
            <w:rPr>
              <w:rFonts w:ascii="Calibri" w:eastAsiaTheme="minorEastAsia" w:hAnsi="Calibri" w:cs="Calibri"/>
            </w:rPr>
          </w:rPrChange>
        </w:rPr>
        <w:t xml:space="preserve"> </w:t>
      </w:r>
      <w:r w:rsidR="613C78D6" w:rsidRPr="00C613B2">
        <w:rPr>
          <w:rFonts w:ascii="Calibri" w:eastAsiaTheme="minorEastAsia" w:hAnsi="Calibri" w:cs="Calibri"/>
          <w:strike/>
          <w:rPrChange w:id="65" w:author="Lisa Caulley" w:date="2020-06-21T10:00:00Z">
            <w:rPr>
              <w:rFonts w:ascii="Calibri" w:eastAsiaTheme="minorEastAsia" w:hAnsi="Calibri" w:cs="Calibri"/>
            </w:rPr>
          </w:rPrChange>
        </w:rPr>
        <w:t>benefits</w:t>
      </w:r>
      <w:r w:rsidR="7C30960B" w:rsidRPr="00C613B2">
        <w:rPr>
          <w:rFonts w:ascii="Calibri" w:eastAsiaTheme="minorEastAsia" w:hAnsi="Calibri" w:cs="Calibri"/>
          <w:strike/>
          <w:rPrChange w:id="66" w:author="Lisa Caulley" w:date="2020-06-21T10:00:00Z">
            <w:rPr>
              <w:rFonts w:ascii="Calibri" w:eastAsiaTheme="minorEastAsia" w:hAnsi="Calibri" w:cs="Calibri"/>
            </w:rPr>
          </w:rPrChange>
        </w:rPr>
        <w:t xml:space="preserve"> (</w:t>
      </w:r>
      <w:r w:rsidR="00580D90" w:rsidRPr="00C613B2">
        <w:rPr>
          <w:rFonts w:ascii="Calibri" w:eastAsiaTheme="minorEastAsia" w:hAnsi="Calibri" w:cs="Calibri"/>
          <w:strike/>
          <w:rPrChange w:id="67" w:author="Lisa Caulley" w:date="2020-06-21T10:00:00Z">
            <w:rPr>
              <w:rFonts w:ascii="Calibri" w:eastAsiaTheme="minorEastAsia" w:hAnsi="Calibri" w:cs="Calibri"/>
            </w:rPr>
          </w:rPrChange>
        </w:rPr>
        <w:t>ethical value 1</w:t>
      </w:r>
      <w:r w:rsidR="7C30960B" w:rsidRPr="00C613B2">
        <w:rPr>
          <w:rFonts w:ascii="Calibri" w:eastAsiaTheme="minorEastAsia" w:hAnsi="Calibri" w:cs="Calibri"/>
          <w:strike/>
          <w:rPrChange w:id="68" w:author="Lisa Caulley" w:date="2020-06-21T10:00:00Z">
            <w:rPr>
              <w:rFonts w:ascii="Calibri" w:eastAsiaTheme="minorEastAsia" w:hAnsi="Calibri" w:cs="Calibri"/>
            </w:rPr>
          </w:rPrChange>
        </w:rPr>
        <w:t>)</w:t>
      </w:r>
      <w:r w:rsidR="00200F83" w:rsidRPr="00C613B2">
        <w:rPr>
          <w:rFonts w:ascii="Calibri" w:eastAsiaTheme="minorEastAsia" w:hAnsi="Calibri" w:cs="Calibri"/>
          <w:strike/>
          <w:rPrChange w:id="69" w:author="Lisa Caulley" w:date="2020-06-21T10:00:00Z">
            <w:rPr>
              <w:rFonts w:ascii="Calibri" w:eastAsiaTheme="minorEastAsia" w:hAnsi="Calibri" w:cs="Calibri"/>
            </w:rPr>
          </w:rPrChange>
        </w:rPr>
        <w:t>.</w:t>
      </w:r>
      <w:r w:rsidR="00B44D15" w:rsidRPr="00C613B2">
        <w:rPr>
          <w:rFonts w:ascii="Calibri" w:eastAsiaTheme="minorEastAsia" w:hAnsi="Calibri" w:cs="Calibri"/>
          <w:strike/>
          <w:noProof/>
          <w:vertAlign w:val="superscript"/>
          <w:rPrChange w:id="70" w:author="Lisa Caulley" w:date="2020-06-21T10:00:00Z">
            <w:rPr>
              <w:rFonts w:ascii="Calibri" w:eastAsiaTheme="minorEastAsia" w:hAnsi="Calibri" w:cs="Calibri"/>
              <w:noProof/>
              <w:vertAlign w:val="superscript"/>
            </w:rPr>
          </w:rPrChange>
        </w:rPr>
        <w:t>11–15</w:t>
      </w:r>
      <w:r w:rsidR="4C608E21" w:rsidRPr="00C613B2">
        <w:rPr>
          <w:rFonts w:ascii="Calibri" w:eastAsiaTheme="minorEastAsia" w:hAnsi="Calibri" w:cs="Calibri"/>
          <w:strike/>
          <w:rPrChange w:id="71" w:author="Lisa Caulley" w:date="2020-06-21T10:00:00Z">
            <w:rPr>
              <w:rFonts w:ascii="Calibri" w:eastAsiaTheme="minorEastAsia" w:hAnsi="Calibri" w:cs="Calibri"/>
            </w:rPr>
          </w:rPrChange>
        </w:rPr>
        <w:t xml:space="preserve"> This is consistent with utilitarian ethical perspective</w:t>
      </w:r>
      <w:r w:rsidR="486161A8" w:rsidRPr="00C613B2">
        <w:rPr>
          <w:rFonts w:ascii="Calibri" w:eastAsiaTheme="minorEastAsia" w:hAnsi="Calibri" w:cs="Calibri"/>
          <w:strike/>
          <w:rPrChange w:id="72" w:author="Lisa Caulley" w:date="2020-06-21T10:00:00Z">
            <w:rPr>
              <w:rFonts w:ascii="Calibri" w:eastAsiaTheme="minorEastAsia" w:hAnsi="Calibri" w:cs="Calibri"/>
            </w:rPr>
          </w:rPrChange>
        </w:rPr>
        <w:t>s</w:t>
      </w:r>
      <w:r w:rsidR="5D3306F3" w:rsidRPr="00C613B2">
        <w:rPr>
          <w:rFonts w:ascii="Calibri" w:eastAsiaTheme="minorEastAsia" w:hAnsi="Calibri" w:cs="Calibri"/>
          <w:strike/>
          <w:rPrChange w:id="73" w:author="Lisa Caulley" w:date="2020-06-21T10:00:00Z">
            <w:rPr>
              <w:rFonts w:ascii="Calibri" w:eastAsiaTheme="minorEastAsia" w:hAnsi="Calibri" w:cs="Calibri"/>
            </w:rPr>
          </w:rPrChange>
        </w:rPr>
        <w:t xml:space="preserve">, which </w:t>
      </w:r>
      <w:r w:rsidR="4C608E21" w:rsidRPr="00C613B2">
        <w:rPr>
          <w:rFonts w:ascii="Calibri" w:eastAsiaTheme="minorEastAsia" w:hAnsi="Calibri" w:cs="Calibri"/>
          <w:strike/>
          <w:rPrChange w:id="74" w:author="Lisa Caulley" w:date="2020-06-21T10:00:00Z">
            <w:rPr>
              <w:rFonts w:ascii="Calibri" w:eastAsiaTheme="minorEastAsia" w:hAnsi="Calibri" w:cs="Calibri"/>
            </w:rPr>
          </w:rPrChange>
        </w:rPr>
        <w:t>emphasize population outcomes</w:t>
      </w:r>
      <w:r w:rsidR="26644134" w:rsidRPr="00C613B2">
        <w:rPr>
          <w:rFonts w:ascii="Calibri" w:eastAsiaTheme="minorEastAsia" w:hAnsi="Calibri" w:cs="Calibri"/>
          <w:strike/>
          <w:rPrChange w:id="75" w:author="Lisa Caulley" w:date="2020-06-21T10:00:00Z">
            <w:rPr>
              <w:rFonts w:ascii="Calibri" w:eastAsiaTheme="minorEastAsia" w:hAnsi="Calibri" w:cs="Calibri"/>
            </w:rPr>
          </w:rPrChange>
        </w:rPr>
        <w:t xml:space="preserve"> over individual outcomes</w:t>
      </w:r>
      <w:r w:rsidR="00B07D8C" w:rsidRPr="00C613B2">
        <w:rPr>
          <w:rFonts w:ascii="Calibri" w:eastAsiaTheme="minorEastAsia" w:hAnsi="Calibri" w:cs="Calibri"/>
          <w:strike/>
          <w:rPrChange w:id="76" w:author="Lisa Caulley" w:date="2020-06-21T10:00:00Z">
            <w:rPr>
              <w:rFonts w:ascii="Calibri" w:eastAsiaTheme="minorEastAsia" w:hAnsi="Calibri" w:cs="Calibri"/>
            </w:rPr>
          </w:rPrChange>
        </w:rPr>
        <w:t xml:space="preserve"> when resources are scarce</w:t>
      </w:r>
      <w:r w:rsidR="00200F83" w:rsidRPr="00C613B2">
        <w:rPr>
          <w:rFonts w:ascii="Calibri" w:eastAsiaTheme="minorEastAsia" w:hAnsi="Calibri" w:cs="Calibri"/>
          <w:strike/>
          <w:rPrChange w:id="77" w:author="Lisa Caulley" w:date="2020-06-21T10:00:00Z">
            <w:rPr>
              <w:rFonts w:ascii="Calibri" w:eastAsiaTheme="minorEastAsia" w:hAnsi="Calibri" w:cs="Calibri"/>
            </w:rPr>
          </w:rPrChange>
        </w:rPr>
        <w:t>.</w:t>
      </w:r>
      <w:r w:rsidR="00B44D15" w:rsidRPr="00C613B2">
        <w:rPr>
          <w:rFonts w:ascii="Calibri" w:eastAsiaTheme="minorEastAsia" w:hAnsi="Calibri" w:cs="Calibri"/>
          <w:strike/>
          <w:noProof/>
          <w:vertAlign w:val="superscript"/>
          <w:rPrChange w:id="78" w:author="Lisa Caulley" w:date="2020-06-21T10:00:00Z">
            <w:rPr>
              <w:rFonts w:ascii="Calibri" w:eastAsiaTheme="minorEastAsia" w:hAnsi="Calibri" w:cs="Calibri"/>
              <w:noProof/>
              <w:vertAlign w:val="superscript"/>
            </w:rPr>
          </w:rPrChange>
        </w:rPr>
        <w:t>16</w:t>
      </w:r>
      <w:r w:rsidR="6FC25B31" w:rsidRPr="00C613B2">
        <w:rPr>
          <w:rFonts w:ascii="Calibri" w:eastAsiaTheme="minorEastAsia" w:hAnsi="Calibri" w:cs="Calibri"/>
          <w:strike/>
          <w:rPrChange w:id="79" w:author="Lisa Caulley" w:date="2020-06-21T10:00:00Z">
            <w:rPr>
              <w:rFonts w:ascii="Calibri" w:eastAsiaTheme="minorEastAsia" w:hAnsi="Calibri" w:cs="Calibri"/>
            </w:rPr>
          </w:rPrChange>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7907AD77"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noProof/>
          <w:vertAlign w:val="superscript"/>
        </w:rPr>
        <w:t>2</w:t>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00B44D15" w:rsidRPr="00B44D15">
        <w:rPr>
          <w:rFonts w:ascii="Calibri" w:hAnsi="Calibri" w:cs="Calibri"/>
          <w:noProof/>
          <w:vertAlign w:val="superscript"/>
        </w:rPr>
        <w:t>17</w:t>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experts</w:t>
      </w:r>
      <w:r w:rsidR="00C2764C" w:rsidRPr="00C2764C">
        <w:rPr>
          <w:rFonts w:ascii="Calibri" w:hAnsi="Calibri" w:cs="Calibri"/>
        </w:rPr>
        <w:t>.</w:t>
      </w:r>
      <w:r w:rsidR="00B44D15" w:rsidRPr="00B44D15">
        <w:rPr>
          <w:rFonts w:ascii="Calibri" w:hAnsi="Calibri" w:cs="Calibri"/>
          <w:noProof/>
          <w:vertAlign w:val="superscript"/>
        </w:rPr>
        <w:t>18</w:t>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006385EE" w:rsidR="256137A7" w:rsidRPr="00C2764C" w:rsidRDefault="004A5E8C" w:rsidP="00153762">
      <w:pPr>
        <w:spacing w:line="276" w:lineRule="auto"/>
        <w:rPr>
          <w:rFonts w:ascii="Calibri" w:eastAsia="Calibri" w:hAnsi="Calibri" w:cs="Calibri"/>
        </w:rPr>
      </w:pPr>
      <w:r w:rsidRPr="004A5E8C">
        <w:rPr>
          <w:rFonts w:ascii="Calibri" w:eastAsia="Calibri" w:hAnsi="Calibri" w:cs="Calibri"/>
        </w:rPr>
        <w:lastRenderedPageBreak/>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del w:id="80" w:author="Lisa Caulley" w:date="2020-06-21T10:10:00Z">
        <w:r w:rsidR="65DC346E" w:rsidRPr="00C2764C" w:rsidDel="007339B9">
          <w:rPr>
            <w:rFonts w:ascii="Calibri" w:eastAsia="Calibri" w:hAnsi="Calibri" w:cs="Calibri"/>
          </w:rPr>
          <w:delText>Although t</w:delText>
        </w:r>
        <w:r w:rsidR="31972D52" w:rsidRPr="00C2764C" w:rsidDel="007339B9">
          <w:rPr>
            <w:rFonts w:ascii="Calibri" w:eastAsia="Calibri" w:hAnsi="Calibri" w:cs="Calibri"/>
          </w:rPr>
          <w:delText xml:space="preserve">his </w:delText>
        </w:r>
        <w:r w:rsidR="008C69CA" w:rsidRPr="00C2764C" w:rsidDel="007339B9">
          <w:rPr>
            <w:rFonts w:ascii="Calibri" w:eastAsia="Calibri" w:hAnsi="Calibri" w:cs="Calibri"/>
          </w:rPr>
          <w:delText xml:space="preserve">strategy was conceived </w:delText>
        </w:r>
        <w:r w:rsidR="6374631D" w:rsidRPr="00C2764C" w:rsidDel="007339B9">
          <w:rPr>
            <w:rFonts w:ascii="Calibri" w:eastAsia="Calibri" w:hAnsi="Calibri" w:cs="Calibri"/>
          </w:rPr>
          <w:delText xml:space="preserve">during the COVID-19 pandemic, </w:delText>
        </w:r>
        <w:r w:rsidR="54C7B04F" w:rsidRPr="00C2764C" w:rsidDel="007339B9">
          <w:rPr>
            <w:rFonts w:ascii="Calibri" w:eastAsia="Calibri" w:hAnsi="Calibri" w:cs="Calibri"/>
          </w:rPr>
          <w:delText>our</w:delText>
        </w:r>
        <w:r w:rsidR="6374631D" w:rsidRPr="00C2764C" w:rsidDel="007339B9">
          <w:rPr>
            <w:rFonts w:ascii="Calibri" w:eastAsia="Calibri" w:hAnsi="Calibri" w:cs="Calibri"/>
          </w:rPr>
          <w:delText xml:space="preserve"> secondary aim </w:delText>
        </w:r>
        <w:r w:rsidR="35B6D260" w:rsidRPr="00C2764C" w:rsidDel="007339B9">
          <w:rPr>
            <w:rFonts w:ascii="Calibri" w:eastAsia="Calibri" w:hAnsi="Calibri" w:cs="Calibri"/>
          </w:rPr>
          <w:delText xml:space="preserve">is </w:delText>
        </w:r>
        <w:r w:rsidR="6374631D" w:rsidRPr="00C2764C" w:rsidDel="007339B9">
          <w:rPr>
            <w:rFonts w:ascii="Calibri" w:eastAsia="Calibri" w:hAnsi="Calibri" w:cs="Calibri"/>
          </w:rPr>
          <w:delText xml:space="preserve">to ensure applicability to the </w:delText>
        </w:r>
        <w:r w:rsidR="2A3F7C20" w:rsidRPr="00C2764C" w:rsidDel="007339B9">
          <w:rPr>
            <w:rFonts w:ascii="Calibri" w:eastAsia="Calibri" w:hAnsi="Calibri" w:cs="Calibri"/>
          </w:rPr>
          <w:delText xml:space="preserve">context of </w:delText>
        </w:r>
        <w:r w:rsidR="00E63B33" w:rsidDel="007339B9">
          <w:rPr>
            <w:rFonts w:ascii="Calibri" w:eastAsia="Calibri" w:hAnsi="Calibri" w:cs="Calibri"/>
          </w:rPr>
          <w:delText>potential new</w:delText>
        </w:r>
        <w:r w:rsidR="19384220" w:rsidRPr="00C2764C" w:rsidDel="007339B9">
          <w:rPr>
            <w:rFonts w:ascii="Calibri" w:eastAsia="Calibri" w:hAnsi="Calibri" w:cs="Calibri"/>
          </w:rPr>
          <w:delText xml:space="preserve"> </w:delText>
        </w:r>
        <w:r w:rsidR="774D57D0" w:rsidRPr="00C2764C" w:rsidDel="007339B9">
          <w:rPr>
            <w:rFonts w:ascii="Calibri" w:eastAsia="Calibri" w:hAnsi="Calibri" w:cs="Calibri"/>
          </w:rPr>
          <w:delText>pandemics.</w:delText>
        </w:r>
      </w:del>
    </w:p>
    <w:p w14:paraId="3D64ACD5" w14:textId="77777777" w:rsidR="00404879" w:rsidRDefault="00404879" w:rsidP="00153762">
      <w:pPr>
        <w:pStyle w:val="Heading2"/>
        <w:spacing w:line="276" w:lineRule="auto"/>
        <w:rPr>
          <w:rFonts w:ascii="Calibri" w:hAnsi="Calibri" w:cs="Calibri"/>
          <w:lang w:val="en-US"/>
        </w:rPr>
      </w:pPr>
    </w:p>
    <w:p w14:paraId="23D5DC6B" w14:textId="1D82C8F9" w:rsidR="438F5BE1" w:rsidRDefault="438F5BE1" w:rsidP="00153762">
      <w:pPr>
        <w:pStyle w:val="Heading2"/>
        <w:spacing w:line="276" w:lineRule="auto"/>
        <w:rPr>
          <w:rFonts w:ascii="Calibri" w:hAnsi="Calibri" w:cs="Calibri"/>
          <w:lang w:val="en-US"/>
        </w:rPr>
      </w:pPr>
      <w:r w:rsidRPr="0092480E">
        <w:rPr>
          <w:rFonts w:ascii="Calibri" w:hAnsi="Calibri" w:cs="Calibri"/>
          <w:lang w:val="en-US"/>
        </w:rPr>
        <w:t>Methods</w:t>
      </w:r>
    </w:p>
    <w:p w14:paraId="3B68A17C" w14:textId="60F50BA1" w:rsidR="008457FC" w:rsidRPr="008457FC" w:rsidRDefault="008457FC" w:rsidP="008457FC">
      <w:pPr>
        <w:pStyle w:val="Heading3"/>
        <w:spacing w:line="276" w:lineRule="auto"/>
        <w:rPr>
          <w:ins w:id="81" w:author="Lisa Caulley" w:date="2020-06-21T10:12:00Z"/>
          <w:rPrChange w:id="82" w:author="Lisa Caulley" w:date="2020-06-21T10:12:00Z">
            <w:rPr>
              <w:ins w:id="83" w:author="Lisa Caulley" w:date="2020-06-21T10:12:00Z"/>
              <w:rFonts w:ascii="Calibri" w:hAnsi="Calibri" w:cs="Calibri"/>
            </w:rPr>
          </w:rPrChange>
        </w:rPr>
        <w:pPrChange w:id="84" w:author="Lisa Caulley" w:date="2020-06-21T10:12:00Z">
          <w:pPr>
            <w:spacing w:line="276" w:lineRule="auto"/>
          </w:pPr>
        </w:pPrChange>
      </w:pPr>
      <w:ins w:id="85" w:author="Lisa Caulley" w:date="2020-06-21T10:12:00Z">
        <w:r w:rsidRPr="008457FC">
          <w:rPr>
            <w:rPrChange w:id="86" w:author="Lisa Caulley" w:date="2020-06-21T10:12:00Z">
              <w:rPr>
                <w:rFonts w:ascii="Calibri" w:hAnsi="Calibri" w:cs="Calibri"/>
              </w:rPr>
            </w:rPrChange>
          </w:rPr>
          <w:t>Overview</w:t>
        </w:r>
      </w:ins>
    </w:p>
    <w:p w14:paraId="6D9BEE3F" w14:textId="2E5079F6" w:rsidR="00404879" w:rsidRDefault="008457FC" w:rsidP="00153762">
      <w:pPr>
        <w:spacing w:line="276" w:lineRule="auto"/>
        <w:rPr>
          <w:rFonts w:ascii="Calibri" w:hAnsi="Calibri" w:cs="Calibri"/>
        </w:rPr>
      </w:pPr>
      <w:ins w:id="87" w:author="Lisa Caulley" w:date="2020-06-21T10:13:00Z">
        <w:r>
          <w:rPr>
            <w:rFonts w:ascii="Calibri" w:hAnsi="Calibri" w:cs="Calibri"/>
          </w:rPr>
          <w:t>W</w:t>
        </w:r>
      </w:ins>
      <w:del w:id="88" w:author="Lisa Caulley" w:date="2020-06-21T10:13:00Z">
        <w:r w:rsidR="00B366DE" w:rsidDel="008457FC">
          <w:rPr>
            <w:rFonts w:ascii="Calibri" w:hAnsi="Calibri" w:cs="Calibri"/>
          </w:rPr>
          <w:delText xml:space="preserve">In short, </w:delText>
        </w:r>
        <w:r w:rsidR="00F727B4" w:rsidDel="008457FC">
          <w:rPr>
            <w:rFonts w:ascii="Calibri" w:hAnsi="Calibri" w:cs="Calibri"/>
          </w:rPr>
          <w:delText>w</w:delText>
        </w:r>
      </w:del>
      <w:r w:rsidR="00F727B4">
        <w:rPr>
          <w:rFonts w:ascii="Calibri" w:hAnsi="Calibri" w:cs="Calibri"/>
        </w:rPr>
        <w:t xml:space="preserve">e selected </w:t>
      </w:r>
      <w:ins w:id="89" w:author="Lisa Caulley" w:date="2020-06-21T14:49:00Z">
        <w:r w:rsidR="00512532">
          <w:rPr>
            <w:rFonts w:ascii="Calibri" w:hAnsi="Calibri" w:cs="Calibri"/>
          </w:rPr>
          <w:t xml:space="preserve">34 </w:t>
        </w:r>
      </w:ins>
      <w:r w:rsidR="002333CC">
        <w:rPr>
          <w:rFonts w:ascii="Calibri" w:hAnsi="Calibri" w:cs="Calibri"/>
        </w:rPr>
        <w:t xml:space="preserve">semi-elective </w:t>
      </w:r>
      <w:r w:rsidR="00F727B4">
        <w:rPr>
          <w:rFonts w:ascii="Calibri" w:hAnsi="Calibri" w:cs="Calibri"/>
        </w:rPr>
        <w:t>surgeries</w:t>
      </w:r>
      <w:ins w:id="90" w:author="Lisa Caulley" w:date="2020-06-21T14:53:00Z">
        <w:r w:rsidR="00962D05">
          <w:rPr>
            <w:rFonts w:ascii="Calibri" w:hAnsi="Calibri" w:cs="Calibri"/>
          </w:rPr>
          <w:t xml:space="preserve"> (that is, </w:t>
        </w:r>
        <w:commentRangeStart w:id="91"/>
        <w:r w:rsidR="00962D05">
          <w:rPr>
            <w:rFonts w:ascii="Calibri" w:hAnsi="Calibri" w:cs="Calibri"/>
          </w:rPr>
          <w:t>XX</w:t>
        </w:r>
        <w:commentRangeEnd w:id="91"/>
        <w:r w:rsidR="00962D05">
          <w:rPr>
            <w:rStyle w:val="CommentReference"/>
            <w:rFonts w:asciiTheme="minorHAnsi" w:eastAsiaTheme="minorHAnsi" w:hAnsiTheme="minorHAnsi" w:cstheme="minorBidi"/>
            <w:lang w:val="en-GB"/>
          </w:rPr>
          <w:commentReference w:id="91"/>
        </w:r>
        <w:r w:rsidR="00962D05">
          <w:rPr>
            <w:rFonts w:ascii="Calibri" w:hAnsi="Calibri" w:cs="Calibri"/>
          </w:rPr>
          <w:t>)</w:t>
        </w:r>
      </w:ins>
      <w:r w:rsidR="00F727B4">
        <w:rPr>
          <w:rFonts w:ascii="Calibri" w:hAnsi="Calibri" w:cs="Calibri"/>
        </w:rPr>
        <w:t xml:space="preserve">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our setting</w:t>
      </w:r>
      <w:del w:id="92" w:author="Lisa Caulley" w:date="2020-06-21T14:50:00Z">
        <w:r w:rsidR="0083596A" w:rsidDel="00117395">
          <w:rPr>
            <w:rFonts w:ascii="Calibri" w:hAnsi="Calibri" w:cs="Calibri"/>
          </w:rPr>
          <w:delText>, and</w:delText>
        </w:r>
      </w:del>
      <w:ins w:id="93" w:author="Lisa Caulley" w:date="2020-06-21T14:50:00Z">
        <w:r w:rsidR="00117395">
          <w:rPr>
            <w:rFonts w:ascii="Calibri" w:hAnsi="Calibri" w:cs="Calibri"/>
          </w:rPr>
          <w:t>.</w:t>
        </w:r>
      </w:ins>
      <w:ins w:id="94" w:author="Lisa Caulley" w:date="2020-06-21T14:51:00Z">
        <w:r w:rsidR="002971A3">
          <w:rPr>
            <w:rFonts w:ascii="Calibri" w:hAnsi="Calibri" w:cs="Calibri"/>
          </w:rPr>
          <w:t xml:space="preserve"> </w:t>
        </w:r>
      </w:ins>
      <w:commentRangeStart w:id="95"/>
      <w:ins w:id="96" w:author="Lisa Caulley" w:date="2020-06-21T14:50:00Z">
        <w:r w:rsidR="00117395">
          <w:rPr>
            <w:rFonts w:ascii="Calibri" w:hAnsi="Calibri" w:cs="Calibri"/>
          </w:rPr>
          <w:t>We</w:t>
        </w:r>
      </w:ins>
      <w:commentRangeEnd w:id="95"/>
      <w:ins w:id="97" w:author="Lisa Caulley" w:date="2020-06-21T14:52:00Z">
        <w:r w:rsidR="008D7C5E">
          <w:rPr>
            <w:rStyle w:val="CommentReference"/>
            <w:rFonts w:asciiTheme="minorHAnsi" w:eastAsiaTheme="minorHAnsi" w:hAnsiTheme="minorHAnsi" w:cstheme="minorBidi"/>
            <w:lang w:val="en-GB"/>
          </w:rPr>
          <w:commentReference w:id="95"/>
        </w:r>
      </w:ins>
      <w:r w:rsidR="0083596A">
        <w:rPr>
          <w:rFonts w:ascii="Calibri" w:hAnsi="Calibri" w:cs="Calibri"/>
        </w:rPr>
        <w:t xml:space="preserve"> </w:t>
      </w:r>
      <w:del w:id="98" w:author="Lisa Caulley" w:date="2020-06-21T14:50:00Z">
        <w:r w:rsidR="00B366DE" w:rsidDel="00DF324A">
          <w:rPr>
            <w:rFonts w:ascii="Calibri" w:hAnsi="Calibri" w:cs="Calibri"/>
          </w:rPr>
          <w:delText>obtained</w:delText>
        </w:r>
        <w:r w:rsidR="002333CC" w:rsidDel="00DF324A">
          <w:rPr>
            <w:rFonts w:ascii="Calibri" w:hAnsi="Calibri" w:cs="Calibri"/>
          </w:rPr>
          <w:delText xml:space="preserve"> the</w:delText>
        </w:r>
        <w:r w:rsidR="002333CC" w:rsidDel="00117395">
          <w:rPr>
            <w:rFonts w:ascii="Calibri" w:hAnsi="Calibri" w:cs="Calibri"/>
          </w:rPr>
          <w:delText xml:space="preserve"> model’s</w:delText>
        </w:r>
        <w:r w:rsidR="00B366DE" w:rsidDel="00DF324A">
          <w:rPr>
            <w:rFonts w:ascii="Calibri" w:hAnsi="Calibri" w:cs="Calibri"/>
          </w:rPr>
          <w:delText xml:space="preserve"> input parameters for the model for these surgeries</w:delText>
        </w:r>
        <w:r w:rsidR="00B04FAC" w:rsidDel="00DF324A">
          <w:rPr>
            <w:rFonts w:ascii="Calibri" w:hAnsi="Calibri" w:cs="Calibri"/>
          </w:rPr>
          <w:delText xml:space="preserve">, and </w:delText>
        </w:r>
        <w:r w:rsidR="002333CC" w:rsidDel="00DF324A">
          <w:rPr>
            <w:rFonts w:ascii="Calibri" w:hAnsi="Calibri" w:cs="Calibri"/>
          </w:rPr>
          <w:delText>applied</w:delText>
        </w:r>
        <w:r w:rsidR="00323973" w:rsidDel="00DF324A">
          <w:rPr>
            <w:rFonts w:ascii="Calibri" w:hAnsi="Calibri" w:cs="Calibri"/>
          </w:rPr>
          <w:delText xml:space="preserve"> these</w:delText>
        </w:r>
      </w:del>
      <w:ins w:id="99" w:author="Lisa Caulley" w:date="2020-06-21T14:50:00Z">
        <w:r w:rsidR="00DF324A">
          <w:rPr>
            <w:rFonts w:ascii="Calibri" w:hAnsi="Calibri" w:cs="Calibri"/>
          </w:rPr>
          <w:t>applied relevant input</w:t>
        </w:r>
      </w:ins>
      <w:r w:rsidR="00323973">
        <w:rPr>
          <w:rFonts w:ascii="Calibri" w:hAnsi="Calibri" w:cs="Calibri"/>
        </w:rPr>
        <w:t xml:space="preserve"> parameters in </w:t>
      </w:r>
      <w:r w:rsidR="00B04FAC">
        <w:rPr>
          <w:rFonts w:ascii="Calibri" w:hAnsi="Calibri" w:cs="Calibri"/>
        </w:rPr>
        <w:t xml:space="preserve">a broadly applicable </w:t>
      </w:r>
      <w:ins w:id="100" w:author="Lisa Caulley" w:date="2020-06-21T12:43:00Z">
        <w:r w:rsidR="002117D5">
          <w:rPr>
            <w:rFonts w:ascii="Calibri" w:hAnsi="Calibri" w:cs="Calibri"/>
          </w:rPr>
          <w:t xml:space="preserve">state transition </w:t>
        </w:r>
      </w:ins>
      <w:ins w:id="101" w:author="Lisa Caulley" w:date="2020-06-21T10:33:00Z">
        <w:r w:rsidR="00E522CA">
          <w:rPr>
            <w:rFonts w:ascii="Calibri" w:hAnsi="Calibri" w:cs="Calibri"/>
          </w:rPr>
          <w:t>computer-based</w:t>
        </w:r>
      </w:ins>
      <w:del w:id="102" w:author="Lisa Caulley" w:date="2020-06-21T10:33:00Z">
        <w:r w:rsidR="00B04FAC" w:rsidDel="00E522CA">
          <w:rPr>
            <w:rFonts w:ascii="Calibri" w:hAnsi="Calibri" w:cs="Calibri"/>
          </w:rPr>
          <w:delText>Markov</w:delText>
        </w:r>
      </w:del>
      <w:r w:rsidR="00B04FAC">
        <w:rPr>
          <w:rFonts w:ascii="Calibri" w:hAnsi="Calibri" w:cs="Calibri"/>
        </w:rPr>
        <w:t xml:space="preserve">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(QoL)</w:t>
      </w:r>
      <w:r w:rsidR="00B366DE">
        <w:rPr>
          <w:rFonts w:ascii="Calibri" w:hAnsi="Calibri" w:cs="Calibri"/>
        </w:rPr>
        <w:t xml:space="preserve">. </w:t>
      </w:r>
      <w:commentRangeStart w:id="103"/>
      <w:ins w:id="104" w:author="Lisa Caulley" w:date="2020-06-21T12:46:00Z">
        <w:r w:rsidR="00D35248" w:rsidRPr="00917A91">
          <w:rPr>
            <w:rFonts w:ascii="Calibri" w:hAnsi="Calibri" w:cs="Calibri"/>
            <w:rPrChange w:id="105" w:author="Lisa Caulley" w:date="2020-06-21T12:47:00Z">
              <w:rPr>
                <w:rFonts w:ascii="Helvetica Neue" w:hAnsi="Helvetica Neue"/>
                <w:color w:val="333333"/>
              </w:rPr>
            </w:rPrChange>
          </w:rPr>
          <w:t xml:space="preserve">We adopted a </w:t>
        </w:r>
      </w:ins>
      <w:ins w:id="106" w:author="Lisa Caulley" w:date="2020-06-21T12:47:00Z">
        <w:r w:rsidR="00917A91" w:rsidRPr="00917A91">
          <w:rPr>
            <w:rFonts w:ascii="Calibri" w:hAnsi="Calibri" w:cs="Calibri"/>
            <w:rPrChange w:id="107" w:author="Lisa Caulley" w:date="2020-06-21T12:47:00Z">
              <w:rPr>
                <w:rFonts w:ascii="Helvetica Neue" w:hAnsi="Helvetica Neue"/>
                <w:color w:val="333333"/>
              </w:rPr>
            </w:rPrChange>
          </w:rPr>
          <w:t>xx</w:t>
        </w:r>
        <w:r w:rsidR="00917A91" w:rsidRPr="00917A91">
          <w:rPr>
            <w:rFonts w:ascii="Calibri" w:hAnsi="Calibri" w:cs="Calibri"/>
            <w:rPrChange w:id="108" w:author="Lisa Caulley" w:date="2020-06-21T12:48:00Z">
              <w:rPr>
                <w:rFonts w:ascii="Helvetica Neue" w:hAnsi="Helvetica Neue"/>
                <w:color w:val="333333"/>
              </w:rPr>
            </w:rPrChange>
          </w:rPr>
          <w:t xml:space="preserve"> perspective (that is, XX)</w:t>
        </w:r>
      </w:ins>
      <w:ins w:id="109" w:author="Lisa Caulley" w:date="2020-06-21T12:46:00Z">
        <w:r w:rsidR="00D35248" w:rsidRPr="00917A91">
          <w:rPr>
            <w:rFonts w:ascii="Calibri" w:hAnsi="Calibri" w:cs="Calibri"/>
            <w:rPrChange w:id="110" w:author="Lisa Caulley" w:date="2020-06-21T12:48:00Z">
              <w:rPr>
                <w:rFonts w:ascii="Helvetica Neue" w:hAnsi="Helvetica Neue"/>
                <w:color w:val="333333"/>
              </w:rPr>
            </w:rPrChange>
          </w:rPr>
          <w:t>.</w:t>
        </w:r>
      </w:ins>
      <w:ins w:id="111" w:author="Lisa Caulley" w:date="2020-06-21T12:47:00Z">
        <w:r w:rsidR="00917A91" w:rsidRPr="00917A91">
          <w:rPr>
            <w:rFonts w:ascii="Calibri" w:hAnsi="Calibri" w:cs="Calibri"/>
            <w:rPrChange w:id="112" w:author="Lisa Caulley" w:date="2020-06-21T12:48:00Z">
              <w:rPr>
                <w:rFonts w:ascii="Helvetica Neue" w:hAnsi="Helvetica Neue"/>
                <w:color w:val="333333"/>
              </w:rPr>
            </w:rPrChange>
          </w:rPr>
          <w:t xml:space="preserve"> </w:t>
        </w:r>
      </w:ins>
      <w:commentRangeEnd w:id="103"/>
      <w:ins w:id="113" w:author="Lisa Caulley" w:date="2020-06-21T14:22:00Z">
        <w:r w:rsidR="00E31E90">
          <w:rPr>
            <w:rStyle w:val="CommentReference"/>
            <w:rFonts w:asciiTheme="minorHAnsi" w:eastAsiaTheme="minorHAnsi" w:hAnsiTheme="minorHAnsi" w:cstheme="minorBidi"/>
            <w:lang w:val="en-GB"/>
          </w:rPr>
          <w:commentReference w:id="103"/>
        </w:r>
      </w:ins>
      <w:ins w:id="114" w:author="Lisa Caulley" w:date="2020-06-21T12:47:00Z">
        <w:r w:rsidR="00917A91" w:rsidRPr="00917A91">
          <w:rPr>
            <w:rFonts w:ascii="Calibri" w:hAnsi="Calibri" w:cs="Calibri"/>
            <w:rPrChange w:id="115" w:author="Lisa Caulley" w:date="2020-06-21T12:48:00Z">
              <w:rPr>
                <w:rFonts w:ascii="Helvetica Neue" w:hAnsi="Helvetica Neue"/>
                <w:color w:val="333333"/>
              </w:rPr>
            </w:rPrChange>
          </w:rPr>
          <w:t xml:space="preserve">Time preference was incorporated by discounting benefits </w:t>
        </w:r>
      </w:ins>
      <w:ins w:id="116" w:author="Lisa Caulley" w:date="2020-06-21T14:22:00Z">
        <w:r w:rsidR="00C700FB">
          <w:rPr>
            <w:rFonts w:ascii="Calibri" w:hAnsi="Calibri" w:cs="Calibri"/>
          </w:rPr>
          <w:t>1.5</w:t>
        </w:r>
      </w:ins>
      <w:ins w:id="117" w:author="Lisa Caulley" w:date="2020-06-21T12:47:00Z">
        <w:r w:rsidR="00917A91" w:rsidRPr="00917A91">
          <w:rPr>
            <w:rFonts w:ascii="Calibri" w:hAnsi="Calibri" w:cs="Calibri"/>
            <w:rPrChange w:id="118" w:author="Lisa Caulley" w:date="2020-06-21T12:48:00Z">
              <w:rPr>
                <w:rFonts w:ascii="Helvetica Neue" w:hAnsi="Helvetica Neue"/>
                <w:color w:val="333333"/>
              </w:rPr>
            </w:rPrChange>
          </w:rPr>
          <w:t>% annually.</w:t>
        </w:r>
      </w:ins>
      <w:ins w:id="119" w:author="Lisa Caulley" w:date="2020-06-21T12:46:00Z">
        <w:r w:rsidR="00D35248" w:rsidRPr="00917A91">
          <w:rPr>
            <w:rFonts w:ascii="Calibri" w:hAnsi="Calibri" w:cs="Calibri"/>
            <w:rPrChange w:id="120" w:author="Lisa Caulley" w:date="2020-06-21T12:48:00Z">
              <w:rPr>
                <w:rFonts w:ascii="Helvetica Neue" w:hAnsi="Helvetica Neue"/>
                <w:color w:val="333333"/>
              </w:rPr>
            </w:rPrChange>
          </w:rPr>
          <w:t> </w:t>
        </w:r>
      </w:ins>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Heading3"/>
        <w:spacing w:line="276" w:lineRule="auto"/>
      </w:pPr>
      <w:r w:rsidRPr="00514AC6">
        <w:t xml:space="preserve">Patients and setting </w:t>
      </w:r>
    </w:p>
    <w:p w14:paraId="02500DCF" w14:textId="7AE40ED5"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t>
      </w:r>
      <w:commentRangeStart w:id="121"/>
      <w:r w:rsidRPr="0092480E">
        <w:rPr>
          <w:rFonts w:ascii="Calibri" w:hAnsi="Calibri" w:cs="Calibri"/>
        </w:rPr>
        <w:t xml:space="preserve">was defined as </w:t>
      </w:r>
      <w:r w:rsidRPr="004C45BB">
        <w:rPr>
          <w:rFonts w:ascii="Calibri" w:hAnsi="Calibri" w:cs="Calibri"/>
        </w:rPr>
        <w:t>not necessarily performed within 3 days, but ideally performed within 3 weeks</w:t>
      </w:r>
      <w:commentRangeEnd w:id="121"/>
      <w:r w:rsidR="00CD743E">
        <w:rPr>
          <w:rStyle w:val="CommentReference"/>
          <w:rFonts w:asciiTheme="minorHAnsi" w:eastAsiaTheme="minorHAnsi" w:hAnsiTheme="minorHAnsi" w:cstheme="minorBidi"/>
          <w:lang w:val="en-GB"/>
        </w:rPr>
        <w:commentReference w:id="121"/>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(ChipSoft, Hi</w:t>
      </w:r>
      <w:r w:rsidR="00EB2CAB">
        <w:rPr>
          <w:rFonts w:ascii="Calibri" w:hAnsi="Calibri" w:cs="Calibri"/>
        </w:rPr>
        <w:t>X</w:t>
      </w:r>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w:t>
      </w:r>
      <w:commentRangeStart w:id="122"/>
      <w:r w:rsidRPr="0092480E">
        <w:rPr>
          <w:rFonts w:ascii="Calibri" w:hAnsi="Calibri" w:cs="Calibri"/>
        </w:rPr>
        <w:t xml:space="preserve">consecutively </w:t>
      </w:r>
      <w:commentRangeEnd w:id="122"/>
      <w:r w:rsidR="006345BD">
        <w:rPr>
          <w:rStyle w:val="CommentReference"/>
          <w:rFonts w:asciiTheme="minorHAnsi" w:eastAsiaTheme="minorHAnsi" w:hAnsiTheme="minorHAnsi" w:cstheme="minorBidi"/>
          <w:lang w:val="en-GB"/>
        </w:rPr>
        <w:commentReference w:id="122"/>
      </w:r>
      <w:r w:rsidRPr="0092480E">
        <w:rPr>
          <w:rFonts w:ascii="Calibri" w:hAnsi="Calibri" w:cs="Calibri"/>
        </w:rPr>
        <w:t>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 xml:space="preserve">by </w:t>
      </w:r>
      <w:commentRangeStart w:id="123"/>
      <w:r w:rsidRPr="0092480E">
        <w:rPr>
          <w:rFonts w:ascii="Calibri" w:hAnsi="Calibri" w:cs="Calibri"/>
        </w:rPr>
        <w:t>two senior clinicians (JvS</w:t>
      </w:r>
      <w:del w:id="124" w:author="Lisa Caulley" w:date="2020-06-21T10:15:00Z">
        <w:r w:rsidRPr="0092480E" w:rsidDel="001C5DBA">
          <w:rPr>
            <w:rFonts w:ascii="Calibri" w:hAnsi="Calibri" w:cs="Calibri"/>
          </w:rPr>
          <w:delText xml:space="preserve"> – emeritus professor internal medicine</w:delText>
        </w:r>
      </w:del>
      <w:r w:rsidRPr="0092480E">
        <w:rPr>
          <w:rFonts w:ascii="Calibri" w:hAnsi="Calibri" w:cs="Calibri"/>
        </w:rPr>
        <w:t>, RBdJ</w:t>
      </w:r>
      <w:del w:id="125" w:author="Lisa Caulley" w:date="2020-06-21T10:16:00Z">
        <w:r w:rsidRPr="0092480E" w:rsidDel="001C5DBA">
          <w:rPr>
            <w:rFonts w:ascii="Calibri" w:hAnsi="Calibri" w:cs="Calibri"/>
          </w:rPr>
          <w:delText xml:space="preserve"> – head of the department of head and neck surgery</w:delText>
        </w:r>
      </w:del>
      <w:r w:rsidRPr="0092480E">
        <w:rPr>
          <w:rFonts w:ascii="Calibri" w:hAnsi="Calibri" w:cs="Calibri"/>
        </w:rPr>
        <w:t xml:space="preserve">). </w:t>
      </w:r>
      <w:commentRangeEnd w:id="123"/>
      <w:r w:rsidR="00940DCB">
        <w:rPr>
          <w:rStyle w:val="CommentReference"/>
          <w:rFonts w:asciiTheme="minorHAnsi" w:eastAsiaTheme="minorHAnsi" w:hAnsiTheme="minorHAnsi" w:cstheme="minorBidi"/>
          <w:lang w:val="en-GB"/>
        </w:rPr>
        <w:commentReference w:id="123"/>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w:t>
      </w:r>
      <w:commentRangeStart w:id="126"/>
      <w:r w:rsidRPr="0092480E">
        <w:rPr>
          <w:rFonts w:ascii="Calibri" w:hAnsi="Calibri" w:cs="Calibri"/>
        </w:rPr>
        <w:t xml:space="preserve">mild and severe cases </w:t>
      </w:r>
      <w:commentRangeEnd w:id="126"/>
      <w:r w:rsidR="00C76914">
        <w:rPr>
          <w:rStyle w:val="CommentReference"/>
          <w:rFonts w:asciiTheme="minorHAnsi" w:eastAsiaTheme="minorHAnsi" w:hAnsiTheme="minorHAnsi" w:cstheme="minorBidi"/>
          <w:lang w:val="en-GB"/>
        </w:rPr>
        <w:commentReference w:id="126"/>
      </w:r>
      <w:r w:rsidRPr="0092480E">
        <w:rPr>
          <w:rFonts w:ascii="Calibri" w:hAnsi="Calibri" w:cs="Calibri"/>
        </w:rPr>
        <w:t xml:space="preserve">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CommentReference"/>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Heading3"/>
        <w:spacing w:line="276" w:lineRule="auto"/>
        <w:rPr>
          <w:rFonts w:ascii="Calibri" w:hAnsi="Calibri" w:cs="Calibri"/>
          <w:lang w:val="en-US"/>
        </w:rPr>
      </w:pPr>
      <w:r>
        <w:rPr>
          <w:rFonts w:ascii="Calibri" w:hAnsi="Calibri" w:cs="Calibri"/>
          <w:lang w:val="en-US"/>
        </w:rPr>
        <w:t>Input parameters</w:t>
      </w:r>
    </w:p>
    <w:p w14:paraId="0B904099" w14:textId="37904827"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r w:rsidR="009D493D">
        <w:rPr>
          <w:rFonts w:ascii="Calibri" w:hAnsi="Calibri" w:cs="Calibri"/>
        </w:rPr>
        <w:t>QoL</w:t>
      </w:r>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4) QoL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w:t>
      </w:r>
      <w:ins w:id="127" w:author="Lisa Caulley" w:date="2020-06-21T10:34:00Z">
        <w:r w:rsidR="0014764F">
          <w:rPr>
            <w:rFonts w:ascii="Calibri" w:hAnsi="Calibri" w:cs="Calibri"/>
          </w:rPr>
          <w:t xml:space="preserve"> </w:t>
        </w:r>
      </w:ins>
      <w:del w:id="128" w:author="Lisa Caulley" w:date="2020-06-21T10:34:00Z">
        <w:r w:rsidRPr="00B04FAC" w:rsidDel="0014764F">
          <w:rPr>
            <w:rFonts w:ascii="Calibri" w:hAnsi="Calibri" w:cs="Calibri"/>
          </w:rPr>
          <w:delText xml:space="preserve"> anymore </w:delText>
        </w:r>
      </w:del>
      <w:r w:rsidRPr="00B04FAC">
        <w:rPr>
          <w:rFonts w:ascii="Calibri" w:hAnsi="Calibri" w:cs="Calibri"/>
        </w:rPr>
        <w:t>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time until no effect of treatment can be expected</w:t>
      </w:r>
      <w:del w:id="129" w:author="Lisa Caulley" w:date="2020-06-21T10:34:00Z">
        <w:r w:rsidR="00966B36" w:rsidRPr="00B04FAC" w:rsidDel="0014764F">
          <w:rPr>
            <w:rFonts w:ascii="Calibri" w:hAnsi="Calibri" w:cs="Calibri"/>
          </w:rPr>
          <w:delText xml:space="preserve"> anymore</w:delText>
        </w:r>
      </w:del>
      <w:r w:rsidR="00966B36" w:rsidRPr="00B04FAC">
        <w:rPr>
          <w:rFonts w:ascii="Calibri" w:hAnsi="Calibri" w:cs="Calibri"/>
        </w:rPr>
        <w:t xml:space="preserve"> on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2F67C89F" w:rsidR="438F5BE1" w:rsidRDefault="1DA06EAE" w:rsidP="00153762">
      <w:pPr>
        <w:spacing w:line="276" w:lineRule="auto"/>
        <w:rPr>
          <w:rFonts w:ascii="Calibri" w:hAnsi="Calibri" w:cs="Calibri"/>
        </w:rPr>
      </w:pPr>
      <w:commentRangeStart w:id="130"/>
      <w:r w:rsidRPr="002C1AFD">
        <w:rPr>
          <w:rFonts w:ascii="Calibri" w:hAnsi="Calibri" w:cs="Calibri"/>
        </w:rPr>
        <w:t>The</w:t>
      </w:r>
      <w:commentRangeEnd w:id="130"/>
      <w:r w:rsidR="003E23B5">
        <w:rPr>
          <w:rStyle w:val="CommentReference"/>
          <w:rFonts w:asciiTheme="minorHAnsi" w:eastAsiaTheme="minorHAnsi" w:hAnsiTheme="minorHAnsi" w:cstheme="minorBidi"/>
          <w:lang w:val="en-GB"/>
        </w:rPr>
        <w:commentReference w:id="130"/>
      </w:r>
      <w:r w:rsidRPr="002C1AFD">
        <w:rPr>
          <w:rFonts w:ascii="Calibri" w:hAnsi="Calibri" w:cs="Calibri"/>
        </w:rPr>
        <w:t xml:space="preserv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B44D15" w:rsidRPr="00B44D15">
        <w:rPr>
          <w:rFonts w:ascii="Calibri" w:hAnsi="Calibri" w:cs="Calibri"/>
          <w:noProof/>
          <w:vertAlign w:val="superscript"/>
        </w:rPr>
        <w:t>19</w:t>
      </w:r>
      <w:r w:rsidR="1C58D4AB" w:rsidRPr="002C1AFD">
        <w:rPr>
          <w:rFonts w:ascii="Calibri" w:hAnsi="Calibri" w:cs="Calibri"/>
        </w:rPr>
        <w:t xml:space="preserve"> </w:t>
      </w:r>
      <w:r w:rsidR="00007659" w:rsidRPr="002C1AFD">
        <w:rPr>
          <w:rFonts w:ascii="Calibri" w:hAnsi="Calibri" w:cs="Calibri"/>
        </w:rPr>
        <w:t>and cardiothoracic</w:t>
      </w:r>
      <w:r w:rsidR="00B44D15" w:rsidRPr="00B44D15">
        <w:rPr>
          <w:rFonts w:ascii="Calibri" w:hAnsi="Calibri" w:cs="Calibri"/>
          <w:noProof/>
          <w:vertAlign w:val="superscript"/>
        </w:rPr>
        <w:t>20</w:t>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w:t>
      </w:r>
      <w:r w:rsidR="0989586B" w:rsidRPr="0092480E">
        <w:rPr>
          <w:rFonts w:ascii="Calibri" w:hAnsi="Calibri" w:cs="Calibri"/>
        </w:rPr>
        <w:lastRenderedPageBreak/>
        <w:t xml:space="preserve">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B44D15" w:rsidRPr="00B44D15">
        <w:rPr>
          <w:rFonts w:ascii="Calibri" w:hAnsi="Calibri" w:cs="Calibri"/>
          <w:noProof/>
          <w:vertAlign w:val="superscript"/>
        </w:rPr>
        <w:t>21</w:t>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B44D15" w:rsidRPr="00B44D15">
        <w:rPr>
          <w:rFonts w:ascii="Calibri" w:hAnsi="Calibri" w:cs="Calibri"/>
          <w:noProof/>
          <w:vertAlign w:val="superscript"/>
        </w:rPr>
        <w:t>22</w:t>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6FCB7E0"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w:t>
      </w:r>
      <w:commentRangeStart w:id="131"/>
      <w:r w:rsidR="003638AE">
        <w:rPr>
          <w:rFonts w:ascii="Calibri" w:hAnsi="Calibri" w:cs="Calibri"/>
        </w:rPr>
        <w:t>(GBD)</w:t>
      </w:r>
      <w:commentRangeEnd w:id="131"/>
      <w:r w:rsidR="00960753">
        <w:rPr>
          <w:rStyle w:val="CommentReference"/>
          <w:rFonts w:asciiTheme="minorHAnsi" w:eastAsiaTheme="minorHAnsi" w:hAnsiTheme="minorHAnsi" w:cstheme="minorBidi"/>
          <w:lang w:val="en-GB"/>
        </w:rPr>
        <w:commentReference w:id="131"/>
      </w:r>
      <w:r w:rsidRPr="0092480E">
        <w:rPr>
          <w:rFonts w:ascii="Calibri" w:hAnsi="Calibri" w:cs="Calibri"/>
        </w:rPr>
        <w:t>.</w:t>
      </w:r>
      <w:r w:rsidR="00B44D15" w:rsidRPr="00B44D15">
        <w:rPr>
          <w:rFonts w:ascii="Calibri" w:hAnsi="Calibri" w:cs="Calibri"/>
          <w:noProof/>
          <w:vertAlign w:val="superscript"/>
        </w:rPr>
        <w:t>23</w:t>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00B44D15" w:rsidRPr="00B44D15">
        <w:rPr>
          <w:rFonts w:ascii="Calibri" w:eastAsia="Calibri" w:hAnsi="Calibri" w:cs="Calibri"/>
          <w:noProof/>
          <w:vertAlign w:val="superscript"/>
        </w:rPr>
        <w:t>24</w:t>
      </w:r>
      <w:r w:rsidRPr="0092480E">
        <w:rPr>
          <w:rFonts w:ascii="Calibri" w:eastAsia="Calibri" w:hAnsi="Calibri" w:cs="Calibri"/>
        </w:rPr>
        <w:t xml:space="preserve"> The YLD summed with the years of life lost to premature death (YLLs) give the disability adjusted life years (DALY).</w:t>
      </w:r>
      <w:r w:rsidR="00B44D15" w:rsidRPr="00B44D15">
        <w:rPr>
          <w:rFonts w:ascii="Calibri" w:eastAsia="Calibri" w:hAnsi="Calibri" w:cs="Calibri"/>
          <w:noProof/>
          <w:vertAlign w:val="superscript"/>
        </w:rPr>
        <w:t>25</w:t>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commentRangeStart w:id="132"/>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as QoL values to calculate QALYs</w:t>
      </w:r>
      <w:commentRangeEnd w:id="132"/>
      <w:r w:rsidR="00A275E1">
        <w:rPr>
          <w:rStyle w:val="CommentReference"/>
          <w:rFonts w:asciiTheme="minorHAnsi" w:eastAsiaTheme="minorHAnsi" w:hAnsiTheme="minorHAnsi" w:cstheme="minorBidi"/>
          <w:lang w:val="en-GB"/>
        </w:rPr>
        <w:commentReference w:id="132"/>
      </w:r>
      <w:r w:rsidRPr="0092480E">
        <w:rPr>
          <w:rFonts w:ascii="Calibri" w:eastAsia="Calibri" w:hAnsi="Calibri" w:cs="Calibri"/>
        </w:rPr>
        <w:t xml:space="preserve">. </w:t>
      </w:r>
    </w:p>
    <w:p w14:paraId="6DE0D471" w14:textId="77777777" w:rsidR="00B76DA6" w:rsidRDefault="00B76DA6" w:rsidP="00153762">
      <w:pPr>
        <w:spacing w:line="276" w:lineRule="auto"/>
        <w:rPr>
          <w:rFonts w:ascii="Calibri" w:eastAsia="Calibri" w:hAnsi="Calibri" w:cs="Calibri"/>
        </w:rPr>
      </w:pPr>
    </w:p>
    <w:p w14:paraId="1C3356AA" w14:textId="1A3B2122"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QoL of health conditions directly on the GBD study data. </w:t>
      </w:r>
      <w:del w:id="133" w:author="Lisa Caulley" w:date="2020-06-21T13:24:00Z">
        <w:r w:rsidDel="00226C58">
          <w:rPr>
            <w:rFonts w:ascii="Calibri" w:hAnsi="Calibri" w:cs="Calibri"/>
          </w:rPr>
          <w:delText>The remaining condition</w:delText>
        </w:r>
        <w:r w:rsidR="00693D15" w:rsidDel="00226C58">
          <w:rPr>
            <w:rFonts w:ascii="Calibri" w:hAnsi="Calibri" w:cs="Calibri"/>
          </w:rPr>
          <w:delText>s</w:delText>
        </w:r>
        <w:r w:rsidDel="00226C58">
          <w:rPr>
            <w:rFonts w:ascii="Calibri" w:hAnsi="Calibri" w:cs="Calibri"/>
          </w:rPr>
          <w:delText>,</w:delText>
        </w:r>
      </w:del>
      <w:ins w:id="134" w:author="Lisa Caulley" w:date="2020-06-21T13:24:00Z">
        <w:r w:rsidR="00226C58">
          <w:rPr>
            <w:rFonts w:ascii="Calibri" w:hAnsi="Calibri" w:cs="Calibri"/>
          </w:rPr>
          <w:t>The remaining conditions</w:t>
        </w:r>
      </w:ins>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Stouthard et al.</w:t>
      </w:r>
      <w:r w:rsidR="00B44D15" w:rsidRPr="00B44D15">
        <w:rPr>
          <w:rFonts w:ascii="Calibri" w:hAnsi="Calibri" w:cs="Calibri"/>
          <w:noProof/>
          <w:vertAlign w:val="superscript"/>
        </w:rPr>
        <w:t>26</w:t>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Stouthard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VAS scale with QoL weights.</w:t>
      </w:r>
      <w:r w:rsidR="00693D15">
        <w:rPr>
          <w:rFonts w:ascii="Calibri" w:hAnsi="Calibri" w:cs="Calibri"/>
        </w:rPr>
        <w:t xml:space="preserve"> </w:t>
      </w:r>
      <w:commentRangeStart w:id="135"/>
      <w:r w:rsidR="00693D15">
        <w:rPr>
          <w:rFonts w:ascii="Calibri" w:hAnsi="Calibri" w:cs="Calibri"/>
        </w:rPr>
        <w:t>Our protocol was slightly different form the protocol of Stouthard, in the way that we did not make use of the EQ-5D to classify all health conditions</w:t>
      </w:r>
      <w:r w:rsidR="00B07D8C">
        <w:rPr>
          <w:rFonts w:ascii="Calibri" w:hAnsi="Calibri" w:cs="Calibri"/>
        </w:rPr>
        <w:t xml:space="preserve"> at hand</w:t>
      </w:r>
      <w:r w:rsidR="00693D15">
        <w:rPr>
          <w:rFonts w:ascii="Calibri" w:hAnsi="Calibri" w:cs="Calibri"/>
        </w:rPr>
        <w:t>.</w:t>
      </w:r>
      <w:commentRangeEnd w:id="135"/>
      <w:r w:rsidR="0094402A">
        <w:rPr>
          <w:rStyle w:val="CommentReference"/>
          <w:rFonts w:asciiTheme="minorHAnsi" w:eastAsiaTheme="minorHAnsi" w:hAnsiTheme="minorHAnsi" w:cstheme="minorBidi"/>
          <w:lang w:val="en-GB"/>
        </w:rPr>
        <w:commentReference w:id="135"/>
      </w:r>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w:t>
      </w:r>
      <w:commentRangeStart w:id="136"/>
      <w:r w:rsidR="00B04FAC" w:rsidRPr="0092480E">
        <w:rPr>
          <w:rFonts w:ascii="Calibri" w:hAnsi="Calibri" w:cs="Calibri"/>
        </w:rPr>
        <w:t xml:space="preserve">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commentRangeEnd w:id="136"/>
      <w:r w:rsidR="00AB559C">
        <w:rPr>
          <w:rStyle w:val="CommentReference"/>
          <w:rFonts w:asciiTheme="minorHAnsi" w:eastAsiaTheme="minorHAnsi" w:hAnsiTheme="minorHAnsi" w:cstheme="minorBidi"/>
          <w:lang w:val="en-GB"/>
        </w:rPr>
        <w:commentReference w:id="136"/>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r w:rsidR="00E65E61">
        <w:rPr>
          <w:rFonts w:ascii="Calibri" w:hAnsi="Calibri" w:cs="Calibri"/>
        </w:rPr>
        <w:t xml:space="preserve">QoL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QoL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QoL</w:t>
      </w:r>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QoL 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xml:space="preserve">. </w:t>
      </w:r>
      <w:commentRangeStart w:id="137"/>
      <w:r w:rsidR="00571055">
        <w:rPr>
          <w:rFonts w:ascii="Calibri" w:hAnsi="Calibri" w:cs="Calibri"/>
        </w:rPr>
        <w:t>E</w:t>
      </w:r>
      <w:r w:rsidR="00B04FAC" w:rsidRPr="0092480E">
        <w:rPr>
          <w:rFonts w:ascii="Calibri" w:hAnsi="Calibri" w:cs="Calibri"/>
        </w:rPr>
        <w:t xml:space="preserve">ight health states </w:t>
      </w:r>
      <w:commentRangeEnd w:id="137"/>
      <w:r w:rsidR="00B85EA4">
        <w:rPr>
          <w:rStyle w:val="CommentReference"/>
          <w:rFonts w:asciiTheme="minorHAnsi" w:eastAsiaTheme="minorHAnsi" w:hAnsiTheme="minorHAnsi" w:cstheme="minorBidi"/>
          <w:lang w:val="en-GB"/>
        </w:rPr>
        <w:commentReference w:id="137"/>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502F451"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w:t>
      </w:r>
      <w:r w:rsidR="02AE29D7" w:rsidRPr="0092480E">
        <w:rPr>
          <w:rFonts w:ascii="Calibri" w:hAnsi="Calibri" w:cs="Calibri"/>
        </w:rPr>
        <w:lastRenderedPageBreak/>
        <w:t>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w:t>
      </w:r>
      <w:commentRangeStart w:id="138"/>
      <w:r w:rsidR="00AE7483" w:rsidRPr="0092480E">
        <w:rPr>
          <w:rFonts w:ascii="Calibri" w:hAnsi="Calibri" w:cs="Calibri"/>
        </w:rPr>
        <w:t>oncological surgeries</w:t>
      </w:r>
      <w:commentRangeEnd w:id="138"/>
      <w:r w:rsidR="00CD151A">
        <w:rPr>
          <w:rStyle w:val="CommentReference"/>
          <w:rFonts w:asciiTheme="minorHAnsi" w:eastAsiaTheme="minorHAnsi" w:hAnsiTheme="minorHAnsi" w:cstheme="minorBidi"/>
          <w:lang w:val="en-GB"/>
        </w:rPr>
        <w:commentReference w:id="138"/>
      </w:r>
      <w:r w:rsidR="00AE7483" w:rsidRPr="0092480E">
        <w:rPr>
          <w:rFonts w:ascii="Calibri" w:hAnsi="Calibri" w:cs="Calibri"/>
        </w:rPr>
        <w:t>,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Heading3"/>
        <w:spacing w:line="276" w:lineRule="auto"/>
        <w:rPr>
          <w:rFonts w:ascii="Calibri" w:hAnsi="Calibri" w:cs="Calibri"/>
          <w:lang w:val="en-US"/>
        </w:rPr>
      </w:pPr>
    </w:p>
    <w:p w14:paraId="17406830" w14:textId="77777777" w:rsidR="008A38A5" w:rsidRPr="00514AC6" w:rsidRDefault="008A38A5" w:rsidP="00153762">
      <w:pPr>
        <w:pStyle w:val="Heading3"/>
        <w:spacing w:line="276" w:lineRule="auto"/>
      </w:pPr>
      <w:r w:rsidRPr="00514AC6">
        <w:t>Markov model</w:t>
      </w:r>
    </w:p>
    <w:p w14:paraId="1CE9BEAC" w14:textId="10157B01" w:rsidR="008A38A5" w:rsidRPr="0046614D" w:rsidRDefault="008A38A5" w:rsidP="001613FF">
      <w:pPr>
        <w:spacing w:line="276" w:lineRule="auto"/>
        <w:rPr>
          <w:rFonts w:ascii="Calibri" w:hAnsi="Calibri" w:cs="Calibri"/>
          <w:strike/>
          <w:rPrChange w:id="139" w:author="Lisa Caulley" w:date="2020-06-21T12:51:00Z">
            <w:rPr>
              <w:rFonts w:ascii="Calibri" w:hAnsi="Calibri" w:cs="Calibri"/>
            </w:rPr>
          </w:rPrChange>
        </w:rPr>
      </w:pPr>
      <w:r w:rsidRPr="0046614D">
        <w:rPr>
          <w:rFonts w:ascii="Calibri" w:hAnsi="Calibri" w:cs="Calibri"/>
          <w:strike/>
          <w:rPrChange w:id="140" w:author="Lisa Caulley" w:date="2020-06-21T12:51:00Z">
            <w:rPr>
              <w:rFonts w:ascii="Calibri" w:hAnsi="Calibri" w:cs="Calibri"/>
            </w:rPr>
          </w:rPrChange>
        </w:rPr>
        <w:t>To quantify the long-term health effects of surg</w:t>
      </w:r>
      <w:r w:rsidR="001D4D31" w:rsidRPr="0046614D">
        <w:rPr>
          <w:rFonts w:ascii="Calibri" w:hAnsi="Calibri" w:cs="Calibri"/>
          <w:strike/>
          <w:rPrChange w:id="141" w:author="Lisa Caulley" w:date="2020-06-21T12:51:00Z">
            <w:rPr>
              <w:rFonts w:ascii="Calibri" w:hAnsi="Calibri" w:cs="Calibri"/>
            </w:rPr>
          </w:rPrChange>
        </w:rPr>
        <w:t>ical</w:t>
      </w:r>
      <w:r w:rsidRPr="0046614D">
        <w:rPr>
          <w:rFonts w:ascii="Calibri" w:hAnsi="Calibri" w:cs="Calibri"/>
          <w:strike/>
          <w:rPrChange w:id="142" w:author="Lisa Caulley" w:date="2020-06-21T12:51:00Z">
            <w:rPr>
              <w:rFonts w:ascii="Calibri" w:hAnsi="Calibri" w:cs="Calibri"/>
            </w:rPr>
          </w:rPrChange>
        </w:rPr>
        <w:t xml:space="preserve"> delay we made use of a Markov cohort state-transition model (cSTM). This model type is frequently used in clinical decision analysis, because it is relatively simple to build, easy to communicate and can synthesize data from different sources to estimate long-term outcomes.</w:t>
      </w:r>
      <w:r w:rsidR="00B44D15" w:rsidRPr="0046614D">
        <w:rPr>
          <w:rFonts w:ascii="Calibri" w:hAnsi="Calibri" w:cs="Calibri"/>
          <w:strike/>
          <w:noProof/>
          <w:vertAlign w:val="superscript"/>
          <w:rPrChange w:id="143" w:author="Lisa Caulley" w:date="2020-06-21T12:51:00Z">
            <w:rPr>
              <w:rFonts w:ascii="Calibri" w:hAnsi="Calibri" w:cs="Calibri"/>
              <w:noProof/>
              <w:vertAlign w:val="superscript"/>
            </w:rPr>
          </w:rPrChange>
        </w:rPr>
        <w:t>27,28</w:t>
      </w:r>
      <w:r w:rsidRPr="0046614D">
        <w:rPr>
          <w:rFonts w:ascii="Calibri" w:hAnsi="Calibri" w:cs="Calibri"/>
          <w:strike/>
          <w:rPrChange w:id="144" w:author="Lisa Caulley" w:date="2020-06-21T12:51:00Z">
            <w:rPr>
              <w:rFonts w:ascii="Calibri" w:hAnsi="Calibri" w:cs="Calibri"/>
            </w:rPr>
          </w:rPrChange>
        </w:rPr>
        <w:t xml:space="preserve"> </w:t>
      </w:r>
      <w:del w:id="145" w:author="Lisa Caulley" w:date="2020-06-21T12:50:00Z">
        <w:r w:rsidRPr="0046614D" w:rsidDel="0046614D">
          <w:rPr>
            <w:rFonts w:ascii="Calibri" w:hAnsi="Calibri" w:cs="Calibri"/>
            <w:strike/>
            <w:rPrChange w:id="146" w:author="Lisa Caulley" w:date="2020-06-21T12:51:00Z">
              <w:rPr>
                <w:rFonts w:ascii="Calibri" w:hAnsi="Calibri" w:cs="Calibri"/>
              </w:rPr>
            </w:rPrChange>
          </w:rPr>
          <w:delText xml:space="preserve">A cSTM simulates a hypothetical cohort of patients over a defined period in </w:delText>
        </w:r>
        <w:r w:rsidR="0018357F" w:rsidRPr="0046614D" w:rsidDel="0046614D">
          <w:rPr>
            <w:rFonts w:ascii="Calibri" w:hAnsi="Calibri" w:cs="Calibri"/>
            <w:strike/>
            <w:rPrChange w:id="147" w:author="Lisa Caulley" w:date="2020-06-21T12:51:00Z">
              <w:rPr>
                <w:rFonts w:ascii="Calibri" w:hAnsi="Calibri" w:cs="Calibri"/>
              </w:rPr>
            </w:rPrChange>
          </w:rPr>
          <w:delText xml:space="preserve">fixed time intervals, called </w:delText>
        </w:r>
        <w:r w:rsidRPr="0046614D" w:rsidDel="0046614D">
          <w:rPr>
            <w:rFonts w:ascii="Calibri" w:hAnsi="Calibri" w:cs="Calibri"/>
            <w:strike/>
            <w:rPrChange w:id="148" w:author="Lisa Caulley" w:date="2020-06-21T12:51:00Z">
              <w:rPr>
                <w:rFonts w:ascii="Calibri" w:hAnsi="Calibri" w:cs="Calibri"/>
              </w:rPr>
            </w:rPrChange>
          </w:rPr>
          <w:delText>cycles</w:delText>
        </w:r>
        <w:r w:rsidR="0018357F" w:rsidRPr="0046614D" w:rsidDel="0046614D">
          <w:rPr>
            <w:rFonts w:ascii="Calibri" w:hAnsi="Calibri" w:cs="Calibri"/>
            <w:strike/>
            <w:rPrChange w:id="149" w:author="Lisa Caulley" w:date="2020-06-21T12:51:00Z">
              <w:rPr>
                <w:rFonts w:ascii="Calibri" w:hAnsi="Calibri" w:cs="Calibri"/>
              </w:rPr>
            </w:rPrChange>
          </w:rPr>
          <w:delText>,</w:delText>
        </w:r>
        <w:r w:rsidRPr="0046614D" w:rsidDel="0046614D">
          <w:rPr>
            <w:rFonts w:ascii="Calibri" w:hAnsi="Calibri" w:cs="Calibri"/>
            <w:strike/>
            <w:rPrChange w:id="150" w:author="Lisa Caulley" w:date="2020-06-21T12:51:00Z">
              <w:rPr>
                <w:rFonts w:ascii="Calibri" w:hAnsi="Calibri" w:cs="Calibri"/>
              </w:rPr>
            </w:rPrChange>
          </w:rPr>
          <w:delText xml:space="preserve"> to estimate the average time individuals spend in the various health </w:delText>
        </w:r>
        <w:r w:rsidR="0018357F" w:rsidRPr="0046614D" w:rsidDel="0046614D">
          <w:rPr>
            <w:rFonts w:ascii="Calibri" w:hAnsi="Calibri" w:cs="Calibri"/>
            <w:strike/>
            <w:rPrChange w:id="151" w:author="Lisa Caulley" w:date="2020-06-21T12:51:00Z">
              <w:rPr>
                <w:rFonts w:ascii="Calibri" w:hAnsi="Calibri" w:cs="Calibri"/>
              </w:rPr>
            </w:rPrChange>
          </w:rPr>
          <w:delText>conditions, called health states</w:delText>
        </w:r>
        <w:r w:rsidRPr="0046614D" w:rsidDel="0046614D">
          <w:rPr>
            <w:rFonts w:ascii="Calibri" w:hAnsi="Calibri" w:cs="Calibri"/>
            <w:strike/>
            <w:rPrChange w:id="152" w:author="Lisa Caulley" w:date="2020-06-21T12:51:00Z">
              <w:rPr>
                <w:rFonts w:ascii="Calibri" w:hAnsi="Calibri" w:cs="Calibri"/>
              </w:rPr>
            </w:rPrChange>
          </w:rPr>
          <w:delText>.</w:delText>
        </w:r>
        <w:r w:rsidR="00B44D15" w:rsidRPr="0046614D" w:rsidDel="0046614D">
          <w:rPr>
            <w:rFonts w:ascii="Calibri" w:hAnsi="Calibri" w:cs="Calibri"/>
            <w:strike/>
            <w:noProof/>
            <w:vertAlign w:val="superscript"/>
            <w:rPrChange w:id="153" w:author="Lisa Caulley" w:date="2020-06-21T12:51:00Z">
              <w:rPr>
                <w:rFonts w:ascii="Calibri" w:hAnsi="Calibri" w:cs="Calibri"/>
                <w:noProof/>
                <w:vertAlign w:val="superscript"/>
              </w:rPr>
            </w:rPrChange>
          </w:rPr>
          <w:delText>22,27</w:delText>
        </w:r>
        <w:r w:rsidRPr="0046614D" w:rsidDel="0046614D">
          <w:rPr>
            <w:rFonts w:ascii="Calibri" w:hAnsi="Calibri" w:cs="Calibri"/>
            <w:strike/>
            <w:rPrChange w:id="154" w:author="Lisa Caulley" w:date="2020-06-21T12:51:00Z">
              <w:rPr>
                <w:rFonts w:ascii="Calibri" w:hAnsi="Calibri" w:cs="Calibri"/>
              </w:rPr>
            </w:rPrChange>
          </w:rPr>
          <w:delText xml:space="preserve"> Based on the time spent in these states, health benefits</w:delText>
        </w:r>
        <w:r w:rsidR="001613FF" w:rsidRPr="0046614D" w:rsidDel="0046614D">
          <w:rPr>
            <w:rFonts w:ascii="Calibri" w:hAnsi="Calibri" w:cs="Calibri"/>
            <w:strike/>
            <w:rPrChange w:id="155" w:author="Lisa Caulley" w:date="2020-06-21T12:51:00Z">
              <w:rPr>
                <w:rFonts w:ascii="Calibri" w:hAnsi="Calibri" w:cs="Calibri"/>
              </w:rPr>
            </w:rPrChange>
          </w:rPr>
          <w:delText>,</w:delText>
        </w:r>
        <w:r w:rsidRPr="0046614D" w:rsidDel="0046614D">
          <w:rPr>
            <w:rFonts w:ascii="Calibri" w:hAnsi="Calibri" w:cs="Calibri"/>
            <w:strike/>
            <w:rPrChange w:id="156" w:author="Lisa Caulley" w:date="2020-06-21T12:51:00Z">
              <w:rPr>
                <w:rFonts w:ascii="Calibri" w:hAnsi="Calibri" w:cs="Calibri"/>
              </w:rPr>
            </w:rPrChange>
          </w:rPr>
          <w:delText xml:space="preserve"> </w:delText>
        </w:r>
        <w:r w:rsidR="001613FF" w:rsidRPr="0046614D" w:rsidDel="0046614D">
          <w:rPr>
            <w:rFonts w:ascii="Calibri" w:hAnsi="Calibri" w:cs="Calibri"/>
            <w:strike/>
            <w:rPrChange w:id="157" w:author="Lisa Caulley" w:date="2020-06-21T12:51:00Z">
              <w:rPr>
                <w:rFonts w:ascii="Calibri" w:hAnsi="Calibri" w:cs="Calibri"/>
              </w:rPr>
            </w:rPrChange>
          </w:rPr>
          <w:delText>like</w:delText>
        </w:r>
        <w:r w:rsidRPr="0046614D" w:rsidDel="0046614D">
          <w:rPr>
            <w:rFonts w:ascii="Calibri" w:hAnsi="Calibri" w:cs="Calibri"/>
            <w:strike/>
            <w:rPrChange w:id="158" w:author="Lisa Caulley" w:date="2020-06-21T12:51:00Z">
              <w:rPr>
                <w:rFonts w:ascii="Calibri" w:hAnsi="Calibri" w:cs="Calibri"/>
              </w:rPr>
            </w:rPrChange>
          </w:rPr>
          <w:delText xml:space="preserve"> expected life years or QALYs</w:delText>
        </w:r>
        <w:r w:rsidR="000765B9" w:rsidRPr="0046614D" w:rsidDel="0046614D">
          <w:rPr>
            <w:rFonts w:ascii="Calibri" w:hAnsi="Calibri" w:cs="Calibri"/>
            <w:strike/>
            <w:rPrChange w:id="159" w:author="Lisa Caulley" w:date="2020-06-21T12:51:00Z">
              <w:rPr>
                <w:rFonts w:ascii="Calibri" w:hAnsi="Calibri" w:cs="Calibri"/>
              </w:rPr>
            </w:rPrChange>
          </w:rPr>
          <w:delText xml:space="preserve"> </w:delText>
        </w:r>
        <w:r w:rsidR="001613FF" w:rsidRPr="0046614D" w:rsidDel="0046614D">
          <w:rPr>
            <w:rFonts w:ascii="Calibri" w:hAnsi="Calibri" w:cs="Calibri"/>
            <w:strike/>
            <w:rPrChange w:id="160" w:author="Lisa Caulley" w:date="2020-06-21T12:51:00Z">
              <w:rPr>
                <w:rFonts w:ascii="Calibri" w:hAnsi="Calibri" w:cs="Calibri"/>
              </w:rPr>
            </w:rPrChange>
          </w:rPr>
          <w:delText>are calculated.</w:delText>
        </w:r>
        <w:r w:rsidR="00B44D15" w:rsidRPr="0046614D" w:rsidDel="0046614D">
          <w:rPr>
            <w:rFonts w:ascii="Calibri" w:hAnsi="Calibri" w:cs="Calibri"/>
            <w:strike/>
            <w:noProof/>
            <w:vertAlign w:val="superscript"/>
            <w:rPrChange w:id="161" w:author="Lisa Caulley" w:date="2020-06-21T12:51:00Z">
              <w:rPr>
                <w:rFonts w:ascii="Calibri" w:hAnsi="Calibri" w:cs="Calibri"/>
                <w:noProof/>
                <w:vertAlign w:val="superscript"/>
              </w:rPr>
            </w:rPrChange>
          </w:rPr>
          <w:delText>22,29</w:delText>
        </w:r>
      </w:del>
    </w:p>
    <w:p w14:paraId="4E44A007" w14:textId="77777777" w:rsidR="008A38A5" w:rsidRPr="0092480E" w:rsidRDefault="008A38A5" w:rsidP="00153762">
      <w:pPr>
        <w:spacing w:line="276" w:lineRule="auto"/>
        <w:rPr>
          <w:rFonts w:ascii="Calibri" w:hAnsi="Calibri" w:cs="Calibri"/>
        </w:rPr>
      </w:pPr>
    </w:p>
    <w:p w14:paraId="0940D538" w14:textId="77CFC296" w:rsidR="008A38A5" w:rsidRDefault="008A38A5" w:rsidP="00153762">
      <w:pPr>
        <w:spacing w:line="276" w:lineRule="auto"/>
        <w:rPr>
          <w:ins w:id="162" w:author="Lisa Caulley" w:date="2020-06-21T14:00:00Z"/>
          <w:rFonts w:ascii="Calibri" w:hAnsi="Calibri" w:cs="Calibri"/>
        </w:rPr>
      </w:pPr>
      <w:r w:rsidRPr="0092480E">
        <w:rPr>
          <w:rFonts w:ascii="Calibri" w:hAnsi="Calibri" w:cs="Calibri"/>
        </w:rPr>
        <w:t xml:space="preserve">For our aim, we developed a </w:t>
      </w:r>
      <w:del w:id="163" w:author="Lisa Caulley" w:date="2020-06-21T12:52:00Z">
        <w:r w:rsidRPr="0092480E" w:rsidDel="00756A6D">
          <w:rPr>
            <w:rFonts w:ascii="Calibri" w:hAnsi="Calibri" w:cs="Calibri"/>
          </w:rPr>
          <w:delText xml:space="preserve">three-state </w:delText>
        </w:r>
      </w:del>
      <w:del w:id="164" w:author="Lisa Caulley" w:date="2020-06-21T12:50:00Z">
        <w:r w:rsidRPr="0092480E" w:rsidDel="00683E12">
          <w:rPr>
            <w:rFonts w:ascii="Calibri" w:eastAsia="Calibri" w:hAnsi="Calibri" w:cs="Calibri"/>
          </w:rPr>
          <w:delText xml:space="preserve">cSTM </w:delText>
        </w:r>
      </w:del>
      <w:ins w:id="165" w:author="Lisa Caulley" w:date="2020-06-21T12:50:00Z">
        <w:r w:rsidR="00683E12">
          <w:rPr>
            <w:rFonts w:ascii="Calibri" w:eastAsia="Calibri" w:hAnsi="Calibri" w:cs="Calibri"/>
          </w:rPr>
          <w:t xml:space="preserve">cohort state-transition model. The model </w:t>
        </w:r>
        <w:r w:rsidR="0046614D">
          <w:rPr>
            <w:rFonts w:ascii="Calibri" w:eastAsia="Calibri" w:hAnsi="Calibri" w:cs="Calibri"/>
          </w:rPr>
          <w:t xml:space="preserve">simulated </w:t>
        </w:r>
        <w:r w:rsidR="0046614D" w:rsidRPr="0092480E">
          <w:rPr>
            <w:rFonts w:ascii="Calibri" w:hAnsi="Calibri" w:cs="Calibri"/>
          </w:rPr>
          <w:t xml:space="preserve">a hypothetical cohort of patients over a defined period in </w:t>
        </w:r>
        <w:r w:rsidR="0046614D">
          <w:rPr>
            <w:rFonts w:ascii="Calibri" w:hAnsi="Calibri" w:cs="Calibri"/>
          </w:rPr>
          <w:t xml:space="preserve">fixed time intervals, called </w:t>
        </w:r>
        <w:r w:rsidR="0046614D" w:rsidRPr="0092480E">
          <w:rPr>
            <w:rFonts w:ascii="Calibri" w:hAnsi="Calibri" w:cs="Calibri"/>
          </w:rPr>
          <w:t>cycles</w:t>
        </w:r>
        <w:r w:rsidR="0046614D">
          <w:rPr>
            <w:rFonts w:ascii="Calibri" w:hAnsi="Calibri" w:cs="Calibri"/>
          </w:rPr>
          <w:t>,</w:t>
        </w:r>
        <w:r w:rsidR="0046614D" w:rsidRPr="0092480E">
          <w:rPr>
            <w:rFonts w:ascii="Calibri" w:hAnsi="Calibri" w:cs="Calibri"/>
          </w:rPr>
          <w:t xml:space="preserve"> to estimate the average time individuals spend in the various health </w:t>
        </w:r>
        <w:r w:rsidR="0046614D">
          <w:rPr>
            <w:rFonts w:ascii="Calibri" w:hAnsi="Calibri" w:cs="Calibri"/>
          </w:rPr>
          <w:t>conditions, called health states</w:t>
        </w:r>
        <w:r w:rsidR="0046614D" w:rsidRPr="0092480E">
          <w:rPr>
            <w:rFonts w:ascii="Calibri" w:hAnsi="Calibri" w:cs="Calibri"/>
          </w:rPr>
          <w:t>.</w:t>
        </w:r>
        <w:r w:rsidR="0046614D" w:rsidRPr="00B44D15">
          <w:rPr>
            <w:rFonts w:ascii="Calibri" w:hAnsi="Calibri" w:cs="Calibri"/>
            <w:noProof/>
            <w:vertAlign w:val="superscript"/>
          </w:rPr>
          <w:t>22,27</w:t>
        </w:r>
        <w:r w:rsidR="0046614D" w:rsidRPr="0092480E">
          <w:rPr>
            <w:rFonts w:ascii="Calibri" w:hAnsi="Calibri" w:cs="Calibri"/>
          </w:rPr>
          <w:t xml:space="preserve"> </w:t>
        </w:r>
      </w:ins>
      <w:ins w:id="166" w:author="Lisa Caulley" w:date="2020-06-21T12:57:00Z">
        <w:r w:rsidR="00984471">
          <w:rPr>
            <w:rFonts w:ascii="Calibri" w:hAnsi="Calibri" w:cs="Calibri"/>
          </w:rPr>
          <w:t xml:space="preserve">Individuals could transition between </w:t>
        </w:r>
        <w:r w:rsidR="00984471" w:rsidRPr="0092480E">
          <w:rPr>
            <w:rFonts w:ascii="Calibri" w:eastAsia="Calibri" w:hAnsi="Calibri" w:cs="Calibri"/>
          </w:rPr>
          <w:t>a preoperative state, a postoperative state, and a dead state (Figure 1).</w:t>
        </w:r>
        <w:r w:rsidR="00984471" w:rsidRPr="0092480E">
          <w:rPr>
            <w:rFonts w:ascii="Calibri" w:hAnsi="Calibri" w:cs="Calibri"/>
          </w:rPr>
          <w:t xml:space="preserve"> </w:t>
        </w:r>
      </w:ins>
      <w:ins w:id="167" w:author="Lisa Caulley" w:date="2020-06-21T12:50:00Z">
        <w:r w:rsidR="0046614D" w:rsidRPr="0092480E">
          <w:rPr>
            <w:rFonts w:ascii="Calibri" w:hAnsi="Calibri" w:cs="Calibri"/>
          </w:rPr>
          <w:t>Based on the time spent in these states, health benefits</w:t>
        </w:r>
      </w:ins>
      <w:ins w:id="168" w:author="Lisa Caulley" w:date="2020-06-21T12:56:00Z">
        <w:r w:rsidR="003F218D">
          <w:rPr>
            <w:rFonts w:ascii="Calibri" w:hAnsi="Calibri" w:cs="Calibri"/>
          </w:rPr>
          <w:t xml:space="preserve"> </w:t>
        </w:r>
        <w:r w:rsidR="007272F2">
          <w:rPr>
            <w:rFonts w:ascii="Calibri" w:hAnsi="Calibri" w:cs="Calibri"/>
          </w:rPr>
          <w:t>(</w:t>
        </w:r>
      </w:ins>
      <w:ins w:id="169" w:author="Lisa Caulley" w:date="2020-06-21T12:55:00Z">
        <w:r w:rsidR="003F218D">
          <w:rPr>
            <w:rFonts w:ascii="Calibri" w:hAnsi="Calibri" w:cs="Calibri"/>
          </w:rPr>
          <w:t>that is</w:t>
        </w:r>
      </w:ins>
      <w:ins w:id="170" w:author="Lisa Caulley" w:date="2020-06-21T12:50:00Z">
        <w:r w:rsidR="0046614D" w:rsidRPr="0092480E">
          <w:rPr>
            <w:rFonts w:ascii="Calibri" w:hAnsi="Calibri" w:cs="Calibri"/>
          </w:rPr>
          <w:t xml:space="preserve"> life years</w:t>
        </w:r>
      </w:ins>
      <w:ins w:id="171" w:author="Lisa Caulley" w:date="2020-06-21T12:56:00Z">
        <w:r w:rsidR="007272F2">
          <w:rPr>
            <w:rFonts w:ascii="Calibri" w:hAnsi="Calibri" w:cs="Calibri"/>
          </w:rPr>
          <w:t xml:space="preserve"> [LYs]</w:t>
        </w:r>
      </w:ins>
      <w:ins w:id="172" w:author="Lisa Caulley" w:date="2020-06-21T12:50:00Z">
        <w:r w:rsidR="0046614D" w:rsidRPr="0092480E">
          <w:rPr>
            <w:rFonts w:ascii="Calibri" w:hAnsi="Calibri" w:cs="Calibri"/>
          </w:rPr>
          <w:t xml:space="preserve"> or QALYs</w:t>
        </w:r>
      </w:ins>
      <w:ins w:id="173" w:author="Lisa Caulley" w:date="2020-06-21T12:56:00Z">
        <w:r w:rsidR="007272F2">
          <w:rPr>
            <w:rFonts w:ascii="Calibri" w:hAnsi="Calibri" w:cs="Calibri"/>
          </w:rPr>
          <w:t>)</w:t>
        </w:r>
      </w:ins>
      <w:ins w:id="174" w:author="Lisa Caulley" w:date="2020-06-21T12:50:00Z">
        <w:r w:rsidR="0046614D">
          <w:rPr>
            <w:rFonts w:ascii="Calibri" w:hAnsi="Calibri" w:cs="Calibri"/>
          </w:rPr>
          <w:t xml:space="preserve"> </w:t>
        </w:r>
      </w:ins>
      <w:ins w:id="175" w:author="Lisa Caulley" w:date="2020-06-21T12:56:00Z">
        <w:r w:rsidR="00984471">
          <w:rPr>
            <w:rFonts w:ascii="Calibri" w:hAnsi="Calibri" w:cs="Calibri"/>
          </w:rPr>
          <w:t>we</w:t>
        </w:r>
      </w:ins>
      <w:ins w:id="176" w:author="Lisa Caulley" w:date="2020-06-21T12:50:00Z">
        <w:r w:rsidR="0046614D">
          <w:rPr>
            <w:rFonts w:ascii="Calibri" w:hAnsi="Calibri" w:cs="Calibri"/>
          </w:rPr>
          <w:t xml:space="preserve">re </w:t>
        </w:r>
        <w:r w:rsidR="0046614D" w:rsidRPr="0092480E">
          <w:rPr>
            <w:rFonts w:ascii="Calibri" w:hAnsi="Calibri" w:cs="Calibri"/>
          </w:rPr>
          <w:t>calculated.</w:t>
        </w:r>
        <w:r w:rsidR="0046614D" w:rsidRPr="00B44D15">
          <w:rPr>
            <w:rFonts w:ascii="Calibri" w:hAnsi="Calibri" w:cs="Calibri"/>
            <w:noProof/>
            <w:vertAlign w:val="superscript"/>
          </w:rPr>
          <w:t>22,29</w:t>
        </w:r>
      </w:ins>
      <w:del w:id="177" w:author="Lisa Caulley" w:date="2020-06-21T12:57:00Z">
        <w:r w:rsidRPr="0092480E" w:rsidDel="00984471">
          <w:rPr>
            <w:rFonts w:ascii="Calibri" w:eastAsia="Calibri" w:hAnsi="Calibri" w:cs="Calibri"/>
          </w:rPr>
          <w:delText>with a preoperative state, a postoperative state, and a dead state (Figure 1).</w:delText>
        </w:r>
        <w:r w:rsidRPr="0092480E" w:rsidDel="00984471">
          <w:rPr>
            <w:rFonts w:ascii="Calibri" w:hAnsi="Calibri" w:cs="Calibri"/>
          </w:rPr>
          <w:delText xml:space="preserve"> </w:delText>
        </w:r>
      </w:del>
      <w:r w:rsidRPr="0092480E">
        <w:rPr>
          <w:rFonts w:ascii="Calibri" w:hAnsi="Calibri" w:cs="Calibri"/>
        </w:rPr>
        <w:t xml:space="preserve">The entire cohort </w:t>
      </w:r>
      <w:commentRangeStart w:id="178"/>
      <w:del w:id="179" w:author="Lisa Caulley" w:date="2020-06-21T12:53:00Z">
        <w:r w:rsidRPr="0092480E" w:rsidDel="00756A6D">
          <w:rPr>
            <w:rFonts w:ascii="Calibri" w:hAnsi="Calibri" w:cs="Calibri"/>
          </w:rPr>
          <w:delText xml:space="preserve">starts </w:delText>
        </w:r>
      </w:del>
      <w:ins w:id="180" w:author="Lisa Caulley" w:date="2020-06-21T12:53:00Z">
        <w:r w:rsidR="00756A6D" w:rsidRPr="0092480E">
          <w:rPr>
            <w:rFonts w:ascii="Calibri" w:hAnsi="Calibri" w:cs="Calibri"/>
          </w:rPr>
          <w:t>start</w:t>
        </w:r>
        <w:r w:rsidR="00756A6D">
          <w:rPr>
            <w:rFonts w:ascii="Calibri" w:hAnsi="Calibri" w:cs="Calibri"/>
          </w:rPr>
          <w:t>ed</w:t>
        </w:r>
        <w:r w:rsidR="00756A6D" w:rsidRPr="0092480E">
          <w:rPr>
            <w:rFonts w:ascii="Calibri" w:hAnsi="Calibri" w:cs="Calibri"/>
          </w:rPr>
          <w:t xml:space="preserve"> </w:t>
        </w:r>
        <w:commentRangeEnd w:id="178"/>
        <w:r w:rsidR="00756A6D">
          <w:rPr>
            <w:rStyle w:val="CommentReference"/>
            <w:rFonts w:asciiTheme="minorHAnsi" w:eastAsiaTheme="minorHAnsi" w:hAnsiTheme="minorHAnsi" w:cstheme="minorBidi"/>
            <w:lang w:val="en-GB"/>
          </w:rPr>
          <w:commentReference w:id="178"/>
        </w:r>
      </w:ins>
      <w:r w:rsidRPr="0092480E">
        <w:rPr>
          <w:rFonts w:ascii="Calibri" w:hAnsi="Calibri" w:cs="Calibri"/>
        </w:rPr>
        <w:t xml:space="preserve">in the preoperative state, and was followed their entire remaining lifespan, until they </w:t>
      </w:r>
      <w:del w:id="181" w:author="Lisa Caulley" w:date="2020-06-21T12:58:00Z">
        <w:r w:rsidRPr="0092480E" w:rsidDel="00A55B5D">
          <w:rPr>
            <w:rFonts w:ascii="Calibri" w:hAnsi="Calibri" w:cs="Calibri"/>
          </w:rPr>
          <w:delText xml:space="preserve">are </w:delText>
        </w:r>
      </w:del>
      <w:ins w:id="182" w:author="Lisa Caulley" w:date="2020-06-21T12:58:00Z">
        <w:r w:rsidR="00A55B5D">
          <w:rPr>
            <w:rFonts w:ascii="Calibri" w:hAnsi="Calibri" w:cs="Calibri"/>
          </w:rPr>
          <w:t>we</w:t>
        </w:r>
        <w:r w:rsidR="00A55B5D" w:rsidRPr="0092480E">
          <w:rPr>
            <w:rFonts w:ascii="Calibri" w:hAnsi="Calibri" w:cs="Calibri"/>
          </w:rPr>
          <w:t xml:space="preserve">re </w:t>
        </w:r>
      </w:ins>
      <w:r w:rsidRPr="0092480E">
        <w:rPr>
          <w:rFonts w:ascii="Calibri" w:hAnsi="Calibri" w:cs="Calibri"/>
        </w:rPr>
        <w:t>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w:t>
      </w:r>
      <w:commentRangeStart w:id="183"/>
      <w:r w:rsidRPr="002C1AFD">
        <w:rPr>
          <w:rFonts w:ascii="Calibri" w:hAnsi="Calibri" w:cs="Calibri"/>
        </w:rPr>
        <w:t>immediately (delay of two weeks</w:t>
      </w:r>
      <w:commentRangeEnd w:id="183"/>
      <w:r w:rsidR="00DD3D90">
        <w:rPr>
          <w:rStyle w:val="CommentReference"/>
          <w:rFonts w:asciiTheme="minorHAnsi" w:eastAsiaTheme="minorHAnsi" w:hAnsiTheme="minorHAnsi" w:cstheme="minorBidi"/>
          <w:lang w:val="en-GB"/>
        </w:rPr>
        <w:commentReference w:id="183"/>
      </w:r>
      <w:r w:rsidRPr="002C1AFD">
        <w:rPr>
          <w:rFonts w:ascii="Calibri" w:hAnsi="Calibri" w:cs="Calibri"/>
        </w:rPr>
        <w:t xml:space="preserve">)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7868DB71" w14:textId="77777777" w:rsidR="009B0D4C" w:rsidRPr="008A38A5" w:rsidRDefault="009B0D4C" w:rsidP="00153762">
      <w:pPr>
        <w:spacing w:line="276" w:lineRule="auto"/>
        <w:rPr>
          <w:rFonts w:ascii="Calibri" w:hAnsi="Calibri" w:cs="Calibri"/>
        </w:rPr>
      </w:pPr>
    </w:p>
    <w:p w14:paraId="619E1963" w14:textId="7DC125F8" w:rsidR="008A38A5" w:rsidRPr="008A38A5" w:rsidDel="00C33485" w:rsidRDefault="008A38A5" w:rsidP="00153762">
      <w:pPr>
        <w:spacing w:line="276" w:lineRule="auto"/>
        <w:rPr>
          <w:del w:id="184" w:author="Lisa Caulley" w:date="2020-06-21T13:51:00Z"/>
        </w:rPr>
      </w:pPr>
    </w:p>
    <w:p w14:paraId="565B6592" w14:textId="76D79FD0" w:rsidR="00C01291" w:rsidRPr="002E05CA" w:rsidRDefault="00C01291" w:rsidP="00C01291">
      <w:pPr>
        <w:pStyle w:val="Heading3"/>
        <w:spacing w:line="276" w:lineRule="auto"/>
        <w:rPr>
          <w:moveTo w:id="185" w:author="Lisa Caulley" w:date="2020-06-21T13:11:00Z"/>
          <w:rFonts w:ascii="Calibri" w:hAnsi="Calibri" w:cs="Calibri"/>
          <w:lang w:val="en-US"/>
        </w:rPr>
      </w:pPr>
      <w:moveToRangeStart w:id="186" w:author="Lisa Caulley" w:date="2020-06-21T13:11:00Z" w:name="move43637506"/>
      <w:commentRangeStart w:id="187"/>
      <w:moveTo w:id="188" w:author="Lisa Caulley" w:date="2020-06-21T13:11:00Z">
        <w:del w:id="189" w:author="Lisa Caulley" w:date="2020-06-21T13:19:00Z">
          <w:r w:rsidRPr="002E05CA" w:rsidDel="00F45443">
            <w:rPr>
              <w:rFonts w:ascii="Calibri" w:hAnsi="Calibri" w:cs="Calibri"/>
              <w:lang w:val="en-US"/>
            </w:rPr>
            <w:delText xml:space="preserve">Model </w:delText>
          </w:r>
          <w:commentRangeStart w:id="190"/>
          <w:r w:rsidRPr="002E05CA" w:rsidDel="00F45443">
            <w:rPr>
              <w:rFonts w:ascii="Calibri" w:hAnsi="Calibri" w:cs="Calibri"/>
              <w:lang w:val="en-US"/>
            </w:rPr>
            <w:delText>output</w:delText>
          </w:r>
        </w:del>
      </w:moveTo>
      <w:commentRangeEnd w:id="190"/>
      <w:del w:id="191" w:author="Lisa Caulley" w:date="2020-06-21T13:19:00Z">
        <w:r w:rsidDel="00F45443">
          <w:rPr>
            <w:rStyle w:val="CommentReference"/>
            <w:rFonts w:asciiTheme="minorHAnsi" w:eastAsiaTheme="minorHAnsi" w:hAnsiTheme="minorHAnsi" w:cstheme="minorBidi"/>
            <w:color w:val="auto"/>
          </w:rPr>
          <w:commentReference w:id="190"/>
        </w:r>
      </w:del>
      <w:ins w:id="192" w:author="Lisa Caulley" w:date="2020-06-21T13:20:00Z">
        <w:r w:rsidR="00831150">
          <w:rPr>
            <w:rFonts w:ascii="Calibri" w:hAnsi="Calibri" w:cs="Calibri"/>
            <w:lang w:val="en-US"/>
          </w:rPr>
          <w:t xml:space="preserve">Health Effects </w:t>
        </w:r>
      </w:ins>
      <w:ins w:id="193" w:author="Lisa Caulley" w:date="2020-06-21T13:21:00Z">
        <w:r w:rsidR="00831150">
          <w:rPr>
            <w:rFonts w:ascii="Calibri" w:hAnsi="Calibri" w:cs="Calibri"/>
            <w:lang w:val="en-US"/>
          </w:rPr>
          <w:t>of Surger</w:t>
        </w:r>
      </w:ins>
      <w:commentRangeEnd w:id="187"/>
      <w:ins w:id="194" w:author="Lisa Caulley" w:date="2020-06-21T13:50:00Z">
        <w:r w:rsidR="00C33485">
          <w:rPr>
            <w:rStyle w:val="CommentReference"/>
            <w:rFonts w:asciiTheme="minorHAnsi" w:eastAsiaTheme="minorHAnsi" w:hAnsiTheme="minorHAnsi" w:cstheme="minorBidi"/>
            <w:color w:val="auto"/>
          </w:rPr>
          <w:commentReference w:id="187"/>
        </w:r>
      </w:ins>
      <w:ins w:id="195" w:author="Lisa Caulley" w:date="2020-06-21T13:21:00Z">
        <w:r w:rsidR="00831150">
          <w:rPr>
            <w:rFonts w:ascii="Calibri" w:hAnsi="Calibri" w:cs="Calibri"/>
            <w:lang w:val="en-US"/>
          </w:rPr>
          <w:t>y</w:t>
        </w:r>
      </w:ins>
    </w:p>
    <w:p w14:paraId="0B546CEE" w14:textId="20DCB4F5" w:rsidR="00C01291" w:rsidRDefault="00C01291" w:rsidP="00C01291">
      <w:pPr>
        <w:spacing w:line="276" w:lineRule="auto"/>
        <w:rPr>
          <w:ins w:id="196" w:author="Lisa Caulley" w:date="2020-06-21T13:12:00Z"/>
          <w:rFonts w:ascii="Calibri" w:hAnsi="Calibri" w:cs="Calibri"/>
        </w:rPr>
      </w:pPr>
      <w:moveTo w:id="197" w:author="Lisa Caulley" w:date="2020-06-21T13:11:00Z">
        <w:del w:id="198" w:author="Lisa Caulley" w:date="2020-06-21T13:20:00Z">
          <w:r w:rsidRPr="00FB376A" w:rsidDel="00831150">
            <w:rPr>
              <w:rFonts w:ascii="Calibri" w:hAnsi="Calibri" w:cs="Calibri"/>
              <w:lang w:val="en-GB"/>
            </w:rPr>
            <w:delText xml:space="preserve">The output of the model </w:delText>
          </w:r>
          <w:r w:rsidDel="00831150">
            <w:rPr>
              <w:rFonts w:ascii="Calibri" w:hAnsi="Calibri" w:cs="Calibri"/>
              <w:lang w:val="en-GB"/>
            </w:rPr>
            <w:delText>comprise</w:delText>
          </w:r>
          <w:r w:rsidDel="00686F91">
            <w:rPr>
              <w:rFonts w:ascii="Calibri" w:hAnsi="Calibri" w:cs="Calibri"/>
              <w:lang w:val="en-GB"/>
            </w:rPr>
            <w:delText>s</w:delText>
          </w:r>
          <w:r w:rsidDel="00831150">
            <w:rPr>
              <w:rFonts w:ascii="Calibri" w:hAnsi="Calibri" w:cs="Calibri"/>
              <w:lang w:val="en-GB"/>
            </w:rPr>
            <w:delText xml:space="preserve"> of</w:delText>
          </w:r>
        </w:del>
      </w:moveTo>
      <w:ins w:id="199" w:author="Lisa Caulley" w:date="2020-06-21T13:34:00Z">
        <w:r w:rsidR="00D42EB9">
          <w:rPr>
            <w:rFonts w:ascii="Calibri" w:hAnsi="Calibri" w:cs="Calibri"/>
            <w:lang w:val="en-GB"/>
          </w:rPr>
          <w:t xml:space="preserve">The </w:t>
        </w:r>
      </w:ins>
      <w:ins w:id="200" w:author="Lisa Caulley" w:date="2020-06-21T13:46:00Z">
        <w:r w:rsidR="00A577ED">
          <w:rPr>
            <w:rFonts w:ascii="Calibri" w:hAnsi="Calibri" w:cs="Calibri"/>
            <w:lang w:val="en-GB"/>
          </w:rPr>
          <w:t xml:space="preserve">effects of delays in surgery on </w:t>
        </w:r>
      </w:ins>
      <w:ins w:id="201" w:author="Lisa Caulley" w:date="2020-06-21T13:34:00Z">
        <w:r w:rsidR="00D42EB9">
          <w:rPr>
            <w:rFonts w:ascii="Calibri" w:hAnsi="Calibri" w:cs="Calibri"/>
            <w:lang w:val="en-GB"/>
          </w:rPr>
          <w:t>survival and quality</w:t>
        </w:r>
      </w:ins>
      <w:ins w:id="202" w:author="Lisa Caulley" w:date="2020-06-21T13:46:00Z">
        <w:r w:rsidR="005C733C">
          <w:rPr>
            <w:rFonts w:ascii="Calibri" w:hAnsi="Calibri" w:cs="Calibri"/>
            <w:lang w:val="en-GB"/>
          </w:rPr>
          <w:t xml:space="preserve"> of life</w:t>
        </w:r>
      </w:ins>
      <w:ins w:id="203" w:author="Lisa Caulley" w:date="2020-06-21T13:35:00Z">
        <w:r w:rsidR="00D42EB9">
          <w:rPr>
            <w:rFonts w:ascii="Calibri" w:hAnsi="Calibri" w:cs="Calibri"/>
            <w:lang w:val="en-GB"/>
          </w:rPr>
          <w:t xml:space="preserve"> </w:t>
        </w:r>
      </w:ins>
      <w:ins w:id="204" w:author="Lisa Caulley" w:date="2020-06-21T13:22:00Z">
        <w:r w:rsidR="003D1860">
          <w:rPr>
            <w:rFonts w:ascii="Calibri" w:hAnsi="Calibri" w:cs="Calibri"/>
            <w:lang w:val="en-GB"/>
          </w:rPr>
          <w:t>w</w:t>
        </w:r>
      </w:ins>
      <w:ins w:id="205" w:author="Lisa Caulley" w:date="2020-06-21T13:27:00Z">
        <w:r w:rsidR="00931AE4">
          <w:rPr>
            <w:rFonts w:ascii="Calibri" w:hAnsi="Calibri" w:cs="Calibri"/>
            <w:lang w:val="en-GB"/>
          </w:rPr>
          <w:t>ere</w:t>
        </w:r>
      </w:ins>
      <w:ins w:id="206" w:author="Lisa Caulley" w:date="2020-06-21T13:22:00Z">
        <w:r w:rsidR="003D1860">
          <w:rPr>
            <w:rFonts w:ascii="Calibri" w:hAnsi="Calibri" w:cs="Calibri"/>
            <w:lang w:val="en-GB"/>
          </w:rPr>
          <w:t xml:space="preserve"> evaluated</w:t>
        </w:r>
      </w:ins>
      <w:moveTo w:id="207" w:author="Lisa Caulley" w:date="2020-06-21T13:11:00Z">
        <w:del w:id="208" w:author="Lisa Caulley" w:date="2020-06-21T13:22:00Z">
          <w:r w:rsidDel="003D1860">
            <w:rPr>
              <w:rFonts w:ascii="Calibri" w:hAnsi="Calibri" w:cs="Calibri"/>
              <w:lang w:val="en-GB"/>
            </w:rPr>
            <w:delText xml:space="preserve"> life years (LY) and QALYs</w:delText>
          </w:r>
        </w:del>
        <w:r>
          <w:rPr>
            <w:rFonts w:ascii="Calibri" w:hAnsi="Calibri" w:cs="Calibri"/>
            <w:lang w:val="en-GB"/>
          </w:rPr>
          <w:t>.</w:t>
        </w:r>
        <w:del w:id="209" w:author="Lisa Caulley" w:date="2020-06-21T13:33:00Z">
          <w:r w:rsidDel="00A610E0">
            <w:rPr>
              <w:rFonts w:ascii="Calibri" w:hAnsi="Calibri" w:cs="Calibri"/>
              <w:lang w:val="en-GB"/>
            </w:rPr>
            <w:delText xml:space="preserve"> </w:delText>
          </w:r>
        </w:del>
      </w:moveTo>
      <w:ins w:id="210" w:author="Lisa Caulley" w:date="2020-06-21T13:29:00Z">
        <w:r w:rsidR="001F5BEF">
          <w:rPr>
            <w:rFonts w:ascii="Calibri" w:hAnsi="Calibri" w:cs="Calibri"/>
            <w:lang w:val="en-GB"/>
          </w:rPr>
          <w:t xml:space="preserve"> </w:t>
        </w:r>
      </w:ins>
      <w:ins w:id="211" w:author="Lisa Caulley" w:date="2020-06-21T13:48:00Z">
        <w:r w:rsidR="004E193C">
          <w:rPr>
            <w:rFonts w:ascii="Calibri" w:hAnsi="Calibri" w:cs="Calibri"/>
            <w:lang w:val="en-GB"/>
          </w:rPr>
          <w:t>Survival and quality of life from</w:t>
        </w:r>
        <w:r w:rsidR="00C33485">
          <w:rPr>
            <w:rFonts w:ascii="Calibri" w:hAnsi="Calibri" w:cs="Calibri"/>
            <w:lang w:val="en-GB"/>
          </w:rPr>
          <w:t xml:space="preserve"> no</w:t>
        </w:r>
        <w:r w:rsidR="004E193C">
          <w:rPr>
            <w:rFonts w:ascii="Calibri" w:hAnsi="Calibri" w:cs="Calibri"/>
            <w:lang w:val="en-GB"/>
          </w:rPr>
          <w:t xml:space="preserve"> surgery </w:t>
        </w:r>
        <w:r w:rsidR="00C33485">
          <w:rPr>
            <w:rFonts w:ascii="Calibri" w:hAnsi="Calibri" w:cs="Calibri"/>
            <w:lang w:val="en-GB"/>
          </w:rPr>
          <w:t xml:space="preserve">was compared to survival and quality of life </w:t>
        </w:r>
        <w:r w:rsidR="004E193C">
          <w:rPr>
            <w:rFonts w:ascii="Calibri" w:hAnsi="Calibri" w:cs="Calibri"/>
            <w:lang w:val="en-GB"/>
          </w:rPr>
          <w:t xml:space="preserve">at 2 weeks </w:t>
        </w:r>
      </w:ins>
      <w:ins w:id="212" w:author="Lisa Caulley" w:date="2020-06-21T13:49:00Z">
        <w:r w:rsidR="00C33485">
          <w:rPr>
            <w:rFonts w:ascii="Calibri" w:hAnsi="Calibri" w:cs="Calibri"/>
            <w:lang w:val="en-GB"/>
          </w:rPr>
          <w:t xml:space="preserve">and 52 weeks, to </w:t>
        </w:r>
      </w:ins>
      <w:moveTo w:id="213" w:author="Lisa Caulley" w:date="2020-06-21T13:11:00Z">
        <w:del w:id="214" w:author="Lisa Caulley" w:date="2020-06-21T13:49:00Z">
          <w:r w:rsidDel="00C33485">
            <w:rPr>
              <w:rFonts w:ascii="Calibri" w:hAnsi="Calibri" w:cs="Calibri"/>
              <w:lang w:val="en-GB"/>
            </w:rPr>
            <w:delText xml:space="preserve">By subtracting the </w:delText>
          </w:r>
        </w:del>
        <w:del w:id="215" w:author="Lisa Caulley" w:date="2020-06-21T13:27:00Z">
          <w:r w:rsidDel="00931AE4">
            <w:rPr>
              <w:rFonts w:ascii="Calibri" w:hAnsi="Calibri" w:cs="Calibri"/>
              <w:lang w:val="en-GB"/>
            </w:rPr>
            <w:delText>(QA)LYs</w:delText>
          </w:r>
        </w:del>
        <w:del w:id="216" w:author="Lisa Caulley" w:date="2020-06-21T13:49:00Z">
          <w:r w:rsidDel="00C33485">
            <w:rPr>
              <w:rFonts w:ascii="Calibri" w:hAnsi="Calibri" w:cs="Calibri"/>
              <w:lang w:val="en-GB"/>
            </w:rPr>
            <w:delText xml:space="preserve"> of surgery at 2 weeks by the (QA)LYs of no surgery at all, we calculate the (QA)LYs</w:delText>
          </w:r>
        </w:del>
      </w:moveTo>
      <w:ins w:id="217" w:author="Lisa Caulley" w:date="2020-06-21T13:49:00Z">
        <w:r w:rsidR="00C33485">
          <w:rPr>
            <w:rFonts w:ascii="Calibri" w:hAnsi="Calibri" w:cs="Calibri"/>
            <w:lang w:val="en-GB"/>
          </w:rPr>
          <w:t>determine the survival and quality of life</w:t>
        </w:r>
      </w:ins>
      <w:moveTo w:id="218" w:author="Lisa Caulley" w:date="2020-06-21T13:11:00Z">
        <w:r>
          <w:rPr>
            <w:rFonts w:ascii="Calibri" w:hAnsi="Calibri" w:cs="Calibri"/>
            <w:lang w:val="en-GB"/>
          </w:rPr>
          <w:t xml:space="preserve"> associated with surgery</w:t>
        </w:r>
      </w:moveTo>
      <w:ins w:id="219" w:author="Lisa Caulley" w:date="2020-06-21T13:49:00Z">
        <w:r w:rsidR="00C33485">
          <w:rPr>
            <w:rFonts w:ascii="Calibri" w:hAnsi="Calibri" w:cs="Calibri"/>
            <w:lang w:val="en-GB"/>
          </w:rPr>
          <w:t xml:space="preserve"> and survival and quality of life lost</w:t>
        </w:r>
      </w:ins>
      <w:moveTo w:id="220" w:author="Lisa Caulley" w:date="2020-06-21T13:11:00Z">
        <w:del w:id="221" w:author="Lisa Caulley" w:date="2020-06-21T13:49:00Z">
          <w:r w:rsidDel="00C33485">
            <w:rPr>
              <w:rFonts w:ascii="Calibri" w:hAnsi="Calibri" w:cs="Calibri"/>
              <w:lang w:val="en-GB"/>
            </w:rPr>
            <w:delText>. By subtracting the (QA)LYs of surgery at 2 weeks by the (QA)LYs of surgery at a year, we obtain the (QA)LYs loss</w:delText>
          </w:r>
        </w:del>
        <w:r>
          <w:rPr>
            <w:rFonts w:ascii="Calibri" w:hAnsi="Calibri" w:cs="Calibri"/>
            <w:lang w:val="en-GB"/>
          </w:rPr>
          <w:t xml:space="preserve"> per 50 weeks</w:t>
        </w:r>
      </w:moveTo>
      <w:ins w:id="222" w:author="Lisa Caulley" w:date="2020-06-21T13:50:00Z">
        <w:r w:rsidR="00C33485">
          <w:rPr>
            <w:rFonts w:ascii="Calibri" w:hAnsi="Calibri" w:cs="Calibri"/>
            <w:lang w:val="en-GB"/>
          </w:rPr>
          <w:t>, respectively</w:t>
        </w:r>
      </w:ins>
      <w:moveTo w:id="223" w:author="Lisa Caulley" w:date="2020-06-21T13:11:00Z">
        <w:r>
          <w:rPr>
            <w:rFonts w:ascii="Calibri" w:hAnsi="Calibri" w:cs="Calibri"/>
            <w:lang w:val="en-GB"/>
          </w:rPr>
          <w:t xml:space="preserve">. This measure of urgency </w:t>
        </w:r>
      </w:moveTo>
      <w:ins w:id="224" w:author="Lisa Caulley" w:date="2020-06-21T13:51:00Z">
        <w:r w:rsidR="00C039EB">
          <w:rPr>
            <w:rFonts w:ascii="Calibri" w:hAnsi="Calibri" w:cs="Calibri"/>
            <w:lang w:val="en-GB"/>
          </w:rPr>
          <w:t>wa</w:t>
        </w:r>
      </w:ins>
      <w:moveTo w:id="225" w:author="Lisa Caulley" w:date="2020-06-21T13:11:00Z">
        <w:del w:id="226" w:author="Lisa Caulley" w:date="2020-06-21T13:51:00Z">
          <w:r w:rsidDel="00C039EB">
            <w:rPr>
              <w:rFonts w:ascii="Calibri" w:hAnsi="Calibri" w:cs="Calibri"/>
              <w:lang w:val="en-GB"/>
            </w:rPr>
            <w:delText>i</w:delText>
          </w:r>
        </w:del>
        <w:r>
          <w:rPr>
            <w:rFonts w:ascii="Calibri" w:hAnsi="Calibri" w:cs="Calibri"/>
            <w:lang w:val="en-GB"/>
          </w:rPr>
          <w:t>s converted to loss per month</w:t>
        </w:r>
      </w:moveTo>
      <w:ins w:id="227" w:author="Lisa Caulley" w:date="2020-06-21T13:51:00Z">
        <w:r w:rsidR="00C039EB">
          <w:rPr>
            <w:rFonts w:ascii="Calibri" w:hAnsi="Calibri" w:cs="Calibri"/>
            <w:lang w:val="en-GB"/>
          </w:rPr>
          <w:t xml:space="preserve"> and was </w:t>
        </w:r>
      </w:ins>
      <w:moveTo w:id="228" w:author="Lisa Caulley" w:date="2020-06-21T13:11:00Z">
        <w:del w:id="229" w:author="Lisa Caulley" w:date="2020-06-21T13:51:00Z">
          <w:r w:rsidDel="00C039EB">
            <w:rPr>
              <w:rFonts w:ascii="Calibri" w:hAnsi="Calibri" w:cs="Calibri"/>
              <w:lang w:val="en-GB"/>
            </w:rPr>
            <w:delText xml:space="preserve">. This is the measure </w:delText>
          </w:r>
        </w:del>
        <w:r>
          <w:rPr>
            <w:rFonts w:ascii="Calibri" w:hAnsi="Calibri" w:cs="Calibri"/>
            <w:lang w:val="en-GB"/>
          </w:rPr>
          <w:t xml:space="preserve">used to rank the surgeries. </w:t>
        </w:r>
        <w:r w:rsidRPr="0092480E">
          <w:rPr>
            <w:rFonts w:ascii="Calibri" w:hAnsi="Calibri" w:cs="Calibri"/>
          </w:rPr>
          <w:t>Finally, the model results were compared</w:t>
        </w:r>
        <w:r>
          <w:rPr>
            <w:rFonts w:ascii="Calibri" w:hAnsi="Calibri" w:cs="Calibri"/>
          </w:rPr>
          <w:t xml:space="preserve"> </w:t>
        </w:r>
        <w:r w:rsidRPr="0092480E">
          <w:rPr>
            <w:rFonts w:ascii="Calibri" w:hAnsi="Calibri" w:cs="Calibri"/>
          </w:rPr>
          <w:t xml:space="preserve">visually to the </w:t>
        </w:r>
        <w:commentRangeStart w:id="230"/>
        <w:r w:rsidRPr="0092480E">
          <w:rPr>
            <w:rFonts w:ascii="Calibri" w:hAnsi="Calibri" w:cs="Calibri"/>
          </w:rPr>
          <w:t>capacity requirements</w:t>
        </w:r>
      </w:moveTo>
      <w:commentRangeEnd w:id="230"/>
      <w:r w:rsidR="00CD084B">
        <w:rPr>
          <w:rStyle w:val="CommentReference"/>
          <w:rFonts w:asciiTheme="minorHAnsi" w:eastAsiaTheme="minorHAnsi" w:hAnsiTheme="minorHAnsi" w:cstheme="minorBidi"/>
          <w:lang w:val="en-GB"/>
        </w:rPr>
        <w:commentReference w:id="230"/>
      </w:r>
      <w:moveTo w:id="231" w:author="Lisa Caulley" w:date="2020-06-21T13:11:00Z">
        <w:r w:rsidRPr="0092480E">
          <w:rPr>
            <w:rFonts w:ascii="Calibri" w:hAnsi="Calibri" w:cs="Calibri"/>
          </w:rPr>
          <w:t xml:space="preserve">, obtained from the electronic patient </w:t>
        </w:r>
        <w:commentRangeStart w:id="232"/>
        <w:r w:rsidRPr="0092480E">
          <w:rPr>
            <w:rFonts w:ascii="Calibri" w:hAnsi="Calibri" w:cs="Calibri"/>
          </w:rPr>
          <w:t>registry</w:t>
        </w:r>
      </w:moveTo>
      <w:commentRangeEnd w:id="232"/>
      <w:r w:rsidR="00CD084B">
        <w:rPr>
          <w:rStyle w:val="CommentReference"/>
          <w:rFonts w:asciiTheme="minorHAnsi" w:eastAsiaTheme="minorHAnsi" w:hAnsiTheme="minorHAnsi" w:cstheme="minorBidi"/>
          <w:lang w:val="en-GB"/>
        </w:rPr>
        <w:commentReference w:id="232"/>
      </w:r>
      <w:moveTo w:id="233" w:author="Lisa Caulley" w:date="2020-06-21T13:11:00Z">
        <w:r w:rsidRPr="0092480E">
          <w:rPr>
            <w:rFonts w:ascii="Calibri" w:hAnsi="Calibri" w:cs="Calibri"/>
          </w:rPr>
          <w:t>.</w:t>
        </w:r>
      </w:moveTo>
      <w:commentRangeStart w:id="234"/>
      <w:commentRangeEnd w:id="234"/>
      <w:r w:rsidR="00340239">
        <w:rPr>
          <w:rStyle w:val="CommentReference"/>
          <w:rFonts w:asciiTheme="minorHAnsi" w:eastAsiaTheme="minorHAnsi" w:hAnsiTheme="minorHAnsi" w:cstheme="minorBidi"/>
          <w:lang w:val="en-GB"/>
        </w:rPr>
        <w:commentReference w:id="234"/>
      </w:r>
    </w:p>
    <w:p w14:paraId="75A83B4C" w14:textId="77777777" w:rsidR="00C01291" w:rsidRDefault="00C01291" w:rsidP="00C01291">
      <w:pPr>
        <w:spacing w:line="276" w:lineRule="auto"/>
        <w:rPr>
          <w:moveTo w:id="235" w:author="Lisa Caulley" w:date="2020-06-21T13:11:00Z"/>
          <w:rFonts w:ascii="Calibri" w:hAnsi="Calibri" w:cs="Calibri"/>
        </w:rPr>
      </w:pPr>
    </w:p>
    <w:moveToRangeEnd w:id="186"/>
    <w:p w14:paraId="2DACA0A9" w14:textId="7B05A8A5" w:rsidR="7F807001" w:rsidRPr="0092480E" w:rsidRDefault="7F807001" w:rsidP="00153762">
      <w:pPr>
        <w:pStyle w:val="Heading3"/>
        <w:spacing w:line="276" w:lineRule="auto"/>
        <w:rPr>
          <w:rFonts w:ascii="Calibri" w:hAnsi="Calibri" w:cs="Calibri"/>
          <w:lang w:val="en-US"/>
        </w:rPr>
      </w:pPr>
      <w:r w:rsidRPr="0092480E">
        <w:rPr>
          <w:rFonts w:ascii="Calibri" w:hAnsi="Calibri" w:cs="Calibri"/>
          <w:lang w:val="en-US"/>
        </w:rPr>
        <w:lastRenderedPageBreak/>
        <w:t>A</w:t>
      </w:r>
      <w:r w:rsidR="438F5BE1" w:rsidRPr="0092480E">
        <w:rPr>
          <w:rFonts w:ascii="Calibri" w:hAnsi="Calibri" w:cs="Calibri"/>
          <w:lang w:val="en-US"/>
        </w:rPr>
        <w:t>nalysis</w:t>
      </w:r>
    </w:p>
    <w:p w14:paraId="6059FEB3" w14:textId="745854AC"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xml:space="preserve">. </w:t>
      </w:r>
      <w:ins w:id="236" w:author="Lisa Caulley" w:date="2020-06-21T13:06:00Z">
        <w:r w:rsidR="00087404" w:rsidRPr="00087404">
          <w:rPr>
            <w:rFonts w:ascii="Calibri" w:hAnsi="Calibri" w:cs="Calibri"/>
          </w:rPr>
          <w:t xml:space="preserve">In </w:t>
        </w:r>
        <w:r w:rsidR="00087404">
          <w:rPr>
            <w:rFonts w:ascii="Calibri" w:hAnsi="Calibri" w:cs="Calibri"/>
          </w:rPr>
          <w:t>t</w:t>
        </w:r>
      </w:ins>
      <w:ins w:id="237" w:author="Lisa Caulley" w:date="2020-06-21T13:07:00Z">
        <w:r w:rsidR="00087404">
          <w:rPr>
            <w:rFonts w:ascii="Calibri" w:hAnsi="Calibri" w:cs="Calibri"/>
          </w:rPr>
          <w:t xml:space="preserve">he </w:t>
        </w:r>
      </w:ins>
      <w:ins w:id="238" w:author="Lisa Caulley" w:date="2020-06-21T13:06:00Z">
        <w:r w:rsidR="00087404" w:rsidRPr="00087404">
          <w:rPr>
            <w:rFonts w:ascii="Calibri" w:hAnsi="Calibri" w:cs="Calibri"/>
          </w:rPr>
          <w:t xml:space="preserve">probabilistic sensitivity analyses, the model was run </w:t>
        </w:r>
      </w:ins>
      <w:ins w:id="239" w:author="Lisa Caulley" w:date="2020-06-21T13:07:00Z">
        <w:r w:rsidR="00087404">
          <w:rPr>
            <w:rFonts w:ascii="Calibri" w:hAnsi="Calibri" w:cs="Calibri"/>
          </w:rPr>
          <w:t>XX</w:t>
        </w:r>
      </w:ins>
      <w:ins w:id="240" w:author="Lisa Caulley" w:date="2020-06-21T13:06:00Z">
        <w:r w:rsidR="00087404" w:rsidRPr="00087404">
          <w:rPr>
            <w:rFonts w:ascii="Calibri" w:hAnsi="Calibri" w:cs="Calibri"/>
          </w:rPr>
          <w:t xml:space="preserve"> times, each taking random draws from prespecified uncertainty distributions of all inputs.</w:t>
        </w:r>
      </w:ins>
      <w:ins w:id="241" w:author="Lisa Caulley" w:date="2020-06-21T13:07:00Z">
        <w:r w:rsidR="00087404">
          <w:rPr>
            <w:rFonts w:ascii="Calibri" w:hAnsi="Calibri" w:cs="Calibri"/>
          </w:rPr>
          <w:t xml:space="preserve"> </w:t>
        </w:r>
      </w:ins>
      <w:r w:rsidR="2DE29F2E" w:rsidRPr="0092480E">
        <w:rPr>
          <w:rFonts w:ascii="Calibri" w:hAnsi="Calibri" w:cs="Calibri"/>
        </w:rPr>
        <w:t>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commentRangeStart w:id="242"/>
      <w:r w:rsidR="3BBF3381" w:rsidRPr="0092480E">
        <w:rPr>
          <w:rFonts w:ascii="Calibri" w:hAnsi="Calibri" w:cs="Calibri"/>
        </w:rPr>
        <w:t>100</w:t>
      </w:r>
      <w:commentRangeEnd w:id="242"/>
      <w:r w:rsidR="00087404">
        <w:rPr>
          <w:rStyle w:val="CommentReference"/>
          <w:rFonts w:asciiTheme="minorHAnsi" w:eastAsiaTheme="minorHAnsi" w:hAnsiTheme="minorHAnsi" w:cstheme="minorBidi"/>
          <w:lang w:val="en-GB"/>
        </w:rPr>
        <w:commentReference w:id="242"/>
      </w:r>
      <w:r w:rsidR="3BBF3381" w:rsidRPr="0092480E">
        <w:rPr>
          <w:rFonts w:ascii="Calibri" w:hAnsi="Calibri" w:cs="Calibri"/>
        </w:rPr>
        <w:t xml:space="preserve">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commentRangeStart w:id="243"/>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commentRangeEnd w:id="243"/>
      <w:r w:rsidR="00F51B6B">
        <w:rPr>
          <w:rStyle w:val="CommentReference"/>
          <w:rFonts w:asciiTheme="minorHAnsi" w:eastAsiaTheme="minorHAnsi" w:hAnsiTheme="minorHAnsi" w:cstheme="minorBidi"/>
          <w:lang w:val="en-GB"/>
        </w:rPr>
        <w:commentReference w:id="243"/>
      </w:r>
      <w:commentRangeStart w:id="244"/>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commentRangeEnd w:id="244"/>
      <w:r w:rsidR="00BE49A4">
        <w:rPr>
          <w:rStyle w:val="CommentReference"/>
          <w:rFonts w:asciiTheme="minorHAnsi" w:eastAsiaTheme="minorHAnsi" w:hAnsiTheme="minorHAnsi" w:cstheme="minorBidi"/>
          <w:lang w:val="en-GB"/>
        </w:rPr>
        <w:commentReference w:id="244"/>
      </w:r>
    </w:p>
    <w:p w14:paraId="0A63F080" w14:textId="77777777" w:rsidR="002E05CA" w:rsidRPr="00012BF0" w:rsidDel="00C01291" w:rsidRDefault="002E05CA" w:rsidP="00153762">
      <w:pPr>
        <w:spacing w:line="276" w:lineRule="auto"/>
        <w:rPr>
          <w:del w:id="245" w:author="Lisa Caulley" w:date="2020-06-21T13:12:00Z"/>
          <w:rFonts w:ascii="Calibri" w:hAnsi="Calibri" w:cs="Calibri"/>
          <w:lang w:val="en-GB"/>
        </w:rPr>
      </w:pPr>
    </w:p>
    <w:p w14:paraId="79A66E45" w14:textId="2F74FE5C" w:rsidR="00E514DF" w:rsidRPr="002E05CA" w:rsidDel="00C01291" w:rsidRDefault="00E514DF" w:rsidP="00153762">
      <w:pPr>
        <w:pStyle w:val="Heading3"/>
        <w:spacing w:line="276" w:lineRule="auto"/>
        <w:rPr>
          <w:moveFrom w:id="246" w:author="Lisa Caulley" w:date="2020-06-21T13:11:00Z"/>
          <w:rFonts w:ascii="Calibri" w:hAnsi="Calibri" w:cs="Calibri"/>
          <w:lang w:val="en-US"/>
        </w:rPr>
      </w:pPr>
      <w:moveFromRangeStart w:id="247" w:author="Lisa Caulley" w:date="2020-06-21T13:11:00Z" w:name="move43637506"/>
      <w:moveFrom w:id="248" w:author="Lisa Caulley" w:date="2020-06-21T13:11:00Z">
        <w:r w:rsidRPr="002E05CA" w:rsidDel="00C01291">
          <w:rPr>
            <w:rFonts w:ascii="Calibri" w:hAnsi="Calibri" w:cs="Calibri"/>
            <w:lang w:val="en-US"/>
          </w:rPr>
          <w:t>Model output</w:t>
        </w:r>
      </w:moveFrom>
    </w:p>
    <w:p w14:paraId="49F2B852" w14:textId="664DEBC9" w:rsidR="64E36724" w:rsidDel="00C01291" w:rsidRDefault="00FB376A" w:rsidP="00153762">
      <w:pPr>
        <w:spacing w:line="276" w:lineRule="auto"/>
        <w:rPr>
          <w:moveFrom w:id="249" w:author="Lisa Caulley" w:date="2020-06-21T13:11:00Z"/>
          <w:rFonts w:ascii="Calibri" w:hAnsi="Calibri" w:cs="Calibri"/>
        </w:rPr>
      </w:pPr>
      <w:moveFrom w:id="250" w:author="Lisa Caulley" w:date="2020-06-21T13:11:00Z">
        <w:r w:rsidRPr="00FB376A" w:rsidDel="00C01291">
          <w:rPr>
            <w:rFonts w:ascii="Calibri" w:hAnsi="Calibri" w:cs="Calibri"/>
            <w:lang w:val="en-GB"/>
          </w:rPr>
          <w:t xml:space="preserve">The output of the model </w:t>
        </w:r>
        <w:r w:rsidDel="00C01291">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sidDel="00C01291">
          <w:rPr>
            <w:rFonts w:ascii="Calibri" w:hAnsi="Calibri" w:cs="Calibri"/>
            <w:lang w:val="en-GB"/>
          </w:rPr>
          <w:t>used</w:t>
        </w:r>
        <w:r w:rsidDel="00C01291">
          <w:rPr>
            <w:rFonts w:ascii="Calibri" w:hAnsi="Calibri" w:cs="Calibri"/>
            <w:lang w:val="en-GB"/>
          </w:rPr>
          <w:t xml:space="preserve"> to rank the surgeries. </w:t>
        </w:r>
        <w:r w:rsidR="00B0055D" w:rsidRPr="0092480E" w:rsidDel="00C01291">
          <w:rPr>
            <w:rFonts w:ascii="Calibri" w:hAnsi="Calibri" w:cs="Calibri"/>
          </w:rPr>
          <w:t>Finally, t</w:t>
        </w:r>
        <w:r w:rsidR="64E36724" w:rsidRPr="0092480E" w:rsidDel="00C01291">
          <w:rPr>
            <w:rFonts w:ascii="Calibri" w:hAnsi="Calibri" w:cs="Calibri"/>
          </w:rPr>
          <w:t>he model results were compared</w:t>
        </w:r>
        <w:r w:rsidR="0055764B" w:rsidDel="00C01291">
          <w:rPr>
            <w:rFonts w:ascii="Calibri" w:hAnsi="Calibri" w:cs="Calibri"/>
          </w:rPr>
          <w:t xml:space="preserve"> </w:t>
        </w:r>
        <w:r w:rsidR="0055764B" w:rsidRPr="0092480E" w:rsidDel="00C01291">
          <w:rPr>
            <w:rFonts w:ascii="Calibri" w:hAnsi="Calibri" w:cs="Calibri"/>
          </w:rPr>
          <w:t>visually</w:t>
        </w:r>
        <w:r w:rsidR="64E36724" w:rsidRPr="0092480E" w:rsidDel="00C01291">
          <w:rPr>
            <w:rFonts w:ascii="Calibri" w:hAnsi="Calibri" w:cs="Calibri"/>
          </w:rPr>
          <w:t xml:space="preserve"> to the capacity requirements, obtained from the electronic patient regis</w:t>
        </w:r>
        <w:r w:rsidR="3CC54208" w:rsidRPr="0092480E" w:rsidDel="00C01291">
          <w:rPr>
            <w:rFonts w:ascii="Calibri" w:hAnsi="Calibri" w:cs="Calibri"/>
          </w:rPr>
          <w:t>t</w:t>
        </w:r>
        <w:r w:rsidR="64E36724" w:rsidRPr="0092480E" w:rsidDel="00C01291">
          <w:rPr>
            <w:rFonts w:ascii="Calibri" w:hAnsi="Calibri" w:cs="Calibri"/>
          </w:rPr>
          <w:t>ry.</w:t>
        </w:r>
      </w:moveFrom>
    </w:p>
    <w:moveFromRangeEnd w:id="247"/>
    <w:p w14:paraId="79A66584" w14:textId="77777777" w:rsidR="002E05CA" w:rsidRDefault="002E05CA" w:rsidP="00153762">
      <w:pPr>
        <w:pStyle w:val="Heading3"/>
        <w:spacing w:line="276" w:lineRule="auto"/>
        <w:rPr>
          <w:rFonts w:ascii="Calibri" w:hAnsi="Calibri" w:cs="Calibri"/>
          <w:lang w:val="en-US"/>
        </w:rPr>
      </w:pPr>
    </w:p>
    <w:p w14:paraId="2FD80C2A" w14:textId="5D4572B6" w:rsidR="6C6FBC03" w:rsidRPr="002E05CA" w:rsidRDefault="6C6FBC03" w:rsidP="00153762">
      <w:pPr>
        <w:pStyle w:val="Heading3"/>
        <w:spacing w:line="276" w:lineRule="auto"/>
        <w:rPr>
          <w:rFonts w:ascii="Calibri" w:hAnsi="Calibri" w:cs="Calibri"/>
          <w:lang w:val="en-US"/>
        </w:rPr>
      </w:pPr>
      <w:commentRangeStart w:id="251"/>
      <w:r w:rsidRPr="002E05CA">
        <w:rPr>
          <w:rFonts w:ascii="Calibri" w:hAnsi="Calibri" w:cs="Calibri"/>
          <w:lang w:val="en-US"/>
        </w:rPr>
        <w:t>Assumptions</w:t>
      </w:r>
      <w:commentRangeEnd w:id="251"/>
      <w:r w:rsidR="0068006F">
        <w:rPr>
          <w:rStyle w:val="CommentReference"/>
          <w:rFonts w:asciiTheme="minorHAnsi" w:eastAsiaTheme="minorHAnsi" w:hAnsiTheme="minorHAnsi" w:cstheme="minorBidi"/>
          <w:color w:val="auto"/>
        </w:rPr>
        <w:commentReference w:id="251"/>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stParagraph"/>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stParagraph"/>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stParagraph"/>
        <w:numPr>
          <w:ilvl w:val="0"/>
          <w:numId w:val="3"/>
        </w:numPr>
        <w:spacing w:line="276" w:lineRule="auto"/>
        <w:rPr>
          <w:rFonts w:ascii="Calibri" w:eastAsiaTheme="minorEastAsia" w:hAnsi="Calibri" w:cs="Calibri"/>
          <w:sz w:val="24"/>
          <w:szCs w:val="24"/>
        </w:rPr>
      </w:pPr>
      <w:commentRangeStart w:id="252"/>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commentRangeEnd w:id="252"/>
      <w:r w:rsidR="009B0D4C">
        <w:rPr>
          <w:rStyle w:val="CommentReference"/>
        </w:rPr>
        <w:commentReference w:id="252"/>
      </w:r>
    </w:p>
    <w:p w14:paraId="52485C57" w14:textId="77777777" w:rsidR="00FA7EB3" w:rsidRPr="00FA7EB3" w:rsidRDefault="7A5A4521" w:rsidP="00FA7EB3">
      <w:pPr>
        <w:pStyle w:val="ListParagraph"/>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stParagraph"/>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6FA92A4B" w:rsidR="0083596A" w:rsidRDefault="008A38A5" w:rsidP="00153762">
      <w:pPr>
        <w:spacing w:line="276" w:lineRule="auto"/>
        <w:rPr>
          <w:rFonts w:ascii="Calibri" w:hAnsi="Calibri" w:cs="Calibri"/>
        </w:rPr>
      </w:pPr>
      <w:commentRangeStart w:id="253"/>
      <w:del w:id="254" w:author="Lisa Caulley" w:date="2020-06-21T14:23:00Z">
        <w:r w:rsidRPr="0092480E" w:rsidDel="00C700FB">
          <w:rPr>
            <w:rFonts w:ascii="Calibri" w:hAnsi="Calibri" w:cs="Calibri"/>
          </w:rPr>
          <w:delText>Because b</w:delText>
        </w:r>
      </w:del>
      <w:ins w:id="255" w:author="Lisa Caulley" w:date="2020-06-21T14:23:00Z">
        <w:r w:rsidR="00C700FB">
          <w:rPr>
            <w:rFonts w:ascii="Calibri" w:hAnsi="Calibri" w:cs="Calibri"/>
          </w:rPr>
          <w:t>B</w:t>
        </w:r>
      </w:ins>
      <w:r w:rsidRPr="0092480E">
        <w:rPr>
          <w:rFonts w:ascii="Calibri" w:hAnsi="Calibri" w:cs="Calibri"/>
        </w:rPr>
        <w:t>enefits</w:t>
      </w:r>
      <w:r w:rsidR="0047125E">
        <w:rPr>
          <w:rFonts w:ascii="Calibri" w:hAnsi="Calibri" w:cs="Calibri"/>
        </w:rPr>
        <w:t xml:space="preserve"> </w:t>
      </w:r>
      <w:commentRangeEnd w:id="253"/>
      <w:r w:rsidR="00C700FB">
        <w:rPr>
          <w:rStyle w:val="CommentReference"/>
          <w:rFonts w:asciiTheme="minorHAnsi" w:eastAsiaTheme="minorHAnsi" w:hAnsiTheme="minorHAnsi" w:cstheme="minorBidi"/>
          <w:lang w:val="en-GB"/>
        </w:rPr>
        <w:commentReference w:id="253"/>
      </w:r>
      <w:r w:rsidR="0047125E">
        <w:rPr>
          <w:rFonts w:ascii="Calibri" w:hAnsi="Calibri" w:cs="Calibri"/>
        </w:rPr>
        <w:t xml:space="preserve">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B44D15" w:rsidRPr="00B44D15">
        <w:rPr>
          <w:rFonts w:ascii="Calibri" w:hAnsi="Calibri" w:cs="Calibri"/>
          <w:noProof/>
          <w:vertAlign w:val="superscript"/>
        </w:rPr>
        <w:t>30,31</w:t>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00B44D15" w:rsidRPr="00B44D15">
        <w:rPr>
          <w:rFonts w:ascii="Calibri" w:hAnsi="Calibri" w:cs="Calibri"/>
          <w:noProof/>
          <w:vertAlign w:val="superscript"/>
        </w:rPr>
        <w:t>32</w:t>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3399511E"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ins w:id="256" w:author="Lisa Caulley" w:date="2020-06-21T14:09:00Z">
        <w:r w:rsidR="004C5954">
          <w:rPr>
            <w:rFonts w:ascii="Calibri" w:hAnsi="Calibri" w:cs="Calibri"/>
          </w:rPr>
          <w:t>wa</w:t>
        </w:r>
      </w:ins>
      <w:del w:id="257" w:author="Lisa Caulley" w:date="2020-06-21T14:09:00Z">
        <w:r w:rsidDel="004C5954">
          <w:rPr>
            <w:rFonts w:ascii="Calibri" w:hAnsi="Calibri" w:cs="Calibri"/>
          </w:rPr>
          <w:delText>i</w:delText>
        </w:r>
      </w:del>
      <w:r>
        <w:rPr>
          <w:rFonts w:ascii="Calibri" w:hAnsi="Calibri" w:cs="Calibri"/>
        </w:rPr>
        <w:t>s</w:t>
      </w:r>
      <w:r w:rsidRPr="0092480E">
        <w:rPr>
          <w:rFonts w:ascii="Calibri" w:hAnsi="Calibri" w:cs="Calibri"/>
        </w:rPr>
        <w:t xml:space="preserve"> </w:t>
      </w:r>
      <w:del w:id="258" w:author="Lisa Caulley" w:date="2020-06-21T14:09:00Z">
        <w:r w:rsidDel="004C5954">
          <w:rPr>
            <w:rFonts w:ascii="Calibri" w:hAnsi="Calibri" w:cs="Calibri"/>
          </w:rPr>
          <w:delText>guided by</w:delText>
        </w:r>
      </w:del>
      <w:ins w:id="259" w:author="Lisa Caulley" w:date="2020-06-21T14:09:00Z">
        <w:r w:rsidR="004C5954">
          <w:rPr>
            <w:rFonts w:ascii="Calibri" w:hAnsi="Calibri" w:cs="Calibri"/>
          </w:rPr>
          <w:t>reported in accordance with</w:t>
        </w:r>
      </w:ins>
      <w:r>
        <w:rPr>
          <w:rFonts w:ascii="Calibri" w:hAnsi="Calibri" w:cs="Calibri"/>
        </w:rPr>
        <w:t xml:space="preserve"> the</w:t>
      </w:r>
      <w:r w:rsidRPr="0092480E">
        <w:rPr>
          <w:rFonts w:ascii="Calibri" w:hAnsi="Calibri" w:cs="Calibri"/>
        </w:rPr>
        <w:t xml:space="preserve"> CHEER</w:t>
      </w:r>
      <w:ins w:id="260" w:author="Lisa Caulley" w:date="2020-06-21T14:09:00Z">
        <w:r w:rsidR="004C5954">
          <w:rPr>
            <w:rFonts w:ascii="Calibri" w:hAnsi="Calibri" w:cs="Calibri"/>
          </w:rPr>
          <w:t>S</w:t>
        </w:r>
      </w:ins>
      <w:r w:rsidRPr="0092480E">
        <w:rPr>
          <w:rFonts w:ascii="Calibri" w:hAnsi="Calibri" w:cs="Calibri"/>
        </w:rPr>
        <w:t xml:space="preserve"> guidelines for reporting health-economical evaluations</w:t>
      </w:r>
      <w:r>
        <w:rPr>
          <w:rFonts w:ascii="Calibri" w:hAnsi="Calibri" w:cs="Calibri"/>
        </w:rPr>
        <w:t>.</w:t>
      </w:r>
      <w:r w:rsidR="00B44D15" w:rsidRPr="00B44D15">
        <w:rPr>
          <w:rFonts w:ascii="Calibri" w:hAnsi="Calibri" w:cs="Calibri"/>
          <w:noProof/>
          <w:vertAlign w:val="superscript"/>
        </w:rPr>
        <w:t>33</w:t>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sidR="00B44D15" w:rsidRPr="00B44D15">
        <w:rPr>
          <w:rFonts w:ascii="Calibri" w:hAnsi="Calibri" w:cs="Calibri"/>
          <w:noProof/>
          <w:vertAlign w:val="superscript"/>
        </w:rPr>
        <w:t>34</w:t>
      </w:r>
      <w:r>
        <w:rPr>
          <w:rFonts w:ascii="Calibri" w:hAnsi="Calibri" w:cs="Calibri"/>
        </w:rPr>
        <w:t xml:space="preserve"> </w:t>
      </w:r>
      <w:r w:rsidRPr="0092480E">
        <w:rPr>
          <w:rFonts w:ascii="Calibri" w:hAnsi="Calibri" w:cs="Calibri"/>
        </w:rPr>
        <w:t xml:space="preserve">and </w:t>
      </w:r>
      <w:ins w:id="261" w:author="Lisa Caulley" w:date="2020-06-21T14:23:00Z">
        <w:r w:rsidR="00C700FB">
          <w:rPr>
            <w:rFonts w:ascii="Calibri" w:hAnsi="Calibri" w:cs="Calibri"/>
          </w:rPr>
          <w:t>adapted</w:t>
        </w:r>
        <w:r w:rsidR="004D1329">
          <w:rPr>
            <w:rFonts w:ascii="Calibri" w:hAnsi="Calibri" w:cs="Calibri"/>
          </w:rPr>
          <w:t xml:space="preserve"> from a previously published</w:t>
        </w:r>
      </w:ins>
      <w:del w:id="262" w:author="Lisa Caulley" w:date="2020-06-21T14:23:00Z">
        <w:r w:rsidRPr="0092480E" w:rsidDel="00C700FB">
          <w:rPr>
            <w:rFonts w:ascii="Calibri" w:hAnsi="Calibri" w:cs="Calibri"/>
          </w:rPr>
          <w:delText>the</w:delText>
        </w:r>
      </w:del>
      <w:r w:rsidRPr="0092480E">
        <w:rPr>
          <w:rFonts w:ascii="Calibri" w:hAnsi="Calibri" w:cs="Calibri"/>
        </w:rPr>
        <w:t xml:space="preserve"> code</w:t>
      </w:r>
      <w:del w:id="263" w:author="Lisa Caulley" w:date="2020-06-21T14:23:00Z">
        <w:r w:rsidRPr="0092480E" w:rsidDel="004D1329">
          <w:rPr>
            <w:rFonts w:ascii="Calibri" w:hAnsi="Calibri" w:cs="Calibri"/>
          </w:rPr>
          <w:delText xml:space="preserve"> </w:delText>
        </w:r>
      </w:del>
      <w:del w:id="264" w:author="Lisa Caulley" w:date="2020-06-21T14:09:00Z">
        <w:r w:rsidRPr="0092480E" w:rsidDel="004C5954">
          <w:rPr>
            <w:rFonts w:ascii="Calibri" w:hAnsi="Calibri" w:cs="Calibri"/>
          </w:rPr>
          <w:delText>i</w:delText>
        </w:r>
      </w:del>
      <w:del w:id="265" w:author="Lisa Caulley" w:date="2020-06-21T14:23:00Z">
        <w:r w:rsidRPr="0092480E" w:rsidDel="004D1329">
          <w:rPr>
            <w:rFonts w:ascii="Calibri" w:hAnsi="Calibri" w:cs="Calibri"/>
          </w:rPr>
          <w:delText>s based on tutorials provided by the DARTH workgroup</w:delText>
        </w:r>
      </w:del>
      <w:r w:rsidRPr="0092480E">
        <w:rPr>
          <w:rFonts w:ascii="Calibri" w:hAnsi="Calibri" w:cs="Calibri"/>
        </w:rPr>
        <w:t>.</w:t>
      </w:r>
      <w:r w:rsidR="00B44D15" w:rsidRPr="00B44D15">
        <w:rPr>
          <w:rFonts w:ascii="Calibri" w:hAnsi="Calibri" w:cs="Calibri"/>
          <w:noProof/>
          <w:vertAlign w:val="superscript"/>
        </w:rPr>
        <w:t>35,36</w:t>
      </w:r>
      <w:r w:rsidRPr="0092480E">
        <w:rPr>
          <w:rFonts w:ascii="Calibri" w:hAnsi="Calibri" w:cs="Calibri"/>
        </w:rPr>
        <w:t xml:space="preserve"> The model code and input data are </w:t>
      </w:r>
      <w:del w:id="266" w:author="Lisa Caulley" w:date="2020-06-21T14:24:00Z">
        <w:r w:rsidRPr="0092480E" w:rsidDel="007C3BC1">
          <w:rPr>
            <w:rFonts w:ascii="Calibri" w:hAnsi="Calibri" w:cs="Calibri"/>
          </w:rPr>
          <w:delText xml:space="preserve">freely </w:delText>
        </w:r>
      </w:del>
      <w:r w:rsidRPr="0092480E">
        <w:rPr>
          <w:rFonts w:ascii="Calibri" w:hAnsi="Calibri" w:cs="Calibri"/>
        </w:rPr>
        <w:t xml:space="preserve">available </w:t>
      </w:r>
      <w:del w:id="267" w:author="Lisa Caulley" w:date="2020-06-21T14:24:00Z">
        <w:r w:rsidRPr="0092480E" w:rsidDel="007C3BC1">
          <w:rPr>
            <w:rFonts w:ascii="Calibri" w:hAnsi="Calibri" w:cs="Calibri"/>
          </w:rPr>
          <w:delText>via a GitHub repository</w:delText>
        </w:r>
      </w:del>
      <w:ins w:id="268" w:author="Lisa Caulley" w:date="2020-06-21T14:24:00Z">
        <w:r w:rsidR="007C3BC1">
          <w:rPr>
            <w:rFonts w:ascii="Calibri" w:hAnsi="Calibri" w:cs="Calibri"/>
          </w:rPr>
          <w:t xml:space="preserve">in the </w:t>
        </w:r>
        <w:commentRangeStart w:id="269"/>
        <w:r w:rsidR="007C3BC1">
          <w:rPr>
            <w:rFonts w:ascii="Calibri" w:hAnsi="Calibri" w:cs="Calibri"/>
          </w:rPr>
          <w:t>appendix</w:t>
        </w:r>
        <w:commentRangeEnd w:id="269"/>
        <w:r w:rsidR="007C3BC1">
          <w:rPr>
            <w:rStyle w:val="CommentReference"/>
            <w:rFonts w:asciiTheme="minorHAnsi" w:eastAsiaTheme="minorHAnsi" w:hAnsiTheme="minorHAnsi" w:cstheme="minorBidi"/>
            <w:lang w:val="en-GB"/>
          </w:rPr>
          <w:commentReference w:id="269"/>
        </w:r>
      </w:ins>
      <w:del w:id="270" w:author="Lisa Caulley" w:date="2020-06-21T14:25:00Z">
        <w:r w:rsidRPr="0092480E" w:rsidDel="007C3BC1">
          <w:rPr>
            <w:rFonts w:ascii="Calibri" w:hAnsi="Calibri" w:cs="Calibri"/>
          </w:rPr>
          <w:delText xml:space="preserve">: </w:delText>
        </w:r>
        <w:r w:rsidR="00EF42CD" w:rsidDel="007C3BC1">
          <w:rPr>
            <w:rFonts w:ascii="Calibri" w:hAnsi="Calibri" w:cs="Calibri"/>
          </w:rPr>
          <w:delText>[</w:delText>
        </w:r>
        <w:r w:rsidR="00334A65" w:rsidDel="007C3BC1">
          <w:rPr>
            <w:rFonts w:ascii="Calibri" w:eastAsia="Calibri" w:hAnsi="Calibri" w:cs="Calibri"/>
          </w:rPr>
          <w:delText>ADD LINK IF JOURNAL AGREES</w:delText>
        </w:r>
        <w:r w:rsidR="00EF42CD" w:rsidDel="007C3BC1">
          <w:rPr>
            <w:rFonts w:ascii="Calibri" w:eastAsia="Calibri" w:hAnsi="Calibri" w:cs="Calibri"/>
          </w:rPr>
          <w:delText>]</w:delText>
        </w:r>
      </w:del>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Heading1"/>
        <w:spacing w:line="276" w:lineRule="auto"/>
      </w:pPr>
      <w:r w:rsidRPr="00282BDB">
        <w:lastRenderedPageBreak/>
        <w:t>Results</w:t>
      </w:r>
    </w:p>
    <w:p w14:paraId="08E22379" w14:textId="74001217" w:rsidR="00872009" w:rsidRDefault="00872009" w:rsidP="00872009">
      <w:pPr>
        <w:pStyle w:val="Heading2"/>
      </w:pPr>
      <w:commentRangeStart w:id="271"/>
      <w:r>
        <w:t>Data collection</w:t>
      </w:r>
      <w:commentRangeEnd w:id="271"/>
      <w:r w:rsidR="00962466">
        <w:rPr>
          <w:rStyle w:val="CommentReference"/>
          <w:rFonts w:asciiTheme="minorHAnsi" w:eastAsiaTheme="minorHAnsi" w:hAnsiTheme="minorHAnsi" w:cstheme="minorBidi"/>
          <w:color w:val="auto"/>
        </w:rPr>
        <w:commentReference w:id="271"/>
      </w:r>
    </w:p>
    <w:p w14:paraId="46292CAD" w14:textId="6C7137E0" w:rsidR="3F769E82" w:rsidRPr="0092480E" w:rsidRDefault="00CF6178" w:rsidP="00153762">
      <w:pPr>
        <w:spacing w:before="40" w:line="276" w:lineRule="auto"/>
        <w:rPr>
          <w:rFonts w:ascii="Calibri" w:hAnsi="Calibri" w:cs="Calibri"/>
        </w:rPr>
      </w:pPr>
      <w:commentRangeStart w:id="272"/>
      <w:r>
        <w:rPr>
          <w:rFonts w:ascii="Calibri" w:hAnsi="Calibri" w:cs="Calibri"/>
        </w:rPr>
        <w:t>Input parameters were not completely found for 16 surgeries</w:t>
      </w:r>
      <w:commentRangeEnd w:id="272"/>
      <w:r w:rsidR="00097D86">
        <w:rPr>
          <w:rStyle w:val="CommentReference"/>
          <w:rFonts w:asciiTheme="minorHAnsi" w:eastAsiaTheme="minorHAnsi" w:hAnsiTheme="minorHAnsi" w:cstheme="minorBidi"/>
          <w:lang w:val="en-GB"/>
        </w:rPr>
        <w:commentReference w:id="272"/>
      </w:r>
      <w:r>
        <w:rPr>
          <w:rFonts w:ascii="Calibri" w:hAnsi="Calibri" w:cs="Calibri"/>
        </w:rPr>
        <w:t xml:space="preserve">. </w:t>
      </w:r>
      <w:r w:rsidR="64932EB7" w:rsidRPr="0092480E">
        <w:rPr>
          <w:rFonts w:ascii="Calibri" w:hAnsi="Calibri" w:cs="Calibri"/>
        </w:rPr>
        <w:t xml:space="preserve">We evaluated 8 cardiothoracic </w:t>
      </w:r>
      <w:r w:rsidR="00F727B4">
        <w:rPr>
          <w:rFonts w:ascii="Calibri" w:hAnsi="Calibri" w:cs="Calibri"/>
        </w:rPr>
        <w:t>surgeries</w:t>
      </w:r>
      <w:r w:rsidR="64932EB7" w:rsidRPr="0092480E">
        <w:rPr>
          <w:rFonts w:ascii="Calibri" w:hAnsi="Calibri" w:cs="Calibri"/>
        </w:rPr>
        <w:t xml:space="preserve">, 19 oncological </w:t>
      </w:r>
      <w:r w:rsidR="00F727B4">
        <w:rPr>
          <w:rFonts w:ascii="Calibri" w:hAnsi="Calibri" w:cs="Calibri"/>
        </w:rPr>
        <w:t>surgeries</w:t>
      </w:r>
      <w:r w:rsidR="64932EB7"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64932EB7"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64932EB7"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r>
        <w:rPr>
          <w:rFonts w:ascii="Calibri" w:hAnsi="Calibri" w:cs="Calibri"/>
        </w:rPr>
        <w:t xml:space="preserve"> </w:t>
      </w:r>
    </w:p>
    <w:p w14:paraId="74F0FDD3" w14:textId="139E9750" w:rsidR="2FD08920" w:rsidRPr="0092480E" w:rsidRDefault="2FD08920" w:rsidP="00153762">
      <w:pPr>
        <w:spacing w:before="40" w:line="276" w:lineRule="auto"/>
        <w:rPr>
          <w:rFonts w:ascii="Calibri" w:hAnsi="Calibri" w:cs="Calibri"/>
        </w:rPr>
      </w:pPr>
    </w:p>
    <w:p w14:paraId="334D248E" w14:textId="51820E80"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del w:id="273" w:author="Lisa Caulley" w:date="2020-06-21T14:18:00Z">
        <w:r w:rsidR="68F2AC5B" w:rsidRPr="00731F63" w:rsidDel="00391149">
          <w:rPr>
            <w:rFonts w:ascii="Calibri" w:hAnsi="Calibri" w:cs="Calibri"/>
          </w:rPr>
          <w:delText>F</w:delText>
        </w:r>
        <w:r w:rsidR="63FEF3B7" w:rsidRPr="00731F63" w:rsidDel="00391149">
          <w:rPr>
            <w:rFonts w:ascii="Calibri" w:hAnsi="Calibri" w:cs="Calibri"/>
          </w:rPr>
          <w:delText>or</w:delText>
        </w:r>
        <w:r w:rsidR="001D4731" w:rsidDel="00391149">
          <w:rPr>
            <w:rFonts w:ascii="Calibri" w:hAnsi="Calibri" w:cs="Calibri"/>
          </w:rPr>
          <w:delText xml:space="preserve"> 13/34 surgeries, s</w:delText>
        </w:r>
      </w:del>
      <w:ins w:id="274" w:author="Lisa Caulley" w:date="2020-06-21T14:18:00Z">
        <w:r w:rsidR="00391149">
          <w:rPr>
            <w:rFonts w:ascii="Calibri" w:hAnsi="Calibri" w:cs="Calibri"/>
          </w:rPr>
          <w:t>S</w:t>
        </w:r>
      </w:ins>
      <w:r w:rsidR="001D4731">
        <w:rPr>
          <w:rFonts w:ascii="Calibri" w:hAnsi="Calibri" w:cs="Calibri"/>
        </w:rPr>
        <w:t>urvival without treatment could be directly obtained</w:t>
      </w:r>
      <w:r w:rsidR="002E2419">
        <w:rPr>
          <w:rFonts w:ascii="Calibri" w:hAnsi="Calibri" w:cs="Calibri"/>
        </w:rPr>
        <w:t xml:space="preserve"> </w:t>
      </w:r>
      <w:ins w:id="275" w:author="Lisa Caulley" w:date="2020-06-21T14:16:00Z">
        <w:r w:rsidR="006C41C9">
          <w:rPr>
            <w:rFonts w:ascii="Calibri" w:hAnsi="Calibri" w:cs="Calibri"/>
          </w:rPr>
          <w:t>from</w:t>
        </w:r>
      </w:ins>
      <w:del w:id="276" w:author="Lisa Caulley" w:date="2020-06-21T14:16:00Z">
        <w:r w:rsidR="002E2419" w:rsidDel="006C41C9">
          <w:rPr>
            <w:rFonts w:ascii="Calibri" w:hAnsi="Calibri" w:cs="Calibri"/>
          </w:rPr>
          <w:delText>for</w:delText>
        </w:r>
      </w:del>
      <w:r w:rsidR="002E2419">
        <w:rPr>
          <w:rFonts w:ascii="Calibri" w:hAnsi="Calibri" w:cs="Calibri"/>
        </w:rPr>
        <w:t xml:space="preserve"> </w:t>
      </w:r>
      <w:commentRangeStart w:id="277"/>
      <w:r w:rsidR="002E2419">
        <w:rPr>
          <w:rFonts w:ascii="Calibri" w:hAnsi="Calibri" w:cs="Calibri"/>
        </w:rPr>
        <w:t xml:space="preserve">databased </w:t>
      </w:r>
      <w:commentRangeEnd w:id="277"/>
      <w:r w:rsidR="00BF107A">
        <w:rPr>
          <w:rStyle w:val="CommentReference"/>
          <w:rFonts w:asciiTheme="minorHAnsi" w:eastAsiaTheme="minorHAnsi" w:hAnsiTheme="minorHAnsi" w:cstheme="minorBidi"/>
          <w:lang w:val="en-GB"/>
        </w:rPr>
        <w:commentReference w:id="277"/>
      </w:r>
      <w:r w:rsidR="002E2419">
        <w:rPr>
          <w:rFonts w:ascii="Calibri" w:hAnsi="Calibri" w:cs="Calibri"/>
        </w:rPr>
        <w:t>or scientific literature</w:t>
      </w:r>
      <w:ins w:id="278" w:author="Lisa Caulley" w:date="2020-06-21T14:18:00Z">
        <w:r w:rsidR="00391149">
          <w:rPr>
            <w:rFonts w:ascii="Calibri" w:hAnsi="Calibri" w:cs="Calibri"/>
          </w:rPr>
          <w:t xml:space="preserve"> for selected surgeries</w:t>
        </w:r>
      </w:ins>
      <w:ins w:id="279" w:author="Lisa Caulley" w:date="2020-06-21T14:17:00Z">
        <w:r w:rsidR="00BF107A">
          <w:rPr>
            <w:rFonts w:ascii="Calibri" w:hAnsi="Calibri" w:cs="Calibri"/>
          </w:rPr>
          <w:t xml:space="preserve"> (</w:t>
        </w:r>
        <w:r w:rsidR="00391149">
          <w:rPr>
            <w:rFonts w:ascii="Calibri" w:hAnsi="Calibri" w:cs="Calibri"/>
          </w:rPr>
          <w:t>13/34; XX%)</w:t>
        </w:r>
      </w:ins>
      <w:r w:rsidR="001D4731">
        <w:rPr>
          <w:rFonts w:ascii="Calibri" w:hAnsi="Calibri" w:cs="Calibri"/>
        </w:rPr>
        <w:t>. For</w:t>
      </w:r>
      <w:ins w:id="280" w:author="Lisa Caulley" w:date="2020-06-21T14:18:00Z">
        <w:r w:rsidR="00536A98">
          <w:rPr>
            <w:rFonts w:ascii="Calibri" w:hAnsi="Calibri" w:cs="Calibri"/>
          </w:rPr>
          <w:t xml:space="preserve"> the remaining surgeries (</w:t>
        </w:r>
      </w:ins>
      <w:del w:id="281" w:author="Lisa Caulley" w:date="2020-06-21T14:18:00Z">
        <w:r w:rsidR="63FEF3B7" w:rsidRPr="00731F63" w:rsidDel="00536A98">
          <w:rPr>
            <w:rFonts w:ascii="Calibri" w:hAnsi="Calibri" w:cs="Calibri"/>
          </w:rPr>
          <w:delText xml:space="preserve"> </w:delText>
        </w:r>
      </w:del>
      <w:r w:rsidR="63FEF3B7" w:rsidRPr="00731F63">
        <w:rPr>
          <w:rFonts w:ascii="Calibri" w:hAnsi="Calibri" w:cs="Calibri"/>
        </w:rPr>
        <w:t>21</w:t>
      </w:r>
      <w:r w:rsidR="3F819407" w:rsidRPr="00731F63">
        <w:rPr>
          <w:rFonts w:ascii="Calibri" w:hAnsi="Calibri" w:cs="Calibri"/>
        </w:rPr>
        <w:t>/34</w:t>
      </w:r>
      <w:del w:id="282" w:author="Lisa Caulley" w:date="2020-06-21T14:18:00Z">
        <w:r w:rsidR="4361FC5F" w:rsidRPr="00731F63" w:rsidDel="00536A98">
          <w:rPr>
            <w:rFonts w:ascii="Calibri" w:hAnsi="Calibri" w:cs="Calibri"/>
          </w:rPr>
          <w:delText xml:space="preserve"> </w:delText>
        </w:r>
        <w:r w:rsidR="00F727B4" w:rsidRPr="00731F63" w:rsidDel="00536A98">
          <w:rPr>
            <w:rFonts w:ascii="Calibri" w:hAnsi="Calibri" w:cs="Calibri"/>
          </w:rPr>
          <w:delText>surgeries</w:delText>
        </w:r>
      </w:del>
      <w:ins w:id="283" w:author="Lisa Caulley" w:date="2020-06-21T14:18:00Z">
        <w:r w:rsidR="00536A98">
          <w:rPr>
            <w:rFonts w:ascii="Calibri" w:hAnsi="Calibri" w:cs="Calibri"/>
          </w:rPr>
          <w:t>; XX%)</w:t>
        </w:r>
      </w:ins>
      <w:r w:rsidR="25CA6F9A" w:rsidRPr="00731F63">
        <w:rPr>
          <w:rFonts w:ascii="Calibri" w:hAnsi="Calibri" w:cs="Calibri"/>
        </w:rPr>
        <w:t xml:space="preserve">, </w:t>
      </w:r>
      <w:r w:rsidR="001D4731">
        <w:rPr>
          <w:rFonts w:ascii="Calibri" w:hAnsi="Calibri" w:cs="Calibri"/>
        </w:rPr>
        <w:t xml:space="preserve">survival without treatment was calculated </w:t>
      </w:r>
      <w:commentRangeStart w:id="284"/>
      <w:del w:id="285" w:author="Lisa Caulley" w:date="2020-06-21T14:18:00Z">
        <w:r w:rsidR="001D4731" w:rsidDel="00536A98">
          <w:rPr>
            <w:rFonts w:ascii="Calibri" w:hAnsi="Calibri" w:cs="Calibri"/>
          </w:rPr>
          <w:delText xml:space="preserve">from </w:delText>
        </w:r>
        <w:r w:rsidR="486FAEA7" w:rsidRPr="00731F63" w:rsidDel="00536A98">
          <w:rPr>
            <w:rFonts w:ascii="Calibri" w:hAnsi="Calibri" w:cs="Calibri"/>
          </w:rPr>
          <w:delText>t</w:delText>
        </w:r>
      </w:del>
      <w:ins w:id="286" w:author="Lisa Caulley" w:date="2020-06-21T14:18:00Z">
        <w:r w:rsidR="00536A98">
          <w:rPr>
            <w:rFonts w:ascii="Calibri" w:hAnsi="Calibri" w:cs="Calibri"/>
          </w:rPr>
          <w:t xml:space="preserve">as the difference between </w:t>
        </w:r>
        <w:commentRangeEnd w:id="284"/>
        <w:r w:rsidR="00536A98">
          <w:rPr>
            <w:rStyle w:val="CommentReference"/>
            <w:rFonts w:asciiTheme="minorHAnsi" w:eastAsiaTheme="minorHAnsi" w:hAnsiTheme="minorHAnsi" w:cstheme="minorBidi"/>
            <w:lang w:val="en-GB"/>
          </w:rPr>
          <w:commentReference w:id="284"/>
        </w:r>
        <w:r w:rsidR="00536A98">
          <w:rPr>
            <w:rFonts w:ascii="Calibri" w:hAnsi="Calibri" w:cs="Calibri"/>
          </w:rPr>
          <w:t>t</w:t>
        </w:r>
      </w:ins>
      <w:r w:rsidR="486FAEA7" w:rsidRPr="00731F63">
        <w:rPr>
          <w:rFonts w:ascii="Calibri" w:hAnsi="Calibri" w:cs="Calibri"/>
        </w:rPr>
        <w:t xml:space="preserve">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w:t>
      </w:r>
      <w:ins w:id="287" w:author="Lisa Caulley" w:date="2020-06-21T14:19:00Z">
        <w:r w:rsidR="00536A98">
          <w:rPr>
            <w:rFonts w:ascii="Calibri" w:hAnsi="Calibri" w:cs="Calibri"/>
          </w:rPr>
          <w:t xml:space="preserve"> (XX%)</w:t>
        </w:r>
      </w:ins>
      <w:r w:rsidR="001D4731">
        <w:rPr>
          <w:rFonts w:ascii="Calibri" w:hAnsi="Calibri" w:cs="Calibri"/>
        </w:rPr>
        <w:t>,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ins w:id="288" w:author="Lisa Caulley" w:date="2020-06-21T14:27:00Z">
        <w:r w:rsidR="00CD104C">
          <w:rPr>
            <w:rFonts w:ascii="Calibri" w:hAnsi="Calibri" w:cs="Calibri"/>
          </w:rPr>
          <w:t xml:space="preserve"> (XX%)</w:t>
        </w:r>
      </w:ins>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 xml:space="preserve">“time-to-no-effect-on-QoL” </w:t>
      </w:r>
      <w:r w:rsidR="00473D88">
        <w:rPr>
          <w:rFonts w:ascii="Calibri" w:hAnsi="Calibri" w:cs="Calibri"/>
        </w:rPr>
        <w:t>within one year</w:t>
      </w:r>
      <w:r w:rsidR="002A72F8">
        <w:rPr>
          <w:rFonts w:ascii="Calibri" w:hAnsi="Calibri" w:cs="Calibri"/>
        </w:rPr>
        <w:t>, our maximum period of delaying surgery, was applicable</w:t>
      </w:r>
      <w:r w:rsidR="00473D88">
        <w:rPr>
          <w:rFonts w:ascii="Calibri" w:hAnsi="Calibri" w:cs="Calibri"/>
        </w:rPr>
        <w:t>.</w:t>
      </w:r>
      <w:r w:rsidR="00872009">
        <w:rPr>
          <w:rFonts w:ascii="Calibri" w:hAnsi="Calibri" w:cs="Calibri"/>
        </w:rPr>
        <w:t xml:space="preserve"> </w:t>
      </w:r>
      <w:r w:rsidR="00DF5B5B">
        <w:rPr>
          <w:rFonts w:ascii="Calibri" w:hAnsi="Calibri" w:cs="Calibri"/>
        </w:rPr>
        <w:t>For</w:t>
      </w:r>
      <w:del w:id="289" w:author="Lisa Caulley" w:date="2020-06-21T14:12:00Z">
        <w:r w:rsidR="00DF5B5B" w:rsidDel="00862694">
          <w:rPr>
            <w:rFonts w:ascii="Calibri" w:hAnsi="Calibri" w:cs="Calibri"/>
          </w:rPr>
          <w:delText xml:space="preserve"> 16</w:delText>
        </w:r>
      </w:del>
      <w:ins w:id="290" w:author="Lisa Caulley" w:date="2020-06-21T14:12:00Z">
        <w:r w:rsidR="00862694">
          <w:rPr>
            <w:rFonts w:ascii="Calibri" w:hAnsi="Calibri" w:cs="Calibri"/>
          </w:rPr>
          <w:t xml:space="preserve"> oncologic</w:t>
        </w:r>
      </w:ins>
      <w:r w:rsidR="00DF5B5B">
        <w:rPr>
          <w:rFonts w:ascii="Calibri" w:hAnsi="Calibri" w:cs="Calibri"/>
        </w:rPr>
        <w:t xml:space="preserve"> </w:t>
      </w:r>
      <w:r w:rsidR="005E6B21" w:rsidRPr="00731F63">
        <w:rPr>
          <w:rFonts w:ascii="Calibri" w:hAnsi="Calibri" w:cs="Calibri"/>
        </w:rPr>
        <w:t>surgeries</w:t>
      </w:r>
      <w:ins w:id="291" w:author="Lisa Caulley" w:date="2020-06-21T14:12:00Z">
        <w:r w:rsidR="00862694">
          <w:rPr>
            <w:rFonts w:ascii="Calibri" w:hAnsi="Calibri" w:cs="Calibri"/>
          </w:rPr>
          <w:t xml:space="preserve"> (n=16)</w:t>
        </w:r>
      </w:ins>
      <w:r w:rsidR="005E6B21" w:rsidRPr="00731F63">
        <w:rPr>
          <w:rFonts w:ascii="Calibri" w:hAnsi="Calibri" w:cs="Calibri"/>
        </w:rPr>
        <w:t>, we assumed a “time-to-no-effect-of-treatment-on-survival”</w:t>
      </w:r>
      <w:r w:rsidR="00CF6178">
        <w:rPr>
          <w:rFonts w:ascii="Calibri" w:hAnsi="Calibri" w:cs="Calibri"/>
        </w:rPr>
        <w:t xml:space="preserve"> based on </w:t>
      </w:r>
      <w:commentRangeStart w:id="292"/>
      <w:r w:rsidR="00CF6178">
        <w:rPr>
          <w:rFonts w:ascii="Calibri" w:hAnsi="Calibri" w:cs="Calibri"/>
        </w:rPr>
        <w:t xml:space="preserve">qualitative assessment </w:t>
      </w:r>
      <w:commentRangeEnd w:id="292"/>
      <w:r w:rsidR="00F80C00">
        <w:rPr>
          <w:rStyle w:val="CommentReference"/>
          <w:rFonts w:asciiTheme="minorHAnsi" w:eastAsiaTheme="minorHAnsi" w:hAnsiTheme="minorHAnsi" w:cstheme="minorBidi"/>
          <w:lang w:val="en-GB"/>
        </w:rPr>
        <w:commentReference w:id="292"/>
      </w:r>
      <w:r w:rsidR="00CF6178">
        <w:rPr>
          <w:rFonts w:ascii="Calibri" w:hAnsi="Calibri" w:cs="Calibri"/>
        </w:rPr>
        <w:t>of the literature</w:t>
      </w:r>
      <w:ins w:id="293" w:author="Lisa Caulley" w:date="2020-06-21T14:12:00Z">
        <w:r w:rsidR="00862694">
          <w:rPr>
            <w:rFonts w:ascii="Calibri" w:hAnsi="Calibri" w:cs="Calibri"/>
          </w:rPr>
          <w:t>.</w:t>
        </w:r>
      </w:ins>
      <w:ins w:id="294" w:author="Lisa Caulley" w:date="2020-06-21T14:13:00Z">
        <w:r w:rsidR="00862694">
          <w:rPr>
            <w:rFonts w:ascii="Calibri" w:hAnsi="Calibri" w:cs="Calibri"/>
          </w:rPr>
          <w:t xml:space="preserve"> </w:t>
        </w:r>
      </w:ins>
      <w:del w:id="295" w:author="Lisa Caulley" w:date="2020-06-21T14:12:00Z">
        <w:r w:rsidR="005E6B21" w:rsidRPr="00731F63" w:rsidDel="00862694">
          <w:rPr>
            <w:rFonts w:ascii="Calibri" w:hAnsi="Calibri" w:cs="Calibri"/>
          </w:rPr>
          <w:delText xml:space="preserve">. All these surgeries were oncological surgeries. </w:delText>
        </w:r>
      </w:del>
      <w:r w:rsidR="005E6B21" w:rsidRPr="00731F63">
        <w:rPr>
          <w:rFonts w:ascii="Calibri" w:hAnsi="Calibri" w:cs="Calibri"/>
        </w:rPr>
        <w:t>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w:t>
      </w:r>
      <w:del w:id="296" w:author="Lisa Caulley" w:date="2020-06-21T13:54:00Z">
        <w:r w:rsidR="00830F68" w:rsidRPr="0092480E" w:rsidDel="00A56427">
          <w:rPr>
            <w:rFonts w:ascii="Calibri" w:hAnsi="Calibri" w:cs="Calibri"/>
          </w:rPr>
          <w:delText>, their source</w:delText>
        </w:r>
        <w:r w:rsidR="002E2419" w:rsidDel="00A56427">
          <w:rPr>
            <w:rFonts w:ascii="Calibri" w:hAnsi="Calibri" w:cs="Calibri"/>
          </w:rPr>
          <w:delText>s</w:delText>
        </w:r>
      </w:del>
      <w:r w:rsidR="00B44D15" w:rsidRPr="00B44D15">
        <w:rPr>
          <w:rFonts w:ascii="Calibri" w:hAnsi="Calibri" w:cs="Calibri"/>
          <w:noProof/>
          <w:vertAlign w:val="superscript"/>
        </w:rPr>
        <w:t>19,20,37–85</w:t>
      </w:r>
      <w:ins w:id="297" w:author="Lisa Caulley" w:date="2020-06-21T13:54:00Z">
        <w:r w:rsidR="00A56427">
          <w:rPr>
            <w:rFonts w:ascii="Calibri" w:hAnsi="Calibri" w:cs="Calibri"/>
          </w:rPr>
          <w:t xml:space="preserve"> </w:t>
        </w:r>
      </w:ins>
      <w:del w:id="298" w:author="Lisa Caulley" w:date="2020-06-21T13:54:00Z">
        <w:r w:rsidR="00830F68" w:rsidRPr="0092480E" w:rsidDel="00A56427">
          <w:rPr>
            <w:rFonts w:ascii="Calibri" w:hAnsi="Calibri" w:cs="Calibri"/>
          </w:rPr>
          <w:delText xml:space="preserve">, </w:delText>
        </w:r>
      </w:del>
      <w:r w:rsidR="00830F68" w:rsidRPr="0092480E">
        <w:rPr>
          <w:rFonts w:ascii="Calibri" w:hAnsi="Calibri" w:cs="Calibri"/>
        </w:rPr>
        <w:t xml:space="preserve">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14:paraId="0549977A" w14:textId="1F6E1054" w:rsidR="008C3804" w:rsidRDefault="008C3804" w:rsidP="00153762">
      <w:pPr>
        <w:spacing w:line="276" w:lineRule="auto"/>
        <w:rPr>
          <w:rFonts w:ascii="Calibri" w:hAnsi="Calibri" w:cs="Calibri"/>
        </w:rPr>
      </w:pPr>
    </w:p>
    <w:p w14:paraId="5C7527C7" w14:textId="68272F12" w:rsidR="00872009" w:rsidRDefault="00872009" w:rsidP="00872009">
      <w:pPr>
        <w:pStyle w:val="Heading2"/>
      </w:pPr>
      <w:r>
        <w:t xml:space="preserve">Quality of Life </w:t>
      </w:r>
    </w:p>
    <w:p w14:paraId="4CDC8569" w14:textId="4C69C244"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w:t>
      </w:r>
      <w:commentRangeStart w:id="299"/>
      <w:r w:rsidR="005E6B21">
        <w:rPr>
          <w:rFonts w:ascii="Calibri" w:hAnsi="Calibri" w:cs="Calibri"/>
        </w:rPr>
        <w:t xml:space="preserve">The </w:t>
      </w:r>
      <w:r w:rsidR="002E2419">
        <w:rPr>
          <w:rFonts w:ascii="Calibri" w:hAnsi="Calibri" w:cs="Calibri"/>
        </w:rPr>
        <w:t>mean</w:t>
      </w:r>
      <w:r w:rsidR="00D04A3A">
        <w:rPr>
          <w:rFonts w:ascii="Calibri" w:hAnsi="Calibri" w:cs="Calibri"/>
        </w:rPr>
        <w:t xml:space="preserv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commentRangeEnd w:id="299"/>
      <w:r w:rsidR="007A0E7D">
        <w:rPr>
          <w:rStyle w:val="CommentReference"/>
          <w:rFonts w:asciiTheme="minorHAnsi" w:eastAsiaTheme="minorHAnsi" w:hAnsiTheme="minorHAnsi" w:cstheme="minorBidi"/>
          <w:lang w:val="en-GB"/>
        </w:rPr>
        <w:commentReference w:id="299"/>
      </w:r>
    </w:p>
    <w:p w14:paraId="385D8A3D" w14:textId="77777777" w:rsidR="00514AC6" w:rsidRPr="0092480E" w:rsidRDefault="00514AC6" w:rsidP="00153762">
      <w:pPr>
        <w:spacing w:line="276" w:lineRule="auto"/>
        <w:rPr>
          <w:rFonts w:ascii="Calibri" w:hAnsi="Calibri" w:cs="Calibri"/>
        </w:rPr>
      </w:pPr>
    </w:p>
    <w:p w14:paraId="6B28A3D8" w14:textId="34A45E9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53A4E1BA" w14:textId="596CEE6A" w:rsidR="00872009" w:rsidRDefault="00872009" w:rsidP="00872009">
      <w:pPr>
        <w:pStyle w:val="Heading2"/>
      </w:pPr>
      <w:r>
        <w:t>Urgency</w:t>
      </w:r>
    </w:p>
    <w:p w14:paraId="47E809C4" w14:textId="7103B5CC"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commentRangeStart w:id="300"/>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commentRangeEnd w:id="300"/>
      <w:r w:rsidR="0050523B">
        <w:rPr>
          <w:rStyle w:val="CommentReference"/>
          <w:rFonts w:asciiTheme="minorHAnsi" w:eastAsiaTheme="minorHAnsi" w:hAnsiTheme="minorHAnsi" w:cstheme="minorBidi"/>
          <w:lang w:val="en-GB"/>
        </w:rPr>
        <w:commentReference w:id="300"/>
      </w:r>
      <w:r w:rsidR="55ABB2DD" w:rsidRPr="0092480E">
        <w:rPr>
          <w:rFonts w:ascii="Calibri" w:hAnsi="Calibri" w:cs="Calibri"/>
        </w:rPr>
        <w:t xml:space="preserve">: </w:t>
      </w:r>
      <w:r w:rsidR="5102950D" w:rsidRPr="0092480E">
        <w:rPr>
          <w:rFonts w:ascii="Calibri" w:hAnsi="Calibri" w:cs="Calibri"/>
        </w:rPr>
        <w:lastRenderedPageBreak/>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10D80541" w14:textId="77777777" w:rsidR="00833B51" w:rsidRDefault="00833B51" w:rsidP="00833B51">
      <w:pPr>
        <w:spacing w:line="276" w:lineRule="auto"/>
        <w:rPr>
          <w:rFonts w:ascii="Calibri" w:eastAsia="Calibri" w:hAnsi="Calibri" w:cs="Calibri"/>
        </w:rPr>
      </w:pPr>
    </w:p>
    <w:p w14:paraId="00928A80" w14:textId="0133B799" w:rsidR="00833B51" w:rsidRPr="00833B51" w:rsidRDefault="00833B51" w:rsidP="00153762">
      <w:pPr>
        <w:spacing w:line="276" w:lineRule="auto"/>
        <w:rPr>
          <w:rFonts w:ascii="Calibri" w:eastAsia="Calibri" w:hAnsi="Calibri" w:cs="Calibri"/>
        </w:rPr>
      </w:pPr>
      <w:commentRangeStart w:id="301"/>
      <w:r w:rsidRPr="0092480E">
        <w:rPr>
          <w:rFonts w:ascii="Calibri" w:eastAsia="Calibri" w:hAnsi="Calibri" w:cs="Calibri"/>
        </w:rPr>
        <w:t xml:space="preserve">To illustrate what this measure represents, we take the most urgent </w:t>
      </w:r>
      <w:r>
        <w:rPr>
          <w:rFonts w:ascii="Calibri" w:eastAsia="Calibri" w:hAnsi="Calibri" w:cs="Calibri"/>
        </w:rPr>
        <w:t>surgery, s</w:t>
      </w:r>
      <w:r w:rsidRPr="0092480E">
        <w:rPr>
          <w:rFonts w:ascii="Calibri" w:eastAsia="Calibri" w:hAnsi="Calibri" w:cs="Calibri"/>
        </w:rPr>
        <w:t>urgically repairing an abdominal aneurysm of the aorta</w:t>
      </w:r>
      <w:r>
        <w:rPr>
          <w:rFonts w:ascii="Calibri" w:eastAsia="Calibri" w:hAnsi="Calibri" w:cs="Calibri"/>
        </w:rPr>
        <w:t>,</w:t>
      </w:r>
      <w:r w:rsidRPr="0092480E">
        <w:rPr>
          <w:rFonts w:ascii="Calibri" w:eastAsia="Calibri" w:hAnsi="Calibri" w:cs="Calibri"/>
        </w:rPr>
        <w:t xml:space="preserve"> as an example. </w:t>
      </w:r>
      <w:commentRangeStart w:id="302"/>
      <w:r w:rsidRPr="0092480E">
        <w:rPr>
          <w:rFonts w:ascii="Calibri" w:eastAsia="Calibri" w:hAnsi="Calibri" w:cs="Calibri"/>
        </w:rPr>
        <w:t xml:space="preserve">Surgically repairing </w:t>
      </w:r>
      <w:r w:rsidR="004A5E8C" w:rsidRPr="0092480E">
        <w:rPr>
          <w:rFonts w:ascii="Calibri" w:eastAsia="Calibri" w:hAnsi="Calibri" w:cs="Calibri"/>
        </w:rPr>
        <w:t>a</w:t>
      </w:r>
      <w:r w:rsidR="00FA7EB3">
        <w:rPr>
          <w:rFonts w:ascii="Calibri" w:eastAsia="Calibri" w:hAnsi="Calibri" w:cs="Calibri"/>
        </w:rPr>
        <w:t xml:space="preserve"> large </w:t>
      </w:r>
      <w:r w:rsidR="004A5E8C" w:rsidRPr="0092480E">
        <w:rPr>
          <w:rFonts w:ascii="Calibri" w:eastAsia="Calibri" w:hAnsi="Calibri" w:cs="Calibri"/>
        </w:rPr>
        <w:t xml:space="preserve">abdominal </w:t>
      </w:r>
      <w:del w:id="303" w:author="Lisa Caulley" w:date="2020-06-21T13:24:00Z">
        <w:r w:rsidR="004A5E8C" w:rsidRPr="0092480E" w:rsidDel="00226C58">
          <w:rPr>
            <w:rFonts w:ascii="Calibri" w:eastAsia="Calibri" w:hAnsi="Calibri" w:cs="Calibri"/>
          </w:rPr>
          <w:delText xml:space="preserve">aneurysm </w:delText>
        </w:r>
        <w:r w:rsidRPr="0092480E" w:rsidDel="00226C58">
          <w:rPr>
            <w:rFonts w:ascii="Calibri" w:eastAsia="Calibri" w:hAnsi="Calibri" w:cs="Calibri"/>
          </w:rPr>
          <w:delText xml:space="preserve"> of</w:delText>
        </w:r>
      </w:del>
      <w:ins w:id="304" w:author="Lisa Caulley" w:date="2020-06-21T13:24:00Z">
        <w:r w:rsidR="00226C58" w:rsidRPr="0092480E">
          <w:rPr>
            <w:rFonts w:ascii="Calibri" w:eastAsia="Calibri" w:hAnsi="Calibri" w:cs="Calibri"/>
          </w:rPr>
          <w:t>aneurysm of</w:t>
        </w:r>
      </w:ins>
      <w:r w:rsidRPr="0092480E">
        <w:rPr>
          <w:rFonts w:ascii="Calibri" w:eastAsia="Calibri" w:hAnsi="Calibri" w:cs="Calibri"/>
        </w:rPr>
        <w:t xml:space="preserve"> the aorta is associated with a QALY loss of 0.11 per month –</w:t>
      </w:r>
      <w:r>
        <w:rPr>
          <w:rFonts w:ascii="Calibri" w:eastAsia="Calibri" w:hAnsi="Calibri" w:cs="Calibri"/>
        </w:rPr>
        <w:t xml:space="preserve">partly </w:t>
      </w:r>
      <w:r w:rsidRPr="0092480E">
        <w:rPr>
          <w:rFonts w:ascii="Calibri" w:eastAsia="Calibri" w:hAnsi="Calibri" w:cs="Calibri"/>
        </w:rPr>
        <w:t>due to the prospect of a potentially life-threatening rupture preoperatively, part</w:t>
      </w:r>
      <w:r>
        <w:rPr>
          <w:rFonts w:ascii="Calibri" w:eastAsia="Calibri" w:hAnsi="Calibri" w:cs="Calibri"/>
        </w:rPr>
        <w:t>ly</w:t>
      </w:r>
      <w:r w:rsidRPr="0092480E">
        <w:rPr>
          <w:rFonts w:ascii="Calibri" w:eastAsia="Calibri" w:hAnsi="Calibri" w:cs="Calibri"/>
        </w:rPr>
        <w:t xml:space="preserve"> due to the increase in survival after surgery. This implies that if this </w:t>
      </w:r>
      <w:r>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w:t>
      </w:r>
      <w:commentRangeStart w:id="305"/>
      <w:r w:rsidRPr="0092480E">
        <w:rPr>
          <w:rFonts w:ascii="Calibri" w:eastAsia="Calibri" w:hAnsi="Calibri" w:cs="Calibri"/>
        </w:rPr>
        <w:t>40 days (0.11*365</w:t>
      </w:r>
      <w:commentRangeEnd w:id="305"/>
      <w:r w:rsidR="008D46F2">
        <w:rPr>
          <w:rStyle w:val="CommentReference"/>
          <w:rFonts w:asciiTheme="minorHAnsi" w:eastAsiaTheme="minorHAnsi" w:hAnsiTheme="minorHAnsi" w:cstheme="minorBidi"/>
          <w:lang w:val="en-GB"/>
        </w:rPr>
        <w:commentReference w:id="305"/>
      </w:r>
      <w:r w:rsidRPr="0092480E">
        <w:rPr>
          <w:rFonts w:ascii="Calibri" w:eastAsia="Calibri" w:hAnsi="Calibri" w:cs="Calibri"/>
        </w:rPr>
        <w:t xml:space="preserve">) spent in perfect health of their remaining expected QALYs gained by surgery. </w:t>
      </w:r>
      <w:commentRangeEnd w:id="302"/>
      <w:r w:rsidR="0014452D">
        <w:rPr>
          <w:rStyle w:val="CommentReference"/>
          <w:rFonts w:asciiTheme="minorHAnsi" w:eastAsiaTheme="minorHAnsi" w:hAnsiTheme="minorHAnsi" w:cstheme="minorBidi"/>
          <w:lang w:val="en-GB"/>
        </w:rPr>
        <w:commentReference w:id="302"/>
      </w:r>
      <w:r w:rsidRPr="0092480E">
        <w:rPr>
          <w:rFonts w:ascii="Calibri" w:eastAsia="Calibri" w:hAnsi="Calibri" w:cs="Calibri"/>
        </w:rPr>
        <w:t xml:space="preserve">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w:t>
      </w:r>
      <w:r>
        <w:rPr>
          <w:rFonts w:ascii="Calibri" w:eastAsia="Calibri" w:hAnsi="Calibri" w:cs="Calibri"/>
        </w:rPr>
        <w:t>surgery</w:t>
      </w:r>
      <w:r w:rsidRPr="0092480E">
        <w:rPr>
          <w:rFonts w:ascii="Calibri" w:eastAsia="Calibri" w:hAnsi="Calibri" w:cs="Calibri"/>
        </w:rPr>
        <w:t xml:space="preserve"> by a month.</w:t>
      </w:r>
      <w:commentRangeEnd w:id="301"/>
      <w:r w:rsidR="002B2FF8">
        <w:rPr>
          <w:rStyle w:val="CommentReference"/>
          <w:rFonts w:asciiTheme="minorHAnsi" w:eastAsiaTheme="minorHAnsi" w:hAnsiTheme="minorHAnsi" w:cstheme="minorBidi"/>
          <w:lang w:val="en-GB"/>
        </w:rPr>
        <w:commentReference w:id="301"/>
      </w:r>
    </w:p>
    <w:p w14:paraId="3F43164F" w14:textId="4303399D" w:rsidR="00514AC6" w:rsidRDefault="00514AC6" w:rsidP="00153762">
      <w:pPr>
        <w:spacing w:line="276" w:lineRule="auto"/>
        <w:rPr>
          <w:rFonts w:ascii="Calibri" w:hAnsi="Calibri" w:cs="Calibri"/>
        </w:rPr>
      </w:pPr>
    </w:p>
    <w:p w14:paraId="6DC62575" w14:textId="0641E3EB" w:rsidR="00872009" w:rsidRPr="0092480E" w:rsidRDefault="00872009" w:rsidP="00872009">
      <w:pPr>
        <w:pStyle w:val="Heading2"/>
      </w:pPr>
      <w:commentRangeStart w:id="306"/>
      <w:r>
        <w:t>Capacity</w:t>
      </w:r>
      <w:commentRangeEnd w:id="306"/>
      <w:r w:rsidR="00FE172A">
        <w:rPr>
          <w:rStyle w:val="CommentReference"/>
          <w:rFonts w:asciiTheme="minorHAnsi" w:eastAsiaTheme="minorHAnsi" w:hAnsiTheme="minorHAnsi" w:cstheme="minorBidi"/>
          <w:color w:val="auto"/>
        </w:rPr>
        <w:commentReference w:id="306"/>
      </w:r>
      <w:r>
        <w:t xml:space="preserve"> </w:t>
      </w:r>
    </w:p>
    <w:p w14:paraId="60EAD743" w14:textId="05850D57" w:rsidR="003D21E0" w:rsidRPr="0092480E" w:rsidRDefault="00E21A7F" w:rsidP="00153762">
      <w:pPr>
        <w:spacing w:line="276" w:lineRule="auto"/>
        <w:rPr>
          <w:rFonts w:ascii="Calibri" w:hAnsi="Calibri" w:cs="Calibri"/>
        </w:rPr>
      </w:pPr>
      <w:commentRangeStart w:id="307"/>
      <w:r>
        <w:rPr>
          <w:rFonts w:ascii="Calibri" w:hAnsi="Calibri" w:cs="Calibri"/>
        </w:rPr>
        <w:t xml:space="preserve">In order to optimize the available surgery resource, the </w:t>
      </w:r>
      <w:r w:rsidR="00B23379">
        <w:rPr>
          <w:rFonts w:ascii="Calibri" w:hAnsi="Calibri" w:cs="Calibri"/>
        </w:rPr>
        <w:t>surgery time is an important measure to relate to urgency</w:t>
      </w:r>
      <w:commentRangeEnd w:id="307"/>
      <w:r w:rsidR="00034463">
        <w:rPr>
          <w:rStyle w:val="CommentReference"/>
          <w:rFonts w:asciiTheme="minorHAnsi" w:eastAsiaTheme="minorHAnsi" w:hAnsiTheme="minorHAnsi" w:cstheme="minorBidi"/>
          <w:lang w:val="en-GB"/>
        </w:rPr>
        <w:commentReference w:id="307"/>
      </w:r>
      <w:r w:rsidR="00B23379">
        <w:rPr>
          <w:rFonts w:ascii="Calibri" w:hAnsi="Calibri" w:cs="Calibri"/>
        </w:rPr>
        <w:t xml:space="preserve">. </w:t>
      </w:r>
      <w:r w:rsidR="00F727B4">
        <w:rPr>
          <w:rFonts w:ascii="Calibri" w:hAnsi="Calibri" w:cs="Calibri"/>
        </w:rPr>
        <w:t>Surgeries</w:t>
      </w:r>
      <w:r w:rsidR="003D21E0" w:rsidRPr="0092480E">
        <w:rPr>
          <w:rFonts w:ascii="Calibri" w:hAnsi="Calibri" w:cs="Calibri"/>
        </w:rPr>
        <w:t xml:space="preserve"> that are ranked high in terms of urgency </w:t>
      </w:r>
      <w:commentRangeStart w:id="308"/>
      <w:r w:rsidR="003D21E0" w:rsidRPr="0092480E">
        <w:rPr>
          <w:rFonts w:ascii="Calibri" w:hAnsi="Calibri" w:cs="Calibri"/>
        </w:rPr>
        <w:t xml:space="preserve">and had relative short surgery time include repair of atrial septum defects </w:t>
      </w:r>
      <w:commentRangeEnd w:id="308"/>
      <w:r w:rsidR="00A00332">
        <w:rPr>
          <w:rStyle w:val="CommentReference"/>
          <w:rFonts w:asciiTheme="minorHAnsi" w:eastAsiaTheme="minorHAnsi" w:hAnsiTheme="minorHAnsi" w:cstheme="minorBidi"/>
          <w:lang w:val="en-GB"/>
        </w:rPr>
        <w:commentReference w:id="308"/>
      </w:r>
      <w:r w:rsidR="003D21E0" w:rsidRPr="0092480E">
        <w:rPr>
          <w:rFonts w:ascii="Calibri" w:hAnsi="Calibri" w:cs="Calibri"/>
        </w:rPr>
        <w:t>(surgery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del w:id="309" w:author="Lisa Caulley" w:date="2020-06-21T13:24:00Z">
        <w:r w:rsidR="003D21E0" w:rsidRPr="0092480E" w:rsidDel="00226C58">
          <w:rPr>
            <w:rFonts w:ascii="Calibri" w:hAnsi="Calibri" w:cs="Calibri"/>
          </w:rPr>
          <w:delText>urgent</w:delText>
        </w:r>
        <w:r w:rsidR="00455D31" w:rsidDel="00226C58">
          <w:rPr>
            <w:rFonts w:ascii="Calibri" w:hAnsi="Calibri" w:cs="Calibri"/>
          </w:rPr>
          <w:delText>, but</w:delText>
        </w:r>
      </w:del>
      <w:ins w:id="310" w:author="Lisa Caulley" w:date="2020-06-21T13:24:00Z">
        <w:r w:rsidR="00226C58" w:rsidRPr="0092480E">
          <w:rPr>
            <w:rFonts w:ascii="Calibri" w:hAnsi="Calibri" w:cs="Calibri"/>
          </w:rPr>
          <w:t>urgent</w:t>
        </w:r>
        <w:r w:rsidR="00226C58">
          <w:rPr>
            <w:rFonts w:ascii="Calibri" w:hAnsi="Calibri" w:cs="Calibri"/>
          </w:rPr>
          <w:t xml:space="preserve"> but</w:t>
        </w:r>
      </w:ins>
      <w:r w:rsidR="00455D31">
        <w:rPr>
          <w:rFonts w:ascii="Calibri" w:hAnsi="Calibri" w:cs="Calibri"/>
        </w:rPr>
        <w:t xml:space="preserve">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77777777" w:rsidR="00FA70F1" w:rsidRPr="00787ED8" w:rsidRDefault="00FA70F1" w:rsidP="00FA70F1">
      <w:pPr>
        <w:pStyle w:val="Heading1"/>
        <w:spacing w:line="276" w:lineRule="auto"/>
      </w:pPr>
      <w:r w:rsidRPr="00787ED8">
        <w:t xml:space="preserve">Discussion </w:t>
      </w:r>
    </w:p>
    <w:p w14:paraId="7D9C96BF" w14:textId="4F8662C3" w:rsidR="00384F89" w:rsidRDefault="008F4D66" w:rsidP="00153762">
      <w:pPr>
        <w:spacing w:line="276" w:lineRule="auto"/>
        <w:rPr>
          <w:rFonts w:ascii="Calibri" w:eastAsia="Calibri" w:hAnsi="Calibri" w:cs="Calibri"/>
        </w:rPr>
      </w:pPr>
      <w:del w:id="311" w:author="Lisa Caulley" w:date="2020-06-21T14:48:00Z">
        <w:r w:rsidDel="00A6391C">
          <w:rPr>
            <w:rFonts w:ascii="Calibri" w:hAnsi="Calibri" w:cs="Calibri"/>
          </w:rPr>
          <w:delText>The</w:delText>
        </w:r>
        <w:r w:rsidR="74757989" w:rsidRPr="0092480E" w:rsidDel="00A6391C">
          <w:rPr>
            <w:rFonts w:ascii="Calibri" w:hAnsi="Calibri" w:cs="Calibri"/>
          </w:rPr>
          <w:delText xml:space="preserve"> </w:delText>
        </w:r>
        <w:r w:rsidR="005D65F7" w:rsidRPr="0092480E" w:rsidDel="00A6391C">
          <w:rPr>
            <w:rFonts w:ascii="Calibri" w:hAnsi="Calibri" w:cs="Calibri"/>
          </w:rPr>
          <w:delText>decision model</w:delText>
        </w:r>
        <w:r w:rsidR="74757989" w:rsidRPr="0092480E" w:rsidDel="00A6391C">
          <w:rPr>
            <w:rFonts w:ascii="Calibri" w:hAnsi="Calibri" w:cs="Calibri"/>
          </w:rPr>
          <w:delText xml:space="preserve"> </w:delText>
        </w:r>
        <w:r w:rsidDel="00A6391C">
          <w:rPr>
            <w:rFonts w:ascii="Calibri" w:hAnsi="Calibri" w:cs="Calibri"/>
          </w:rPr>
          <w:delText xml:space="preserve">proposed in our study </w:delText>
        </w:r>
        <w:r w:rsidR="74757989" w:rsidRPr="0092480E" w:rsidDel="00A6391C">
          <w:rPr>
            <w:rFonts w:ascii="Calibri" w:hAnsi="Calibri" w:cs="Calibri"/>
          </w:rPr>
          <w:delText>can</w:delText>
        </w:r>
        <w:r w:rsidR="5B056DDB" w:rsidRPr="0092480E" w:rsidDel="00A6391C">
          <w:rPr>
            <w:rFonts w:ascii="Calibri" w:hAnsi="Calibri" w:cs="Calibri"/>
          </w:rPr>
          <w:delText xml:space="preserve"> </w:delText>
        </w:r>
        <w:r w:rsidR="001E1B6B" w:rsidRPr="0092480E" w:rsidDel="00A6391C">
          <w:rPr>
            <w:rFonts w:ascii="Calibri" w:hAnsi="Calibri" w:cs="Calibri"/>
          </w:rPr>
          <w:delText xml:space="preserve">be </w:delText>
        </w:r>
        <w:r w:rsidR="008C4069" w:rsidRPr="0092480E" w:rsidDel="00A6391C">
          <w:rPr>
            <w:rFonts w:ascii="Calibri" w:hAnsi="Calibri" w:cs="Calibri"/>
          </w:rPr>
          <w:delText xml:space="preserve">used to </w:delText>
        </w:r>
        <w:r w:rsidR="5B056DDB" w:rsidRPr="0092480E" w:rsidDel="00A6391C">
          <w:rPr>
            <w:rFonts w:ascii="Calibri" w:eastAsia="Calibri" w:hAnsi="Calibri" w:cs="Calibri"/>
          </w:rPr>
          <w:delText>guide prioritization of surg</w:delText>
        </w:r>
        <w:r w:rsidR="00F203BD" w:rsidDel="00A6391C">
          <w:rPr>
            <w:rFonts w:ascii="Calibri" w:eastAsia="Calibri" w:hAnsi="Calibri" w:cs="Calibri"/>
          </w:rPr>
          <w:delText xml:space="preserve">eries </w:delText>
        </w:r>
        <w:r w:rsidR="5B056DDB" w:rsidRPr="0092480E" w:rsidDel="00A6391C">
          <w:rPr>
            <w:rFonts w:ascii="Calibri" w:eastAsia="Calibri" w:hAnsi="Calibri" w:cs="Calibri"/>
          </w:rPr>
          <w:delText xml:space="preserve">from a utilitarian perspective, by </w:delText>
        </w:r>
        <w:r w:rsidR="001D4731" w:rsidDel="00A6391C">
          <w:rPr>
            <w:rFonts w:ascii="Calibri" w:eastAsia="Calibri" w:hAnsi="Calibri" w:cs="Calibri"/>
          </w:rPr>
          <w:delText xml:space="preserve">quantifying </w:delText>
        </w:r>
        <w:r w:rsidR="5B056DDB" w:rsidRPr="0092480E" w:rsidDel="00A6391C">
          <w:rPr>
            <w:rFonts w:ascii="Calibri" w:eastAsia="Calibri" w:hAnsi="Calibri" w:cs="Calibri"/>
          </w:rPr>
          <w:delText xml:space="preserve">urgency based </w:delText>
        </w:r>
        <w:r w:rsidR="00DF5B5B" w:rsidDel="00A6391C">
          <w:rPr>
            <w:rFonts w:ascii="Calibri" w:eastAsia="Calibri" w:hAnsi="Calibri" w:cs="Calibri"/>
          </w:rPr>
          <w:delText xml:space="preserve">on </w:delText>
        </w:r>
        <w:r w:rsidR="5B056DDB" w:rsidRPr="0092480E" w:rsidDel="00A6391C">
          <w:rPr>
            <w:rFonts w:ascii="Calibri" w:eastAsia="Calibri" w:hAnsi="Calibri" w:cs="Calibri"/>
          </w:rPr>
          <w:delText xml:space="preserve">the expected health loss </w:delText>
        </w:r>
        <w:r w:rsidR="00DF5B5B" w:rsidDel="00A6391C">
          <w:rPr>
            <w:rFonts w:ascii="Calibri" w:eastAsia="Calibri" w:hAnsi="Calibri" w:cs="Calibri"/>
          </w:rPr>
          <w:delText xml:space="preserve">due to </w:delText>
        </w:r>
        <w:r w:rsidR="000A1D9C" w:rsidDel="00A6391C">
          <w:rPr>
            <w:rFonts w:ascii="Calibri" w:eastAsia="Calibri" w:hAnsi="Calibri" w:cs="Calibri"/>
          </w:rPr>
          <w:delText xml:space="preserve">surgery </w:delText>
        </w:r>
        <w:r w:rsidR="5B056DDB" w:rsidRPr="0092480E" w:rsidDel="00A6391C">
          <w:rPr>
            <w:rFonts w:ascii="Calibri" w:eastAsia="Calibri" w:hAnsi="Calibri" w:cs="Calibri"/>
          </w:rPr>
          <w:delText xml:space="preserve">delay. </w:delText>
        </w:r>
      </w:del>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commentRangeStart w:id="312"/>
      <w:r w:rsidR="001D4731">
        <w:rPr>
          <w:rFonts w:ascii="Calibri" w:eastAsia="Calibri" w:hAnsi="Calibri" w:cs="Calibri"/>
        </w:rPr>
        <w:t xml:space="preserve">Markov </w:t>
      </w:r>
      <w:r w:rsidR="391B16D9" w:rsidRPr="0092480E">
        <w:rPr>
          <w:rFonts w:ascii="Calibri" w:eastAsia="Calibri" w:hAnsi="Calibri" w:cs="Calibri"/>
        </w:rPr>
        <w:t>cSTM</w:t>
      </w:r>
      <w:commentRangeEnd w:id="312"/>
      <w:r w:rsidR="00EA232F">
        <w:rPr>
          <w:rStyle w:val="CommentReference"/>
          <w:rFonts w:asciiTheme="minorHAnsi" w:eastAsiaTheme="minorHAnsi" w:hAnsiTheme="minorHAnsi" w:cstheme="minorBidi"/>
          <w:lang w:val="en-GB"/>
        </w:rPr>
        <w:commentReference w:id="312"/>
      </w:r>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 xml:space="preserve">of a shunt for dialysis, resection of thyroid cancer, and the </w:t>
      </w:r>
      <w:r w:rsidR="002208A9" w:rsidRPr="0092480E">
        <w:rPr>
          <w:rFonts w:ascii="Calibri" w:hAnsi="Calibri" w:cs="Calibri"/>
        </w:rPr>
        <w:lastRenderedPageBreak/>
        <w:t>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del w:id="313" w:author="Lisa Caulley" w:date="2020-06-21T13:24:00Z">
        <w:r w:rsidR="00F727B4" w:rsidDel="00226C58">
          <w:rPr>
            <w:rFonts w:ascii="Calibri" w:eastAsia="Calibri" w:hAnsi="Calibri" w:cs="Calibri"/>
          </w:rPr>
          <w:delText>surgery</w:delText>
        </w:r>
        <w:r w:rsidR="001D4731" w:rsidDel="00226C58">
          <w:rPr>
            <w:rFonts w:ascii="Calibri" w:eastAsia="Calibri" w:hAnsi="Calibri" w:cs="Calibri"/>
          </w:rPr>
          <w:delText>, but</w:delText>
        </w:r>
      </w:del>
      <w:ins w:id="314" w:author="Lisa Caulley" w:date="2020-06-21T13:24:00Z">
        <w:r w:rsidR="00226C58">
          <w:rPr>
            <w:rFonts w:ascii="Calibri" w:eastAsia="Calibri" w:hAnsi="Calibri" w:cs="Calibri"/>
          </w:rPr>
          <w:t>surgery but</w:t>
        </w:r>
      </w:ins>
      <w:r w:rsidR="001D4731">
        <w:rPr>
          <w:rFonts w:ascii="Calibri" w:eastAsia="Calibri" w:hAnsi="Calibri" w:cs="Calibri"/>
        </w:rPr>
        <w:t xml:space="preserve">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w:t>
      </w:r>
      <w:r w:rsidR="00316C44">
        <w:rPr>
          <w:rFonts w:ascii="Calibri" w:eastAsia="Calibri" w:hAnsi="Calibri" w:cs="Calibri"/>
        </w:rPr>
        <w:t xml:space="preserve">to maximize health </w:t>
      </w:r>
      <w:r w:rsidR="00397FFE">
        <w:rPr>
          <w:rFonts w:ascii="Calibri" w:eastAsia="Calibri" w:hAnsi="Calibri" w:cs="Calibri"/>
        </w:rPr>
        <w:t xml:space="preserve">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78BB3FD9"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ins w:id="315" w:author="Lisa Caulley" w:date="2020-06-21T14:56:00Z">
        <w:r w:rsidR="00340239">
          <w:rPr>
            <w:rFonts w:ascii="Calibri" w:eastAsia="Calibri" w:hAnsi="Calibri" w:cs="Calibri"/>
          </w:rPr>
          <w:t xml:space="preserve"> in conjunction with</w:t>
        </w:r>
      </w:ins>
      <w:del w:id="316" w:author="Lisa Caulley" w:date="2020-06-21T14:56:00Z">
        <w:r w:rsidRPr="00DF5B5B" w:rsidDel="00340239">
          <w:rPr>
            <w:rFonts w:ascii="Calibri" w:eastAsia="Calibri" w:hAnsi="Calibri" w:cs="Calibri"/>
          </w:rPr>
          <w:delText>.</w:delText>
        </w:r>
        <w:r w:rsidR="61411921" w:rsidRPr="0092480E" w:rsidDel="00340239">
          <w:rPr>
            <w:rFonts w:ascii="Calibri" w:eastAsia="Calibri" w:hAnsi="Calibri" w:cs="Calibri"/>
          </w:rPr>
          <w:delText xml:space="preserve"> </w:delText>
        </w:r>
        <w:r w:rsidR="00753E4B" w:rsidDel="00340239">
          <w:rPr>
            <w:rFonts w:ascii="Calibri" w:eastAsia="Calibri" w:hAnsi="Calibri" w:cs="Calibri"/>
          </w:rPr>
          <w:delText>This strategy is a</w:delText>
        </w:r>
        <w:r w:rsidR="00F22109" w:rsidDel="00340239">
          <w:rPr>
            <w:rFonts w:ascii="Calibri" w:eastAsia="Calibri" w:hAnsi="Calibri" w:cs="Calibri"/>
          </w:rPr>
          <w:delText xml:space="preserve">n </w:delText>
        </w:r>
        <w:r w:rsidR="002E55DA" w:rsidDel="00340239">
          <w:rPr>
            <w:rFonts w:ascii="Calibri" w:eastAsia="Calibri" w:hAnsi="Calibri" w:cs="Calibri"/>
          </w:rPr>
          <w:delText>addition</w:delText>
        </w:r>
      </w:del>
      <w:r w:rsidR="002E55DA">
        <w:rPr>
          <w:rFonts w:ascii="Calibri" w:eastAsia="Calibri" w:hAnsi="Calibri" w:cs="Calibri"/>
        </w:rPr>
        <w:t xml:space="preserve">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B44D15" w:rsidRPr="00B44D15">
        <w:rPr>
          <w:rFonts w:ascii="Calibri" w:hAnsi="Calibri" w:cs="Calibri"/>
          <w:noProof/>
          <w:vertAlign w:val="superscript"/>
        </w:rPr>
        <w:t>17</w:t>
      </w:r>
      <w:r w:rsidR="00F22109">
        <w:rPr>
          <w:rFonts w:ascii="Calibri" w:hAnsi="Calibri" w:cs="Calibri"/>
        </w:rPr>
        <w:t xml:space="preserve"> </w:t>
      </w:r>
      <w:del w:id="317" w:author="Lisa Caulley" w:date="2020-06-21T14:56:00Z">
        <w:r w:rsidR="00F22109" w:rsidDel="00213DF4">
          <w:rPr>
            <w:rFonts w:ascii="Calibri" w:hAnsi="Calibri" w:cs="Calibri"/>
          </w:rPr>
          <w:delText>B</w:delText>
        </w:r>
        <w:r w:rsidR="00F63424" w:rsidDel="00213DF4">
          <w:rPr>
            <w:rFonts w:ascii="Calibri" w:hAnsi="Calibri" w:cs="Calibri"/>
          </w:rPr>
          <w:delText xml:space="preserve">ecause </w:delText>
        </w:r>
      </w:del>
      <w:ins w:id="318" w:author="Lisa Caulley" w:date="2020-06-21T14:56:00Z">
        <w:r w:rsidR="00213DF4">
          <w:rPr>
            <w:rFonts w:ascii="Calibri" w:hAnsi="Calibri" w:cs="Calibri"/>
          </w:rPr>
          <w:t>Since</w:t>
        </w:r>
        <w:r w:rsidR="00213DF4">
          <w:rPr>
            <w:rFonts w:ascii="Calibri" w:hAnsi="Calibri" w:cs="Calibri"/>
          </w:rPr>
          <w:t xml:space="preserve"> </w:t>
        </w:r>
      </w:ins>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B44D15" w:rsidRPr="00B44D15">
        <w:rPr>
          <w:rFonts w:ascii="Calibri" w:hAnsi="Calibri" w:cs="Calibri"/>
          <w:noProof/>
          <w:vertAlign w:val="superscript"/>
        </w:rPr>
        <w:t>18</w:t>
      </w:r>
      <w:r w:rsidR="00E63B2C">
        <w:rPr>
          <w:rFonts w:ascii="Calibri" w:hAnsi="Calibri" w:cs="Calibri"/>
        </w:rPr>
        <w:t xml:space="preserve"> </w:t>
      </w:r>
      <w:commentRangeStart w:id="319"/>
      <w:r w:rsidR="00F22109" w:rsidRPr="00B35D06">
        <w:rPr>
          <w:rFonts w:ascii="Calibri" w:hAnsi="Calibri" w:cs="Calibri"/>
          <w:strike/>
          <w:rPrChange w:id="320" w:author="Lisa Caulley" w:date="2020-06-21T14:59:00Z">
            <w:rPr>
              <w:rFonts w:ascii="Calibri" w:hAnsi="Calibri" w:cs="Calibri"/>
            </w:rPr>
          </w:rPrChange>
        </w:rPr>
        <w:t>Moreover</w:t>
      </w:r>
      <w:r w:rsidR="00F63424" w:rsidRPr="00B35D06">
        <w:rPr>
          <w:rFonts w:ascii="Calibri" w:hAnsi="Calibri" w:cs="Calibri"/>
          <w:strike/>
          <w:rPrChange w:id="321" w:author="Lisa Caulley" w:date="2020-06-21T14:59:00Z">
            <w:rPr>
              <w:rFonts w:ascii="Calibri" w:hAnsi="Calibri" w:cs="Calibri"/>
            </w:rPr>
          </w:rPrChange>
        </w:rPr>
        <w:t xml:space="preserve">, prioritization across different disciplines is complicated by the high degree of specialization in modern medicine. </w:t>
      </w:r>
      <w:commentRangeEnd w:id="319"/>
      <w:r w:rsidR="004D3914" w:rsidRPr="00B35D06">
        <w:rPr>
          <w:rStyle w:val="CommentReference"/>
          <w:rFonts w:asciiTheme="minorHAnsi" w:eastAsiaTheme="minorHAnsi" w:hAnsiTheme="minorHAnsi" w:cstheme="minorBidi"/>
          <w:strike/>
          <w:lang w:val="en-GB"/>
          <w:rPrChange w:id="322" w:author="Lisa Caulley" w:date="2020-06-21T14:59:00Z">
            <w:rPr>
              <w:rStyle w:val="CommentReference"/>
              <w:rFonts w:asciiTheme="minorHAnsi" w:eastAsiaTheme="minorHAnsi" w:hAnsiTheme="minorHAnsi" w:cstheme="minorBidi"/>
              <w:lang w:val="en-GB"/>
            </w:rPr>
          </w:rPrChange>
        </w:rPr>
        <w:commentReference w:id="319"/>
      </w:r>
      <w:r w:rsidR="00F22109" w:rsidRPr="00B35D06">
        <w:rPr>
          <w:rFonts w:ascii="Calibri" w:hAnsi="Calibri" w:cs="Calibri"/>
          <w:strike/>
          <w:rPrChange w:id="323" w:author="Lisa Caulley" w:date="2020-06-21T14:59:00Z">
            <w:rPr>
              <w:rFonts w:ascii="Calibri" w:hAnsi="Calibri" w:cs="Calibri"/>
            </w:rPr>
          </w:rPrChange>
        </w:rPr>
        <w:t>Finally, this approach is not object</w:t>
      </w:r>
      <w:r w:rsidR="00173871" w:rsidRPr="00B35D06">
        <w:rPr>
          <w:rFonts w:ascii="Calibri" w:hAnsi="Calibri" w:cs="Calibri"/>
          <w:strike/>
          <w:rPrChange w:id="324" w:author="Lisa Caulley" w:date="2020-06-21T14:59:00Z">
            <w:rPr>
              <w:rFonts w:ascii="Calibri" w:hAnsi="Calibri" w:cs="Calibri"/>
            </w:rPr>
          </w:rPrChange>
        </w:rPr>
        <w:t xml:space="preserve">ive </w:t>
      </w:r>
      <w:r w:rsidR="00F22109" w:rsidRPr="00B35D06">
        <w:rPr>
          <w:rFonts w:ascii="Calibri" w:hAnsi="Calibri" w:cs="Calibri"/>
          <w:strike/>
          <w:rPrChange w:id="325" w:author="Lisa Caulley" w:date="2020-06-21T14:59:00Z">
            <w:rPr>
              <w:rFonts w:ascii="Calibri" w:hAnsi="Calibri" w:cs="Calibri"/>
            </w:rPr>
          </w:rPrChange>
        </w:rPr>
        <w:t>nor transparent, and conflicts of interests at the individual and departmental level may arise.</w:t>
      </w:r>
      <w:r w:rsidR="00453343" w:rsidRPr="00B35D06">
        <w:rPr>
          <w:rFonts w:ascii="Calibri" w:hAnsi="Calibri" w:cs="Calibri"/>
          <w:strike/>
          <w:rPrChange w:id="326" w:author="Lisa Caulley" w:date="2020-06-21T14:59:00Z">
            <w:rPr>
              <w:rFonts w:ascii="Calibri" w:hAnsi="Calibri" w:cs="Calibri"/>
            </w:rPr>
          </w:rPrChange>
        </w:rPr>
        <w:t xml:space="preserve"> </w:t>
      </w:r>
      <w:r w:rsidR="00F22109">
        <w:rPr>
          <w:rFonts w:ascii="Calibri" w:hAnsi="Calibri" w:cs="Calibri"/>
        </w:rPr>
        <w:t xml:space="preserve">Therefore, we </w:t>
      </w:r>
      <w:r w:rsidR="00833B51">
        <w:rPr>
          <w:rFonts w:ascii="Calibri" w:hAnsi="Calibri" w:cs="Calibri"/>
        </w:rPr>
        <w:t>believe</w:t>
      </w:r>
      <w:r w:rsidR="00F22109">
        <w:rPr>
          <w:rFonts w:ascii="Calibri" w:hAnsi="Calibri" w:cs="Calibri"/>
        </w:rPr>
        <w:t xml:space="preserve">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833B51">
        <w:rPr>
          <w:rFonts w:ascii="Calibri" w:eastAsiaTheme="minorEastAsia" w:hAnsi="Calibri" w:cs="Calibri"/>
          <w:sz w:val="23"/>
          <w:szCs w:val="23"/>
        </w:rPr>
        <w:t xml:space="preserve">, while additionally </w:t>
      </w:r>
      <w:r w:rsidR="00F22109">
        <w:rPr>
          <w:rFonts w:ascii="Calibri" w:eastAsiaTheme="minorEastAsia" w:hAnsi="Calibri" w:cs="Calibri"/>
          <w:sz w:val="23"/>
          <w:szCs w:val="23"/>
        </w:rPr>
        <w:t>operationalizing ethical values that are the most appropriate in times of scarcity</w:t>
      </w:r>
      <w:r w:rsidR="00E63B2C">
        <w:rPr>
          <w:rFonts w:ascii="Calibri" w:eastAsiaTheme="minorEastAsia" w:hAnsi="Calibri" w:cs="Calibri"/>
          <w:sz w:val="23"/>
          <w:szCs w:val="23"/>
        </w:rPr>
        <w:t>.</w:t>
      </w:r>
      <w:r w:rsidR="00E63B2C" w:rsidRPr="00E63B2C">
        <w:rPr>
          <w:rFonts w:ascii="Calibri" w:eastAsiaTheme="minorEastAsia" w:hAnsi="Calibri" w:cs="Calibri"/>
          <w:noProof/>
          <w:sz w:val="23"/>
          <w:szCs w:val="23"/>
          <w:vertAlign w:val="superscript"/>
        </w:rPr>
        <w:t>2</w:t>
      </w:r>
    </w:p>
    <w:p w14:paraId="72858D41" w14:textId="77777777" w:rsidR="00952B7B" w:rsidRDefault="00952B7B" w:rsidP="00153762">
      <w:pPr>
        <w:spacing w:line="276" w:lineRule="auto"/>
        <w:rPr>
          <w:rFonts w:ascii="Calibri" w:eastAsia="Calibri" w:hAnsi="Calibri" w:cs="Calibri"/>
        </w:rPr>
      </w:pPr>
    </w:p>
    <w:p w14:paraId="0E6A3A09" w14:textId="05BA4F4F"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hemodialysis)</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1C2C0B12" w:rsidR="0015520D" w:rsidRDefault="005975DE" w:rsidP="00153762">
      <w:pPr>
        <w:spacing w:line="276" w:lineRule="auto"/>
        <w:rPr>
          <w:rFonts w:ascii="Calibri" w:eastAsia="Calibri" w:hAnsi="Calibri" w:cs="Calibri"/>
          <w:lang w:val="en-GB"/>
        </w:rPr>
      </w:pPr>
      <w:commentRangeStart w:id="327"/>
      <w:r>
        <w:rPr>
          <w:rFonts w:ascii="Calibri" w:eastAsia="Calibri" w:hAnsi="Calibri" w:cs="Calibri"/>
          <w:lang w:val="en-GB"/>
        </w:rPr>
        <w:t>Nevertheless</w:t>
      </w:r>
      <w:r w:rsidR="00833B51">
        <w:rPr>
          <w:rFonts w:ascii="Calibri" w:eastAsia="Calibri" w:hAnsi="Calibri" w:cs="Calibri"/>
          <w:lang w:val="en-GB"/>
        </w:rPr>
        <w:t xml:space="preserve"> </w:t>
      </w:r>
      <w:commentRangeEnd w:id="327"/>
      <w:r w:rsidR="00744B66">
        <w:rPr>
          <w:rStyle w:val="CommentReference"/>
          <w:rFonts w:asciiTheme="minorHAnsi" w:eastAsiaTheme="minorHAnsi" w:hAnsiTheme="minorHAnsi" w:cstheme="minorBidi"/>
          <w:lang w:val="en-GB"/>
        </w:rPr>
        <w:commentReference w:id="327"/>
      </w:r>
      <w:r w:rsidR="00833B51">
        <w:rPr>
          <w:rFonts w:ascii="Calibri" w:eastAsia="Calibri" w:hAnsi="Calibri" w:cs="Calibri"/>
          <w:lang w:val="en-GB"/>
        </w:rPr>
        <w:t>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r w:rsidR="000B3CED">
        <w:rPr>
          <w:rFonts w:ascii="Calibri" w:eastAsia="Calibri" w:hAnsi="Calibri" w:cs="Calibri"/>
          <w:lang w:val="en-GB"/>
        </w:rPr>
        <w:t xml:space="preserve">QoL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to the health benefit when QoL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B44D15" w:rsidRPr="00B44D15">
        <w:rPr>
          <w:rFonts w:ascii="Calibri" w:eastAsia="Calibri" w:hAnsi="Calibri" w:cs="Calibri"/>
          <w:noProof/>
          <w:vertAlign w:val="superscript"/>
          <w:lang w:val="en-GB"/>
        </w:rPr>
        <w:t>86</w:t>
      </w:r>
      <w:r w:rsidR="00F7364F">
        <w:rPr>
          <w:rFonts w:ascii="Calibri" w:eastAsia="Calibri" w:hAnsi="Calibri" w:cs="Calibri"/>
          <w:lang w:val="en-GB"/>
        </w:rPr>
        <w:t xml:space="preserve"> </w:t>
      </w:r>
      <w:r w:rsidR="0015520D">
        <w:rPr>
          <w:rFonts w:ascii="Calibri" w:eastAsia="Calibri" w:hAnsi="Calibri" w:cs="Calibri"/>
          <w:lang w:val="en-GB"/>
        </w:rPr>
        <w:t>This effectively represents a surgery in a population that generally has a low QoL that mostly increases life years. If the low QoL is disregarded (only focusing on a gain in lifeyears), the</w:t>
      </w:r>
      <w:r w:rsidR="00580DB7">
        <w:rPr>
          <w:rFonts w:ascii="Calibri" w:eastAsia="Calibri" w:hAnsi="Calibri" w:cs="Calibri"/>
          <w:lang w:val="en-GB"/>
        </w:rPr>
        <w:t xml:space="preserve"> expected health benefit </w:t>
      </w:r>
      <w:r w:rsidR="0015520D">
        <w:rPr>
          <w:rFonts w:ascii="Calibri" w:eastAsia="Calibri" w:hAnsi="Calibri" w:cs="Calibri"/>
          <w:lang w:val="en-GB"/>
        </w:rPr>
        <w:t xml:space="preserve">is </w:t>
      </w:r>
      <w:r w:rsidR="00580DB7">
        <w:rPr>
          <w:rFonts w:ascii="Calibri" w:eastAsia="Calibri" w:hAnsi="Calibri" w:cs="Calibri"/>
          <w:lang w:val="en-GB"/>
        </w:rPr>
        <w:t>greater</w:t>
      </w:r>
      <w:r w:rsidR="00793D96">
        <w:rPr>
          <w:rFonts w:ascii="Calibri" w:eastAsia="Calibri" w:hAnsi="Calibri" w:cs="Calibri"/>
          <w:lang w:val="en-GB"/>
        </w:rPr>
        <w:t>.</w:t>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tumor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B44D15" w:rsidRPr="00B44D15">
        <w:rPr>
          <w:rFonts w:ascii="Calibri" w:eastAsia="Calibri" w:hAnsi="Calibri" w:cs="Calibri"/>
          <w:noProof/>
          <w:vertAlign w:val="superscript"/>
          <w:lang w:val="en-GB"/>
        </w:rPr>
        <w:t>87</w:t>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B44D15" w:rsidRPr="00B44D15">
        <w:rPr>
          <w:rFonts w:ascii="Calibri" w:eastAsia="Calibri" w:hAnsi="Calibri" w:cs="Calibri"/>
          <w:noProof/>
          <w:vertAlign w:val="superscript"/>
          <w:lang w:val="en-GB"/>
        </w:rPr>
        <w:t>52</w:t>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w:t>
      </w:r>
      <w:r w:rsidR="0015520D">
        <w:rPr>
          <w:rFonts w:ascii="Calibri" w:eastAsia="Calibri" w:hAnsi="Calibri" w:cs="Calibri"/>
          <w:lang w:val="en-GB"/>
        </w:rPr>
        <w:t xml:space="preserve"> expected health benefit decreases</w:t>
      </w:r>
      <w:r w:rsidR="00580DB7">
        <w:rPr>
          <w:rFonts w:ascii="Calibri" w:eastAsia="Calibri" w:hAnsi="Calibri" w:cs="Calibri"/>
          <w:lang w:val="en-GB"/>
        </w:rPr>
        <w:t>.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56A03D60" w14:textId="77777777" w:rsidR="00B44D15" w:rsidRDefault="00B44D15" w:rsidP="00153762">
      <w:pPr>
        <w:spacing w:line="276" w:lineRule="auto"/>
        <w:rPr>
          <w:rFonts w:ascii="Calibri" w:eastAsia="Calibri" w:hAnsi="Calibri" w:cs="Calibri"/>
          <w:lang w:val="en-GB"/>
        </w:rPr>
      </w:pPr>
    </w:p>
    <w:p w14:paraId="4B9B240C" w14:textId="06B4937A"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lastRenderedPageBreak/>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 xml:space="preserve">the </w:t>
      </w:r>
      <w:commentRangeStart w:id="328"/>
      <w:r w:rsidR="00685EEA">
        <w:rPr>
          <w:rFonts w:ascii="Calibri" w:eastAsia="Calibri" w:hAnsi="Calibri" w:cs="Calibri"/>
          <w:lang w:val="en-GB"/>
        </w:rPr>
        <w:t xml:space="preserve">costs </w:t>
      </w:r>
      <w:commentRangeEnd w:id="328"/>
      <w:r w:rsidR="000F5D1B">
        <w:rPr>
          <w:rStyle w:val="CommentReference"/>
          <w:rFonts w:asciiTheme="minorHAnsi" w:eastAsiaTheme="minorHAnsi" w:hAnsiTheme="minorHAnsi" w:cstheme="minorBidi"/>
          <w:lang w:val="en-GB"/>
        </w:rPr>
        <w:commentReference w:id="328"/>
      </w:r>
      <w:r w:rsidR="00685EEA">
        <w:rPr>
          <w:rFonts w:ascii="Calibri" w:eastAsia="Calibri" w:hAnsi="Calibri" w:cs="Calibri"/>
          <w:lang w:val="en-GB"/>
        </w:rPr>
        <w:t>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surgeries in our hospital to perform in this context. However, there are contexts w</w:t>
      </w:r>
      <w:ins w:id="329" w:author="Lisa Caulley" w:date="2020-06-21T15:16:00Z">
        <w:r w:rsidR="002C0E12">
          <w:rPr>
            <w:rFonts w:ascii="Calibri" w:eastAsia="Calibri" w:hAnsi="Calibri" w:cs="Calibri"/>
            <w:lang w:val="en-GB"/>
          </w:rPr>
          <w:t>h</w:t>
        </w:r>
      </w:ins>
      <w:r w:rsidR="00685EEA">
        <w:rPr>
          <w:rFonts w:ascii="Calibri" w:eastAsia="Calibri" w:hAnsi="Calibri" w:cs="Calibri"/>
          <w:lang w:val="en-GB"/>
        </w:rPr>
        <w:t xml:space="preserve">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48483A71"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or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B44D15" w:rsidRPr="00B44D15">
        <w:rPr>
          <w:rFonts w:ascii="Calibri" w:eastAsia="Calibri" w:hAnsi="Calibri" w:cs="Calibri"/>
          <w:noProof/>
          <w:vertAlign w:val="superscript"/>
        </w:rPr>
        <w:t>16</w:t>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63F6B78F"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B44D15" w:rsidRPr="00B44D15">
        <w:rPr>
          <w:rFonts w:ascii="Calibri" w:hAnsi="Calibri" w:cs="Calibri"/>
          <w:noProof/>
          <w:vertAlign w:val="superscript"/>
        </w:rPr>
        <w:t>88</w:t>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4514E06D"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 xml:space="preserve">First, the survival data used </w:t>
      </w:r>
      <w:del w:id="330" w:author="Lisa Caulley" w:date="2020-06-21T15:17:00Z">
        <w:r w:rsidR="00CB3CBB" w:rsidDel="00672CB4">
          <w:rPr>
            <w:rFonts w:ascii="Calibri" w:hAnsi="Calibri" w:cs="Calibri"/>
          </w:rPr>
          <w:delText>were not always</w:delText>
        </w:r>
      </w:del>
      <w:ins w:id="331" w:author="Lisa Caulley" w:date="2020-06-21T15:17:00Z">
        <w:r w:rsidR="00672CB4">
          <w:rPr>
            <w:rFonts w:ascii="Calibri" w:hAnsi="Calibri" w:cs="Calibri"/>
          </w:rPr>
          <w:t>were</w:t>
        </w:r>
      </w:ins>
      <w:r w:rsidR="00633198">
        <w:rPr>
          <w:rFonts w:ascii="Calibri" w:hAnsi="Calibri" w:cs="Calibri"/>
        </w:rPr>
        <w:t xml:space="preserve"> </w:t>
      </w:r>
      <w:del w:id="332" w:author="Lisa Caulley" w:date="2020-06-21T15:16:00Z">
        <w:r w:rsidR="00633198" w:rsidDel="0082337C">
          <w:rPr>
            <w:rFonts w:ascii="Calibri" w:hAnsi="Calibri" w:cs="Calibri"/>
          </w:rPr>
          <w:delText>first class</w:delText>
        </w:r>
      </w:del>
      <w:ins w:id="333" w:author="Lisa Caulley" w:date="2020-06-21T15:17:00Z">
        <w:r w:rsidR="0082337C">
          <w:rPr>
            <w:rFonts w:ascii="Calibri" w:hAnsi="Calibri" w:cs="Calibri"/>
          </w:rPr>
          <w:t>derived from</w:t>
        </w:r>
        <w:r w:rsidR="00672CB4">
          <w:rPr>
            <w:rFonts w:ascii="Calibri" w:hAnsi="Calibri" w:cs="Calibri"/>
          </w:rPr>
          <w:t xml:space="preserve"> the</w:t>
        </w:r>
        <w:r w:rsidR="0082337C">
          <w:rPr>
            <w:rFonts w:ascii="Calibri" w:hAnsi="Calibri" w:cs="Calibri"/>
          </w:rPr>
          <w:t xml:space="preserve"> high-quality</w:t>
        </w:r>
      </w:ins>
      <w:r w:rsidR="00CB3CBB">
        <w:rPr>
          <w:rFonts w:ascii="Calibri" w:hAnsi="Calibri" w:cs="Calibri"/>
        </w:rPr>
        <w:t xml:space="preserve"> evidence</w:t>
      </w:r>
      <w:ins w:id="334" w:author="Lisa Caulley" w:date="2020-06-21T15:17:00Z">
        <w:r w:rsidR="00672CB4">
          <w:rPr>
            <w:rFonts w:ascii="Calibri" w:hAnsi="Calibri" w:cs="Calibri"/>
          </w:rPr>
          <w:t xml:space="preserve"> </w:t>
        </w:r>
        <w:r w:rsidR="00672CB4">
          <w:rPr>
            <w:rFonts w:ascii="Calibri" w:hAnsi="Calibri" w:cs="Calibri"/>
          </w:rPr>
          <w:lastRenderedPageBreak/>
          <w:t>available</w:t>
        </w:r>
        <w:r w:rsidR="0082337C">
          <w:rPr>
            <w:rFonts w:ascii="Calibri" w:hAnsi="Calibri" w:cs="Calibri"/>
          </w:rPr>
          <w:t>,</w:t>
        </w:r>
      </w:ins>
      <w:r w:rsidR="00CB3CBB">
        <w:rPr>
          <w:rFonts w:ascii="Calibri" w:hAnsi="Calibri" w:cs="Calibri"/>
        </w:rPr>
        <w:t xml:space="preserve"> </w:t>
      </w:r>
      <w:ins w:id="335" w:author="Lisa Caulley" w:date="2020-06-21T15:17:00Z">
        <w:r w:rsidR="00672CB4">
          <w:rPr>
            <w:rFonts w:ascii="Calibri" w:hAnsi="Calibri" w:cs="Calibri"/>
          </w:rPr>
          <w:t>but evidence from</w:t>
        </w:r>
      </w:ins>
      <w:del w:id="336" w:author="Lisa Caulley" w:date="2020-06-21T15:17:00Z">
        <w:r w:rsidR="00CB3CBB" w:rsidDel="0082337C">
          <w:rPr>
            <w:rFonts w:ascii="Calibri" w:hAnsi="Calibri" w:cs="Calibri"/>
          </w:rPr>
          <w:delText>from ideal</w:delText>
        </w:r>
      </w:del>
      <w:r w:rsidR="00CB3CBB">
        <w:rPr>
          <w:rFonts w:ascii="Calibri" w:hAnsi="Calibri" w:cs="Calibri"/>
        </w:rPr>
        <w:t xml:space="preserve"> randomized controlled trials</w:t>
      </w:r>
      <w:ins w:id="337" w:author="Lisa Caulley" w:date="2020-06-21T15:17:00Z">
        <w:r w:rsidR="00672CB4">
          <w:rPr>
            <w:rFonts w:ascii="Calibri" w:hAnsi="Calibri" w:cs="Calibri"/>
          </w:rPr>
          <w:t xml:space="preserve"> were </w:t>
        </w:r>
      </w:ins>
      <w:ins w:id="338" w:author="Lisa Caulley" w:date="2020-06-21T15:18:00Z">
        <w:r w:rsidR="00672CB4">
          <w:rPr>
            <w:rFonts w:ascii="Calibri" w:hAnsi="Calibri" w:cs="Calibri"/>
          </w:rPr>
          <w:t>often lacking</w:t>
        </w:r>
      </w:ins>
      <w:r w:rsidR="00CB3CBB">
        <w:rPr>
          <w:rFonts w:ascii="Calibri" w:hAnsi="Calibri" w:cs="Calibri"/>
        </w:rPr>
        <w:t xml:space="preserve">. </w:t>
      </w:r>
      <w:del w:id="339" w:author="Lisa Caulley" w:date="2020-06-21T15:19:00Z">
        <w:r w:rsidR="00CB3CBB" w:rsidDel="00CD1E88">
          <w:rPr>
            <w:rFonts w:ascii="Calibri" w:hAnsi="Calibri" w:cs="Calibri"/>
          </w:rPr>
          <w:delText xml:space="preserve">The surgeries that we evaluate are </w:delText>
        </w:r>
        <w:r w:rsidR="00633198" w:rsidDel="00CD1E88">
          <w:rPr>
            <w:rFonts w:ascii="Calibri" w:hAnsi="Calibri" w:cs="Calibri"/>
          </w:rPr>
          <w:delText xml:space="preserve">often part of </w:delText>
        </w:r>
        <w:r w:rsidR="00CB3CBB" w:rsidDel="00CD1E88">
          <w:rPr>
            <w:rFonts w:ascii="Calibri" w:hAnsi="Calibri" w:cs="Calibri"/>
          </w:rPr>
          <w:delText xml:space="preserve">standard </w:delText>
        </w:r>
        <w:r w:rsidR="00633198" w:rsidDel="00CD1E88">
          <w:rPr>
            <w:rFonts w:ascii="Calibri" w:hAnsi="Calibri" w:cs="Calibri"/>
          </w:rPr>
          <w:delText>clinical practice</w:delText>
        </w:r>
        <w:r w:rsidR="00CB3CBB" w:rsidDel="00CD1E88">
          <w:rPr>
            <w:rFonts w:ascii="Calibri" w:hAnsi="Calibri" w:cs="Calibri"/>
          </w:rPr>
          <w:delText>. Therefore</w:delText>
        </w:r>
      </w:del>
      <w:ins w:id="340" w:author="Lisa Caulley" w:date="2020-06-21T15:19:00Z">
        <w:r w:rsidR="00CD1E88">
          <w:rPr>
            <w:rFonts w:ascii="Calibri" w:hAnsi="Calibri" w:cs="Calibri"/>
          </w:rPr>
          <w:t>As such</w:t>
        </w:r>
      </w:ins>
      <w:r w:rsidR="00CB3CBB">
        <w:rPr>
          <w:rFonts w:ascii="Calibri" w:hAnsi="Calibri" w:cs="Calibri"/>
        </w:rPr>
        <w:t xml:space="preserv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 evaluating surgery versus no surgery</w:t>
      </w:r>
      <w:r w:rsidR="00633198">
        <w:rPr>
          <w:rFonts w:ascii="Calibri" w:hAnsi="Calibri" w:cs="Calibri"/>
        </w:rPr>
        <w:t>)</w:t>
      </w:r>
      <w:r w:rsidR="00CB3CBB">
        <w:rPr>
          <w:rFonts w:ascii="Calibri" w:hAnsi="Calibri" w:cs="Calibri"/>
        </w:rPr>
        <w:t xml:space="preserve">. </w:t>
      </w:r>
      <w:del w:id="341" w:author="Lisa Caulley" w:date="2020-06-21T15:19:00Z">
        <w:r w:rsidR="00CB3CBB" w:rsidDel="00CD1E88">
          <w:rPr>
            <w:rFonts w:ascii="Calibri" w:hAnsi="Calibri" w:cs="Calibri"/>
          </w:rPr>
          <w:delText xml:space="preserve">Instead, we often used best available evidence, which </w:delText>
        </w:r>
        <w:r w:rsidR="00633198" w:rsidDel="00CD1E88">
          <w:rPr>
            <w:rFonts w:ascii="Calibri" w:hAnsi="Calibri" w:cs="Calibri"/>
          </w:rPr>
          <w:delText xml:space="preserve">were </w:delText>
        </w:r>
        <w:r w:rsidR="00CB3CBB" w:rsidDel="00CD1E88">
          <w:rPr>
            <w:rFonts w:ascii="Calibri" w:hAnsi="Calibri" w:cs="Calibri"/>
          </w:rPr>
          <w:delText xml:space="preserve">adjusted estimates from observational studies. </w:delText>
        </w:r>
        <w:r w:rsidR="00633198" w:rsidDel="00CD1E88">
          <w:rPr>
            <w:rFonts w:ascii="Calibri" w:hAnsi="Calibri" w:cs="Calibri"/>
          </w:rPr>
          <w:delText>T</w:delText>
        </w:r>
        <w:r w:rsidR="00CB3CBB" w:rsidDel="00CD1E88">
          <w:rPr>
            <w:rFonts w:ascii="Calibri" w:hAnsi="Calibri" w:cs="Calibri"/>
          </w:rPr>
          <w:delText xml:space="preserve">he estimates </w:delText>
        </w:r>
        <w:r w:rsidR="00633198" w:rsidDel="00CD1E88">
          <w:rPr>
            <w:rFonts w:ascii="Calibri" w:hAnsi="Calibri" w:cs="Calibri"/>
          </w:rPr>
          <w:delText xml:space="preserve">from these studies </w:delText>
        </w:r>
        <w:r w:rsidR="00CB3CBB" w:rsidDel="00CD1E88">
          <w:rPr>
            <w:rFonts w:ascii="Calibri" w:hAnsi="Calibri" w:cs="Calibri"/>
          </w:rPr>
          <w:delText xml:space="preserve">might be biased, </w:delText>
        </w:r>
        <w:r w:rsidR="00633198" w:rsidDel="00CD1E88">
          <w:rPr>
            <w:rFonts w:ascii="Calibri" w:hAnsi="Calibri" w:cs="Calibri"/>
          </w:rPr>
          <w:delText xml:space="preserve">and as a result, the </w:delText>
        </w:r>
        <w:r w:rsidR="00CB3CBB" w:rsidDel="00CD1E88">
          <w:rPr>
            <w:rFonts w:ascii="Calibri" w:hAnsi="Calibri" w:cs="Calibri"/>
          </w:rPr>
          <w:delText>estimates from our model</w:delText>
        </w:r>
        <w:r w:rsidR="00633198" w:rsidDel="00CD1E88">
          <w:rPr>
            <w:rFonts w:ascii="Calibri" w:hAnsi="Calibri" w:cs="Calibri"/>
          </w:rPr>
          <w:delText xml:space="preserve"> might also be biased</w:delText>
        </w:r>
        <w:r w:rsidR="00CB3CBB" w:rsidDel="00CD1E88">
          <w:rPr>
            <w:rFonts w:ascii="Calibri" w:hAnsi="Calibri" w:cs="Calibri"/>
          </w:rPr>
          <w:delText xml:space="preserve">. Because of this limitation, </w:delText>
        </w:r>
        <w:r w:rsidR="00420C01" w:rsidDel="00CD1E88">
          <w:rPr>
            <w:rFonts w:ascii="Calibri" w:hAnsi="Calibri" w:cs="Calibri"/>
          </w:rPr>
          <w:delText xml:space="preserve">our approach is </w:delText>
        </w:r>
        <w:r w:rsidR="00633198" w:rsidDel="00CD1E88">
          <w:rPr>
            <w:rFonts w:ascii="Calibri" w:hAnsi="Calibri" w:cs="Calibri"/>
          </w:rPr>
          <w:delText xml:space="preserve">simply </w:delText>
        </w:r>
        <w:r w:rsidR="00420C01" w:rsidDel="00CD1E88">
          <w:rPr>
            <w:rFonts w:ascii="Calibri" w:hAnsi="Calibri" w:cs="Calibri"/>
          </w:rPr>
          <w:delText xml:space="preserve">to aggregate transparently and systematically the </w:delText>
        </w:r>
        <w:r w:rsidR="00CB3CBB" w:rsidDel="00CD1E88">
          <w:rPr>
            <w:rFonts w:ascii="Calibri" w:hAnsi="Calibri" w:cs="Calibri"/>
          </w:rPr>
          <w:delText>best currently available</w:delText>
        </w:r>
        <w:r w:rsidR="00420C01" w:rsidDel="00CD1E88">
          <w:rPr>
            <w:rFonts w:ascii="Calibri" w:hAnsi="Calibri" w:cs="Calibri"/>
          </w:rPr>
          <w:delText xml:space="preserve"> evidence using a model</w:delText>
        </w:r>
        <w:r w:rsidR="00CB3CBB" w:rsidDel="00CD1E88">
          <w:rPr>
            <w:rFonts w:ascii="Calibri" w:hAnsi="Calibri" w:cs="Calibri"/>
          </w:rPr>
          <w:delText>.</w:delText>
        </w:r>
        <w:r w:rsidR="00633198" w:rsidDel="00CD1E88">
          <w:rPr>
            <w:rFonts w:ascii="Calibri" w:hAnsi="Calibri" w:cs="Calibri"/>
          </w:rPr>
          <w:delText xml:space="preserve">  </w:delText>
        </w:r>
      </w:del>
    </w:p>
    <w:p w14:paraId="19E3A109" w14:textId="59E2A544"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QoL due to these adverse events or QoL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However, these assumptions were considered reasonable to achieve the main goal of this study: when surgery without delay is compared to surgery with delay, the harm</w:t>
      </w:r>
      <w:r w:rsidR="00833B51">
        <w:rPr>
          <w:rFonts w:ascii="Calibri" w:hAnsi="Calibri" w:cs="Calibri"/>
        </w:rPr>
        <w:t>s</w:t>
      </w:r>
      <w:r w:rsidR="006479D9" w:rsidRPr="0092480E">
        <w:rPr>
          <w:rFonts w:ascii="Calibri" w:hAnsi="Calibri" w:cs="Calibri"/>
        </w:rPr>
        <w:t xml:space="preserve">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46839C50"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w:t>
      </w:r>
      <w:commentRangeStart w:id="342"/>
      <w:r w:rsidR="004A5E8C" w:rsidRPr="0092480E">
        <w:rPr>
          <w:rFonts w:ascii="Calibri" w:hAnsi="Calibri" w:cs="Calibri"/>
        </w:rPr>
        <w:t xml:space="preserve">linear approximation </w:t>
      </w:r>
      <w:r w:rsidR="2EC87C9A" w:rsidRPr="0092480E">
        <w:rPr>
          <w:rFonts w:ascii="Calibri" w:hAnsi="Calibri" w:cs="Calibri"/>
        </w:rPr>
        <w:t>to quantify urgency by delaying surgery up to a year.</w:t>
      </w:r>
      <w:commentRangeEnd w:id="342"/>
      <w:r w:rsidR="00141E38">
        <w:rPr>
          <w:rStyle w:val="CommentReference"/>
          <w:rFonts w:asciiTheme="minorHAnsi" w:eastAsiaTheme="minorHAnsi" w:hAnsiTheme="minorHAnsi" w:cstheme="minorBidi"/>
          <w:lang w:val="en-GB"/>
        </w:rPr>
        <w:commentReference w:id="342"/>
      </w:r>
      <w:r w:rsidR="2EC87C9A" w:rsidRPr="0092480E">
        <w:rPr>
          <w:rFonts w:ascii="Calibri" w:hAnsi="Calibri" w:cs="Calibri"/>
        </w:rPr>
        <w:t xml:space="preserve">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r>
        <w:rPr>
          <w:rFonts w:ascii="Calibri" w:hAnsi="Calibri" w:cs="Calibri"/>
        </w:rPr>
        <w:t xml:space="preserve"> Moreover, the data needed to validly model this curvature for all surgeries </w:t>
      </w:r>
      <w:commentRangeStart w:id="343"/>
      <w:r>
        <w:rPr>
          <w:rFonts w:ascii="Calibri" w:hAnsi="Calibri" w:cs="Calibri"/>
        </w:rPr>
        <w:t xml:space="preserve">likely </w:t>
      </w:r>
      <w:del w:id="344" w:author="Lisa Caulley" w:date="2020-06-21T15:21:00Z">
        <w:r w:rsidDel="00F84908">
          <w:rPr>
            <w:rFonts w:ascii="Calibri" w:hAnsi="Calibri" w:cs="Calibri"/>
          </w:rPr>
          <w:delText>doesn’t</w:delText>
        </w:r>
      </w:del>
      <w:ins w:id="345" w:author="Lisa Caulley" w:date="2020-06-21T15:21:00Z">
        <w:r w:rsidR="00F84908">
          <w:rPr>
            <w:rFonts w:ascii="Calibri" w:hAnsi="Calibri" w:cs="Calibri"/>
          </w:rPr>
          <w:t>does not</w:t>
        </w:r>
      </w:ins>
      <w:r>
        <w:rPr>
          <w:rFonts w:ascii="Calibri" w:hAnsi="Calibri" w:cs="Calibri"/>
        </w:rPr>
        <w:t xml:space="preserve"> exist</w:t>
      </w:r>
      <w:commentRangeEnd w:id="343"/>
      <w:r w:rsidR="00141E38">
        <w:rPr>
          <w:rStyle w:val="CommentReference"/>
          <w:rFonts w:asciiTheme="minorHAnsi" w:eastAsiaTheme="minorHAnsi" w:hAnsiTheme="minorHAnsi" w:cstheme="minorBidi"/>
          <w:lang w:val="en-GB"/>
        </w:rPr>
        <w:commentReference w:id="343"/>
      </w:r>
      <w:r>
        <w:rPr>
          <w:rFonts w:ascii="Calibri" w:hAnsi="Calibri" w:cs="Calibri"/>
        </w:rPr>
        <w:t xml:space="preserve">. </w:t>
      </w:r>
    </w:p>
    <w:p w14:paraId="60120856" w14:textId="04EC7149"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w:t>
      </w:r>
      <w:del w:id="346" w:author="Lisa Caulley" w:date="2020-06-21T15:23:00Z">
        <w:r w:rsidR="41D95270" w:rsidRPr="0092480E" w:rsidDel="00286F3D">
          <w:rPr>
            <w:rFonts w:ascii="Calibri" w:hAnsi="Calibri" w:cs="Calibri"/>
          </w:rPr>
          <w:delText>there are methodological issues with the fact that we calculated</w:delText>
        </w:r>
      </w:del>
      <w:ins w:id="347" w:author="Lisa Caulley" w:date="2020-06-21T15:23:00Z">
        <w:r w:rsidR="00286F3D">
          <w:rPr>
            <w:rFonts w:ascii="Calibri" w:hAnsi="Calibri" w:cs="Calibri"/>
          </w:rPr>
          <w:t>we relied on</w:t>
        </w:r>
      </w:ins>
      <w:r w:rsidR="41D95270" w:rsidRPr="0092480E">
        <w:rPr>
          <w:rFonts w:ascii="Calibri" w:hAnsi="Calibri" w:cs="Calibri"/>
        </w:rPr>
        <w:t xml:space="preserve"> </w:t>
      </w:r>
      <w:ins w:id="348" w:author="Lisa Caulley" w:date="2020-06-21T15:23:00Z">
        <w:r w:rsidR="00086A8D">
          <w:rPr>
            <w:rFonts w:ascii="Calibri" w:hAnsi="Calibri" w:cs="Calibri"/>
          </w:rPr>
          <w:t>utility</w:t>
        </w:r>
      </w:ins>
      <w:del w:id="349" w:author="Lisa Caulley" w:date="2020-06-21T15:23:00Z">
        <w:r w:rsidR="41D95270" w:rsidRPr="0092480E" w:rsidDel="00086A8D">
          <w:rPr>
            <w:rFonts w:ascii="Calibri" w:hAnsi="Calibri" w:cs="Calibri"/>
          </w:rPr>
          <w:delText xml:space="preserve">QALYs </w:delText>
        </w:r>
        <w:r w:rsidR="00B07D8C" w:rsidDel="00286F3D">
          <w:rPr>
            <w:rFonts w:ascii="Calibri" w:hAnsi="Calibri" w:cs="Calibri"/>
          </w:rPr>
          <w:delText>with</w:delText>
        </w:r>
      </w:del>
      <w:r w:rsidR="00B07D8C">
        <w:rPr>
          <w:rFonts w:ascii="Calibri" w:hAnsi="Calibri" w:cs="Calibri"/>
        </w:rPr>
        <w:t xml:space="preserve"> </w:t>
      </w:r>
      <w:r w:rsidR="41D95270" w:rsidRPr="0092480E">
        <w:rPr>
          <w:rFonts w:ascii="Calibri" w:hAnsi="Calibri" w:cs="Calibri"/>
        </w:rPr>
        <w:t>weights</w:t>
      </w:r>
      <w:ins w:id="350" w:author="Lisa Caulley" w:date="2020-06-21T15:23:00Z">
        <w:r w:rsidR="00086A8D">
          <w:rPr>
            <w:rFonts w:ascii="Calibri" w:hAnsi="Calibri" w:cs="Calibri"/>
          </w:rPr>
          <w:t xml:space="preserve"> derived from expert-opinion</w:t>
        </w:r>
      </w:ins>
      <w:del w:id="351" w:author="Lisa Caulley" w:date="2020-06-21T15:24:00Z">
        <w:r w:rsidR="41D95270" w:rsidRPr="0092480E" w:rsidDel="00086A8D">
          <w:rPr>
            <w:rFonts w:ascii="Calibri" w:hAnsi="Calibri" w:cs="Calibri"/>
          </w:rPr>
          <w:delText xml:space="preserve"> </w:delText>
        </w:r>
        <w:r w:rsidR="00B07D8C" w:rsidDel="00086A8D">
          <w:rPr>
            <w:rFonts w:ascii="Calibri" w:hAnsi="Calibri" w:cs="Calibri"/>
          </w:rPr>
          <w:delText xml:space="preserve">which were based on the method </w:delText>
        </w:r>
        <w:r w:rsidR="41D95270" w:rsidRPr="0092480E" w:rsidDel="00086A8D">
          <w:rPr>
            <w:rFonts w:ascii="Calibri" w:hAnsi="Calibri" w:cs="Calibri"/>
          </w:rPr>
          <w:delText>the WHO</w:delText>
        </w:r>
        <w:r w:rsidR="00B07D8C" w:rsidDel="00086A8D">
          <w:rPr>
            <w:rFonts w:ascii="Calibri" w:hAnsi="Calibri" w:cs="Calibri"/>
          </w:rPr>
          <w:delText xml:space="preserve"> used to arrive at DALYs</w:delText>
        </w:r>
      </w:del>
      <w:r w:rsidR="41D95270" w:rsidRPr="0092480E">
        <w:rPr>
          <w:rFonts w:ascii="Calibri" w:hAnsi="Calibri" w:cs="Calibri"/>
        </w:rPr>
        <w:t xml:space="preserve">. </w:t>
      </w:r>
      <w:r w:rsidR="00B07D8C">
        <w:rPr>
          <w:rFonts w:ascii="Calibri" w:hAnsi="Calibri" w:cs="Calibri"/>
        </w:rPr>
        <w:t xml:space="preserve">In this approach the </w:t>
      </w:r>
      <w:commentRangeStart w:id="352"/>
      <w:r w:rsidR="00B07D8C">
        <w:rPr>
          <w:rFonts w:ascii="Calibri" w:hAnsi="Calibri" w:cs="Calibri"/>
        </w:rPr>
        <w:t>patient is hardly involved</w:t>
      </w:r>
      <w:commentRangeEnd w:id="352"/>
      <w:r w:rsidR="002A5251">
        <w:rPr>
          <w:rStyle w:val="CommentReference"/>
          <w:rFonts w:asciiTheme="minorHAnsi" w:eastAsiaTheme="minorHAnsi" w:hAnsiTheme="minorHAnsi" w:cstheme="minorBidi"/>
          <w:lang w:val="en-GB"/>
        </w:rPr>
        <w:commentReference w:id="352"/>
      </w:r>
      <w:r w:rsidR="00B07D8C">
        <w:rPr>
          <w:rFonts w:ascii="Calibri" w:hAnsi="Calibri" w:cs="Calibri"/>
        </w:rPr>
        <w:t xml:space="preserve">, as experts interpret the health states and give weights. </w:t>
      </w:r>
      <w:r w:rsidR="00B07D8C" w:rsidRPr="002A5251">
        <w:rPr>
          <w:rFonts w:ascii="Calibri" w:hAnsi="Calibri" w:cs="Calibri"/>
          <w:strike/>
          <w:rPrChange w:id="353" w:author="Lisa Caulley" w:date="2020-06-21T15:24:00Z">
            <w:rPr>
              <w:rFonts w:ascii="Calibri" w:hAnsi="Calibri" w:cs="Calibri"/>
            </w:rPr>
          </w:rPrChange>
        </w:rPr>
        <w:t>Patient involvement could be achieved by administer often used generic QoL questionnaires which had been valued by the general public, like the EQ-5D or AQoL</w:t>
      </w:r>
      <w:r w:rsidR="00B44D15" w:rsidRPr="00B44D15">
        <w:rPr>
          <w:rFonts w:ascii="Calibri" w:hAnsi="Calibri" w:cs="Calibri"/>
          <w:noProof/>
          <w:vertAlign w:val="superscript"/>
        </w:rPr>
        <w:t>89</w:t>
      </w:r>
      <w:r w:rsidR="00B07D8C">
        <w:rPr>
          <w:rFonts w:ascii="Calibri" w:hAnsi="Calibri" w:cs="Calibri"/>
        </w:rPr>
        <w:t xml:space="preserve">. </w:t>
      </w:r>
      <w:commentRangeStart w:id="354"/>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 are more about utilitarian principles, than discussion specific for QALY</w:t>
      </w:r>
      <w:commentRangeEnd w:id="354"/>
      <w:r w:rsidR="002F2E4F">
        <w:rPr>
          <w:rStyle w:val="CommentReference"/>
          <w:rFonts w:asciiTheme="minorHAnsi" w:eastAsiaTheme="minorHAnsi" w:hAnsiTheme="minorHAnsi" w:cstheme="minorBidi"/>
          <w:lang w:val="en-GB"/>
        </w:rPr>
        <w:commentReference w:id="354"/>
      </w:r>
      <w:r w:rsidR="002F3C82" w:rsidRPr="0092480E">
        <w:rPr>
          <w:rFonts w:ascii="Calibri" w:hAnsi="Calibri" w:cs="Calibri"/>
        </w:rPr>
        <w:t>.</w:t>
      </w:r>
      <w:r w:rsidR="00B44D15" w:rsidRPr="00B44D15">
        <w:rPr>
          <w:rFonts w:ascii="Calibri" w:hAnsi="Calibri" w:cs="Calibri"/>
          <w:noProof/>
          <w:vertAlign w:val="superscript"/>
        </w:rPr>
        <w:t>90</w:t>
      </w:r>
    </w:p>
    <w:p w14:paraId="3551C310" w14:textId="1FB3CF7F" w:rsidR="007C7AFC" w:rsidRDefault="00CB3CBB" w:rsidP="00153762">
      <w:pPr>
        <w:spacing w:line="276" w:lineRule="auto"/>
        <w:ind w:firstLine="720"/>
        <w:rPr>
          <w:rFonts w:ascii="Calibri" w:hAnsi="Calibri" w:cs="Calibri"/>
        </w:rPr>
      </w:pPr>
      <w:commentRangeStart w:id="355"/>
      <w:r>
        <w:rPr>
          <w:rFonts w:ascii="Calibri" w:hAnsi="Calibri" w:cs="Calibri"/>
        </w:rPr>
        <w:t>Fifth</w:t>
      </w:r>
      <w:r w:rsidR="007C7AFC">
        <w:rPr>
          <w:rFonts w:ascii="Calibri" w:hAnsi="Calibri" w:cs="Calibri"/>
        </w:rPr>
        <w:t>, we did not include the potential impact on QoL of delaying a semi-elective surgery</w:t>
      </w:r>
      <w:commentRangeEnd w:id="355"/>
      <w:r w:rsidR="00D3623B">
        <w:rPr>
          <w:rStyle w:val="CommentReference"/>
          <w:rFonts w:asciiTheme="minorHAnsi" w:eastAsiaTheme="minorHAnsi" w:hAnsiTheme="minorHAnsi" w:cstheme="minorBidi"/>
          <w:lang w:val="en-GB"/>
        </w:rPr>
        <w:commentReference w:id="355"/>
      </w:r>
      <w:r w:rsidR="007C7AFC">
        <w:rPr>
          <w:rFonts w:ascii="Calibri" w:hAnsi="Calibri" w:cs="Calibri"/>
        </w:rPr>
        <w:t xml:space="preserve">.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mammacarcinoma). </w:t>
      </w:r>
    </w:p>
    <w:p w14:paraId="5B2D924B" w14:textId="6914129D" w:rsidR="00992E03" w:rsidRPr="0092480E" w:rsidRDefault="00CB3CBB" w:rsidP="00153762">
      <w:pPr>
        <w:spacing w:line="276" w:lineRule="auto"/>
        <w:ind w:firstLine="720"/>
        <w:rPr>
          <w:rFonts w:ascii="Calibri" w:hAnsi="Calibri" w:cs="Calibri"/>
        </w:rPr>
      </w:pPr>
      <w:commentRangeStart w:id="356"/>
      <w:r>
        <w:rPr>
          <w:rFonts w:ascii="Calibri" w:hAnsi="Calibri" w:cs="Calibri"/>
        </w:rPr>
        <w:t>Sixth</w:t>
      </w:r>
      <w:commentRangeEnd w:id="356"/>
      <w:r w:rsidR="00286F3D">
        <w:rPr>
          <w:rStyle w:val="CommentReference"/>
          <w:rFonts w:asciiTheme="minorHAnsi" w:eastAsiaTheme="minorHAnsi" w:hAnsiTheme="minorHAnsi" w:cstheme="minorBidi"/>
          <w:lang w:val="en-GB"/>
        </w:rPr>
        <w:commentReference w:id="356"/>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48ACB423" w:rsidR="00787ED8" w:rsidRPr="00846768" w:rsidRDefault="00CD04DB" w:rsidP="00153762">
      <w:pPr>
        <w:spacing w:line="276" w:lineRule="auto"/>
        <w:rPr>
          <w:rFonts w:ascii="Calibri" w:hAnsi="Calibri" w:cs="Calibri"/>
        </w:rPr>
      </w:pPr>
      <w:commentRangeStart w:id="357"/>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registry data</w:t>
      </w:r>
      <w:commentRangeEnd w:id="357"/>
      <w:r w:rsidR="00952619">
        <w:rPr>
          <w:rStyle w:val="CommentReference"/>
          <w:rFonts w:asciiTheme="minorHAnsi" w:eastAsiaTheme="minorHAnsi" w:hAnsiTheme="minorHAnsi" w:cstheme="minorBidi"/>
          <w:lang w:val="en-GB"/>
        </w:rPr>
        <w:commentReference w:id="357"/>
      </w:r>
      <w:r w:rsidR="6EE3B022" w:rsidRPr="0092480E">
        <w:rPr>
          <w:rFonts w:ascii="Calibri" w:hAnsi="Calibri" w:cs="Calibri"/>
        </w:rPr>
        <w:t xml:space="preserve">.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commentRangeStart w:id="358"/>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commentRangeEnd w:id="358"/>
      <w:r w:rsidR="00952619">
        <w:rPr>
          <w:rStyle w:val="CommentReference"/>
          <w:rFonts w:asciiTheme="minorHAnsi" w:eastAsiaTheme="minorHAnsi" w:hAnsiTheme="minorHAnsi" w:cstheme="minorBidi"/>
          <w:lang w:val="en-GB"/>
        </w:rPr>
        <w:commentReference w:id="358"/>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 xml:space="preserve">triaging strategy </w:t>
      </w:r>
      <w:r w:rsidR="005847E3" w:rsidRPr="0092480E">
        <w:rPr>
          <w:rFonts w:ascii="Calibri" w:hAnsi="Calibri" w:cs="Calibri"/>
        </w:rPr>
        <w:lastRenderedPageBreak/>
        <w:t>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 xml:space="preserve">To ensure </w:t>
      </w:r>
      <w:commentRangeStart w:id="359"/>
      <w:r w:rsidR="000712C3">
        <w:rPr>
          <w:rFonts w:ascii="Calibri" w:hAnsi="Calibri" w:cs="Calibri"/>
        </w:rPr>
        <w:t>validity</w:t>
      </w:r>
      <w:commentRangeEnd w:id="359"/>
      <w:r w:rsidR="00A34F65">
        <w:rPr>
          <w:rStyle w:val="CommentReference"/>
          <w:rFonts w:asciiTheme="minorHAnsi" w:eastAsiaTheme="minorHAnsi" w:hAnsiTheme="minorHAnsi" w:cstheme="minorBidi"/>
          <w:lang w:val="en-GB"/>
        </w:rPr>
        <w:commentReference w:id="359"/>
      </w:r>
      <w:r w:rsidR="000712C3">
        <w:rPr>
          <w:rFonts w:ascii="Calibri" w:hAnsi="Calibri" w:cs="Calibri"/>
        </w:rPr>
        <w:t>,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B44D15" w:rsidRPr="00B44D15">
        <w:rPr>
          <w:rFonts w:ascii="Calibri" w:hAnsi="Calibri" w:cs="Calibri"/>
          <w:noProof/>
          <w:vertAlign w:val="superscript"/>
        </w:rPr>
        <w:t>91</w:t>
      </w:r>
      <w:r w:rsidR="00420C01">
        <w:rPr>
          <w:rFonts w:ascii="Calibri" w:hAnsi="Calibri" w:cs="Calibri"/>
        </w:rPr>
        <w:t xml:space="preserve"> </w:t>
      </w:r>
      <w:del w:id="360" w:author="Lisa Caulley" w:date="2020-06-21T15:30:00Z">
        <w:r w:rsidR="70205A88" w:rsidRPr="0092480E" w:rsidDel="005873CF">
          <w:rPr>
            <w:rFonts w:ascii="Calibri" w:hAnsi="Calibri" w:cs="Calibri"/>
          </w:rPr>
          <w:delText>The next step</w:delText>
        </w:r>
        <w:r w:rsidR="00D236A1" w:rsidDel="005873CF">
          <w:rPr>
            <w:rFonts w:ascii="Calibri" w:hAnsi="Calibri" w:cs="Calibri"/>
          </w:rPr>
          <w:delText xml:space="preserve"> is to </w:delText>
        </w:r>
        <w:r w:rsidR="00BA5C64" w:rsidDel="005873CF">
          <w:rPr>
            <w:rFonts w:ascii="Calibri" w:hAnsi="Calibri" w:cs="Calibri"/>
          </w:rPr>
          <w:delText>crea</w:delText>
        </w:r>
        <w:r w:rsidR="00D236A1" w:rsidDel="005873CF">
          <w:rPr>
            <w:rFonts w:ascii="Calibri" w:hAnsi="Calibri" w:cs="Calibri"/>
          </w:rPr>
          <w:delText>te</w:delText>
        </w:r>
        <w:r w:rsidR="00BA5C64" w:rsidDel="005873CF">
          <w:rPr>
            <w:rFonts w:ascii="Calibri" w:hAnsi="Calibri" w:cs="Calibri"/>
          </w:rPr>
          <w:delText xml:space="preserve"> </w:delText>
        </w:r>
        <w:r w:rsidR="00BE12DA" w:rsidDel="005873CF">
          <w:rPr>
            <w:rFonts w:ascii="Calibri" w:hAnsi="Calibri" w:cs="Calibri"/>
          </w:rPr>
          <w:delText xml:space="preserve">sufficient </w:delText>
        </w:r>
        <w:r w:rsidR="00BA5C64" w:rsidDel="005873CF">
          <w:rPr>
            <w:rFonts w:ascii="Calibri" w:hAnsi="Calibri" w:cs="Calibri"/>
          </w:rPr>
          <w:delText>support</w:delText>
        </w:r>
        <w:r w:rsidR="00D236A1" w:rsidDel="005873CF">
          <w:rPr>
            <w:rFonts w:ascii="Calibri" w:hAnsi="Calibri" w:cs="Calibri"/>
          </w:rPr>
          <w:delText xml:space="preserve"> </w:delText>
        </w:r>
        <w:r w:rsidR="00BA5C64" w:rsidDel="005873CF">
          <w:rPr>
            <w:rFonts w:ascii="Calibri" w:hAnsi="Calibri" w:cs="Calibri"/>
          </w:rPr>
          <w:delText xml:space="preserve">for </w:delText>
        </w:r>
        <w:r w:rsidR="006B4CF0" w:rsidDel="005873CF">
          <w:rPr>
            <w:rFonts w:ascii="Calibri" w:hAnsi="Calibri" w:cs="Calibri"/>
          </w:rPr>
          <w:delText>this</w:delText>
        </w:r>
        <w:r w:rsidR="00BA5C64" w:rsidDel="005873CF">
          <w:rPr>
            <w:rFonts w:ascii="Calibri" w:hAnsi="Calibri" w:cs="Calibri"/>
          </w:rPr>
          <w:delText xml:space="preserve"> approach</w:delText>
        </w:r>
        <w:r w:rsidR="004E5E4E" w:rsidDel="005873CF">
          <w:rPr>
            <w:rFonts w:ascii="Calibri" w:hAnsi="Calibri" w:cs="Calibri"/>
          </w:rPr>
          <w:delText xml:space="preserve"> among others clinician, surgeons, patients and policy makers</w:delText>
        </w:r>
        <w:r w:rsidR="00BA5C64" w:rsidDel="005873CF">
          <w:rPr>
            <w:rFonts w:ascii="Calibri" w:hAnsi="Calibri" w:cs="Calibri"/>
          </w:rPr>
          <w:delText xml:space="preserve">. </w:delText>
        </w:r>
      </w:del>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Heading1"/>
        <w:spacing w:line="276" w:lineRule="auto"/>
      </w:pPr>
      <w:r w:rsidRPr="0092480E">
        <w:t>Conclusion</w:t>
      </w:r>
    </w:p>
    <w:p w14:paraId="7C0BF022" w14:textId="1D9EC84F" w:rsidR="00AC6F5A" w:rsidRPr="0092480E" w:rsidRDefault="00420C01" w:rsidP="00153762">
      <w:pPr>
        <w:spacing w:line="276" w:lineRule="auto"/>
        <w:rPr>
          <w:rFonts w:ascii="Calibri" w:eastAsia="Calibri" w:hAnsi="Calibri" w:cs="Calibri"/>
        </w:rPr>
      </w:pPr>
      <w:r>
        <w:rPr>
          <w:rFonts w:ascii="Calibri" w:eastAsia="Calibri" w:hAnsi="Calibri" w:cs="Calibri"/>
        </w:rPr>
        <w:t>By transparently aggregating best available evidence, o</w:t>
      </w:r>
      <w:r w:rsidR="00AC6F5A" w:rsidRPr="0092480E">
        <w:rPr>
          <w:rFonts w:ascii="Calibri" w:eastAsia="Calibri" w:hAnsi="Calibri" w:cs="Calibri"/>
        </w:rPr>
        <w:t>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ins w:id="361" w:author="Lisa Caulley" w:date="2020-06-21T15:29:00Z">
        <w:r w:rsidR="00FB7F8A">
          <w:rPr>
            <w:rFonts w:ascii="Calibri" w:eastAsia="Calibri" w:hAnsi="Calibri" w:cs="Calibri"/>
          </w:rPr>
          <w:t>T</w:t>
        </w:r>
      </w:ins>
      <w:del w:id="362" w:author="Lisa Caulley" w:date="2020-06-21T15:29:00Z">
        <w:r w:rsidR="00E172ED" w:rsidDel="00FB7F8A">
          <w:rPr>
            <w:rFonts w:ascii="Calibri" w:eastAsia="Calibri" w:hAnsi="Calibri" w:cs="Calibri"/>
          </w:rPr>
          <w:delText>If our assumptions are reasonable</w:delText>
        </w:r>
        <w:r w:rsidR="000712C3" w:rsidDel="00FB7F8A">
          <w:rPr>
            <w:rFonts w:ascii="Calibri" w:eastAsia="Calibri" w:hAnsi="Calibri" w:cs="Calibri"/>
          </w:rPr>
          <w:delText>, t</w:delText>
        </w:r>
      </w:del>
      <w:r w:rsidR="000712C3">
        <w:rPr>
          <w:rFonts w:ascii="Calibri" w:eastAsia="Calibri" w:hAnsi="Calibri" w:cs="Calibri"/>
        </w:rPr>
        <w:t xml:space="preserve">his modeling approach effectively overcomes a knowledge gap that exists because 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AC6F5A" w:rsidRPr="0092480E">
        <w:rPr>
          <w:rFonts w:ascii="Calibri" w:eastAsia="Calibri" w:hAnsi="Calibri" w:cs="Calibri"/>
        </w:rPr>
        <w:t xml:space="preserve">The expected health loss due to delay </w:t>
      </w:r>
      <w:r w:rsidR="007C6E31">
        <w:rPr>
          <w:rFonts w:ascii="Calibri" w:eastAsia="Calibri" w:hAnsi="Calibri" w:cs="Calibri"/>
        </w:rPr>
        <w:t>was</w:t>
      </w:r>
      <w:r w:rsidR="00AC6F5A" w:rsidRPr="0092480E">
        <w:rPr>
          <w:rFonts w:ascii="Calibri" w:eastAsia="Calibri" w:hAnsi="Calibri" w:cs="Calibri"/>
        </w:rPr>
        <w:t xml:space="preserve"> quantified for semi-elective </w:t>
      </w:r>
      <w:r w:rsidR="00F727B4">
        <w:rPr>
          <w:rFonts w:ascii="Calibri" w:eastAsia="Calibri" w:hAnsi="Calibri" w:cs="Calibri"/>
        </w:rPr>
        <w:t>surgeries</w:t>
      </w:r>
      <w:r w:rsidR="00AC6F5A" w:rsidRPr="0092480E">
        <w:rPr>
          <w:rFonts w:ascii="Calibri" w:eastAsia="Calibri" w:hAnsi="Calibri" w:cs="Calibri"/>
        </w:rPr>
        <w:t xml:space="preserve"> in </w:t>
      </w:r>
      <w:r w:rsidR="004E5E4E">
        <w:rPr>
          <w:rFonts w:ascii="Calibri" w:eastAsia="Calibri" w:hAnsi="Calibri" w:cs="Calibri"/>
        </w:rPr>
        <w:t>an academic</w:t>
      </w:r>
      <w:r w:rsidR="00AC6F5A" w:rsidRPr="0092480E">
        <w:rPr>
          <w:rFonts w:ascii="Calibri" w:eastAsia="Calibri" w:hAnsi="Calibri" w:cs="Calibri"/>
        </w:rPr>
        <w:t xml:space="preserve"> hospital</w:t>
      </w:r>
      <w:r w:rsidR="004E5E4E">
        <w:rPr>
          <w:rFonts w:ascii="Calibri" w:eastAsia="Calibri" w:hAnsi="Calibri" w:cs="Calibri"/>
        </w:rPr>
        <w:t xml:space="preserve"> in the Netherlands</w:t>
      </w:r>
      <w:r w:rsidR="00AC6F5A" w:rsidRPr="0092480E">
        <w:rPr>
          <w:rFonts w:ascii="Calibri" w:eastAsia="Calibri" w:hAnsi="Calibri" w:cs="Calibri"/>
        </w:rPr>
        <w:t xml:space="preserve">. This </w:t>
      </w:r>
      <w:r>
        <w:rPr>
          <w:rFonts w:ascii="Calibri" w:eastAsia="Calibri" w:hAnsi="Calibri" w:cs="Calibri"/>
        </w:rPr>
        <w:t xml:space="preserve">approach </w:t>
      </w:r>
      <w:r w:rsidR="00AC6F5A"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00AC6F5A"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triaging based on expert opinion</w:t>
      </w:r>
      <w:r w:rsidR="004163EC" w:rsidRPr="0092480E">
        <w:rPr>
          <w:rFonts w:ascii="Calibri" w:eastAsia="Calibri" w:hAnsi="Calibri" w:cs="Calibri"/>
        </w:rPr>
        <w:t xml:space="preserve">. </w:t>
      </w:r>
      <w:r>
        <w:rPr>
          <w:rFonts w:ascii="Calibri" w:eastAsia="Calibri" w:hAnsi="Calibri" w:cs="Calibri"/>
        </w:rPr>
        <w:t>However, the model inputs should be periodically</w:t>
      </w:r>
      <w:r w:rsidR="000712C3">
        <w:rPr>
          <w:rFonts w:eastAsia="Calibri"/>
        </w:rPr>
        <w:t xml:space="preserve"> </w:t>
      </w:r>
      <w:r w:rsidR="000712C3">
        <w:rPr>
          <w:rFonts w:ascii="Calibri" w:eastAsia="Calibri" w:hAnsi="Calibri" w:cs="Calibri"/>
        </w:rPr>
        <w:t>updated with new higher quality</w:t>
      </w:r>
      <w:r>
        <w:rPr>
          <w:rFonts w:ascii="Calibri" w:eastAsia="Calibri" w:hAnsi="Calibri" w:cs="Calibri"/>
        </w:rPr>
        <w:t xml:space="preserve"> evidence. Finally, p</w:t>
      </w:r>
      <w:r w:rsidR="00AC6F5A" w:rsidRPr="0092480E">
        <w:rPr>
          <w:rFonts w:ascii="Calibri" w:eastAsia="Calibri" w:hAnsi="Calibri" w:cs="Calibri"/>
        </w:rPr>
        <w:t>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5"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00EA5F14" w:rsidRPr="0092480E">
        <w:rPr>
          <w:rFonts w:ascii="Calibri" w:hAnsi="Calibri" w:cs="Calibri"/>
          <w:noProof/>
        </w:rPr>
        <w:t>1</w:t>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a preoperatieve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postoperatieve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lastRenderedPageBreak/>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Caption"/>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r w:rsidRPr="0092480E">
        <w:rPr>
          <w:rFonts w:ascii="Calibri" w:hAnsi="Calibri" w:cs="Calibri"/>
          <w:lang w:val="en-US"/>
        </w:rPr>
        <w:t xml:space="preserve">Qol_no_tx: Quality of Life without treatment; QoL_tx: quality of life with treatment; Surv_no_tx: 1-year survival probability without treatment; Surv_tx: 1-year survival probability with treatment; Time_noeff_surv: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HIPEC: hyperthermic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Caption"/>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r w:rsidR="00367FD8" w:rsidRPr="00363A0B">
        <w:rPr>
          <w:rFonts w:ascii="Calibri" w:hAnsi="Calibri" w:cs="Calibri"/>
          <w:b/>
          <w:iCs w:val="0"/>
          <w:lang w:val="en-US"/>
        </w:rPr>
        <w:t>reviations</w:t>
      </w:r>
      <w:r w:rsidR="00B61557">
        <w:rPr>
          <w:rFonts w:ascii="Calibri" w:hAnsi="Calibri" w:cs="Calibri"/>
          <w:b/>
          <w:iCs w:val="0"/>
          <w:lang w:val="en-US"/>
        </w:rPr>
        <w:t xml:space="preserve"> surgery/indication</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Caption"/>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Caption"/>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69ED223A">
            <wp:extent cx="5760719" cy="4320539"/>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19" cy="4320539"/>
                    </a:xfrm>
                    <a:prstGeom prst="rect">
                      <a:avLst/>
                    </a:prstGeom>
                  </pic:spPr>
                </pic:pic>
              </a:graphicData>
            </a:graphic>
          </wp:inline>
        </w:drawing>
      </w:r>
    </w:p>
    <w:p w14:paraId="622B1B14" w14:textId="0635B8AF" w:rsidR="00367FD8" w:rsidRPr="00367FD8" w:rsidRDefault="00EA5F14" w:rsidP="00153762">
      <w:pPr>
        <w:pStyle w:val="Caption"/>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r w:rsidRPr="00EC16D2">
        <w:rPr>
          <w:rFonts w:ascii="Calibri" w:eastAsia="Calibri" w:hAnsi="Calibri" w:cs="Calibri"/>
        </w:rPr>
        <w:t xml:space="preserve">Retel Helmrich and Ernest van Veen are </w:t>
      </w:r>
      <w:r w:rsidRPr="00EC16D2">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Caulley for her revision of the final manuscript. </w:t>
      </w:r>
      <w:r w:rsidR="004A2A67" w:rsidRPr="00EC16D2">
        <w:rPr>
          <w:rFonts w:ascii="Calibri" w:hAnsi="Calibri" w:cs="Calibri"/>
        </w:rPr>
        <w:t>We are grateful for H. Karreman and C. Van der Velden - van der Graaf for the work they have done for the quality of life data collection. Moreover, we want to thank Ruben Goedhar</w:t>
      </w:r>
      <w:r w:rsidR="00114F8D" w:rsidRPr="00EC16D2">
        <w:rPr>
          <w:rFonts w:ascii="Calibri" w:hAnsi="Calibri" w:cs="Calibri"/>
        </w:rPr>
        <w:t xml:space="preserve">t, Esther van Spronsen and Linda van der Sluijs – van der Beek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lastRenderedPageBreak/>
        <w:t>References</w:t>
      </w:r>
    </w:p>
    <w:p w14:paraId="256E53C3" w14:textId="681BB9B1"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 </w:t>
      </w:r>
      <w:r w:rsidRPr="00B44D15">
        <w:rPr>
          <w:rFonts w:ascii="Calibri" w:hAnsi="Calibri" w:cs="Calibri"/>
          <w:noProof/>
          <w:sz w:val="20"/>
        </w:rPr>
        <w:tab/>
        <w:t xml:space="preserve">Office of the Assistant Secretary for Preparedness H. Pandemic Influenza Plan - Update IV (December 2017). 2017. </w:t>
      </w:r>
    </w:p>
    <w:p w14:paraId="1490227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 </w:t>
      </w:r>
      <w:r w:rsidRPr="00B44D15">
        <w:rPr>
          <w:rFonts w:ascii="Calibri" w:hAnsi="Calibri" w:cs="Calibri"/>
          <w:noProof/>
          <w:sz w:val="20"/>
        </w:rPr>
        <w:tab/>
      </w:r>
      <w:r w:rsidRPr="00996E02">
        <w:rPr>
          <w:rFonts w:ascii="Calibri" w:hAnsi="Calibri" w:cs="Calibri"/>
          <w:noProof/>
          <w:sz w:val="20"/>
          <w:lang w:val="da-DK"/>
          <w:rPrChange w:id="363" w:author="Lisa Caulley" w:date="2020-06-21T09:58:00Z">
            <w:rPr>
              <w:rFonts w:ascii="Calibri" w:hAnsi="Calibri" w:cs="Calibri"/>
              <w:noProof/>
              <w:sz w:val="20"/>
            </w:rPr>
          </w:rPrChange>
        </w:rPr>
        <w:t xml:space="preserve">Emanuel EJ, Persad G, Upshur R, et al. </w:t>
      </w:r>
      <w:r w:rsidRPr="00B44D15">
        <w:rPr>
          <w:rFonts w:ascii="Calibri" w:hAnsi="Calibri" w:cs="Calibri"/>
          <w:noProof/>
          <w:sz w:val="20"/>
        </w:rPr>
        <w:t xml:space="preserve">Fair Allocation of Scarce Medical Resources in the Time of Covid-19. N Engl J Med 2020;1–7. </w:t>
      </w:r>
    </w:p>
    <w:p w14:paraId="788681F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 </w:t>
      </w:r>
      <w:r w:rsidRPr="00B44D15">
        <w:rPr>
          <w:rFonts w:ascii="Calibri" w:hAnsi="Calibri" w:cs="Calibri"/>
          <w:noProof/>
          <w:sz w:val="20"/>
        </w:rPr>
        <w:tab/>
        <w:t xml:space="preserve">D’Agostino A, Demartini B, Cavallotti S, Gambini O. Mental health services in Italy during the COVID-19 outbreak. The Lancet Psychiatry. 2020;7(5):385–7. </w:t>
      </w:r>
    </w:p>
    <w:p w14:paraId="5B35126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 </w:t>
      </w:r>
      <w:r w:rsidRPr="00B44D1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1E0F2D3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 </w:t>
      </w:r>
      <w:r w:rsidRPr="00B44D1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47467B3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6. </w:t>
      </w:r>
      <w:r w:rsidRPr="008A122F">
        <w:rPr>
          <w:rFonts w:ascii="Calibri" w:hAnsi="Calibri" w:cs="Calibri"/>
          <w:noProof/>
          <w:sz w:val="20"/>
          <w:lang w:val="nl-NL"/>
        </w:rPr>
        <w:tab/>
        <w:t xml:space="preserve">NZA. Analyse van de gevolgen van de coronacrisis voor de reguliere zorg [Internet]. </w:t>
      </w:r>
      <w:r w:rsidRPr="00B44D15">
        <w:rPr>
          <w:rFonts w:ascii="Calibri" w:hAnsi="Calibri" w:cs="Calibri"/>
          <w:noProof/>
          <w:sz w:val="20"/>
        </w:rPr>
        <w:t>2020 [cited 2020 May 17]. Available from: https://zorgdomein.com/media/documents/NZa-analyse_van_de_gevolgen_van_de_coronacrisis_voor_de_reguliere_zorg_-....pdf</w:t>
      </w:r>
    </w:p>
    <w:p w14:paraId="75F287F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 </w:t>
      </w:r>
      <w:r w:rsidRPr="008A122F">
        <w:rPr>
          <w:rFonts w:ascii="Calibri" w:hAnsi="Calibri" w:cs="Calibri"/>
          <w:noProof/>
          <w:sz w:val="20"/>
          <w:lang w:val="nl-NL"/>
        </w:rPr>
        <w:tab/>
        <w:t xml:space="preserve">Dinmohamed AG, Visser O, Verhoeven RHA, et al. </w:t>
      </w:r>
      <w:r w:rsidRPr="00B44D15">
        <w:rPr>
          <w:rFonts w:ascii="Calibri" w:hAnsi="Calibri" w:cs="Calibri"/>
          <w:noProof/>
          <w:sz w:val="20"/>
        </w:rPr>
        <w:t xml:space="preserve">Fewer cancer diagnoses during the COVID-19 epidemic in the Netherlands. Lancet Oncol. 2020;0(0). </w:t>
      </w:r>
    </w:p>
    <w:p w14:paraId="7457AA8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 </w:t>
      </w:r>
      <w:r w:rsidRPr="00B44D1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62370BE2" w14:textId="77777777" w:rsidR="00B44D15" w:rsidRPr="00996E02" w:rsidRDefault="00B44D15" w:rsidP="00B44D15">
      <w:pPr>
        <w:widowControl w:val="0"/>
        <w:autoSpaceDE w:val="0"/>
        <w:autoSpaceDN w:val="0"/>
        <w:adjustRightInd w:val="0"/>
        <w:spacing w:before="40"/>
        <w:ind w:left="640" w:hanging="640"/>
        <w:rPr>
          <w:rFonts w:ascii="Calibri" w:hAnsi="Calibri" w:cs="Calibri"/>
          <w:noProof/>
          <w:sz w:val="20"/>
          <w:lang w:val="da-DK"/>
          <w:rPrChange w:id="364" w:author="Lisa Caulley" w:date="2020-06-21T09:58:00Z">
            <w:rPr>
              <w:rFonts w:ascii="Calibri" w:hAnsi="Calibri" w:cs="Calibri"/>
              <w:noProof/>
              <w:sz w:val="20"/>
            </w:rPr>
          </w:rPrChange>
        </w:rPr>
      </w:pPr>
      <w:r w:rsidRPr="00B44D15">
        <w:rPr>
          <w:rFonts w:ascii="Calibri" w:hAnsi="Calibri" w:cs="Calibri"/>
          <w:noProof/>
          <w:sz w:val="20"/>
        </w:rPr>
        <w:t xml:space="preserve">9. </w:t>
      </w:r>
      <w:r w:rsidRPr="00B44D15">
        <w:rPr>
          <w:rFonts w:ascii="Calibri" w:hAnsi="Calibri" w:cs="Calibri"/>
          <w:noProof/>
          <w:sz w:val="20"/>
        </w:rPr>
        <w:tab/>
        <w:t xml:space="preserve">Powell SN, Mullen T, Young L, Heald D, Iv ETP. SARS-CoV-2 Impact on Elective Orthopaedic Surgery: Implications for Post-Pandemic Recovery. </w:t>
      </w:r>
      <w:r w:rsidRPr="00996E02">
        <w:rPr>
          <w:rFonts w:ascii="Calibri" w:hAnsi="Calibri" w:cs="Calibri"/>
          <w:noProof/>
          <w:sz w:val="20"/>
          <w:lang w:val="da-DK"/>
          <w:rPrChange w:id="365" w:author="Lisa Caulley" w:date="2020-06-21T09:58:00Z">
            <w:rPr>
              <w:rFonts w:ascii="Calibri" w:hAnsi="Calibri" w:cs="Calibri"/>
              <w:noProof/>
              <w:sz w:val="20"/>
            </w:rPr>
          </w:rPrChange>
        </w:rPr>
        <w:t>J Bone Jt Surg  2020;</w:t>
      </w:r>
    </w:p>
    <w:p w14:paraId="74CFD881"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996E02">
        <w:rPr>
          <w:rFonts w:ascii="Calibri" w:hAnsi="Calibri" w:cs="Calibri"/>
          <w:noProof/>
          <w:sz w:val="20"/>
          <w:lang w:val="da-DK"/>
          <w:rPrChange w:id="366" w:author="Lisa Caulley" w:date="2020-06-21T09:58:00Z">
            <w:rPr>
              <w:rFonts w:ascii="Calibri" w:hAnsi="Calibri" w:cs="Calibri"/>
              <w:noProof/>
              <w:sz w:val="20"/>
            </w:rPr>
          </w:rPrChange>
        </w:rPr>
        <w:t xml:space="preserve">10. </w:t>
      </w:r>
      <w:r w:rsidRPr="00996E02">
        <w:rPr>
          <w:rFonts w:ascii="Calibri" w:hAnsi="Calibri" w:cs="Calibri"/>
          <w:noProof/>
          <w:sz w:val="20"/>
          <w:lang w:val="da-DK"/>
          <w:rPrChange w:id="367" w:author="Lisa Caulley" w:date="2020-06-21T09:58:00Z">
            <w:rPr>
              <w:rFonts w:ascii="Calibri" w:hAnsi="Calibri" w:cs="Calibri"/>
              <w:noProof/>
              <w:sz w:val="20"/>
            </w:rPr>
          </w:rPrChange>
        </w:rPr>
        <w:tab/>
        <w:t xml:space="preserve">Sud A, Jones M, Broggio J, et al. </w:t>
      </w:r>
      <w:r w:rsidRPr="00B44D15">
        <w:rPr>
          <w:rFonts w:ascii="Calibri" w:hAnsi="Calibri" w:cs="Calibri"/>
          <w:noProof/>
          <w:sz w:val="20"/>
        </w:rPr>
        <w:t xml:space="preserve">Collateral damage: the impact on outcomes from cancer surgery of the COVID-19 pandemic. Ann Oncol 2020;13:19. </w:t>
      </w:r>
    </w:p>
    <w:p w14:paraId="64B1D34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11. </w:t>
      </w:r>
      <w:r w:rsidRPr="00B44D15">
        <w:rPr>
          <w:rFonts w:ascii="Calibri" w:hAnsi="Calibri" w:cs="Calibri"/>
          <w:noProof/>
          <w:sz w:val="20"/>
        </w:rPr>
        <w:tab/>
      </w:r>
      <w:r w:rsidRPr="00996E02">
        <w:rPr>
          <w:rFonts w:ascii="Calibri" w:hAnsi="Calibri" w:cs="Calibri"/>
          <w:noProof/>
          <w:sz w:val="20"/>
          <w:lang w:val="da-DK"/>
          <w:rPrChange w:id="368" w:author="Lisa Caulley" w:date="2020-06-21T09:58:00Z">
            <w:rPr>
              <w:rFonts w:ascii="Calibri" w:hAnsi="Calibri" w:cs="Calibri"/>
              <w:noProof/>
              <w:sz w:val="20"/>
            </w:rPr>
          </w:rPrChange>
        </w:rPr>
        <w:t xml:space="preserve">Vergano M, Bertolini G, Giannini A, et al. </w:t>
      </w:r>
      <w:r w:rsidRPr="00B44D15">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5036C4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12. </w:t>
      </w:r>
      <w:r w:rsidRPr="00B44D1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3F5D30E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13. </w:t>
      </w:r>
      <w:r w:rsidRPr="00B44D1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7529598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14. </w:t>
      </w:r>
      <w:r w:rsidRPr="00B44D15">
        <w:rPr>
          <w:rFonts w:ascii="Calibri" w:hAnsi="Calibri" w:cs="Calibri"/>
          <w:noProof/>
          <w:sz w:val="20"/>
        </w:rPr>
        <w:tab/>
        <w:t xml:space="preserve">York State Department of Health N. VENTILATOR ALLOCATION GUIDELINES New York State Task Force on Life and the Law New York State Department of Health. 2015. </w:t>
      </w:r>
    </w:p>
    <w:p w14:paraId="4E5D049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15. </w:t>
      </w:r>
      <w:r w:rsidRPr="00B44D1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186A9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16. </w:t>
      </w:r>
      <w:r w:rsidRPr="00B44D15">
        <w:rPr>
          <w:rFonts w:ascii="Calibri" w:hAnsi="Calibri" w:cs="Calibri"/>
          <w:noProof/>
          <w:sz w:val="20"/>
        </w:rPr>
        <w:tab/>
        <w:t xml:space="preserve">Garner RT, Rosen B. Moral Philosophy: A Systematic Introduction to Normative Ethics and Meta-Ethics. New York: Macmillan; 1967. </w:t>
      </w:r>
    </w:p>
    <w:p w14:paraId="0629B18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17. </w:t>
      </w:r>
      <w:r w:rsidRPr="00B44D15">
        <w:rPr>
          <w:rFonts w:ascii="Calibri" w:hAnsi="Calibri" w:cs="Calibri"/>
          <w:noProof/>
          <w:sz w:val="20"/>
        </w:rPr>
        <w:tab/>
      </w:r>
      <w:r w:rsidRPr="00996E02">
        <w:rPr>
          <w:rFonts w:ascii="Calibri" w:hAnsi="Calibri" w:cs="Calibri"/>
          <w:noProof/>
          <w:sz w:val="20"/>
          <w:lang w:val="da-DK"/>
          <w:rPrChange w:id="369" w:author="Lisa Caulley" w:date="2020-06-21T09:58:00Z">
            <w:rPr>
              <w:rFonts w:ascii="Calibri" w:hAnsi="Calibri" w:cs="Calibri"/>
              <w:noProof/>
              <w:sz w:val="20"/>
            </w:rPr>
          </w:rPrChange>
        </w:rPr>
        <w:t xml:space="preserve">Qadan M, Hong TS, Tanabe KK, Ryan DP, Lillemoe KD. </w:t>
      </w:r>
      <w:r w:rsidRPr="00B44D15">
        <w:rPr>
          <w:rFonts w:ascii="Calibri" w:hAnsi="Calibri" w:cs="Calibri"/>
          <w:noProof/>
          <w:sz w:val="20"/>
        </w:rPr>
        <w:t xml:space="preserve">A Multidisciplinary Team Approach for Triage of Elective Cancer Surgery at the Massachusetts General Hospital During the Novel Coronavirus COVID-19 Outbreak. Ann Surg 2020;1. </w:t>
      </w:r>
    </w:p>
    <w:p w14:paraId="088CCFB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18. </w:t>
      </w:r>
      <w:r w:rsidRPr="00B44D1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1D09EF2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19. </w:t>
      </w:r>
      <w:r w:rsidRPr="00B44D15">
        <w:rPr>
          <w:rFonts w:ascii="Calibri" w:hAnsi="Calibri" w:cs="Calibri"/>
          <w:noProof/>
          <w:sz w:val="20"/>
        </w:rPr>
        <w:tab/>
        <w:t>Kankersoorten - IKNL [Internet]. [cited 2020 May 19];Available from: https://iknl.nl/kankersoorten</w:t>
      </w:r>
    </w:p>
    <w:p w14:paraId="2129A50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20. </w:t>
      </w:r>
      <w:r w:rsidRPr="00B44D15">
        <w:rPr>
          <w:rFonts w:ascii="Calibri" w:hAnsi="Calibri" w:cs="Calibri"/>
          <w:noProof/>
          <w:sz w:val="20"/>
        </w:rPr>
        <w:tab/>
        <w:t>NHR [Internet]. [cited 2020 May 19];Available from: https://nederlandsehartregistratie.nl/</w:t>
      </w:r>
    </w:p>
    <w:p w14:paraId="55ACFE4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21. </w:t>
      </w:r>
      <w:r w:rsidRPr="008A122F">
        <w:rPr>
          <w:rFonts w:ascii="Calibri" w:hAnsi="Calibri" w:cs="Calibri"/>
          <w:noProof/>
          <w:sz w:val="20"/>
          <w:lang w:val="nl-NL"/>
        </w:rPr>
        <w:tab/>
        <w:t xml:space="preserve">CBS. Sterftekansen naar leeftijd, geslacht, opleidingsniveau [Internet]. </w:t>
      </w:r>
      <w:r w:rsidRPr="00B44D15">
        <w:rPr>
          <w:rFonts w:ascii="Calibri" w:hAnsi="Calibri" w:cs="Calibri"/>
          <w:noProof/>
          <w:sz w:val="20"/>
        </w:rPr>
        <w:t>[cited 2020 May 19];Available from: https://www.cbs.nl/nl-nl/maatwerk/2017/23/sterftekansen-naar-leeftijd-geslacht-opleidingsniveau</w:t>
      </w:r>
    </w:p>
    <w:p w14:paraId="68A3792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22. </w:t>
      </w:r>
      <w:r w:rsidRPr="00B44D15">
        <w:rPr>
          <w:rFonts w:ascii="Calibri" w:hAnsi="Calibri" w:cs="Calibri"/>
          <w:noProof/>
          <w:sz w:val="20"/>
        </w:rPr>
        <w:tab/>
        <w:t xml:space="preserve">Hunink M, Mc E, Glasziou P, Elstein A. Decision Making in Health and Medicine: Integrating Evidence </w:t>
      </w:r>
      <w:r w:rsidRPr="00B44D15">
        <w:rPr>
          <w:rFonts w:ascii="Calibri" w:hAnsi="Calibri" w:cs="Calibri"/>
          <w:noProof/>
          <w:sz w:val="20"/>
        </w:rPr>
        <w:lastRenderedPageBreak/>
        <w:t>and Values [Internet]. 2nd ed. Cambridge: Cambridge University Press; 2003 [cited 2020 May 19]. Available from: http://www.cambridge.org</w:t>
      </w:r>
    </w:p>
    <w:p w14:paraId="626BB01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23. </w:t>
      </w:r>
      <w:r w:rsidRPr="00B44D1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584E99C0"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24. </w:t>
      </w:r>
      <w:r w:rsidRPr="00B44D15">
        <w:rPr>
          <w:rFonts w:ascii="Calibri" w:hAnsi="Calibri" w:cs="Calibri"/>
          <w:noProof/>
          <w:sz w:val="20"/>
        </w:rPr>
        <w:tab/>
        <w:t>General Guidance for DALYs calculation [Internet]. [cited 2020 May 19]. Available from: https://montagu.vaccineimpact.org/contribution/resources/c978e5a1acf6a502679c92200e78ef61.pdf</w:t>
      </w:r>
    </w:p>
    <w:p w14:paraId="5A6D343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25. </w:t>
      </w:r>
      <w:r w:rsidRPr="00B44D15">
        <w:rPr>
          <w:rFonts w:ascii="Calibri" w:hAnsi="Calibri" w:cs="Calibri"/>
          <w:noProof/>
          <w:sz w:val="20"/>
        </w:rPr>
        <w:tab/>
        <w:t>Disability-adjusted life years (DALYs) [Internet]. [cited 2020 May 19];Available from: https://www.who.int/data/gho/indicator-metadata-registry/imr-details/158</w:t>
      </w:r>
    </w:p>
    <w:p w14:paraId="2A78F72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26. </w:t>
      </w:r>
      <w:r w:rsidRPr="00B44D1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7DAF40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27. </w:t>
      </w:r>
      <w:r w:rsidRPr="008A122F">
        <w:rPr>
          <w:rFonts w:ascii="Calibri" w:hAnsi="Calibri" w:cs="Calibri"/>
          <w:noProof/>
          <w:sz w:val="20"/>
          <w:lang w:val="nl-NL"/>
        </w:rPr>
        <w:tab/>
        <w:t xml:space="preserve">Siebert U, Alagoz O, Bayoumi AM, et al. </w:t>
      </w:r>
      <w:r w:rsidRPr="00B44D15">
        <w:rPr>
          <w:rFonts w:ascii="Calibri" w:hAnsi="Calibri" w:cs="Calibri"/>
          <w:noProof/>
          <w:sz w:val="20"/>
        </w:rPr>
        <w:t>State-Transition Modeling: A Report of the ISPOR-SMDM Modeling Good Research Practices Task Force-3. Value Heal [Internet] 2012;15(6):812–20. Available from: http://eprints.gla.ac.uk/73437/</w:t>
      </w:r>
    </w:p>
    <w:p w14:paraId="475CA98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28. </w:t>
      </w:r>
      <w:r w:rsidRPr="00B44D1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48E0CA3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29. </w:t>
      </w:r>
      <w:r w:rsidRPr="00B44D1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2BA1A2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30. </w:t>
      </w:r>
      <w:r w:rsidRPr="00B44D15">
        <w:rPr>
          <w:rFonts w:ascii="Calibri" w:hAnsi="Calibri" w:cs="Calibri"/>
          <w:noProof/>
          <w:sz w:val="20"/>
        </w:rPr>
        <w:tab/>
        <w:t>Torgerson DJ, Raftery J. Economic notes. Discounting. BMJ [Internet] 1999;319(7214):914–5. Available from: http://www.ncbi.nlm.nih.gov/pubmed/10506056</w:t>
      </w:r>
    </w:p>
    <w:p w14:paraId="6889841C"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31. </w:t>
      </w:r>
      <w:r w:rsidRPr="008A122F">
        <w:rPr>
          <w:rFonts w:ascii="Calibri" w:hAnsi="Calibri" w:cs="Calibri"/>
          <w:noProof/>
          <w:sz w:val="20"/>
          <w:lang w:val="nl-NL"/>
        </w:rPr>
        <w:tab/>
        <w:t>Zorginstituut Nederland. Richtlijn voor het uitvoeren van economische evaluaties in de gezondheidszorg. 2016;</w:t>
      </w:r>
    </w:p>
    <w:p w14:paraId="7E9E067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32. </w:t>
      </w:r>
      <w:r w:rsidRPr="008A122F">
        <w:rPr>
          <w:rFonts w:ascii="Calibri" w:hAnsi="Calibri" w:cs="Calibri"/>
          <w:noProof/>
          <w:sz w:val="20"/>
          <w:lang w:val="nl-NL"/>
        </w:rPr>
        <w:tab/>
        <w:t xml:space="preserve">Zorginstituut Nederland. Richtlijn voor het uitvoeren van economische evaluaties in de gezondheidszorg. </w:t>
      </w:r>
      <w:r w:rsidRPr="00B44D15">
        <w:rPr>
          <w:rFonts w:ascii="Calibri" w:hAnsi="Calibri" w:cs="Calibri"/>
          <w:noProof/>
          <w:sz w:val="20"/>
        </w:rPr>
        <w:t xml:space="preserve">2016. </w:t>
      </w:r>
    </w:p>
    <w:p w14:paraId="0F6A79A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33. </w:t>
      </w:r>
      <w:r w:rsidRPr="00B44D15">
        <w:rPr>
          <w:rFonts w:ascii="Calibri" w:hAnsi="Calibri" w:cs="Calibri"/>
          <w:noProof/>
          <w:sz w:val="20"/>
        </w:rPr>
        <w:tab/>
        <w:t>Husereau D, Drummond M, Petrou S, et al. Consolidated Health Economic Evaluation Reporting Standards (CHEERS) statement. Eur J Heal Econ 2013;</w:t>
      </w:r>
    </w:p>
    <w:p w14:paraId="02C958D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34. </w:t>
      </w:r>
      <w:r w:rsidRPr="00B44D15">
        <w:rPr>
          <w:rFonts w:ascii="Calibri" w:hAnsi="Calibri" w:cs="Calibri"/>
          <w:noProof/>
          <w:sz w:val="20"/>
        </w:rPr>
        <w:tab/>
        <w:t>R Core Team. R: A language and Environment for Statistical Computing. 2013;</w:t>
      </w:r>
    </w:p>
    <w:p w14:paraId="0161851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35. </w:t>
      </w:r>
      <w:r w:rsidRPr="00B44D1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153BDFE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36. </w:t>
      </w:r>
      <w:r w:rsidRPr="00B44D15">
        <w:rPr>
          <w:rFonts w:ascii="Calibri" w:hAnsi="Calibri" w:cs="Calibri"/>
          <w:noProof/>
          <w:sz w:val="20"/>
        </w:rPr>
        <w:tab/>
      </w:r>
      <w:r w:rsidRPr="00996E02">
        <w:rPr>
          <w:rFonts w:ascii="Calibri" w:hAnsi="Calibri" w:cs="Calibri"/>
          <w:noProof/>
          <w:sz w:val="20"/>
          <w:lang w:val="da-DK"/>
          <w:rPrChange w:id="370" w:author="Lisa Caulley" w:date="2020-06-21T09:58:00Z">
            <w:rPr>
              <w:rFonts w:ascii="Calibri" w:hAnsi="Calibri" w:cs="Calibri"/>
              <w:noProof/>
              <w:sz w:val="20"/>
            </w:rPr>
          </w:rPrChange>
        </w:rPr>
        <w:t xml:space="preserve">Alarid-Escudero F, Krijkamp EM, Pechlivanoglou P, et al. </w:t>
      </w:r>
      <w:r w:rsidRPr="00B44D15">
        <w:rPr>
          <w:rFonts w:ascii="Calibri" w:hAnsi="Calibri" w:cs="Calibri"/>
          <w:noProof/>
          <w:sz w:val="20"/>
        </w:rPr>
        <w:t xml:space="preserve">A Need for Change! A Coding Framework for Improving Transparency in Decision Modeling. Pharmacoeconomics 2019;37(11):1329–39. </w:t>
      </w:r>
    </w:p>
    <w:p w14:paraId="3508BCB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37. </w:t>
      </w:r>
      <w:r w:rsidRPr="00B44D15">
        <w:rPr>
          <w:rFonts w:ascii="Calibri" w:hAnsi="Calibri" w:cs="Calibri"/>
          <w:noProof/>
          <w:sz w:val="20"/>
        </w:rPr>
        <w:tab/>
        <w:t>Salomon JA, Haagsma JA, Davis A, et al. Disability weights for the Global Burden of Disease 2013 study [Internet]. 2015 [cited 2020 May 14]. Available from: www.thelancet.com/lancetgh</w:t>
      </w:r>
    </w:p>
    <w:p w14:paraId="2B3D44A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38. </w:t>
      </w:r>
      <w:r w:rsidRPr="00B44D15">
        <w:rPr>
          <w:rFonts w:ascii="Calibri" w:hAnsi="Calibri" w:cs="Calibri"/>
          <w:noProof/>
          <w:sz w:val="20"/>
        </w:rPr>
        <w:tab/>
        <w:t>Chen EY, Mayo SC, Sutton T, et al. Effect of Time to Surgery of Colorectal Liver Metastases on Survival. J Gastrointest Cancer 2020;</w:t>
      </w:r>
    </w:p>
    <w:p w14:paraId="687EB9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39. </w:t>
      </w:r>
      <w:r w:rsidRPr="00B44D15">
        <w:rPr>
          <w:rFonts w:ascii="Calibri" w:hAnsi="Calibri" w:cs="Calibri"/>
          <w:noProof/>
          <w:sz w:val="20"/>
        </w:rPr>
        <w:tab/>
      </w:r>
      <w:r w:rsidRPr="00996E02">
        <w:rPr>
          <w:rFonts w:ascii="Calibri" w:hAnsi="Calibri" w:cs="Calibri"/>
          <w:noProof/>
          <w:sz w:val="20"/>
          <w:lang w:val="da-DK"/>
          <w:rPrChange w:id="371" w:author="Lisa Caulley" w:date="2020-06-21T09:58:00Z">
            <w:rPr>
              <w:rFonts w:ascii="Calibri" w:hAnsi="Calibri" w:cs="Calibri"/>
              <w:noProof/>
              <w:sz w:val="20"/>
            </w:rPr>
          </w:rPrChange>
        </w:rPr>
        <w:t xml:space="preserve">Yusuf S, Zucker D, Passamani E, et al. </w:t>
      </w:r>
      <w:r w:rsidRPr="00B44D15">
        <w:rPr>
          <w:rFonts w:ascii="Calibri" w:hAnsi="Calibri" w:cs="Calibri"/>
          <w:noProof/>
          <w:sz w:val="20"/>
        </w:rPr>
        <w:t xml:space="preserve">Effect of coronary artery bypass graft surgery on survival: overview of 10-year results from randomised trials by the Coronary Artery Bypass Graft Surgery Trialists Collaboration. Lancet 1994;344(8922):563–70. </w:t>
      </w:r>
    </w:p>
    <w:p w14:paraId="60A78A8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40. </w:t>
      </w:r>
      <w:r w:rsidRPr="00B44D15">
        <w:rPr>
          <w:rFonts w:ascii="Calibri" w:hAnsi="Calibri" w:cs="Calibri"/>
          <w:noProof/>
          <w:sz w:val="20"/>
        </w:rPr>
        <w:tab/>
      </w:r>
      <w:r w:rsidRPr="00996E02">
        <w:rPr>
          <w:rFonts w:ascii="Calibri" w:hAnsi="Calibri" w:cs="Calibri"/>
          <w:noProof/>
          <w:sz w:val="20"/>
          <w:lang w:val="da-DK"/>
          <w:rPrChange w:id="372" w:author="Lisa Caulley" w:date="2020-06-21T09:58:00Z">
            <w:rPr>
              <w:rFonts w:ascii="Calibri" w:hAnsi="Calibri" w:cs="Calibri"/>
              <w:noProof/>
              <w:sz w:val="20"/>
            </w:rPr>
          </w:rPrChange>
        </w:rPr>
        <w:t xml:space="preserve">Noorbakhsh A, Tang JA, Marcus LP, et al. </w:t>
      </w:r>
      <w:r w:rsidRPr="00B44D15">
        <w:rPr>
          <w:rFonts w:ascii="Calibri" w:hAnsi="Calibri" w:cs="Calibri"/>
          <w:noProof/>
          <w:sz w:val="20"/>
        </w:rPr>
        <w:t xml:space="preserve">Gross-total resection outcomes in an elderly population with glioblastoma: A SEER-based analysis. Clinical article. J Neurosurg 2014;120(1):31–9. </w:t>
      </w:r>
    </w:p>
    <w:p w14:paraId="167A503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41. </w:t>
      </w:r>
      <w:r w:rsidRPr="00B44D15">
        <w:rPr>
          <w:rFonts w:ascii="Calibri" w:hAnsi="Calibri" w:cs="Calibri"/>
          <w:noProof/>
          <w:sz w:val="20"/>
        </w:rPr>
        <w:tab/>
      </w:r>
      <w:r w:rsidRPr="00996E02">
        <w:rPr>
          <w:rFonts w:ascii="Calibri" w:hAnsi="Calibri" w:cs="Calibri"/>
          <w:noProof/>
          <w:sz w:val="20"/>
          <w:lang w:val="da-DK"/>
          <w:rPrChange w:id="373" w:author="Lisa Caulley" w:date="2020-06-21T09:58:00Z">
            <w:rPr>
              <w:rFonts w:ascii="Calibri" w:hAnsi="Calibri" w:cs="Calibri"/>
              <w:noProof/>
              <w:sz w:val="20"/>
            </w:rPr>
          </w:rPrChange>
        </w:rPr>
        <w:t xml:space="preserve">Nakano R, Ohira M, Kobayashi T, et al. </w:t>
      </w:r>
      <w:r w:rsidRPr="00B44D15">
        <w:rPr>
          <w:rFonts w:ascii="Calibri" w:hAnsi="Calibri" w:cs="Calibri"/>
          <w:noProof/>
          <w:sz w:val="20"/>
        </w:rPr>
        <w:t xml:space="preserve">Hepatectomy versus stereotactic body radiotherapy for primary early hepatocellular carcinoma: A propensity-matched analysis in a single institution. Surg (United States) 2018;164(2):219–26. </w:t>
      </w:r>
    </w:p>
    <w:p w14:paraId="6D63E20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42. </w:t>
      </w:r>
      <w:r w:rsidRPr="00B44D15">
        <w:rPr>
          <w:rFonts w:ascii="Calibri" w:hAnsi="Calibri" w:cs="Calibri"/>
          <w:noProof/>
          <w:sz w:val="20"/>
        </w:rPr>
        <w:tab/>
      </w:r>
      <w:r w:rsidRPr="00996E02">
        <w:rPr>
          <w:rFonts w:ascii="Calibri" w:hAnsi="Calibri" w:cs="Calibri"/>
          <w:noProof/>
          <w:sz w:val="20"/>
          <w:lang w:val="da-DK"/>
          <w:rPrChange w:id="374" w:author="Lisa Caulley" w:date="2020-06-21T09:58:00Z">
            <w:rPr>
              <w:rFonts w:ascii="Calibri" w:hAnsi="Calibri" w:cs="Calibri"/>
              <w:noProof/>
              <w:sz w:val="20"/>
            </w:rPr>
          </w:rPrChange>
        </w:rPr>
        <w:t xml:space="preserve">Lee JN, Kwon SY, Choi GS, et al. </w:t>
      </w:r>
      <w:r w:rsidRPr="00B44D15">
        <w:rPr>
          <w:rFonts w:ascii="Calibri" w:hAnsi="Calibri" w:cs="Calibri"/>
          <w:noProof/>
          <w:sz w:val="20"/>
        </w:rPr>
        <w:t xml:space="preserve">Impact of surgical wait time on oncologic outcomes in upper urinary tract urothelial carcinoma. J Surg Oncol 2014;110(4):468–75. </w:t>
      </w:r>
    </w:p>
    <w:p w14:paraId="2BE44D5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43. </w:t>
      </w:r>
      <w:r w:rsidRPr="00B44D15">
        <w:rPr>
          <w:rFonts w:ascii="Calibri" w:hAnsi="Calibri" w:cs="Calibri"/>
          <w:noProof/>
          <w:sz w:val="20"/>
        </w:rPr>
        <w:tab/>
      </w:r>
      <w:r w:rsidRPr="00996E02">
        <w:rPr>
          <w:rFonts w:ascii="Calibri" w:hAnsi="Calibri" w:cs="Calibri"/>
          <w:noProof/>
          <w:sz w:val="20"/>
          <w:lang w:val="da-DK"/>
          <w:rPrChange w:id="375" w:author="Lisa Caulley" w:date="2020-06-21T09:58:00Z">
            <w:rPr>
              <w:rFonts w:ascii="Calibri" w:hAnsi="Calibri" w:cs="Calibri"/>
              <w:noProof/>
              <w:sz w:val="20"/>
            </w:rPr>
          </w:rPrChange>
        </w:rPr>
        <w:t xml:space="preserve">Lim C, Bhangui P, Salloum C, et al. </w:t>
      </w:r>
      <w:r w:rsidRPr="00B44D15">
        <w:rPr>
          <w:rFonts w:ascii="Calibri" w:hAnsi="Calibri" w:cs="Calibri"/>
          <w:noProof/>
          <w:sz w:val="20"/>
        </w:rPr>
        <w:t xml:space="preserve">Impact of time to surgery in the outcome of patients with liver resection for BCLC 0-A stage hepatocellular carcinoma. J Hepatol 2018;68(1):100–8. </w:t>
      </w:r>
    </w:p>
    <w:p w14:paraId="7078C29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lastRenderedPageBreak/>
        <w:t xml:space="preserve">44. </w:t>
      </w:r>
      <w:r w:rsidRPr="00B44D1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63CF45CC" w14:textId="77777777" w:rsidR="00B44D15" w:rsidRPr="00996E02" w:rsidRDefault="00B44D15" w:rsidP="00B44D15">
      <w:pPr>
        <w:widowControl w:val="0"/>
        <w:autoSpaceDE w:val="0"/>
        <w:autoSpaceDN w:val="0"/>
        <w:adjustRightInd w:val="0"/>
        <w:spacing w:before="40"/>
        <w:ind w:left="640" w:hanging="640"/>
        <w:rPr>
          <w:rFonts w:ascii="Calibri" w:hAnsi="Calibri" w:cs="Calibri"/>
          <w:noProof/>
          <w:sz w:val="20"/>
          <w:lang w:val="da-DK"/>
          <w:rPrChange w:id="376" w:author="Lisa Caulley" w:date="2020-06-21T09:58:00Z">
            <w:rPr>
              <w:rFonts w:ascii="Calibri" w:hAnsi="Calibri" w:cs="Calibri"/>
              <w:noProof/>
              <w:sz w:val="20"/>
            </w:rPr>
          </w:rPrChange>
        </w:rPr>
      </w:pPr>
      <w:r w:rsidRPr="00B44D15">
        <w:rPr>
          <w:rFonts w:ascii="Calibri" w:hAnsi="Calibri" w:cs="Calibri"/>
          <w:noProof/>
          <w:sz w:val="20"/>
        </w:rPr>
        <w:t xml:space="preserve">45. </w:t>
      </w:r>
      <w:r w:rsidRPr="00B44D15">
        <w:rPr>
          <w:rFonts w:ascii="Calibri" w:hAnsi="Calibri" w:cs="Calibri"/>
          <w:noProof/>
          <w:sz w:val="20"/>
        </w:rPr>
        <w:tab/>
        <w:t xml:space="preserve">Scott SWM, Batchelder AJ, Kirkbride D, Naylor AR, Thompson JP. Late Survival in Nonoperated Patients with Infrarenal Abdominal Aortic Aneurysm. </w:t>
      </w:r>
      <w:r w:rsidRPr="00996E02">
        <w:rPr>
          <w:rFonts w:ascii="Calibri" w:hAnsi="Calibri" w:cs="Calibri"/>
          <w:noProof/>
          <w:sz w:val="20"/>
          <w:lang w:val="da-DK"/>
          <w:rPrChange w:id="377" w:author="Lisa Caulley" w:date="2020-06-21T09:58:00Z">
            <w:rPr>
              <w:rFonts w:ascii="Calibri" w:hAnsi="Calibri" w:cs="Calibri"/>
              <w:noProof/>
              <w:sz w:val="20"/>
            </w:rPr>
          </w:rPrChange>
        </w:rPr>
        <w:t xml:space="preserve">Eur J Vasc Endovasc Surg 2016;52(4):444–9. </w:t>
      </w:r>
    </w:p>
    <w:p w14:paraId="21B57CA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996E02">
        <w:rPr>
          <w:rFonts w:ascii="Calibri" w:hAnsi="Calibri" w:cs="Calibri"/>
          <w:noProof/>
          <w:sz w:val="20"/>
          <w:lang w:val="da-DK"/>
          <w:rPrChange w:id="378" w:author="Lisa Caulley" w:date="2020-06-21T09:58:00Z">
            <w:rPr>
              <w:rFonts w:ascii="Calibri" w:hAnsi="Calibri" w:cs="Calibri"/>
              <w:noProof/>
              <w:sz w:val="20"/>
            </w:rPr>
          </w:rPrChange>
        </w:rPr>
        <w:t xml:space="preserve">46. </w:t>
      </w:r>
      <w:r w:rsidRPr="00996E02">
        <w:rPr>
          <w:rFonts w:ascii="Calibri" w:hAnsi="Calibri" w:cs="Calibri"/>
          <w:noProof/>
          <w:sz w:val="20"/>
          <w:lang w:val="da-DK"/>
          <w:rPrChange w:id="379" w:author="Lisa Caulley" w:date="2020-06-21T09:58:00Z">
            <w:rPr>
              <w:rFonts w:ascii="Calibri" w:hAnsi="Calibri" w:cs="Calibri"/>
              <w:noProof/>
              <w:sz w:val="20"/>
            </w:rPr>
          </w:rPrChange>
        </w:rPr>
        <w:tab/>
        <w:t xml:space="preserve">Nyboe C, Karunanithi Z, Nielsen-Kudsk JE, Hjortdal VE. </w:t>
      </w:r>
      <w:r w:rsidRPr="00B44D15">
        <w:rPr>
          <w:rFonts w:ascii="Calibri" w:hAnsi="Calibri" w:cs="Calibri"/>
          <w:noProof/>
          <w:sz w:val="20"/>
        </w:rPr>
        <w:t>Long-term mortality in patients with atrial septal defect: a nationwide cohort-study. [cited 2020 May 19];Available from: https://academic.oup.com/eurheartj/article-abstract/39/12/993/4675086</w:t>
      </w:r>
    </w:p>
    <w:p w14:paraId="4A7BC877" w14:textId="77777777" w:rsidR="00B44D15" w:rsidRPr="00996E02" w:rsidRDefault="00B44D15" w:rsidP="00B44D15">
      <w:pPr>
        <w:widowControl w:val="0"/>
        <w:autoSpaceDE w:val="0"/>
        <w:autoSpaceDN w:val="0"/>
        <w:adjustRightInd w:val="0"/>
        <w:spacing w:before="40"/>
        <w:ind w:left="640" w:hanging="640"/>
        <w:rPr>
          <w:rFonts w:ascii="Calibri" w:hAnsi="Calibri" w:cs="Calibri"/>
          <w:noProof/>
          <w:sz w:val="20"/>
          <w:lang w:val="da-DK"/>
          <w:rPrChange w:id="380" w:author="Lisa Caulley" w:date="2020-06-21T09:58:00Z">
            <w:rPr>
              <w:rFonts w:ascii="Calibri" w:hAnsi="Calibri" w:cs="Calibri"/>
              <w:noProof/>
              <w:sz w:val="20"/>
            </w:rPr>
          </w:rPrChange>
        </w:rPr>
      </w:pPr>
      <w:r w:rsidRPr="00B44D15">
        <w:rPr>
          <w:rFonts w:ascii="Calibri" w:hAnsi="Calibri" w:cs="Calibri"/>
          <w:noProof/>
          <w:sz w:val="20"/>
        </w:rPr>
        <w:t xml:space="preserve">47. </w:t>
      </w:r>
      <w:r w:rsidRPr="00B44D1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w:t>
      </w:r>
      <w:r w:rsidRPr="00996E02">
        <w:rPr>
          <w:rFonts w:ascii="Calibri" w:hAnsi="Calibri" w:cs="Calibri"/>
          <w:noProof/>
          <w:sz w:val="20"/>
          <w:lang w:val="da-DK"/>
          <w:rPrChange w:id="381" w:author="Lisa Caulley" w:date="2020-06-21T09:58:00Z">
            <w:rPr>
              <w:rFonts w:ascii="Calibri" w:hAnsi="Calibri" w:cs="Calibri"/>
              <w:noProof/>
              <w:sz w:val="20"/>
            </w:rPr>
          </w:rPrChange>
        </w:rPr>
        <w:t xml:space="preserve">Medicine (Baltimore) 2019;98(44):e17552. </w:t>
      </w:r>
    </w:p>
    <w:p w14:paraId="09C6671C"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996E02">
        <w:rPr>
          <w:rFonts w:ascii="Calibri" w:hAnsi="Calibri" w:cs="Calibri"/>
          <w:noProof/>
          <w:sz w:val="20"/>
          <w:lang w:val="da-DK"/>
          <w:rPrChange w:id="382" w:author="Lisa Caulley" w:date="2020-06-21T09:58:00Z">
            <w:rPr>
              <w:rFonts w:ascii="Calibri" w:hAnsi="Calibri" w:cs="Calibri"/>
              <w:noProof/>
              <w:sz w:val="20"/>
            </w:rPr>
          </w:rPrChange>
        </w:rPr>
        <w:t xml:space="preserve">48. </w:t>
      </w:r>
      <w:r w:rsidRPr="00996E02">
        <w:rPr>
          <w:rFonts w:ascii="Calibri" w:hAnsi="Calibri" w:cs="Calibri"/>
          <w:noProof/>
          <w:sz w:val="20"/>
          <w:lang w:val="da-DK"/>
          <w:rPrChange w:id="383" w:author="Lisa Caulley" w:date="2020-06-21T09:58:00Z">
            <w:rPr>
              <w:rFonts w:ascii="Calibri" w:hAnsi="Calibri" w:cs="Calibri"/>
              <w:noProof/>
              <w:sz w:val="20"/>
            </w:rPr>
          </w:rPrChange>
        </w:rPr>
        <w:tab/>
        <w:t xml:space="preserve">Brewster DC, Jones JE, Chung TK, et al. </w:t>
      </w:r>
      <w:r w:rsidRPr="00B44D15">
        <w:rPr>
          <w:rFonts w:ascii="Calibri" w:hAnsi="Calibri" w:cs="Calibri"/>
          <w:noProof/>
          <w:sz w:val="20"/>
        </w:rPr>
        <w:t xml:space="preserve">Long-term outcomes after endovascular abdominal aortic aneurysm repair: The First Decade. Ann. Surg. 2006;244(3):426–36. </w:t>
      </w:r>
    </w:p>
    <w:p w14:paraId="1B6E438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49. </w:t>
      </w:r>
      <w:r w:rsidRPr="00B44D1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7021B89B"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50. </w:t>
      </w:r>
      <w:r w:rsidRPr="00B44D15">
        <w:rPr>
          <w:rFonts w:ascii="Calibri" w:hAnsi="Calibri" w:cs="Calibri"/>
          <w:noProof/>
          <w:sz w:val="20"/>
        </w:rPr>
        <w:tab/>
        <w:t xml:space="preserve">Rose EA, Gelijns AC, Moskowitz AJ, et al. Long-term use of a left ventricular assist device for end-stage heart failure. </w:t>
      </w:r>
      <w:r w:rsidRPr="008A122F">
        <w:rPr>
          <w:rFonts w:ascii="Calibri" w:hAnsi="Calibri" w:cs="Calibri"/>
          <w:noProof/>
          <w:sz w:val="20"/>
          <w:lang w:val="nl-NL"/>
        </w:rPr>
        <w:t xml:space="preserve">N Engl J Med 2001;345(20):1435–43. </w:t>
      </w:r>
    </w:p>
    <w:p w14:paraId="58B40A58"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8A122F">
        <w:rPr>
          <w:rFonts w:ascii="Calibri" w:hAnsi="Calibri" w:cs="Calibri"/>
          <w:noProof/>
          <w:sz w:val="20"/>
          <w:lang w:val="nl-NL"/>
        </w:rPr>
        <w:t xml:space="preserve">51. </w:t>
      </w:r>
      <w:r w:rsidRPr="008A122F">
        <w:rPr>
          <w:rFonts w:ascii="Calibri" w:hAnsi="Calibri" w:cs="Calibri"/>
          <w:noProof/>
          <w:sz w:val="20"/>
          <w:lang w:val="nl-NL"/>
        </w:rPr>
        <w:tab/>
        <w:t xml:space="preserve">Mazzone E, Preisser F, Nazzani S, et al. </w:t>
      </w:r>
      <w:r w:rsidRPr="00B44D15">
        <w:rPr>
          <w:rFonts w:ascii="Calibri" w:hAnsi="Calibri" w:cs="Calibri"/>
          <w:noProof/>
          <w:sz w:val="20"/>
        </w:rPr>
        <w:t xml:space="preserve">More Extensive Lymph Node Dissection Improves Survival Benefit of Radical Cystectomy in Metastatic Urothelial Carcinoma of the Bladder. </w:t>
      </w:r>
      <w:r w:rsidRPr="008A122F">
        <w:rPr>
          <w:rFonts w:ascii="Calibri" w:hAnsi="Calibri" w:cs="Calibri"/>
          <w:noProof/>
          <w:sz w:val="20"/>
          <w:lang w:val="nl-NL"/>
        </w:rPr>
        <w:t xml:space="preserve">Clin Genitourin Cancer 2019;17(2):105-113.e2. </w:t>
      </w:r>
    </w:p>
    <w:p w14:paraId="0DFDAB8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52. </w:t>
      </w:r>
      <w:r w:rsidRPr="008A122F">
        <w:rPr>
          <w:rFonts w:ascii="Calibri" w:hAnsi="Calibri" w:cs="Calibri"/>
          <w:noProof/>
          <w:sz w:val="20"/>
          <w:lang w:val="nl-NL"/>
        </w:rPr>
        <w:tab/>
        <w:t xml:space="preserve">Kann BH, Verma V, Stahl JM, et al. </w:t>
      </w:r>
      <w:r w:rsidRPr="00B44D15">
        <w:rPr>
          <w:rFonts w:ascii="Calibri" w:hAnsi="Calibri" w:cs="Calibri"/>
          <w:noProof/>
          <w:sz w:val="20"/>
        </w:rPr>
        <w:t xml:space="preserve">Multi-institutional analysis of stereotactic body radiation therapy for operable early-stage non-small cell lung carcinoma. Radiother Oncol 2019;134:44–9. </w:t>
      </w:r>
    </w:p>
    <w:p w14:paraId="57A97663"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53. </w:t>
      </w:r>
      <w:r w:rsidRPr="00B44D1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1B2F9DD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54. </w:t>
      </w:r>
      <w:r w:rsidRPr="00B44D15">
        <w:rPr>
          <w:rFonts w:ascii="Calibri" w:hAnsi="Calibri" w:cs="Calibri"/>
          <w:noProof/>
          <w:sz w:val="20"/>
        </w:rPr>
        <w:tab/>
        <w:t xml:space="preserve">Shalowitz DI, Epstein AJ, Ko EM, Giuntoli RL. Non-surgical management of ovarian cancer: Prevalence and implications. Gynecol Oncol 2016;142(1):30–7. </w:t>
      </w:r>
    </w:p>
    <w:p w14:paraId="0CC70DD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55. </w:t>
      </w:r>
      <w:r w:rsidRPr="00B44D1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B6A7E38"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56. </w:t>
      </w:r>
      <w:r w:rsidRPr="00B44D15">
        <w:rPr>
          <w:rFonts w:ascii="Calibri" w:hAnsi="Calibri" w:cs="Calibri"/>
          <w:noProof/>
          <w:sz w:val="20"/>
        </w:rPr>
        <w:tab/>
        <w:t xml:space="preserve">Kim WR, Lake JR, Smith JM, et al. OPTN/SRTR 2016 Annual Data Report: Liver. </w:t>
      </w:r>
      <w:r w:rsidRPr="008A122F">
        <w:rPr>
          <w:rFonts w:ascii="Calibri" w:hAnsi="Calibri" w:cs="Calibri"/>
          <w:noProof/>
          <w:sz w:val="20"/>
          <w:lang w:val="nl-NL"/>
        </w:rPr>
        <w:t xml:space="preserve">Am J Transplant 2018;18:172–253. </w:t>
      </w:r>
    </w:p>
    <w:p w14:paraId="4F78FC0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57. </w:t>
      </w:r>
      <w:r w:rsidRPr="008A122F">
        <w:rPr>
          <w:rFonts w:ascii="Calibri" w:hAnsi="Calibri" w:cs="Calibri"/>
          <w:noProof/>
          <w:sz w:val="20"/>
          <w:lang w:val="nl-NL"/>
        </w:rPr>
        <w:tab/>
        <w:t xml:space="preserve">Muluk SC, Muluk VS, Kelley ME, et al. </w:t>
      </w:r>
      <w:r w:rsidRPr="00B44D15">
        <w:rPr>
          <w:rFonts w:ascii="Calibri" w:hAnsi="Calibri" w:cs="Calibri"/>
          <w:noProof/>
          <w:sz w:val="20"/>
        </w:rPr>
        <w:t xml:space="preserve">Outcome events in patients with claudication: A 15-year study in 2777 patients. J Vasc Surg 2001;33(2):251–8. </w:t>
      </w:r>
    </w:p>
    <w:p w14:paraId="6F68FED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58. </w:t>
      </w:r>
      <w:r w:rsidRPr="00B44D1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A0572B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59. </w:t>
      </w:r>
      <w:r w:rsidRPr="00B44D15">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2E0DE26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60. </w:t>
      </w:r>
      <w:r w:rsidRPr="00B44D15">
        <w:rPr>
          <w:rFonts w:ascii="Calibri" w:hAnsi="Calibri" w:cs="Calibri"/>
          <w:noProof/>
          <w:sz w:val="20"/>
        </w:rPr>
        <w:tab/>
        <w:t xml:space="preserve">Murphy MM, Simons JP, Hill JS, et al. Pancreatic resection: A key component to reducing racial disparities in pancreatic adenocarcinoma. Cancer 2009;115(17):3979–90. </w:t>
      </w:r>
    </w:p>
    <w:p w14:paraId="65B3EED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61. </w:t>
      </w:r>
      <w:r w:rsidRPr="00B44D15">
        <w:rPr>
          <w:rFonts w:ascii="Calibri" w:hAnsi="Calibri" w:cs="Calibri"/>
          <w:noProof/>
          <w:sz w:val="20"/>
        </w:rPr>
        <w:tab/>
        <w:t xml:space="preserve">Mikkola R, Kelahaara J, Heikkinen J, Lahtinen J, Biancari F. Poor late survival after surgical treatment of pleural empyema. World J Surg 2010;34(2):266–71. </w:t>
      </w:r>
    </w:p>
    <w:p w14:paraId="42DEDBB7"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62. </w:t>
      </w:r>
      <w:r w:rsidRPr="00B44D1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7A9FCFF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63. </w:t>
      </w:r>
      <w:r w:rsidRPr="00B44D15">
        <w:rPr>
          <w:rFonts w:ascii="Calibri" w:hAnsi="Calibri" w:cs="Calibri"/>
          <w:noProof/>
          <w:sz w:val="20"/>
        </w:rPr>
        <w:tab/>
        <w:t xml:space="preserve">Piehler JM, Crichlow RW. Primary Carcinoma of the Gallbladder. Arch Surg 1977;112(1):26–30. </w:t>
      </w:r>
    </w:p>
    <w:p w14:paraId="5FFB65A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64. </w:t>
      </w:r>
      <w:r w:rsidRPr="00B44D1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4A773618"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65. </w:t>
      </w:r>
      <w:r w:rsidRPr="00B44D15">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w:t>
      </w:r>
      <w:r w:rsidRPr="00B44D15">
        <w:rPr>
          <w:rFonts w:ascii="Calibri" w:hAnsi="Calibri" w:cs="Calibri"/>
          <w:noProof/>
          <w:sz w:val="20"/>
        </w:rPr>
        <w:lastRenderedPageBreak/>
        <w:t xml:space="preserve">1998;351(9113):1379–87. </w:t>
      </w:r>
    </w:p>
    <w:p w14:paraId="5A6317AD"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66. </w:t>
      </w:r>
      <w:r w:rsidRPr="00B44D15">
        <w:rPr>
          <w:rFonts w:ascii="Calibri" w:hAnsi="Calibri" w:cs="Calibri"/>
          <w:noProof/>
          <w:sz w:val="20"/>
        </w:rPr>
        <w:tab/>
      </w:r>
      <w:r w:rsidRPr="00996E02">
        <w:rPr>
          <w:rFonts w:ascii="Calibri" w:hAnsi="Calibri" w:cs="Calibri"/>
          <w:noProof/>
          <w:sz w:val="20"/>
          <w:lang w:val="da-DK"/>
          <w:rPrChange w:id="384" w:author="Lisa Caulley" w:date="2020-06-21T09:58:00Z">
            <w:rPr>
              <w:rFonts w:ascii="Calibri" w:hAnsi="Calibri" w:cs="Calibri"/>
              <w:noProof/>
              <w:sz w:val="20"/>
            </w:rPr>
          </w:rPrChange>
        </w:rPr>
        <w:t xml:space="preserve">Soran A, Ozmen V, Ozbas S, et al. </w:t>
      </w:r>
      <w:r w:rsidRPr="00B44D15">
        <w:rPr>
          <w:rFonts w:ascii="Calibri" w:hAnsi="Calibri" w:cs="Calibri"/>
          <w:noProof/>
          <w:sz w:val="20"/>
        </w:rPr>
        <w:t xml:space="preserve">Randomized Trial Comparing Resection of Primary Tumor with No Surgery in Stage IV Breast Cancer at Presentation: Protocol MF07-01. Ann Surg Oncol 2018;25(11):3141–9. </w:t>
      </w:r>
    </w:p>
    <w:p w14:paraId="2690235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67. </w:t>
      </w:r>
      <w:r w:rsidRPr="00B44D15">
        <w:rPr>
          <w:rFonts w:ascii="Calibri" w:hAnsi="Calibri" w:cs="Calibri"/>
          <w:noProof/>
          <w:sz w:val="20"/>
        </w:rPr>
        <w:tab/>
        <w:t xml:space="preserve">Ginsberg RJ, Rubinstein L V. Randomized trial of lobectomy versus limited resection for T1 N0 non-small cell lung cancer. Ann Thorac Surg 1995;60(3):615–23. </w:t>
      </w:r>
    </w:p>
    <w:p w14:paraId="02A86BC5"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68. </w:t>
      </w:r>
      <w:r w:rsidRPr="00B44D15">
        <w:rPr>
          <w:rFonts w:ascii="Calibri" w:hAnsi="Calibri" w:cs="Calibri"/>
          <w:noProof/>
          <w:sz w:val="20"/>
        </w:rPr>
        <w:tab/>
      </w:r>
      <w:r w:rsidRPr="00996E02">
        <w:rPr>
          <w:rFonts w:ascii="Calibri" w:hAnsi="Calibri" w:cs="Calibri"/>
          <w:noProof/>
          <w:sz w:val="20"/>
          <w:lang w:val="da-DK"/>
          <w:rPrChange w:id="385" w:author="Lisa Caulley" w:date="2020-06-21T09:58:00Z">
            <w:rPr>
              <w:rFonts w:ascii="Calibri" w:hAnsi="Calibri" w:cs="Calibri"/>
              <w:noProof/>
              <w:sz w:val="20"/>
            </w:rPr>
          </w:rPrChange>
        </w:rPr>
        <w:t xml:space="preserve">Redden MD, Chin TY, van Driel ML. </w:t>
      </w:r>
      <w:r w:rsidRPr="00B44D15">
        <w:rPr>
          <w:rFonts w:ascii="Calibri" w:hAnsi="Calibri" w:cs="Calibri"/>
          <w:noProof/>
          <w:sz w:val="20"/>
        </w:rPr>
        <w:t xml:space="preserve">Surgical versus non-surgical management for pleural empyema. Cochrane Database Syst. Rev. 2017;2017(3). </w:t>
      </w:r>
    </w:p>
    <w:p w14:paraId="123B09A9"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69. </w:t>
      </w:r>
      <w:r w:rsidRPr="00B44D15">
        <w:rPr>
          <w:rFonts w:ascii="Calibri" w:hAnsi="Calibri" w:cs="Calibri"/>
          <w:noProof/>
          <w:sz w:val="20"/>
        </w:rPr>
        <w:tab/>
        <w:t xml:space="preserve">Konstantinides S, Geibel A, Olschewski M, et al. A comparison of surgical and medical therapy for atrial septal defect in adults. </w:t>
      </w:r>
      <w:r w:rsidRPr="008A122F">
        <w:rPr>
          <w:rFonts w:ascii="Calibri" w:hAnsi="Calibri" w:cs="Calibri"/>
          <w:noProof/>
          <w:sz w:val="20"/>
          <w:lang w:val="nl-NL"/>
        </w:rPr>
        <w:t xml:space="preserve">N Engl J Med 1995;333(8):469–73. </w:t>
      </w:r>
    </w:p>
    <w:p w14:paraId="7DEE487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70. </w:t>
      </w:r>
      <w:r w:rsidRPr="008A122F">
        <w:rPr>
          <w:rFonts w:ascii="Calibri" w:hAnsi="Calibri" w:cs="Calibri"/>
          <w:noProof/>
          <w:sz w:val="20"/>
          <w:lang w:val="nl-NL"/>
        </w:rPr>
        <w:tab/>
        <w:t xml:space="preserve">Sørensen VR, Heaf J, Wehberg S, Sørensen SS. </w:t>
      </w:r>
      <w:r w:rsidRPr="00B44D15">
        <w:rPr>
          <w:rFonts w:ascii="Calibri" w:hAnsi="Calibri" w:cs="Calibri"/>
          <w:noProof/>
          <w:sz w:val="20"/>
        </w:rPr>
        <w:t xml:space="preserve">Survival Benefit in Renal Transplantation Despite High Comorbidity. Transplantation 2016;100(10):2160–7. </w:t>
      </w:r>
    </w:p>
    <w:p w14:paraId="3960388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71. </w:t>
      </w:r>
      <w:r w:rsidRPr="00B44D1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3B649D2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72. </w:t>
      </w:r>
      <w:r w:rsidRPr="00B44D1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1DEED24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73. </w:t>
      </w:r>
      <w:r w:rsidRPr="008A122F">
        <w:rPr>
          <w:rFonts w:ascii="Calibri" w:hAnsi="Calibri" w:cs="Calibri"/>
          <w:noProof/>
          <w:sz w:val="20"/>
          <w:lang w:val="nl-NL"/>
        </w:rPr>
        <w:tab/>
        <w:t xml:space="preserve">Stewart JM, Tone AA, Jiang H, et al. </w:t>
      </w:r>
      <w:r w:rsidRPr="00B44D15">
        <w:rPr>
          <w:rFonts w:ascii="Calibri" w:hAnsi="Calibri" w:cs="Calibri"/>
          <w:noProof/>
          <w:sz w:val="20"/>
        </w:rPr>
        <w:t xml:space="preserve">The optimal time for surgery in women with serous ovarian cancer. Can J Surg 2016;59(4):223–32. </w:t>
      </w:r>
    </w:p>
    <w:p w14:paraId="6E054B66"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74. </w:t>
      </w:r>
      <w:r w:rsidRPr="00B44D15">
        <w:rPr>
          <w:rFonts w:ascii="Calibri" w:hAnsi="Calibri" w:cs="Calibri"/>
          <w:noProof/>
          <w:sz w:val="20"/>
        </w:rPr>
        <w:tab/>
        <w:t xml:space="preserve">Davies L, Welch G. Thyroid cancer survival in the United States: Observational data from 1973 to 2005. Arch Otolaryngol - Head Neck Surg 2010;136(5):440–4. </w:t>
      </w:r>
    </w:p>
    <w:p w14:paraId="5C2A79F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75. </w:t>
      </w:r>
      <w:r w:rsidRPr="00B44D15">
        <w:rPr>
          <w:rFonts w:ascii="Calibri" w:hAnsi="Calibri" w:cs="Calibri"/>
          <w:noProof/>
          <w:sz w:val="20"/>
        </w:rPr>
        <w:tab/>
        <w:t xml:space="preserve">Bleicher RJ, Ruth K, Sigurdson ER, et al. Time to surgery and breast cancer survival in the United States. JAMA Oncol 2016;2(3):330–9. </w:t>
      </w:r>
    </w:p>
    <w:p w14:paraId="6495165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76. </w:t>
      </w:r>
      <w:r w:rsidRPr="00B44D1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4687419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77. </w:t>
      </w:r>
      <w:r w:rsidRPr="00B44D15">
        <w:rPr>
          <w:rFonts w:ascii="Calibri" w:hAnsi="Calibri" w:cs="Calibri"/>
          <w:noProof/>
          <w:sz w:val="20"/>
        </w:rPr>
        <w:tab/>
        <w:t>USRDS [Internet]. [cited 2020 May 19];Available from: https://www.usrds.org/2015/view/</w:t>
      </w:r>
    </w:p>
    <w:p w14:paraId="4DEB9E2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78. </w:t>
      </w:r>
      <w:r w:rsidRPr="00B44D1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631F6B1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79. </w:t>
      </w:r>
      <w:r w:rsidRPr="00B44D15">
        <w:rPr>
          <w:rFonts w:ascii="Calibri" w:hAnsi="Calibri" w:cs="Calibri"/>
          <w:noProof/>
          <w:sz w:val="20"/>
        </w:rPr>
        <w:tab/>
        <w:t xml:space="preserve">Chung JH, Lee SH, Kim KT, Jung JS, Son HS, Sun K. Optimal Timing of Thoracoscopic Drainage and Decortication for Empyema. Ann Thorac Surg 2014;97(1):224–9. </w:t>
      </w:r>
    </w:p>
    <w:p w14:paraId="475CA6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80. </w:t>
      </w:r>
      <w:r w:rsidRPr="00B44D15">
        <w:rPr>
          <w:rFonts w:ascii="Calibri" w:hAnsi="Calibri" w:cs="Calibri"/>
          <w:noProof/>
          <w:sz w:val="20"/>
        </w:rPr>
        <w:tab/>
      </w:r>
      <w:r w:rsidRPr="00996E02">
        <w:rPr>
          <w:rFonts w:ascii="Calibri" w:hAnsi="Calibri" w:cs="Calibri"/>
          <w:noProof/>
          <w:sz w:val="20"/>
          <w:lang w:val="da-DK"/>
          <w:rPrChange w:id="386" w:author="Lisa Caulley" w:date="2020-06-21T09:58:00Z">
            <w:rPr>
              <w:rFonts w:ascii="Calibri" w:hAnsi="Calibri" w:cs="Calibri"/>
              <w:noProof/>
              <w:sz w:val="20"/>
            </w:rPr>
          </w:rPrChange>
        </w:rPr>
        <w:t xml:space="preserve">Fein DA, Mendenhall WM, Parsons JT, et al. </w:t>
      </w:r>
      <w:r w:rsidRPr="00B44D15">
        <w:rPr>
          <w:rFonts w:ascii="Calibri" w:hAnsi="Calibri" w:cs="Calibri"/>
          <w:noProof/>
          <w:sz w:val="20"/>
        </w:rPr>
        <w:t xml:space="preserve">Carcinoma of the oral tongue: A comparison of results and complications of treatment with radiotherapy and/or surgery. Head Neck 1994;16(4):358–65. </w:t>
      </w:r>
    </w:p>
    <w:p w14:paraId="487E9930"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81. </w:t>
      </w:r>
      <w:r w:rsidRPr="00B44D15">
        <w:rPr>
          <w:rFonts w:ascii="Calibri" w:hAnsi="Calibri" w:cs="Calibri"/>
          <w:noProof/>
          <w:sz w:val="20"/>
        </w:rPr>
        <w:tab/>
        <w:t>Organ Procurement and Transplantation Network [Internet]. [cited 2020 May 19];Available from: https://optn.transplant.hrsa.gov/data/view-data-reports/national-data/</w:t>
      </w:r>
    </w:p>
    <w:p w14:paraId="3BC7B482"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82. </w:t>
      </w:r>
      <w:r w:rsidRPr="008A122F">
        <w:rPr>
          <w:rFonts w:ascii="Calibri" w:hAnsi="Calibri" w:cs="Calibri"/>
          <w:noProof/>
          <w:sz w:val="20"/>
          <w:lang w:val="nl-NL"/>
        </w:rPr>
        <w:tab/>
        <w:t xml:space="preserve">Jakola AS, Myrmel KS, Kloster R, et al. </w:t>
      </w:r>
      <w:r w:rsidRPr="00B44D15">
        <w:rPr>
          <w:rFonts w:ascii="Calibri" w:hAnsi="Calibri" w:cs="Calibri"/>
          <w:noProof/>
          <w:sz w:val="20"/>
        </w:rPr>
        <w:t xml:space="preserve">Comparison of a strategy favoring early surgical resection vs a strategy favoring watchful waiting in low-grade gliomas. JAMA - J Am Med Assoc 2012;308(18):1881–8. </w:t>
      </w:r>
    </w:p>
    <w:p w14:paraId="7764B28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83. </w:t>
      </w:r>
      <w:r w:rsidRPr="00B44D15">
        <w:rPr>
          <w:rFonts w:ascii="Calibri" w:hAnsi="Calibri" w:cs="Calibri"/>
          <w:noProof/>
          <w:sz w:val="20"/>
        </w:rPr>
        <w:tab/>
        <w:t xml:space="preserve">Haruna A, Muro S, Nakano Y, et al. CT scan findings of emphysema predict mortality in COPD. Chest 2010;138(3):635–40. </w:t>
      </w:r>
    </w:p>
    <w:p w14:paraId="6D227E19"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84. </w:t>
      </w:r>
      <w:r w:rsidRPr="00B44D1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5F4C6BCF"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85. </w:t>
      </w:r>
      <w:r w:rsidRPr="00B44D1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11D0BF3E"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86. </w:t>
      </w:r>
      <w:r w:rsidRPr="00B44D1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1045553D" w14:textId="77777777" w:rsidR="00B44D15" w:rsidRPr="008A122F" w:rsidRDefault="00B44D15" w:rsidP="00B44D15">
      <w:pPr>
        <w:widowControl w:val="0"/>
        <w:autoSpaceDE w:val="0"/>
        <w:autoSpaceDN w:val="0"/>
        <w:adjustRightInd w:val="0"/>
        <w:spacing w:before="40"/>
        <w:ind w:left="640" w:hanging="640"/>
        <w:rPr>
          <w:rFonts w:ascii="Calibri" w:hAnsi="Calibri" w:cs="Calibri"/>
          <w:noProof/>
          <w:sz w:val="20"/>
          <w:lang w:val="nl-NL"/>
        </w:rPr>
      </w:pPr>
      <w:r w:rsidRPr="00B44D15">
        <w:rPr>
          <w:rFonts w:ascii="Calibri" w:hAnsi="Calibri" w:cs="Calibri"/>
          <w:noProof/>
          <w:sz w:val="20"/>
        </w:rPr>
        <w:t xml:space="preserve">87. </w:t>
      </w:r>
      <w:r w:rsidRPr="00B44D1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8A122F">
        <w:rPr>
          <w:rFonts w:ascii="Calibri" w:hAnsi="Calibri" w:cs="Calibri"/>
          <w:noProof/>
          <w:sz w:val="20"/>
          <w:lang w:val="nl-NL"/>
        </w:rPr>
        <w:t xml:space="preserve">J Clin Nurs 2019;28:2111–23. </w:t>
      </w:r>
    </w:p>
    <w:p w14:paraId="4EE3C2FA"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8A122F">
        <w:rPr>
          <w:rFonts w:ascii="Calibri" w:hAnsi="Calibri" w:cs="Calibri"/>
          <w:noProof/>
          <w:sz w:val="20"/>
          <w:lang w:val="nl-NL"/>
        </w:rPr>
        <w:t xml:space="preserve">88. </w:t>
      </w:r>
      <w:r w:rsidRPr="008A122F">
        <w:rPr>
          <w:rFonts w:ascii="Calibri" w:hAnsi="Calibri" w:cs="Calibri"/>
          <w:noProof/>
          <w:sz w:val="20"/>
          <w:lang w:val="nl-NL"/>
        </w:rPr>
        <w:tab/>
        <w:t xml:space="preserve">Ae LXC, Reichman ME, Ae BAM, et al. </w:t>
      </w:r>
      <w:r w:rsidRPr="00B44D1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2009;20:417–35. </w:t>
      </w:r>
    </w:p>
    <w:p w14:paraId="12BBC50B"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89. </w:t>
      </w:r>
      <w:r w:rsidRPr="00B44D15">
        <w:rPr>
          <w:rFonts w:ascii="Calibri" w:hAnsi="Calibri" w:cs="Calibri"/>
          <w:noProof/>
          <w:sz w:val="20"/>
        </w:rPr>
        <w:tab/>
        <w:t xml:space="preserve">Kennedy-Martin M, Slaap B, Herdman M, et al. Which multi-attribute utility instruments are </w:t>
      </w:r>
      <w:r w:rsidRPr="00B44D15">
        <w:rPr>
          <w:rFonts w:ascii="Calibri" w:hAnsi="Calibri" w:cs="Calibri"/>
          <w:noProof/>
          <w:sz w:val="20"/>
        </w:rPr>
        <w:lastRenderedPageBreak/>
        <w:t xml:space="preserve">recommended for use in cost-utility analysis? A review of national health technology assessment (HTA) guidelines. Eur J Heal Econ 2020;1–13. </w:t>
      </w:r>
    </w:p>
    <w:p w14:paraId="4882F0C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90. </w:t>
      </w:r>
      <w:r w:rsidRPr="00B44D15">
        <w:rPr>
          <w:rFonts w:ascii="Calibri" w:hAnsi="Calibri" w:cs="Calibri"/>
          <w:noProof/>
          <w:sz w:val="20"/>
        </w:rPr>
        <w:tab/>
        <w:t xml:space="preserve">Pettitt D, Raza S, Naughton B, et al. The Limitations of QALY: A Literature Review. J Stem Cell Res Ther 2016;6(4). </w:t>
      </w:r>
    </w:p>
    <w:p w14:paraId="625B6AC4" w14:textId="77777777" w:rsidR="00B44D15" w:rsidRPr="00B44D15" w:rsidRDefault="00B44D15" w:rsidP="00B44D15">
      <w:pPr>
        <w:widowControl w:val="0"/>
        <w:autoSpaceDE w:val="0"/>
        <w:autoSpaceDN w:val="0"/>
        <w:adjustRightInd w:val="0"/>
        <w:spacing w:before="40"/>
        <w:ind w:left="640" w:hanging="640"/>
        <w:rPr>
          <w:rFonts w:ascii="Calibri" w:hAnsi="Calibri" w:cs="Calibri"/>
          <w:noProof/>
          <w:sz w:val="20"/>
        </w:rPr>
      </w:pPr>
      <w:r w:rsidRPr="00B44D15">
        <w:rPr>
          <w:rFonts w:ascii="Calibri" w:hAnsi="Calibri" w:cs="Calibri"/>
          <w:noProof/>
          <w:sz w:val="20"/>
        </w:rPr>
        <w:t xml:space="preserve">91. </w:t>
      </w:r>
      <w:r w:rsidRPr="00B44D15">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p>
    <w:p w14:paraId="176979FD"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Heading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Heading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Heading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20"/>
      <w:footerReference w:type="default" r:id="rId2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E.M. Krijkamp" w:date="2020-06-01T19:13:00Z" w:initials="EK">
    <w:p w14:paraId="68D75E67" w14:textId="3490CCAB" w:rsidR="000712C3" w:rsidRDefault="000712C3">
      <w:pPr>
        <w:pStyle w:val="CommentText"/>
      </w:pPr>
      <w:r>
        <w:rPr>
          <w:rStyle w:val="CommentReference"/>
        </w:rPr>
        <w:annotationRef/>
      </w:r>
      <w:r>
        <w:t xml:space="preserve">Abstract naar 250 words </w:t>
      </w:r>
    </w:p>
  </w:comment>
  <w:comment w:id="2" w:author="E.M. Krijkamp" w:date="2020-06-01T19:13:00Z" w:initials="EK">
    <w:p w14:paraId="103B26AF" w14:textId="05ECCF3F" w:rsidR="000712C3" w:rsidRDefault="000712C3">
      <w:pPr>
        <w:pStyle w:val="CommentText"/>
      </w:pPr>
      <w:r>
        <w:rPr>
          <w:rStyle w:val="CommentReference"/>
        </w:rPr>
        <w:annotationRef/>
      </w:r>
      <w:r>
        <w:t xml:space="preserve">Abstract naar 300 words </w:t>
      </w:r>
    </w:p>
  </w:comment>
  <w:comment w:id="3" w:author="E.M. Krijkamp" w:date="2020-06-01T19:21:00Z" w:initials="EK">
    <w:p w14:paraId="04EE98AF" w14:textId="77777777" w:rsidR="000712C3" w:rsidRPr="00CD5FE9" w:rsidRDefault="000712C3"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0712C3" w:rsidRDefault="000712C3">
      <w:pPr>
        <w:pStyle w:val="CommentText"/>
      </w:pPr>
    </w:p>
  </w:comment>
  <w:comment w:id="6" w:author="Lisa Caulley" w:date="2020-06-21T10:00:00Z" w:initials="LC">
    <w:p w14:paraId="54E5F621" w14:textId="43B7054A" w:rsidR="00C613B2" w:rsidRDefault="00C613B2">
      <w:pPr>
        <w:pStyle w:val="CommentText"/>
      </w:pPr>
      <w:r>
        <w:rPr>
          <w:rStyle w:val="CommentReference"/>
        </w:rPr>
        <w:annotationRef/>
      </w:r>
      <w:r w:rsidR="0068006F">
        <w:t xml:space="preserve">You’re at &gt;5000 words. </w:t>
      </w:r>
      <w:r>
        <w:t xml:space="preserve">NEJM is a bit shorter than typical journal articles so this needs to be cut down a lot. I would recommend moving </w:t>
      </w:r>
      <w:r w:rsidR="0068006F">
        <w:t>a lot of the manuscript</w:t>
      </w:r>
      <w:r>
        <w:t xml:space="preserve"> to an appendix</w:t>
      </w:r>
    </w:p>
  </w:comment>
  <w:comment w:id="10" w:author="Lisa Caulley" w:date="2020-06-21T10:01:00Z" w:initials="LC">
    <w:p w14:paraId="02DF4E0A" w14:textId="573472C0" w:rsidR="00504190" w:rsidRDefault="00504190">
      <w:pPr>
        <w:pStyle w:val="CommentText"/>
      </w:pPr>
      <w:r>
        <w:rPr>
          <w:rStyle w:val="CommentReference"/>
        </w:rPr>
        <w:annotationRef/>
      </w:r>
      <w:r>
        <w:t>Would use the full term severe acute respiratory etc</w:t>
      </w:r>
    </w:p>
  </w:comment>
  <w:comment w:id="11" w:author="Lisa Caulley" w:date="2020-06-21T10:07:00Z" w:initials="LC">
    <w:p w14:paraId="3FFB71BC" w14:textId="7FDCBDA7" w:rsidR="00FB7A22" w:rsidRDefault="00FB7A22">
      <w:pPr>
        <w:pStyle w:val="CommentText"/>
      </w:pPr>
      <w:r>
        <w:rPr>
          <w:rStyle w:val="CommentReference"/>
        </w:rPr>
        <w:annotationRef/>
      </w:r>
      <w:r>
        <w:t>They don’t love the “Smith et al showed that…” statements. Just make it a statement. Eg In the US, it is estimated that it will take 7-16  months for the health care system to recover etc etc, even with resumption of routine surgeries by June 2020. For this and statements below</w:t>
      </w:r>
    </w:p>
  </w:comment>
  <w:comment w:id="13" w:author="Lisa Caulley" w:date="2020-06-21T10:05:00Z" w:initials="LC">
    <w:p w14:paraId="2D72CCAA" w14:textId="13A3F44C" w:rsidR="00650DAC" w:rsidRDefault="00650DAC">
      <w:pPr>
        <w:pStyle w:val="CommentText"/>
      </w:pPr>
      <w:r>
        <w:rPr>
          <w:rStyle w:val="CommentReference"/>
        </w:rPr>
        <w:annotationRef/>
      </w:r>
      <w:r>
        <w:t xml:space="preserve">To cut down on words, I have made suggestions on what seems superfluous. </w:t>
      </w:r>
      <w:r w:rsidR="007339B9">
        <w:t xml:space="preserve">I haven’t removed so that it doesn’t affect your references. </w:t>
      </w:r>
      <w:r>
        <w:t>Can add back in if you think it adds value though</w:t>
      </w:r>
      <w:r w:rsidR="007339B9">
        <w:t xml:space="preserve">. </w:t>
      </w:r>
    </w:p>
  </w:comment>
  <w:comment w:id="91" w:author="Lisa Caulley" w:date="2020-06-21T14:53:00Z" w:initials="LC">
    <w:p w14:paraId="6063A8D5" w14:textId="3A9C48B4" w:rsidR="00962D05" w:rsidRDefault="00962D05">
      <w:pPr>
        <w:pStyle w:val="CommentText"/>
      </w:pPr>
      <w:r>
        <w:rPr>
          <w:rStyle w:val="CommentReference"/>
        </w:rPr>
        <w:annotationRef/>
      </w:r>
      <w:r w:rsidR="007223D7">
        <w:t>Short d</w:t>
      </w:r>
      <w:r>
        <w:t xml:space="preserve">efinition of </w:t>
      </w:r>
      <w:r w:rsidR="007223D7">
        <w:t>semi-elective surgery here</w:t>
      </w:r>
    </w:p>
  </w:comment>
  <w:comment w:id="95" w:author="Lisa Caulley" w:date="2020-06-21T14:52:00Z" w:initials="LC">
    <w:p w14:paraId="4EFB9A8E" w14:textId="3B87653E" w:rsidR="008D7C5E" w:rsidRDefault="008D7C5E">
      <w:pPr>
        <w:pStyle w:val="CommentText"/>
      </w:pPr>
      <w:r>
        <w:rPr>
          <w:rStyle w:val="CommentReference"/>
        </w:rPr>
        <w:annotationRef/>
      </w:r>
      <w:r>
        <w:rPr>
          <w:rFonts w:ascii="Calibri" w:hAnsi="Calibri" w:cs="Calibri"/>
        </w:rPr>
        <w:t xml:space="preserve">Would recommend cutting </w:t>
      </w:r>
      <w:r w:rsidR="00962D05">
        <w:rPr>
          <w:rFonts w:ascii="Calibri" w:hAnsi="Calibri" w:cs="Calibri"/>
        </w:rPr>
        <w:t xml:space="preserve">the next paragraph and moving to appendix with something like: </w:t>
      </w:r>
      <w:r>
        <w:rPr>
          <w:rFonts w:ascii="Calibri" w:hAnsi="Calibri" w:cs="Calibri"/>
        </w:rPr>
        <w:t xml:space="preserve">Selection process for the analyzed surgeries </w:t>
      </w:r>
      <w:r w:rsidR="00962D05">
        <w:rPr>
          <w:rFonts w:ascii="Calibri" w:hAnsi="Calibri" w:cs="Calibri"/>
        </w:rPr>
        <w:t>is</w:t>
      </w:r>
      <w:r>
        <w:rPr>
          <w:rFonts w:ascii="Calibri" w:hAnsi="Calibri" w:cs="Calibri"/>
        </w:rPr>
        <w:t xml:space="preserve"> presented in the Appendix.</w:t>
      </w:r>
    </w:p>
  </w:comment>
  <w:comment w:id="103" w:author="Lisa Caulley" w:date="2020-06-21T14:22:00Z" w:initials="LC">
    <w:p w14:paraId="41E35ACF" w14:textId="44D4A472" w:rsidR="00E31E90" w:rsidRDefault="00E31E90">
      <w:pPr>
        <w:pStyle w:val="CommentText"/>
      </w:pPr>
      <w:r>
        <w:rPr>
          <w:rStyle w:val="CommentReference"/>
        </w:rPr>
        <w:annotationRef/>
      </w:r>
      <w:r>
        <w:t>Specify a perspective and what the implications were for the analysis</w:t>
      </w:r>
    </w:p>
  </w:comment>
  <w:comment w:id="121" w:author="Lisa Caulley" w:date="2020-06-21T10:13:00Z" w:initials="LC">
    <w:p w14:paraId="1E1FA7F7" w14:textId="6D434E74" w:rsidR="00CD743E" w:rsidRDefault="00CD743E">
      <w:pPr>
        <w:pStyle w:val="CommentText"/>
      </w:pPr>
      <w:r>
        <w:rPr>
          <w:rStyle w:val="CommentReference"/>
        </w:rPr>
        <w:annotationRef/>
      </w:r>
      <w:r>
        <w:t>Can this be summarized as surgery that needs to be performed between 3 days and 3 weeks? I’m confused by the first half</w:t>
      </w:r>
    </w:p>
  </w:comment>
  <w:comment w:id="122" w:author="Lisa Caulley" w:date="2020-06-21T10:26:00Z" w:initials="LC">
    <w:p w14:paraId="23CC307B" w14:textId="7009B068" w:rsidR="006345BD" w:rsidRDefault="006345BD">
      <w:pPr>
        <w:pStyle w:val="CommentText"/>
      </w:pPr>
      <w:r>
        <w:rPr>
          <w:rStyle w:val="CommentReference"/>
        </w:rPr>
        <w:annotationRef/>
      </w:r>
      <w:r>
        <w:t>What do you mean by this?</w:t>
      </w:r>
    </w:p>
  </w:comment>
  <w:comment w:id="123" w:author="Lisa Caulley" w:date="2020-06-21T10:27:00Z" w:initials="LC">
    <w:p w14:paraId="4C20CF7A" w14:textId="5EE2B178" w:rsidR="00940DCB" w:rsidRDefault="00940DCB">
      <w:pPr>
        <w:pStyle w:val="CommentText"/>
      </w:pPr>
      <w:r>
        <w:rPr>
          <w:rStyle w:val="CommentReference"/>
        </w:rPr>
        <w:annotationRef/>
      </w:r>
      <w:r>
        <w:t>Did they use any objective classification system to tell them that the surgery needed to be done as semi-elective? Like were all these surgeries that were done as semi-elective? If so, don’t need to specify who did it. It sounds like they did something on top of classifying as semi-elective based on timeframe. Also not sure it helps to have an internal medicine and ENT doctor classifying general surgery and cardiac surgery procedures</w:t>
      </w:r>
    </w:p>
  </w:comment>
  <w:comment w:id="126" w:author="Lisa Caulley" w:date="2020-06-21T10:29:00Z" w:initials="LC">
    <w:p w14:paraId="75977153" w14:textId="1F4D65B6" w:rsidR="00C76914" w:rsidRDefault="00C76914">
      <w:pPr>
        <w:pStyle w:val="CommentText"/>
      </w:pPr>
      <w:r>
        <w:rPr>
          <w:rStyle w:val="CommentReference"/>
        </w:rPr>
        <w:annotationRef/>
      </w:r>
      <w:r>
        <w:t>How?</w:t>
      </w:r>
    </w:p>
  </w:comment>
  <w:comment w:id="130" w:author="Lisa Caulley" w:date="2020-06-21T10:41:00Z" w:initials="LC">
    <w:p w14:paraId="4310F378" w14:textId="1488D307" w:rsidR="003E23B5" w:rsidRDefault="003E23B5">
      <w:pPr>
        <w:pStyle w:val="CommentText"/>
      </w:pPr>
      <w:r>
        <w:rPr>
          <w:rStyle w:val="CommentReference"/>
        </w:rPr>
        <w:annotationRef/>
      </w:r>
      <w:r>
        <w:t>Move everything from this until the Markov Model to the Appendix.</w:t>
      </w:r>
    </w:p>
  </w:comment>
  <w:comment w:id="131" w:author="Lisa Caulley" w:date="2020-06-21T14:20:00Z" w:initials="LC">
    <w:p w14:paraId="1502BF27" w14:textId="387577DA" w:rsidR="00960753" w:rsidRDefault="00960753">
      <w:pPr>
        <w:pStyle w:val="CommentText"/>
      </w:pPr>
      <w:r>
        <w:rPr>
          <w:rStyle w:val="CommentReference"/>
        </w:rPr>
        <w:annotationRef/>
      </w:r>
      <w:r>
        <w:t>If really tight on word count can use acronym but they prefer to not use. You also use Global Burden of Disease study in your results section rather than the acronym</w:t>
      </w:r>
    </w:p>
  </w:comment>
  <w:comment w:id="132" w:author="Lisa Caulley" w:date="2020-06-21T10:39:00Z" w:initials="LC">
    <w:p w14:paraId="118C25B6" w14:textId="3A7309E2" w:rsidR="00A275E1" w:rsidRDefault="00A275E1">
      <w:pPr>
        <w:pStyle w:val="CommentText"/>
      </w:pPr>
      <w:r>
        <w:rPr>
          <w:rStyle w:val="CommentReference"/>
        </w:rPr>
        <w:annotationRef/>
      </w:r>
      <w:r>
        <w:t>Do you have a reference you can add for this?</w:t>
      </w:r>
    </w:p>
  </w:comment>
  <w:comment w:id="135" w:author="Lisa Caulley" w:date="2020-06-21T10:56:00Z" w:initials="LC">
    <w:p w14:paraId="57B4D618" w14:textId="70C62E1A" w:rsidR="0094402A" w:rsidRDefault="0094402A">
      <w:pPr>
        <w:pStyle w:val="CommentText"/>
      </w:pPr>
      <w:r>
        <w:rPr>
          <w:rStyle w:val="CommentReference"/>
        </w:rPr>
        <w:annotationRef/>
      </w:r>
      <w:r>
        <w:t>I’m not sure I follow this</w:t>
      </w:r>
    </w:p>
  </w:comment>
  <w:comment w:id="136" w:author="Lisa Caulley" w:date="2020-06-21T11:17:00Z" w:initials="LC">
    <w:p w14:paraId="120E5B47" w14:textId="734CFB58" w:rsidR="00AB559C" w:rsidRDefault="00AB559C">
      <w:pPr>
        <w:pStyle w:val="CommentText"/>
      </w:pPr>
      <w:r>
        <w:rPr>
          <w:rStyle w:val="CommentReference"/>
        </w:rPr>
        <w:annotationRef/>
      </w:r>
      <w:r>
        <w:t>Did you have someone from each specialty to represent each surgery? If so would add that</w:t>
      </w:r>
    </w:p>
  </w:comment>
  <w:comment w:id="137" w:author="Lisa Caulley" w:date="2020-06-21T14:03:00Z" w:initials="LC">
    <w:p w14:paraId="12F61CA0" w14:textId="3F903F30" w:rsidR="00B85EA4" w:rsidRDefault="00B85EA4">
      <w:pPr>
        <w:pStyle w:val="CommentText"/>
      </w:pPr>
      <w:r>
        <w:rPr>
          <w:rStyle w:val="CommentReference"/>
        </w:rPr>
        <w:annotationRef/>
      </w:r>
      <w:r>
        <w:t>I thought it was a 3 state model</w:t>
      </w:r>
    </w:p>
  </w:comment>
  <w:comment w:id="138" w:author="Lisa Caulley" w:date="2020-06-21T12:40:00Z" w:initials="LC">
    <w:p w14:paraId="2ADC892C" w14:textId="5E19F914" w:rsidR="00CD151A" w:rsidRDefault="00CD151A">
      <w:pPr>
        <w:pStyle w:val="CommentText"/>
      </w:pPr>
      <w:r>
        <w:rPr>
          <w:rStyle w:val="CommentReference"/>
        </w:rPr>
        <w:annotationRef/>
      </w:r>
      <w:r>
        <w:t>Was this only applied to oncologic surgeries?</w:t>
      </w:r>
    </w:p>
  </w:comment>
  <w:comment w:id="178" w:author="Lisa Caulley" w:date="2020-06-21T12:53:00Z" w:initials="LC">
    <w:p w14:paraId="0299F625" w14:textId="04046279" w:rsidR="00756A6D" w:rsidRDefault="00756A6D">
      <w:pPr>
        <w:pStyle w:val="CommentText"/>
      </w:pPr>
      <w:r>
        <w:rPr>
          <w:rStyle w:val="CommentReference"/>
        </w:rPr>
        <w:annotationRef/>
      </w:r>
      <w:r>
        <w:t>I would stick with past tense throughout</w:t>
      </w:r>
      <w:r w:rsidR="00A55B5D">
        <w:t>. It switches between past tense and present tense sometimes</w:t>
      </w:r>
    </w:p>
  </w:comment>
  <w:comment w:id="183" w:author="Lisa Caulley" w:date="2020-06-21T12:59:00Z" w:initials="LC">
    <w:p w14:paraId="7FD22F8C" w14:textId="614DECDC" w:rsidR="00DD3D90" w:rsidRDefault="00DD3D90">
      <w:pPr>
        <w:pStyle w:val="CommentText"/>
      </w:pPr>
      <w:r>
        <w:rPr>
          <w:rStyle w:val="CommentReference"/>
        </w:rPr>
        <w:annotationRef/>
      </w:r>
      <w:r>
        <w:t>This seems counterintuitive: immediately or surgery performed within 2 weeks or the like if that’s correct</w:t>
      </w:r>
    </w:p>
  </w:comment>
  <w:comment w:id="190" w:author="Lisa Caulley" w:date="2020-06-21T13:11:00Z" w:initials="LC">
    <w:p w14:paraId="40E3A69A" w14:textId="366B1961" w:rsidR="00C01291" w:rsidRDefault="00C01291">
      <w:pPr>
        <w:pStyle w:val="CommentText"/>
      </w:pPr>
      <w:r>
        <w:rPr>
          <w:rStyle w:val="CommentReference"/>
        </w:rPr>
        <w:annotationRef/>
      </w:r>
      <w:r>
        <w:t>Typically discuss model outcomes before analysis plan</w:t>
      </w:r>
    </w:p>
  </w:comment>
  <w:comment w:id="187" w:author="Lisa Caulley" w:date="2020-06-21T13:50:00Z" w:initials="LC">
    <w:p w14:paraId="757FCC56" w14:textId="443343E9" w:rsidR="00C33485" w:rsidRDefault="00C33485">
      <w:pPr>
        <w:pStyle w:val="CommentText"/>
      </w:pPr>
      <w:r>
        <w:rPr>
          <w:rStyle w:val="CommentReference"/>
        </w:rPr>
        <w:annotationRef/>
      </w:r>
      <w:r>
        <w:t>Need to explain your planned outcomes at a level that an average clinician can understand. Can add details of your calculations to the appendix but your main manuscript should be readable at the level of a primary care physician</w:t>
      </w:r>
    </w:p>
  </w:comment>
  <w:comment w:id="230" w:author="Lisa Caulley" w:date="2020-06-21T13:25:00Z" w:initials="LC">
    <w:p w14:paraId="46957B7A" w14:textId="69BED3E5" w:rsidR="00CD084B" w:rsidRDefault="00CD084B">
      <w:pPr>
        <w:pStyle w:val="CommentText"/>
      </w:pPr>
      <w:r>
        <w:rPr>
          <w:rStyle w:val="CommentReference"/>
        </w:rPr>
        <w:annotationRef/>
      </w:r>
      <w:r>
        <w:t>Erasmus hospital capacity?</w:t>
      </w:r>
    </w:p>
  </w:comment>
  <w:comment w:id="232" w:author="Lisa Caulley" w:date="2020-06-21T13:25:00Z" w:initials="LC">
    <w:p w14:paraId="58222112" w14:textId="2800ED1F" w:rsidR="00CD084B" w:rsidRDefault="00CD084B">
      <w:pPr>
        <w:pStyle w:val="CommentText"/>
      </w:pPr>
      <w:r>
        <w:rPr>
          <w:rStyle w:val="CommentReference"/>
        </w:rPr>
        <w:annotationRef/>
      </w:r>
      <w:r>
        <w:t>You discuss duration of surgery later in your results. I would discuss why this was measured and how it was analyzed in the methods</w:t>
      </w:r>
    </w:p>
  </w:comment>
  <w:comment w:id="234" w:author="Lisa Caulley" w:date="2020-06-21T14:55:00Z" w:initials="LC">
    <w:p w14:paraId="7F6F1D8E" w14:textId="5B7F1270" w:rsidR="00340239" w:rsidRDefault="00340239">
      <w:pPr>
        <w:pStyle w:val="CommentText"/>
      </w:pPr>
      <w:r>
        <w:rPr>
          <w:rStyle w:val="CommentReference"/>
        </w:rPr>
        <w:annotationRef/>
      </w:r>
      <w:r>
        <w:t>Would add something about what you defined as urgent surgery here (since that is your primary outcome?)</w:t>
      </w:r>
    </w:p>
  </w:comment>
  <w:comment w:id="242" w:author="Lisa Caulley" w:date="2020-06-21T13:07:00Z" w:initials="LC">
    <w:p w14:paraId="7BB53E18" w14:textId="26E1C25B" w:rsidR="00087404" w:rsidRDefault="00087404">
      <w:pPr>
        <w:pStyle w:val="CommentText"/>
      </w:pPr>
      <w:r>
        <w:rPr>
          <w:rStyle w:val="CommentReference"/>
        </w:rPr>
        <w:annotationRef/>
      </w:r>
      <w:r>
        <w:t xml:space="preserve">What do you mean by </w:t>
      </w:r>
      <w:r w:rsidR="00891DBF">
        <w:t>100 parameter sets</w:t>
      </w:r>
      <w:r>
        <w:t>?</w:t>
      </w:r>
      <w:r w:rsidR="00891DBF">
        <w:t xml:space="preserve"> If not essential, I would remove this line and the next and just start with “We used..”</w:t>
      </w:r>
    </w:p>
  </w:comment>
  <w:comment w:id="243" w:author="Lisa Caulley" w:date="2020-06-21T13:14:00Z" w:initials="LC">
    <w:p w14:paraId="0D64649D" w14:textId="58405F44" w:rsidR="00F51B6B" w:rsidRDefault="00F51B6B">
      <w:pPr>
        <w:pStyle w:val="CommentText"/>
      </w:pPr>
      <w:r>
        <w:rPr>
          <w:rStyle w:val="CommentReference"/>
        </w:rPr>
        <w:annotationRef/>
      </w:r>
      <w:r>
        <w:t xml:space="preserve">Would create a section in appendix for more detail of your PSA. I’m not sure I </w:t>
      </w:r>
    </w:p>
  </w:comment>
  <w:comment w:id="244" w:author="Lisa Caulley" w:date="2020-06-21T14:33:00Z" w:initials="LC">
    <w:p w14:paraId="4BE61230" w14:textId="2DE47703" w:rsidR="00BE49A4" w:rsidRDefault="00BE49A4">
      <w:pPr>
        <w:pStyle w:val="CommentText"/>
      </w:pPr>
      <w:r>
        <w:rPr>
          <w:rStyle w:val="CommentReference"/>
        </w:rPr>
        <w:annotationRef/>
      </w:r>
      <w:r>
        <w:t>I would assume these would be correlated. Why was this included?</w:t>
      </w:r>
    </w:p>
  </w:comment>
  <w:comment w:id="251" w:author="Lisa Caulley" w:date="2020-06-21T13:52:00Z" w:initials="LC">
    <w:p w14:paraId="5C49B3FD" w14:textId="79DEE6C0" w:rsidR="0068006F" w:rsidRDefault="0068006F">
      <w:pPr>
        <w:pStyle w:val="CommentText"/>
      </w:pPr>
      <w:r>
        <w:rPr>
          <w:rStyle w:val="CommentReference"/>
        </w:rPr>
        <w:annotationRef/>
      </w:r>
      <w:r>
        <w:t>Add to appendix</w:t>
      </w:r>
    </w:p>
  </w:comment>
  <w:comment w:id="252" w:author="Lisa Caulley" w:date="2020-06-21T13:59:00Z" w:initials="LC">
    <w:p w14:paraId="3BDDF5BF" w14:textId="08DBEAEA" w:rsidR="009B0D4C" w:rsidRDefault="009B0D4C">
      <w:pPr>
        <w:pStyle w:val="CommentText"/>
      </w:pPr>
      <w:r>
        <w:rPr>
          <w:rStyle w:val="CommentReference"/>
        </w:rPr>
        <w:annotationRef/>
      </w:r>
      <w:r>
        <w:t>Should these be separate: surgery is successful as in achieved what it was supposed to without complications (?) and there is was no increased risk of mortality associated with delays in surgery (?)</w:t>
      </w:r>
    </w:p>
  </w:comment>
  <w:comment w:id="253" w:author="Lisa Caulley" w:date="2020-06-21T14:23:00Z" w:initials="LC">
    <w:p w14:paraId="157B43D5" w14:textId="07DA60FC" w:rsidR="00C700FB" w:rsidRDefault="00C700FB">
      <w:pPr>
        <w:pStyle w:val="CommentText"/>
      </w:pPr>
      <w:r>
        <w:rPr>
          <w:rStyle w:val="CommentReference"/>
        </w:rPr>
        <w:annotationRef/>
      </w:r>
      <w:r>
        <w:t>Move to appendix</w:t>
      </w:r>
    </w:p>
  </w:comment>
  <w:comment w:id="269" w:author="Lisa Caulley" w:date="2020-06-21T14:24:00Z" w:initials="LC">
    <w:p w14:paraId="1BC9C8E3" w14:textId="276F0B1E" w:rsidR="007C3BC1" w:rsidRDefault="007C3BC1">
      <w:pPr>
        <w:pStyle w:val="CommentText"/>
      </w:pPr>
      <w:r>
        <w:rPr>
          <w:rStyle w:val="CommentReference"/>
        </w:rPr>
        <w:annotationRef/>
      </w:r>
      <w:r>
        <w:t>They don’t usually need this (again average reader probably wont use) but can give it for transparency</w:t>
      </w:r>
    </w:p>
  </w:comment>
  <w:comment w:id="271" w:author="Lisa Caulley" w:date="2020-06-21T13:53:00Z" w:initials="LC">
    <w:p w14:paraId="5959D91E" w14:textId="3CF737FB" w:rsidR="00962466" w:rsidRDefault="00962466">
      <w:pPr>
        <w:pStyle w:val="CommentText"/>
      </w:pPr>
      <w:r>
        <w:rPr>
          <w:rStyle w:val="CommentReference"/>
        </w:rPr>
        <w:annotationRef/>
      </w:r>
      <w:r>
        <w:t>I would consider this part of your methods. Also not essential for the main text</w:t>
      </w:r>
    </w:p>
  </w:comment>
  <w:comment w:id="272" w:author="Lisa Caulley" w:date="2020-06-21T14:14:00Z" w:initials="LC">
    <w:p w14:paraId="609A1F17" w14:textId="7C6F7412" w:rsidR="00097D86" w:rsidRDefault="00097D86">
      <w:pPr>
        <w:pStyle w:val="CommentText"/>
      </w:pPr>
      <w:r>
        <w:rPr>
          <w:rStyle w:val="CommentReference"/>
        </w:rPr>
        <w:annotationRef/>
      </w:r>
      <w:r>
        <w:t>Wouldn’t start with th</w:t>
      </w:r>
      <w:r w:rsidR="007C0D90">
        <w:t>e weakness of your model</w:t>
      </w:r>
      <w:r w:rsidR="00146096">
        <w:t>. Do you mean it wasn’t from the GBD study? How was this rectified?</w:t>
      </w:r>
    </w:p>
  </w:comment>
  <w:comment w:id="277" w:author="Lisa Caulley" w:date="2020-06-21T14:16:00Z" w:initials="LC">
    <w:p w14:paraId="56133690" w14:textId="232AD5B3" w:rsidR="00BF107A" w:rsidRDefault="00BF107A">
      <w:pPr>
        <w:pStyle w:val="CommentText"/>
      </w:pPr>
      <w:r>
        <w:rPr>
          <w:rStyle w:val="CommentReference"/>
        </w:rPr>
        <w:annotationRef/>
      </w:r>
      <w:r>
        <w:t>Specify the registry here or say a national/international registry</w:t>
      </w:r>
    </w:p>
  </w:comment>
  <w:comment w:id="284" w:author="Lisa Caulley" w:date="2020-06-21T14:18:00Z" w:initials="LC">
    <w:p w14:paraId="27D852E7" w14:textId="160B46C8" w:rsidR="00536A98" w:rsidRDefault="00536A98">
      <w:pPr>
        <w:pStyle w:val="CommentText"/>
      </w:pPr>
      <w:r>
        <w:rPr>
          <w:rStyle w:val="CommentReference"/>
        </w:rPr>
        <w:annotationRef/>
      </w:r>
      <w:r>
        <w:t>Correct?</w:t>
      </w:r>
    </w:p>
  </w:comment>
  <w:comment w:id="292" w:author="Lisa Caulley" w:date="2020-06-21T14:10:00Z" w:initials="LC">
    <w:p w14:paraId="0F94C047" w14:textId="3776431B" w:rsidR="00F80C00" w:rsidRDefault="00F80C00">
      <w:pPr>
        <w:pStyle w:val="CommentText"/>
      </w:pPr>
      <w:r>
        <w:rPr>
          <w:rStyle w:val="CommentReference"/>
        </w:rPr>
        <w:annotationRef/>
      </w:r>
      <w:r w:rsidR="00F11AE7">
        <w:t>How did you do a qualitative assessment of this</w:t>
      </w:r>
      <w:r w:rsidR="00862694">
        <w:t>?</w:t>
      </w:r>
    </w:p>
  </w:comment>
  <w:comment w:id="299" w:author="Lisa Caulley" w:date="2020-06-21T14:30:00Z" w:initials="LC">
    <w:p w14:paraId="7C6AC918" w14:textId="507C2E43" w:rsidR="007A0E7D" w:rsidRDefault="007A0E7D">
      <w:pPr>
        <w:pStyle w:val="CommentText"/>
      </w:pPr>
      <w:r>
        <w:rPr>
          <w:rStyle w:val="CommentReference"/>
        </w:rPr>
        <w:annotationRef/>
      </w:r>
      <w:r>
        <w:t>What are these health states and does the difference matter if not significant for gain due to surgery? I would think that only the gain in QoL due to surgery is useful. I would remove the rest if not essential or just keep in appendix</w:t>
      </w:r>
    </w:p>
  </w:comment>
  <w:comment w:id="300" w:author="Lisa Caulley" w:date="2020-06-21T13:57:00Z" w:initials="LC">
    <w:p w14:paraId="7886C204" w14:textId="15B57D8A" w:rsidR="0050523B" w:rsidRDefault="0050523B">
      <w:pPr>
        <w:pStyle w:val="CommentText"/>
      </w:pPr>
      <w:r>
        <w:rPr>
          <w:rStyle w:val="CommentReference"/>
        </w:rPr>
        <w:annotationRef/>
      </w:r>
      <w:r>
        <w:t>Hmm I don’t follow</w:t>
      </w:r>
    </w:p>
  </w:comment>
  <w:comment w:id="305" w:author="Lisa Caulley" w:date="2020-06-21T14:40:00Z" w:initials="LC">
    <w:p w14:paraId="3D53A8C6" w14:textId="2EFCB203" w:rsidR="008D46F2" w:rsidRDefault="008D46F2">
      <w:pPr>
        <w:pStyle w:val="CommentText"/>
      </w:pPr>
      <w:r>
        <w:rPr>
          <w:rStyle w:val="CommentReference"/>
        </w:rPr>
        <w:annotationRef/>
      </w:r>
      <w:r w:rsidR="005034E3">
        <w:t xml:space="preserve">I’m not sure I follow the formula for conversion from </w:t>
      </w:r>
      <w:r w:rsidR="00043C0D">
        <w:t xml:space="preserve">QALYs per </w:t>
      </w:r>
      <w:r w:rsidR="005034E3">
        <w:t xml:space="preserve">month to </w:t>
      </w:r>
      <w:r w:rsidR="00242587">
        <w:t>QALYs per year in days but I trust you lol!</w:t>
      </w:r>
    </w:p>
  </w:comment>
  <w:comment w:id="302" w:author="Lisa Caulley" w:date="2020-06-21T14:36:00Z" w:initials="LC">
    <w:p w14:paraId="7B10D9BA" w14:textId="5DB9D600" w:rsidR="00D94180" w:rsidRPr="008D46F2" w:rsidRDefault="0014452D">
      <w:pPr>
        <w:pStyle w:val="CommentText"/>
        <w:rPr>
          <w:rFonts w:ascii="Calibri" w:eastAsia="Calibri" w:hAnsi="Calibri" w:cs="Calibri"/>
        </w:rPr>
      </w:pPr>
      <w:r>
        <w:rPr>
          <w:rStyle w:val="CommentReference"/>
        </w:rPr>
        <w:annotationRef/>
      </w:r>
      <w:r>
        <w:t xml:space="preserve">I would suggest </w:t>
      </w:r>
      <w:r w:rsidR="00747351">
        <w:t>shortening this and adding it above</w:t>
      </w:r>
      <w:r w:rsidR="000266FD">
        <w:t xml:space="preserve"> after the results are initially presented</w:t>
      </w:r>
      <w:r w:rsidR="008A16C9">
        <w:t xml:space="preserve"> (In the first line)</w:t>
      </w:r>
      <w:r w:rsidR="000266FD">
        <w:t>.</w:t>
      </w:r>
      <w:r w:rsidR="008A16C9">
        <w:t xml:space="preserve"> Something like “</w:t>
      </w:r>
      <w:r w:rsidR="008A16C9" w:rsidRPr="0092480E">
        <w:rPr>
          <w:rFonts w:ascii="Calibri" w:eastAsia="Calibri" w:hAnsi="Calibri" w:cs="Calibri"/>
        </w:rPr>
        <w:t xml:space="preserve">This implies that </w:t>
      </w:r>
      <w:r w:rsidR="008A16C9">
        <w:rPr>
          <w:rFonts w:ascii="Calibri" w:eastAsia="Calibri" w:hAnsi="Calibri" w:cs="Calibri"/>
        </w:rPr>
        <w:t xml:space="preserve">surgical repair of a large </w:t>
      </w:r>
      <w:r w:rsidR="008A16C9" w:rsidRPr="0092480E">
        <w:rPr>
          <w:rFonts w:ascii="Calibri" w:eastAsia="Calibri" w:hAnsi="Calibri" w:cs="Calibri"/>
        </w:rPr>
        <w:t>abdominal aneurysm would be postponed by a month, patients with this surgical indication lose approximately 40 days (0.11*365) spent in perfect health of their remaining expected QALYs gained by surger</w:t>
      </w:r>
      <w:r w:rsidR="0097565B">
        <w:rPr>
          <w:rFonts w:ascii="Calibri" w:eastAsia="Calibri" w:hAnsi="Calibri" w:cs="Calibri"/>
        </w:rPr>
        <w:t>y”</w:t>
      </w:r>
    </w:p>
  </w:comment>
  <w:comment w:id="301" w:author="Lisa Caulley" w:date="2020-06-21T13:56:00Z" w:initials="LC">
    <w:p w14:paraId="6E412A76" w14:textId="21DE777F" w:rsidR="002B2FF8" w:rsidRDefault="002B2FF8">
      <w:pPr>
        <w:pStyle w:val="CommentText"/>
      </w:pPr>
      <w:r>
        <w:rPr>
          <w:rStyle w:val="CommentReference"/>
        </w:rPr>
        <w:annotationRef/>
      </w:r>
      <w:r>
        <w:t>This isn’t really a result. I would remove</w:t>
      </w:r>
    </w:p>
  </w:comment>
  <w:comment w:id="306" w:author="Lisa Caulley" w:date="2020-06-21T14:45:00Z" w:initials="LC">
    <w:p w14:paraId="48E7C15D" w14:textId="2B8220CB" w:rsidR="00FE172A" w:rsidRDefault="00FE172A">
      <w:pPr>
        <w:pStyle w:val="CommentText"/>
      </w:pPr>
      <w:r>
        <w:rPr>
          <w:rStyle w:val="CommentReference"/>
        </w:rPr>
        <w:annotationRef/>
      </w:r>
      <w:r>
        <w:t>Don’t think your plan for this was explained in your methods</w:t>
      </w:r>
    </w:p>
  </w:comment>
  <w:comment w:id="307" w:author="Lisa Caulley" w:date="2020-06-21T14:46:00Z" w:initials="LC">
    <w:p w14:paraId="34C7166A" w14:textId="694F6EDB" w:rsidR="00034463" w:rsidRDefault="00034463">
      <w:pPr>
        <w:pStyle w:val="CommentText"/>
      </w:pPr>
      <w:r>
        <w:rPr>
          <w:rStyle w:val="CommentReference"/>
        </w:rPr>
        <w:annotationRef/>
      </w:r>
      <w:r>
        <w:t>I don’t understand how this was factored into your model (or was it not?) and how does this affect decision-making</w:t>
      </w:r>
      <w:r w:rsidR="00987155">
        <w:t xml:space="preserve"> in terms of your model</w:t>
      </w:r>
      <w:r w:rsidR="00885361">
        <w:t>?</w:t>
      </w:r>
    </w:p>
    <w:p w14:paraId="1882E260" w14:textId="429A79B2" w:rsidR="00987155" w:rsidRDefault="00987155">
      <w:pPr>
        <w:pStyle w:val="CommentText"/>
      </w:pPr>
      <w:r>
        <w:t>Would remove this first line. This is more a discussion point than a result</w:t>
      </w:r>
    </w:p>
  </w:comment>
  <w:comment w:id="308" w:author="Lisa Caulley" w:date="2020-06-21T14:45:00Z" w:initials="LC">
    <w:p w14:paraId="3B5BDFC6" w14:textId="3A2780BF" w:rsidR="00A00332" w:rsidRDefault="00A00332">
      <w:pPr>
        <w:pStyle w:val="CommentText"/>
      </w:pPr>
      <w:r>
        <w:rPr>
          <w:rStyle w:val="CommentReference"/>
        </w:rPr>
        <w:annotationRef/>
      </w:r>
      <w:r>
        <w:t>Compared to the other surgeries or did you have a scale you used for this</w:t>
      </w:r>
      <w:r w:rsidR="00034463">
        <w:t>?</w:t>
      </w:r>
    </w:p>
  </w:comment>
  <w:comment w:id="312" w:author="Lisa Caulley" w:date="2020-06-21T14:54:00Z" w:initials="LC">
    <w:p w14:paraId="7EA91987" w14:textId="780AF114" w:rsidR="00EA232F" w:rsidRDefault="00EA232F">
      <w:pPr>
        <w:pStyle w:val="CommentText"/>
      </w:pPr>
      <w:r>
        <w:rPr>
          <w:rStyle w:val="CommentReference"/>
        </w:rPr>
        <w:annotationRef/>
      </w:r>
      <w:r>
        <w:t>Would stick with something easy like cohort state transition model throughout without the acronym</w:t>
      </w:r>
    </w:p>
  </w:comment>
  <w:comment w:id="319" w:author="Lisa Caulley" w:date="2020-06-21T14:57:00Z" w:initials="LC">
    <w:p w14:paraId="70524077" w14:textId="4A53082B" w:rsidR="004D3914" w:rsidRDefault="004D3914">
      <w:pPr>
        <w:pStyle w:val="CommentText"/>
      </w:pPr>
      <w:r>
        <w:rPr>
          <w:rStyle w:val="CommentReference"/>
        </w:rPr>
        <w:annotationRef/>
      </w:r>
      <w:r>
        <w:t>Do you mean that specialties cant agree on prioritization</w:t>
      </w:r>
      <w:r w:rsidR="001A2D50">
        <w:t>? Most specialities prioritize by specialty (ie each surgical specialty is allocated operative time and then surgeries are ranked within each speciality) so not often that you’ll have a round table discussion</w:t>
      </w:r>
      <w:r w:rsidR="00AB1704">
        <w:t>. Can remove if you need to conserve word count</w:t>
      </w:r>
    </w:p>
  </w:comment>
  <w:comment w:id="327" w:author="Lisa Caulley" w:date="2020-06-21T15:10:00Z" w:initials="LC">
    <w:p w14:paraId="475318BF" w14:textId="7B04D90C" w:rsidR="00744B66" w:rsidRDefault="00744B66">
      <w:pPr>
        <w:pStyle w:val="CommentText"/>
      </w:pPr>
      <w:r>
        <w:rPr>
          <w:rStyle w:val="CommentReference"/>
        </w:rPr>
        <w:annotationRef/>
      </w:r>
      <w:r>
        <w:t>Survival wasn’t discussed in the results at all (only QALYs) which seems to be your focus</w:t>
      </w:r>
      <w:r w:rsidR="000542EB">
        <w:t xml:space="preserve"> (and makes sense to use standardized </w:t>
      </w:r>
      <w:r w:rsidR="00345958">
        <w:t>quality-adjusted survival across different surgeries. Seems a bit out of place to present results of survival vs quality-adjusted survival here</w:t>
      </w:r>
      <w:r w:rsidR="005D7FB1">
        <w:t>. If presenting here, should discuss survival in results</w:t>
      </w:r>
    </w:p>
  </w:comment>
  <w:comment w:id="328" w:author="Lisa Caulley" w:date="2020-06-21T15:14:00Z" w:initials="LC">
    <w:p w14:paraId="31E58729" w14:textId="3BB2ED55" w:rsidR="000F5D1B" w:rsidRDefault="000F5D1B">
      <w:pPr>
        <w:pStyle w:val="CommentText"/>
      </w:pPr>
      <w:r>
        <w:rPr>
          <w:rStyle w:val="CommentReference"/>
        </w:rPr>
        <w:annotationRef/>
      </w:r>
      <w:r>
        <w:t>But you haven’t considered costs in your model. Do you me</w:t>
      </w:r>
      <w:r w:rsidR="00E32F86">
        <w:t>an resource constraints?</w:t>
      </w:r>
    </w:p>
  </w:comment>
  <w:comment w:id="342" w:author="Lisa Caulley" w:date="2020-06-21T15:22:00Z" w:initials="LC">
    <w:p w14:paraId="26A0D998" w14:textId="3637BA85" w:rsidR="00141E38" w:rsidRDefault="00141E38">
      <w:pPr>
        <w:pStyle w:val="CommentText"/>
      </w:pPr>
      <w:r>
        <w:rPr>
          <w:rStyle w:val="CommentReference"/>
        </w:rPr>
        <w:annotationRef/>
      </w:r>
      <w:r>
        <w:t>Would explain this in your methods (unless I missed!)</w:t>
      </w:r>
    </w:p>
  </w:comment>
  <w:comment w:id="343" w:author="Lisa Caulley" w:date="2020-06-21T15:21:00Z" w:initials="LC">
    <w:p w14:paraId="072A9444" w14:textId="70E5454F" w:rsidR="00141E38" w:rsidRDefault="00141E38">
      <w:pPr>
        <w:pStyle w:val="CommentText"/>
      </w:pPr>
      <w:r>
        <w:rPr>
          <w:rStyle w:val="CommentReference"/>
        </w:rPr>
        <w:annotationRef/>
      </w:r>
      <w:r>
        <w:t>Would be clear in this: is it not available? Otherwise it sounds like you didn’t look but you assume it’s not out there</w:t>
      </w:r>
    </w:p>
  </w:comment>
  <w:comment w:id="352" w:author="Lisa Caulley" w:date="2020-06-21T15:24:00Z" w:initials="LC">
    <w:p w14:paraId="3F2B3B5D" w14:textId="66D0AAE3" w:rsidR="002A5251" w:rsidRDefault="002A5251">
      <w:pPr>
        <w:pStyle w:val="CommentText"/>
      </w:pPr>
      <w:r>
        <w:rPr>
          <w:rStyle w:val="CommentReference"/>
        </w:rPr>
        <w:annotationRef/>
      </w:r>
      <w:r>
        <w:t>Hardly involved or not involved at all?</w:t>
      </w:r>
    </w:p>
  </w:comment>
  <w:comment w:id="354" w:author="Lisa Caulley" w:date="2020-06-21T15:25:00Z" w:initials="LC">
    <w:p w14:paraId="4A2AC21D" w14:textId="04D48784" w:rsidR="002F2E4F" w:rsidRDefault="002F2E4F">
      <w:pPr>
        <w:pStyle w:val="CommentText"/>
      </w:pPr>
      <w:r>
        <w:rPr>
          <w:rStyle w:val="CommentReference"/>
        </w:rPr>
        <w:annotationRef/>
      </w:r>
      <w:r>
        <w:t>So much to unpack there so I understand why you didn’t explain this in detail but might give a bit more detail</w:t>
      </w:r>
      <w:r w:rsidR="009051BD">
        <w:t>. You mean the utilitarian principles as in equitable resource allocation in the setting of restricted resources or the like?</w:t>
      </w:r>
    </w:p>
  </w:comment>
  <w:comment w:id="355" w:author="Lisa Caulley" w:date="2020-06-21T15:20:00Z" w:initials="LC">
    <w:p w14:paraId="49A5C6A4" w14:textId="791ABC99" w:rsidR="00D3623B" w:rsidRDefault="00D3623B">
      <w:pPr>
        <w:pStyle w:val="CommentText"/>
      </w:pPr>
      <w:r>
        <w:rPr>
          <w:rStyle w:val="CommentReference"/>
        </w:rPr>
        <w:annotationRef/>
      </w:r>
      <w:r>
        <w:t>What was used to quantify the change in quality of life due to delays (like how did quality of life in each 10 week interval differ if not based on delays from surgery)?</w:t>
      </w:r>
    </w:p>
  </w:comment>
  <w:comment w:id="356" w:author="Lisa Caulley" w:date="2020-06-21T15:23:00Z" w:initials="LC">
    <w:p w14:paraId="36ED988F" w14:textId="5FE1C2A6" w:rsidR="00286F3D" w:rsidRDefault="00286F3D">
      <w:pPr>
        <w:pStyle w:val="CommentText"/>
      </w:pPr>
      <w:r>
        <w:rPr>
          <w:rStyle w:val="CommentReference"/>
        </w:rPr>
        <w:annotationRef/>
      </w:r>
      <w:r>
        <w:t>As per my note above</w:t>
      </w:r>
    </w:p>
  </w:comment>
  <w:comment w:id="357" w:author="Lisa Caulley" w:date="2020-06-21T15:31:00Z" w:initials="LC">
    <w:p w14:paraId="527513EF" w14:textId="4FC23266" w:rsidR="00952619" w:rsidRDefault="00952619">
      <w:pPr>
        <w:pStyle w:val="CommentText"/>
      </w:pPr>
      <w:r>
        <w:rPr>
          <w:rStyle w:val="CommentReference"/>
        </w:rPr>
        <w:annotationRef/>
      </w:r>
      <w:r>
        <w:t xml:space="preserve">I would move this to limitations as the </w:t>
      </w:r>
      <w:r w:rsidR="0090718B">
        <w:t>generalizability may be limited as the model is</w:t>
      </w:r>
      <w:r w:rsidR="00294B65">
        <w:t xml:space="preserve"> primarily applicable to a Dutch population.</w:t>
      </w:r>
    </w:p>
  </w:comment>
  <w:comment w:id="358" w:author="Lisa Caulley" w:date="2020-06-21T15:30:00Z" w:initials="LC">
    <w:p w14:paraId="57D7FAD6" w14:textId="672D5DD1" w:rsidR="00952619" w:rsidRDefault="00952619">
      <w:pPr>
        <w:pStyle w:val="CommentText"/>
      </w:pPr>
      <w:r>
        <w:rPr>
          <w:rStyle w:val="CommentReference"/>
        </w:rPr>
        <w:annotationRef/>
      </w:r>
      <w:r>
        <w:t>I’m torn whether this undermines your current model or is helpful for transparency</w:t>
      </w:r>
    </w:p>
  </w:comment>
  <w:comment w:id="359" w:author="Lisa Caulley" w:date="2020-06-21T15:27:00Z" w:initials="LC">
    <w:p w14:paraId="267088D9" w14:textId="3591EAF9" w:rsidR="00A34F65" w:rsidRDefault="00A34F65">
      <w:pPr>
        <w:pStyle w:val="CommentText"/>
      </w:pPr>
      <w:r>
        <w:rPr>
          <w:rStyle w:val="CommentReference"/>
        </w:rPr>
        <w:annotationRef/>
      </w:r>
      <w:r>
        <w:t xml:space="preserve">I would avoid discussing </w:t>
      </w:r>
      <w:r w:rsidR="0080768B">
        <w:t>model validation</w:t>
      </w:r>
      <w:r>
        <w:t xml:space="preserve"> since you didn’t perform any test of validity</w:t>
      </w:r>
      <w:r w:rsidR="0080768B">
        <w:t xml:space="preserve"> of the current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D75E67" w15:done="0"/>
  <w15:commentEx w15:paraId="103B26AF" w15:done="0"/>
  <w15:commentEx w15:paraId="3AC6469A" w15:done="0"/>
  <w15:commentEx w15:paraId="54E5F621" w15:done="0"/>
  <w15:commentEx w15:paraId="02DF4E0A" w15:done="0"/>
  <w15:commentEx w15:paraId="3FFB71BC" w15:done="0"/>
  <w15:commentEx w15:paraId="2D72CCAA" w15:done="0"/>
  <w15:commentEx w15:paraId="6063A8D5" w15:done="0"/>
  <w15:commentEx w15:paraId="4EFB9A8E" w15:done="0"/>
  <w15:commentEx w15:paraId="41E35ACF" w15:done="0"/>
  <w15:commentEx w15:paraId="1E1FA7F7" w15:done="0"/>
  <w15:commentEx w15:paraId="23CC307B" w15:done="0"/>
  <w15:commentEx w15:paraId="4C20CF7A" w15:done="0"/>
  <w15:commentEx w15:paraId="75977153" w15:done="0"/>
  <w15:commentEx w15:paraId="4310F378" w15:done="0"/>
  <w15:commentEx w15:paraId="1502BF27" w15:done="0"/>
  <w15:commentEx w15:paraId="118C25B6" w15:done="0"/>
  <w15:commentEx w15:paraId="57B4D618" w15:done="0"/>
  <w15:commentEx w15:paraId="120E5B47" w15:done="0"/>
  <w15:commentEx w15:paraId="12F61CA0" w15:done="0"/>
  <w15:commentEx w15:paraId="2ADC892C" w15:done="0"/>
  <w15:commentEx w15:paraId="0299F625" w15:done="0"/>
  <w15:commentEx w15:paraId="7FD22F8C" w15:done="0"/>
  <w15:commentEx w15:paraId="40E3A69A" w15:done="0"/>
  <w15:commentEx w15:paraId="757FCC56" w15:done="0"/>
  <w15:commentEx w15:paraId="46957B7A" w15:done="0"/>
  <w15:commentEx w15:paraId="58222112" w15:done="0"/>
  <w15:commentEx w15:paraId="7F6F1D8E" w15:done="0"/>
  <w15:commentEx w15:paraId="7BB53E18" w15:done="0"/>
  <w15:commentEx w15:paraId="0D64649D" w15:done="0"/>
  <w15:commentEx w15:paraId="4BE61230" w15:done="0"/>
  <w15:commentEx w15:paraId="5C49B3FD" w15:done="0"/>
  <w15:commentEx w15:paraId="3BDDF5BF" w15:done="0"/>
  <w15:commentEx w15:paraId="157B43D5" w15:done="0"/>
  <w15:commentEx w15:paraId="1BC9C8E3" w15:done="0"/>
  <w15:commentEx w15:paraId="5959D91E" w15:done="0"/>
  <w15:commentEx w15:paraId="609A1F17" w15:done="0"/>
  <w15:commentEx w15:paraId="56133690" w15:done="0"/>
  <w15:commentEx w15:paraId="27D852E7" w15:done="0"/>
  <w15:commentEx w15:paraId="0F94C047" w15:done="0"/>
  <w15:commentEx w15:paraId="7C6AC918" w15:done="0"/>
  <w15:commentEx w15:paraId="7886C204" w15:done="0"/>
  <w15:commentEx w15:paraId="3D53A8C6" w15:done="0"/>
  <w15:commentEx w15:paraId="7B10D9BA" w15:done="0"/>
  <w15:commentEx w15:paraId="6E412A76" w15:done="0"/>
  <w15:commentEx w15:paraId="48E7C15D" w15:done="0"/>
  <w15:commentEx w15:paraId="1882E260" w15:done="0"/>
  <w15:commentEx w15:paraId="3B5BDFC6" w15:done="0"/>
  <w15:commentEx w15:paraId="7EA91987" w15:done="0"/>
  <w15:commentEx w15:paraId="70524077" w15:done="0"/>
  <w15:commentEx w15:paraId="475318BF" w15:done="0"/>
  <w15:commentEx w15:paraId="31E58729" w15:done="0"/>
  <w15:commentEx w15:paraId="26A0D998" w15:done="0"/>
  <w15:commentEx w15:paraId="072A9444" w15:done="0"/>
  <w15:commentEx w15:paraId="3F2B3B5D" w15:done="0"/>
  <w15:commentEx w15:paraId="4A2AC21D" w15:done="0"/>
  <w15:commentEx w15:paraId="49A5C6A4" w15:done="0"/>
  <w15:commentEx w15:paraId="36ED988F" w15:done="0"/>
  <w15:commentEx w15:paraId="527513EF" w15:done="0"/>
  <w15:commentEx w15:paraId="57D7FAD6" w15:done="0"/>
  <w15:commentEx w15:paraId="267088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AE34" w16cex:dateUtc="2020-06-21T14:00:00Z"/>
  <w16cex:commentExtensible w16cex:durableId="2299AE94" w16cex:dateUtc="2020-06-21T14:01:00Z"/>
  <w16cex:commentExtensible w16cex:durableId="2299AFD8" w16cex:dateUtc="2020-06-21T14:07:00Z"/>
  <w16cex:commentExtensible w16cex:durableId="2299AF73" w16cex:dateUtc="2020-06-21T14:05:00Z"/>
  <w16cex:commentExtensible w16cex:durableId="2299F2E2" w16cex:dateUtc="2020-06-21T18:53:00Z"/>
  <w16cex:commentExtensible w16cex:durableId="2299F2A8" w16cex:dateUtc="2020-06-21T18:52:00Z"/>
  <w16cex:commentExtensible w16cex:durableId="2299EB8A" w16cex:dateUtc="2020-06-21T18:22:00Z"/>
  <w16cex:commentExtensible w16cex:durableId="2299B159" w16cex:dateUtc="2020-06-21T14:13:00Z"/>
  <w16cex:commentExtensible w16cex:durableId="2299B45F" w16cex:dateUtc="2020-06-21T14:26:00Z"/>
  <w16cex:commentExtensible w16cex:durableId="2299B484" w16cex:dateUtc="2020-06-21T14:27:00Z"/>
  <w16cex:commentExtensible w16cex:durableId="2299B50B" w16cex:dateUtc="2020-06-21T14:29:00Z"/>
  <w16cex:commentExtensible w16cex:durableId="2299B7D0" w16cex:dateUtc="2020-06-21T14:41:00Z"/>
  <w16cex:commentExtensible w16cex:durableId="2299EB27" w16cex:dateUtc="2020-06-21T18:20:00Z"/>
  <w16cex:commentExtensible w16cex:durableId="2299B75C" w16cex:dateUtc="2020-06-21T14:39:00Z"/>
  <w16cex:commentExtensible w16cex:durableId="2299BB4D" w16cex:dateUtc="2020-06-21T14:56:00Z"/>
  <w16cex:commentExtensible w16cex:durableId="2299C056" w16cex:dateUtc="2020-06-21T15:17:00Z"/>
  <w16cex:commentExtensible w16cex:durableId="2299E74A" w16cex:dateUtc="2020-06-21T18:03:00Z"/>
  <w16cex:commentExtensible w16cex:durableId="2299D3A1" w16cex:dateUtc="2020-06-21T16:40:00Z"/>
  <w16cex:commentExtensible w16cex:durableId="2299D6B2" w16cex:dateUtc="2020-06-21T16:53:00Z"/>
  <w16cex:commentExtensible w16cex:durableId="2299D815" w16cex:dateUtc="2020-06-21T16:59:00Z"/>
  <w16cex:commentExtensible w16cex:durableId="2299DB05" w16cex:dateUtc="2020-06-21T17:11:00Z"/>
  <w16cex:commentExtensible w16cex:durableId="2299E410" w16cex:dateUtc="2020-06-21T17:50:00Z"/>
  <w16cex:commentExtensible w16cex:durableId="2299DE58" w16cex:dateUtc="2020-06-21T17:25:00Z"/>
  <w16cex:commentExtensible w16cex:durableId="2299DE30" w16cex:dateUtc="2020-06-21T17:25:00Z"/>
  <w16cex:commentExtensible w16cex:durableId="2299F35C" w16cex:dateUtc="2020-06-21T18:55:00Z"/>
  <w16cex:commentExtensible w16cex:durableId="2299DA1F" w16cex:dateUtc="2020-06-21T17:07:00Z"/>
  <w16cex:commentExtensible w16cex:durableId="2299DB98" w16cex:dateUtc="2020-06-21T17:14:00Z"/>
  <w16cex:commentExtensible w16cex:durableId="2299EE25" w16cex:dateUtc="2020-06-21T18:33:00Z"/>
  <w16cex:commentExtensible w16cex:durableId="2299E480" w16cex:dateUtc="2020-06-21T17:52:00Z"/>
  <w16cex:commentExtensible w16cex:durableId="2299E641" w16cex:dateUtc="2020-06-21T17:59:00Z"/>
  <w16cex:commentExtensible w16cex:durableId="2299EBD0" w16cex:dateUtc="2020-06-21T18:23:00Z"/>
  <w16cex:commentExtensible w16cex:durableId="2299EC32" w16cex:dateUtc="2020-06-21T18:24:00Z"/>
  <w16cex:commentExtensible w16cex:durableId="2299E4CE" w16cex:dateUtc="2020-06-21T17:53:00Z"/>
  <w16cex:commentExtensible w16cex:durableId="2299E9C3" w16cex:dateUtc="2020-06-21T18:14:00Z"/>
  <w16cex:commentExtensible w16cex:durableId="2299EA58" w16cex:dateUtc="2020-06-21T18:16:00Z"/>
  <w16cex:commentExtensible w16cex:durableId="2299EACA" w16cex:dateUtc="2020-06-21T18:18:00Z"/>
  <w16cex:commentExtensible w16cex:durableId="2299E8EF" w16cex:dateUtc="2020-06-21T18:10:00Z"/>
  <w16cex:commentExtensible w16cex:durableId="2299EDA0" w16cex:dateUtc="2020-06-21T18:30:00Z"/>
  <w16cex:commentExtensible w16cex:durableId="2299E5B5" w16cex:dateUtc="2020-06-21T17:57:00Z"/>
  <w16cex:commentExtensible w16cex:durableId="2299EFED" w16cex:dateUtc="2020-06-21T18:40:00Z"/>
  <w16cex:commentExtensible w16cex:durableId="2299EEF0" w16cex:dateUtc="2020-06-21T18:36:00Z"/>
  <w16cex:commentExtensible w16cex:durableId="2299E589" w16cex:dateUtc="2020-06-21T17:56:00Z"/>
  <w16cex:commentExtensible w16cex:durableId="2299F0ED" w16cex:dateUtc="2020-06-21T18:45:00Z"/>
  <w16cex:commentExtensible w16cex:durableId="2299F14E" w16cex:dateUtc="2020-06-21T18:46:00Z"/>
  <w16cex:commentExtensible w16cex:durableId="2299F11C" w16cex:dateUtc="2020-06-21T18:45:00Z"/>
  <w16cex:commentExtensible w16cex:durableId="2299F331" w16cex:dateUtc="2020-06-21T18:54:00Z"/>
  <w16cex:commentExtensible w16cex:durableId="2299F3CF" w16cex:dateUtc="2020-06-21T18:57:00Z"/>
  <w16cex:commentExtensible w16cex:durableId="2299F703" w16cex:dateUtc="2020-06-21T19:10:00Z"/>
  <w16cex:commentExtensible w16cex:durableId="2299F7B8" w16cex:dateUtc="2020-06-21T19:14:00Z"/>
  <w16cex:commentExtensible w16cex:durableId="2299F9B0" w16cex:dateUtc="2020-06-21T19:22:00Z"/>
  <w16cex:commentExtensible w16cex:durableId="2299F98D" w16cex:dateUtc="2020-06-21T19:21:00Z"/>
  <w16cex:commentExtensible w16cex:durableId="2299FA32" w16cex:dateUtc="2020-06-21T19:24:00Z"/>
  <w16cex:commentExtensible w16cex:durableId="2299FA5C" w16cex:dateUtc="2020-06-21T19:25:00Z"/>
  <w16cex:commentExtensible w16cex:durableId="2299F935" w16cex:dateUtc="2020-06-21T19:20:00Z"/>
  <w16cex:commentExtensible w16cex:durableId="2299F9DC" w16cex:dateUtc="2020-06-21T19:23:00Z"/>
  <w16cex:commentExtensible w16cex:durableId="2299FBCD" w16cex:dateUtc="2020-06-21T19:31:00Z"/>
  <w16cex:commentExtensible w16cex:durableId="2299FBB0" w16cex:dateUtc="2020-06-21T19:30:00Z"/>
  <w16cex:commentExtensible w16cex:durableId="2299FAD7" w16cex:dateUtc="2020-06-21T1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D75E67" w16cid:durableId="227FD1CB"/>
  <w16cid:commentId w16cid:paraId="103B26AF" w16cid:durableId="227FD1C4"/>
  <w16cid:commentId w16cid:paraId="3AC6469A" w16cid:durableId="227FD3AB"/>
  <w16cid:commentId w16cid:paraId="54E5F621" w16cid:durableId="2299AE34"/>
  <w16cid:commentId w16cid:paraId="02DF4E0A" w16cid:durableId="2299AE94"/>
  <w16cid:commentId w16cid:paraId="3FFB71BC" w16cid:durableId="2299AFD8"/>
  <w16cid:commentId w16cid:paraId="2D72CCAA" w16cid:durableId="2299AF73"/>
  <w16cid:commentId w16cid:paraId="6063A8D5" w16cid:durableId="2299F2E2"/>
  <w16cid:commentId w16cid:paraId="4EFB9A8E" w16cid:durableId="2299F2A8"/>
  <w16cid:commentId w16cid:paraId="41E35ACF" w16cid:durableId="2299EB8A"/>
  <w16cid:commentId w16cid:paraId="1E1FA7F7" w16cid:durableId="2299B159"/>
  <w16cid:commentId w16cid:paraId="23CC307B" w16cid:durableId="2299B45F"/>
  <w16cid:commentId w16cid:paraId="4C20CF7A" w16cid:durableId="2299B484"/>
  <w16cid:commentId w16cid:paraId="75977153" w16cid:durableId="2299B50B"/>
  <w16cid:commentId w16cid:paraId="4310F378" w16cid:durableId="2299B7D0"/>
  <w16cid:commentId w16cid:paraId="1502BF27" w16cid:durableId="2299EB27"/>
  <w16cid:commentId w16cid:paraId="118C25B6" w16cid:durableId="2299B75C"/>
  <w16cid:commentId w16cid:paraId="57B4D618" w16cid:durableId="2299BB4D"/>
  <w16cid:commentId w16cid:paraId="120E5B47" w16cid:durableId="2299C056"/>
  <w16cid:commentId w16cid:paraId="12F61CA0" w16cid:durableId="2299E74A"/>
  <w16cid:commentId w16cid:paraId="2ADC892C" w16cid:durableId="2299D3A1"/>
  <w16cid:commentId w16cid:paraId="0299F625" w16cid:durableId="2299D6B2"/>
  <w16cid:commentId w16cid:paraId="7FD22F8C" w16cid:durableId="2299D815"/>
  <w16cid:commentId w16cid:paraId="40E3A69A" w16cid:durableId="2299DB05"/>
  <w16cid:commentId w16cid:paraId="757FCC56" w16cid:durableId="2299E410"/>
  <w16cid:commentId w16cid:paraId="46957B7A" w16cid:durableId="2299DE58"/>
  <w16cid:commentId w16cid:paraId="58222112" w16cid:durableId="2299DE30"/>
  <w16cid:commentId w16cid:paraId="7F6F1D8E" w16cid:durableId="2299F35C"/>
  <w16cid:commentId w16cid:paraId="7BB53E18" w16cid:durableId="2299DA1F"/>
  <w16cid:commentId w16cid:paraId="0D64649D" w16cid:durableId="2299DB98"/>
  <w16cid:commentId w16cid:paraId="4BE61230" w16cid:durableId="2299EE25"/>
  <w16cid:commentId w16cid:paraId="5C49B3FD" w16cid:durableId="2299E480"/>
  <w16cid:commentId w16cid:paraId="3BDDF5BF" w16cid:durableId="2299E641"/>
  <w16cid:commentId w16cid:paraId="157B43D5" w16cid:durableId="2299EBD0"/>
  <w16cid:commentId w16cid:paraId="1BC9C8E3" w16cid:durableId="2299EC32"/>
  <w16cid:commentId w16cid:paraId="5959D91E" w16cid:durableId="2299E4CE"/>
  <w16cid:commentId w16cid:paraId="609A1F17" w16cid:durableId="2299E9C3"/>
  <w16cid:commentId w16cid:paraId="56133690" w16cid:durableId="2299EA58"/>
  <w16cid:commentId w16cid:paraId="27D852E7" w16cid:durableId="2299EACA"/>
  <w16cid:commentId w16cid:paraId="0F94C047" w16cid:durableId="2299E8EF"/>
  <w16cid:commentId w16cid:paraId="7C6AC918" w16cid:durableId="2299EDA0"/>
  <w16cid:commentId w16cid:paraId="7886C204" w16cid:durableId="2299E5B5"/>
  <w16cid:commentId w16cid:paraId="3D53A8C6" w16cid:durableId="2299EFED"/>
  <w16cid:commentId w16cid:paraId="7B10D9BA" w16cid:durableId="2299EEF0"/>
  <w16cid:commentId w16cid:paraId="6E412A76" w16cid:durableId="2299E589"/>
  <w16cid:commentId w16cid:paraId="48E7C15D" w16cid:durableId="2299F0ED"/>
  <w16cid:commentId w16cid:paraId="1882E260" w16cid:durableId="2299F14E"/>
  <w16cid:commentId w16cid:paraId="3B5BDFC6" w16cid:durableId="2299F11C"/>
  <w16cid:commentId w16cid:paraId="7EA91987" w16cid:durableId="2299F331"/>
  <w16cid:commentId w16cid:paraId="70524077" w16cid:durableId="2299F3CF"/>
  <w16cid:commentId w16cid:paraId="475318BF" w16cid:durableId="2299F703"/>
  <w16cid:commentId w16cid:paraId="31E58729" w16cid:durableId="2299F7B8"/>
  <w16cid:commentId w16cid:paraId="26A0D998" w16cid:durableId="2299F9B0"/>
  <w16cid:commentId w16cid:paraId="072A9444" w16cid:durableId="2299F98D"/>
  <w16cid:commentId w16cid:paraId="3F2B3B5D" w16cid:durableId="2299FA32"/>
  <w16cid:commentId w16cid:paraId="4A2AC21D" w16cid:durableId="2299FA5C"/>
  <w16cid:commentId w16cid:paraId="49A5C6A4" w16cid:durableId="2299F935"/>
  <w16cid:commentId w16cid:paraId="36ED988F" w16cid:durableId="2299F9DC"/>
  <w16cid:commentId w16cid:paraId="527513EF" w16cid:durableId="2299FBCD"/>
  <w16cid:commentId w16cid:paraId="57D7FAD6" w16cid:durableId="2299FBB0"/>
  <w16cid:commentId w16cid:paraId="267088D9" w16cid:durableId="2299FA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733208" w14:textId="77777777" w:rsidR="005A07B2" w:rsidRDefault="005A07B2" w:rsidP="00FE7393">
      <w:r>
        <w:separator/>
      </w:r>
    </w:p>
  </w:endnote>
  <w:endnote w:type="continuationSeparator" w:id="0">
    <w:p w14:paraId="45E994C0" w14:textId="77777777" w:rsidR="005A07B2" w:rsidRDefault="005A07B2"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109262"/>
      <w:docPartObj>
        <w:docPartGallery w:val="Page Numbers (Bottom of Page)"/>
        <w:docPartUnique/>
      </w:docPartObj>
    </w:sdtPr>
    <w:sdtEndPr>
      <w:rPr>
        <w:rStyle w:val="PageNumber"/>
      </w:rPr>
    </w:sdtEndPr>
    <w:sdtContent>
      <w:p w14:paraId="64752CE8" w14:textId="46F37364" w:rsidR="000712C3" w:rsidRDefault="005A07B2" w:rsidP="00B04FAC">
        <w:pPr>
          <w:pStyle w:val="Footer"/>
          <w:framePr w:wrap="none" w:vAnchor="text" w:hAnchor="margin" w:xAlign="right" w:y="1"/>
          <w:rPr>
            <w:rStyle w:val="PageNumber"/>
          </w:rPr>
        </w:pPr>
      </w:p>
    </w:sdtContent>
  </w:sdt>
  <w:p w14:paraId="2C2D647F" w14:textId="77777777" w:rsidR="000712C3" w:rsidRDefault="000712C3"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8200398"/>
      <w:docPartObj>
        <w:docPartGallery w:val="Page Numbers (Bottom of Page)"/>
        <w:docPartUnique/>
      </w:docPartObj>
    </w:sdtPr>
    <w:sdtEndPr>
      <w:rPr>
        <w:rStyle w:val="PageNumber"/>
      </w:rPr>
    </w:sdtEndPr>
    <w:sdtContent>
      <w:p w14:paraId="00329293" w14:textId="30F7BF95" w:rsidR="000712C3" w:rsidRDefault="006D755F" w:rsidP="00B04FAC">
        <w:pPr>
          <w:pStyle w:val="Footer"/>
          <w:framePr w:wrap="none" w:vAnchor="text" w:hAnchor="margin" w:xAlign="right" w:y="1"/>
          <w:rPr>
            <w:rStyle w:val="PageNumber"/>
          </w:rPr>
        </w:pPr>
        <w:r>
          <w:rPr>
            <w:rStyle w:val="PageNumber"/>
            <w:noProof/>
          </w:rPr>
          <w:t>18</w:t>
        </w:r>
      </w:p>
    </w:sdtContent>
  </w:sdt>
  <w:p w14:paraId="4CEB769F" w14:textId="77777777" w:rsidR="000712C3" w:rsidRDefault="000712C3"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71DC4" w14:textId="77777777" w:rsidR="005A07B2" w:rsidRDefault="005A07B2" w:rsidP="00FE7393">
      <w:r>
        <w:separator/>
      </w:r>
    </w:p>
  </w:footnote>
  <w:footnote w:type="continuationSeparator" w:id="0">
    <w:p w14:paraId="74BFD6D7" w14:textId="77777777" w:rsidR="005A07B2" w:rsidRDefault="005A07B2"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sa Caulley">
    <w15:presenceInfo w15:providerId="Windows Live" w15:userId="52fdc40fdf4d9d8b"/>
  </w15:person>
  <w15:person w15:author="E.M. Krijkamp">
    <w15:presenceInfo w15:providerId="AD" w15:userId="S::e.krijkamp@erasmusmc.nl::6b549f4a-e21e-4342-9116-7452856f1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66FD"/>
    <w:rsid w:val="00027475"/>
    <w:rsid w:val="00027C0E"/>
    <w:rsid w:val="00030124"/>
    <w:rsid w:val="00032992"/>
    <w:rsid w:val="00034463"/>
    <w:rsid w:val="000429EA"/>
    <w:rsid w:val="00043C0D"/>
    <w:rsid w:val="00045505"/>
    <w:rsid w:val="000540A2"/>
    <w:rsid w:val="000542EB"/>
    <w:rsid w:val="00055008"/>
    <w:rsid w:val="000611E7"/>
    <w:rsid w:val="00061D66"/>
    <w:rsid w:val="00063929"/>
    <w:rsid w:val="000712C3"/>
    <w:rsid w:val="000738A7"/>
    <w:rsid w:val="00073997"/>
    <w:rsid w:val="000765B9"/>
    <w:rsid w:val="00083EFD"/>
    <w:rsid w:val="00086A8D"/>
    <w:rsid w:val="00087404"/>
    <w:rsid w:val="0008B50C"/>
    <w:rsid w:val="000960D9"/>
    <w:rsid w:val="00097D86"/>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0F5D1B"/>
    <w:rsid w:val="00100057"/>
    <w:rsid w:val="001069EC"/>
    <w:rsid w:val="00110D40"/>
    <w:rsid w:val="00111C46"/>
    <w:rsid w:val="00114092"/>
    <w:rsid w:val="00114F8D"/>
    <w:rsid w:val="00117395"/>
    <w:rsid w:val="0011909D"/>
    <w:rsid w:val="00121FE0"/>
    <w:rsid w:val="00122272"/>
    <w:rsid w:val="00132981"/>
    <w:rsid w:val="00133FC8"/>
    <w:rsid w:val="00135BA6"/>
    <w:rsid w:val="00141C7D"/>
    <w:rsid w:val="00141E38"/>
    <w:rsid w:val="0014452D"/>
    <w:rsid w:val="00145258"/>
    <w:rsid w:val="00146096"/>
    <w:rsid w:val="0014764F"/>
    <w:rsid w:val="00150F00"/>
    <w:rsid w:val="00153762"/>
    <w:rsid w:val="001545FF"/>
    <w:rsid w:val="0015520D"/>
    <w:rsid w:val="001613FF"/>
    <w:rsid w:val="00163436"/>
    <w:rsid w:val="00163AE5"/>
    <w:rsid w:val="001656AC"/>
    <w:rsid w:val="00166F78"/>
    <w:rsid w:val="00167841"/>
    <w:rsid w:val="00173871"/>
    <w:rsid w:val="0017F927"/>
    <w:rsid w:val="001806CD"/>
    <w:rsid w:val="00182E81"/>
    <w:rsid w:val="0018357F"/>
    <w:rsid w:val="00186ECC"/>
    <w:rsid w:val="001878A2"/>
    <w:rsid w:val="00194496"/>
    <w:rsid w:val="001A2D50"/>
    <w:rsid w:val="001A7B3E"/>
    <w:rsid w:val="001B27F8"/>
    <w:rsid w:val="001B3615"/>
    <w:rsid w:val="001B39C1"/>
    <w:rsid w:val="001C5DBA"/>
    <w:rsid w:val="001C638F"/>
    <w:rsid w:val="001C7EE9"/>
    <w:rsid w:val="001C7EFB"/>
    <w:rsid w:val="001D4731"/>
    <w:rsid w:val="001D4D31"/>
    <w:rsid w:val="001E1B6B"/>
    <w:rsid w:val="001E1D2F"/>
    <w:rsid w:val="001E4191"/>
    <w:rsid w:val="001E60E4"/>
    <w:rsid w:val="001E69DE"/>
    <w:rsid w:val="001F3FAE"/>
    <w:rsid w:val="001F564F"/>
    <w:rsid w:val="001F5BEF"/>
    <w:rsid w:val="001F69FD"/>
    <w:rsid w:val="00200F83"/>
    <w:rsid w:val="0020337C"/>
    <w:rsid w:val="00204514"/>
    <w:rsid w:val="002048D1"/>
    <w:rsid w:val="00204932"/>
    <w:rsid w:val="00204EDB"/>
    <w:rsid w:val="0020725F"/>
    <w:rsid w:val="002117D5"/>
    <w:rsid w:val="00212C81"/>
    <w:rsid w:val="00213DF4"/>
    <w:rsid w:val="0021737E"/>
    <w:rsid w:val="002208A9"/>
    <w:rsid w:val="00226C58"/>
    <w:rsid w:val="00226F78"/>
    <w:rsid w:val="002333CC"/>
    <w:rsid w:val="00234D3C"/>
    <w:rsid w:val="002409F6"/>
    <w:rsid w:val="00241B01"/>
    <w:rsid w:val="00242587"/>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6F3D"/>
    <w:rsid w:val="00287406"/>
    <w:rsid w:val="00291F50"/>
    <w:rsid w:val="00294B65"/>
    <w:rsid w:val="002960DB"/>
    <w:rsid w:val="00296515"/>
    <w:rsid w:val="002971A3"/>
    <w:rsid w:val="002A1915"/>
    <w:rsid w:val="002A1A07"/>
    <w:rsid w:val="002A5251"/>
    <w:rsid w:val="002A539A"/>
    <w:rsid w:val="002A5B41"/>
    <w:rsid w:val="002A72F8"/>
    <w:rsid w:val="002A7D13"/>
    <w:rsid w:val="002B0635"/>
    <w:rsid w:val="002B2FF8"/>
    <w:rsid w:val="002B52E2"/>
    <w:rsid w:val="002B628B"/>
    <w:rsid w:val="002BFCA2"/>
    <w:rsid w:val="002C0E12"/>
    <w:rsid w:val="002C1AFD"/>
    <w:rsid w:val="002C36B7"/>
    <w:rsid w:val="002C51AB"/>
    <w:rsid w:val="002D33ED"/>
    <w:rsid w:val="002D42E5"/>
    <w:rsid w:val="002E05CA"/>
    <w:rsid w:val="002E2419"/>
    <w:rsid w:val="002E38CB"/>
    <w:rsid w:val="002E445A"/>
    <w:rsid w:val="002E55DA"/>
    <w:rsid w:val="002E69C4"/>
    <w:rsid w:val="002F081D"/>
    <w:rsid w:val="002F129C"/>
    <w:rsid w:val="002F2E4F"/>
    <w:rsid w:val="002F3C82"/>
    <w:rsid w:val="002F706E"/>
    <w:rsid w:val="002FF898"/>
    <w:rsid w:val="003005E0"/>
    <w:rsid w:val="00301FCB"/>
    <w:rsid w:val="00302322"/>
    <w:rsid w:val="00302B4F"/>
    <w:rsid w:val="00305707"/>
    <w:rsid w:val="00306820"/>
    <w:rsid w:val="0030D55C"/>
    <w:rsid w:val="0031188D"/>
    <w:rsid w:val="00316C44"/>
    <w:rsid w:val="00320B95"/>
    <w:rsid w:val="00320D1E"/>
    <w:rsid w:val="00323973"/>
    <w:rsid w:val="00325509"/>
    <w:rsid w:val="00330D41"/>
    <w:rsid w:val="00334A65"/>
    <w:rsid w:val="00340239"/>
    <w:rsid w:val="00345958"/>
    <w:rsid w:val="00349842"/>
    <w:rsid w:val="0035140B"/>
    <w:rsid w:val="003522E9"/>
    <w:rsid w:val="0035309D"/>
    <w:rsid w:val="00354D49"/>
    <w:rsid w:val="00361171"/>
    <w:rsid w:val="003638AE"/>
    <w:rsid w:val="00363A0B"/>
    <w:rsid w:val="003655B2"/>
    <w:rsid w:val="003657B7"/>
    <w:rsid w:val="00367FD8"/>
    <w:rsid w:val="0037181C"/>
    <w:rsid w:val="00382F62"/>
    <w:rsid w:val="00384F89"/>
    <w:rsid w:val="00387662"/>
    <w:rsid w:val="00391149"/>
    <w:rsid w:val="00397FFE"/>
    <w:rsid w:val="003A3C68"/>
    <w:rsid w:val="003A5099"/>
    <w:rsid w:val="003B0009"/>
    <w:rsid w:val="003B106D"/>
    <w:rsid w:val="003B2FCA"/>
    <w:rsid w:val="003BDB2E"/>
    <w:rsid w:val="003C13BE"/>
    <w:rsid w:val="003D1200"/>
    <w:rsid w:val="003D1860"/>
    <w:rsid w:val="003D21E0"/>
    <w:rsid w:val="003D303F"/>
    <w:rsid w:val="003D3138"/>
    <w:rsid w:val="003D378E"/>
    <w:rsid w:val="003D7C36"/>
    <w:rsid w:val="003E23B5"/>
    <w:rsid w:val="003E2619"/>
    <w:rsid w:val="003E5752"/>
    <w:rsid w:val="003E6411"/>
    <w:rsid w:val="003E7E19"/>
    <w:rsid w:val="003F218D"/>
    <w:rsid w:val="003F358C"/>
    <w:rsid w:val="003F791B"/>
    <w:rsid w:val="004024E3"/>
    <w:rsid w:val="00402BFF"/>
    <w:rsid w:val="0040314D"/>
    <w:rsid w:val="00404623"/>
    <w:rsid w:val="00404879"/>
    <w:rsid w:val="004057AB"/>
    <w:rsid w:val="00407C57"/>
    <w:rsid w:val="00414C01"/>
    <w:rsid w:val="004163EC"/>
    <w:rsid w:val="00420C01"/>
    <w:rsid w:val="0042311D"/>
    <w:rsid w:val="00423703"/>
    <w:rsid w:val="00424F66"/>
    <w:rsid w:val="004257EC"/>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354A"/>
    <w:rsid w:val="0046477A"/>
    <w:rsid w:val="00464ABE"/>
    <w:rsid w:val="0046614D"/>
    <w:rsid w:val="0046627F"/>
    <w:rsid w:val="00466DB7"/>
    <w:rsid w:val="0047125E"/>
    <w:rsid w:val="00473490"/>
    <w:rsid w:val="00473D88"/>
    <w:rsid w:val="00481256"/>
    <w:rsid w:val="00490617"/>
    <w:rsid w:val="004914F6"/>
    <w:rsid w:val="004927B3"/>
    <w:rsid w:val="00495AD0"/>
    <w:rsid w:val="004A077A"/>
    <w:rsid w:val="004A2A67"/>
    <w:rsid w:val="004A341F"/>
    <w:rsid w:val="004A503D"/>
    <w:rsid w:val="004A5701"/>
    <w:rsid w:val="004A5E8C"/>
    <w:rsid w:val="004AD833"/>
    <w:rsid w:val="004B240F"/>
    <w:rsid w:val="004B2511"/>
    <w:rsid w:val="004C31A4"/>
    <w:rsid w:val="004C45BB"/>
    <w:rsid w:val="004C5675"/>
    <w:rsid w:val="004C5954"/>
    <w:rsid w:val="004D1260"/>
    <w:rsid w:val="004D1329"/>
    <w:rsid w:val="004D34C6"/>
    <w:rsid w:val="004D3914"/>
    <w:rsid w:val="004D7E65"/>
    <w:rsid w:val="004E1046"/>
    <w:rsid w:val="004E193C"/>
    <w:rsid w:val="004E5E4E"/>
    <w:rsid w:val="004F08A4"/>
    <w:rsid w:val="004F1948"/>
    <w:rsid w:val="00502DB6"/>
    <w:rsid w:val="00502ED9"/>
    <w:rsid w:val="005034E3"/>
    <w:rsid w:val="00504190"/>
    <w:rsid w:val="0050523B"/>
    <w:rsid w:val="005064B7"/>
    <w:rsid w:val="00512532"/>
    <w:rsid w:val="005145A4"/>
    <w:rsid w:val="00514AC6"/>
    <w:rsid w:val="00514E05"/>
    <w:rsid w:val="0051545D"/>
    <w:rsid w:val="00516760"/>
    <w:rsid w:val="0052397F"/>
    <w:rsid w:val="00527D71"/>
    <w:rsid w:val="005305F4"/>
    <w:rsid w:val="005337D5"/>
    <w:rsid w:val="00535ECA"/>
    <w:rsid w:val="00536A98"/>
    <w:rsid w:val="00541C68"/>
    <w:rsid w:val="00552A94"/>
    <w:rsid w:val="00553247"/>
    <w:rsid w:val="00556FF3"/>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873CF"/>
    <w:rsid w:val="00591667"/>
    <w:rsid w:val="0059361F"/>
    <w:rsid w:val="0059528B"/>
    <w:rsid w:val="005966E7"/>
    <w:rsid w:val="005975DE"/>
    <w:rsid w:val="005A07B2"/>
    <w:rsid w:val="005A3060"/>
    <w:rsid w:val="005B32AE"/>
    <w:rsid w:val="005B7BEB"/>
    <w:rsid w:val="005C112A"/>
    <w:rsid w:val="005C21BB"/>
    <w:rsid w:val="005C3DBA"/>
    <w:rsid w:val="005C6DC4"/>
    <w:rsid w:val="005C733C"/>
    <w:rsid w:val="005D3ED7"/>
    <w:rsid w:val="005D4DFA"/>
    <w:rsid w:val="005D519A"/>
    <w:rsid w:val="005D65F7"/>
    <w:rsid w:val="005D7FB1"/>
    <w:rsid w:val="005E3265"/>
    <w:rsid w:val="005E675D"/>
    <w:rsid w:val="005E6B21"/>
    <w:rsid w:val="005E6CB9"/>
    <w:rsid w:val="005F4A6E"/>
    <w:rsid w:val="0060178B"/>
    <w:rsid w:val="0060340D"/>
    <w:rsid w:val="006044A7"/>
    <w:rsid w:val="00613927"/>
    <w:rsid w:val="00613DD2"/>
    <w:rsid w:val="00621B9E"/>
    <w:rsid w:val="00621EAC"/>
    <w:rsid w:val="00622B73"/>
    <w:rsid w:val="00623071"/>
    <w:rsid w:val="006308FD"/>
    <w:rsid w:val="00633198"/>
    <w:rsid w:val="00633DE9"/>
    <w:rsid w:val="006345BD"/>
    <w:rsid w:val="00637AAF"/>
    <w:rsid w:val="00641034"/>
    <w:rsid w:val="006479D9"/>
    <w:rsid w:val="00650DAC"/>
    <w:rsid w:val="0065107A"/>
    <w:rsid w:val="00651672"/>
    <w:rsid w:val="00654393"/>
    <w:rsid w:val="0065685F"/>
    <w:rsid w:val="00657E5E"/>
    <w:rsid w:val="00661805"/>
    <w:rsid w:val="006646BB"/>
    <w:rsid w:val="00666D88"/>
    <w:rsid w:val="00672CB4"/>
    <w:rsid w:val="00673F3F"/>
    <w:rsid w:val="00674DF9"/>
    <w:rsid w:val="0067704D"/>
    <w:rsid w:val="0068006F"/>
    <w:rsid w:val="006830E5"/>
    <w:rsid w:val="00683E12"/>
    <w:rsid w:val="0068459F"/>
    <w:rsid w:val="00685EEA"/>
    <w:rsid w:val="00686F91"/>
    <w:rsid w:val="00687555"/>
    <w:rsid w:val="00691552"/>
    <w:rsid w:val="00693D15"/>
    <w:rsid w:val="006940CC"/>
    <w:rsid w:val="00694AFE"/>
    <w:rsid w:val="00695E16"/>
    <w:rsid w:val="00697842"/>
    <w:rsid w:val="00697FA6"/>
    <w:rsid w:val="006A3DE9"/>
    <w:rsid w:val="006A6508"/>
    <w:rsid w:val="006B4CF0"/>
    <w:rsid w:val="006B5580"/>
    <w:rsid w:val="006B6D0B"/>
    <w:rsid w:val="006C1239"/>
    <w:rsid w:val="006C1425"/>
    <w:rsid w:val="006C17F7"/>
    <w:rsid w:val="006C2355"/>
    <w:rsid w:val="006C23B2"/>
    <w:rsid w:val="006C41C9"/>
    <w:rsid w:val="006C491F"/>
    <w:rsid w:val="006C5B68"/>
    <w:rsid w:val="006D27F5"/>
    <w:rsid w:val="006D49B0"/>
    <w:rsid w:val="006D5C27"/>
    <w:rsid w:val="006D755F"/>
    <w:rsid w:val="006D76AB"/>
    <w:rsid w:val="006E045E"/>
    <w:rsid w:val="006E1AF4"/>
    <w:rsid w:val="006E39E6"/>
    <w:rsid w:val="006E5AC7"/>
    <w:rsid w:val="006F2F1B"/>
    <w:rsid w:val="006F65D7"/>
    <w:rsid w:val="00700C21"/>
    <w:rsid w:val="00705AAD"/>
    <w:rsid w:val="00707E63"/>
    <w:rsid w:val="00712419"/>
    <w:rsid w:val="00713C1E"/>
    <w:rsid w:val="00714DA1"/>
    <w:rsid w:val="0072036C"/>
    <w:rsid w:val="007223D7"/>
    <w:rsid w:val="00722EFA"/>
    <w:rsid w:val="0072588B"/>
    <w:rsid w:val="007259FA"/>
    <w:rsid w:val="007272F2"/>
    <w:rsid w:val="00730ADB"/>
    <w:rsid w:val="00731953"/>
    <w:rsid w:val="00731F63"/>
    <w:rsid w:val="007339B9"/>
    <w:rsid w:val="007342AB"/>
    <w:rsid w:val="00737CE6"/>
    <w:rsid w:val="00740C80"/>
    <w:rsid w:val="00741B42"/>
    <w:rsid w:val="00744B66"/>
    <w:rsid w:val="0074641A"/>
    <w:rsid w:val="00747351"/>
    <w:rsid w:val="007503B9"/>
    <w:rsid w:val="00753E4B"/>
    <w:rsid w:val="00756A6D"/>
    <w:rsid w:val="0076066B"/>
    <w:rsid w:val="00763B44"/>
    <w:rsid w:val="00764BAA"/>
    <w:rsid w:val="007711B2"/>
    <w:rsid w:val="00782CE0"/>
    <w:rsid w:val="00784C81"/>
    <w:rsid w:val="00786FBC"/>
    <w:rsid w:val="00787ED8"/>
    <w:rsid w:val="00790DBC"/>
    <w:rsid w:val="00793D96"/>
    <w:rsid w:val="0079587E"/>
    <w:rsid w:val="0079D49A"/>
    <w:rsid w:val="007A0E7D"/>
    <w:rsid w:val="007A1546"/>
    <w:rsid w:val="007A393E"/>
    <w:rsid w:val="007A79A1"/>
    <w:rsid w:val="007B7745"/>
    <w:rsid w:val="007B7A3D"/>
    <w:rsid w:val="007C0D90"/>
    <w:rsid w:val="007C1053"/>
    <w:rsid w:val="007C1283"/>
    <w:rsid w:val="007C3BC1"/>
    <w:rsid w:val="007C6E31"/>
    <w:rsid w:val="007C7AFC"/>
    <w:rsid w:val="007D2DF4"/>
    <w:rsid w:val="007D3DF9"/>
    <w:rsid w:val="007D6602"/>
    <w:rsid w:val="007E0637"/>
    <w:rsid w:val="007E07BA"/>
    <w:rsid w:val="007E2DD2"/>
    <w:rsid w:val="007E396A"/>
    <w:rsid w:val="007E49B4"/>
    <w:rsid w:val="007E5AE1"/>
    <w:rsid w:val="0080768B"/>
    <w:rsid w:val="00815A1F"/>
    <w:rsid w:val="00816E2B"/>
    <w:rsid w:val="00820A48"/>
    <w:rsid w:val="008225F6"/>
    <w:rsid w:val="0082337C"/>
    <w:rsid w:val="008259F9"/>
    <w:rsid w:val="00825CE2"/>
    <w:rsid w:val="00830F68"/>
    <w:rsid w:val="00831150"/>
    <w:rsid w:val="00831878"/>
    <w:rsid w:val="00833B51"/>
    <w:rsid w:val="00834B5E"/>
    <w:rsid w:val="0083596A"/>
    <w:rsid w:val="00835D5A"/>
    <w:rsid w:val="0084022E"/>
    <w:rsid w:val="008439A1"/>
    <w:rsid w:val="00844D8B"/>
    <w:rsid w:val="008457FC"/>
    <w:rsid w:val="0084601D"/>
    <w:rsid w:val="00846768"/>
    <w:rsid w:val="00846F5B"/>
    <w:rsid w:val="00850014"/>
    <w:rsid w:val="00856579"/>
    <w:rsid w:val="008569DD"/>
    <w:rsid w:val="00857D63"/>
    <w:rsid w:val="00862694"/>
    <w:rsid w:val="00863BD6"/>
    <w:rsid w:val="008668E7"/>
    <w:rsid w:val="00870ADD"/>
    <w:rsid w:val="00871735"/>
    <w:rsid w:val="00872009"/>
    <w:rsid w:val="008800D4"/>
    <w:rsid w:val="00885361"/>
    <w:rsid w:val="0088684D"/>
    <w:rsid w:val="008902F1"/>
    <w:rsid w:val="00891DBF"/>
    <w:rsid w:val="0089338C"/>
    <w:rsid w:val="0089477A"/>
    <w:rsid w:val="00895489"/>
    <w:rsid w:val="008A1142"/>
    <w:rsid w:val="008A122F"/>
    <w:rsid w:val="008A16C9"/>
    <w:rsid w:val="008A38A5"/>
    <w:rsid w:val="008B1B38"/>
    <w:rsid w:val="008B1D07"/>
    <w:rsid w:val="008C3804"/>
    <w:rsid w:val="008C4069"/>
    <w:rsid w:val="008C69CA"/>
    <w:rsid w:val="008D25CB"/>
    <w:rsid w:val="008D4609"/>
    <w:rsid w:val="008D46F2"/>
    <w:rsid w:val="008D6471"/>
    <w:rsid w:val="008D7C5E"/>
    <w:rsid w:val="008E36DB"/>
    <w:rsid w:val="008E4F7F"/>
    <w:rsid w:val="008F0D9E"/>
    <w:rsid w:val="008F19F8"/>
    <w:rsid w:val="008F415D"/>
    <w:rsid w:val="008F4D66"/>
    <w:rsid w:val="00900DFE"/>
    <w:rsid w:val="0090488B"/>
    <w:rsid w:val="009051BD"/>
    <w:rsid w:val="0090718B"/>
    <w:rsid w:val="0091097D"/>
    <w:rsid w:val="00912A1A"/>
    <w:rsid w:val="00917A91"/>
    <w:rsid w:val="00921E11"/>
    <w:rsid w:val="0092480E"/>
    <w:rsid w:val="0092623E"/>
    <w:rsid w:val="009262F5"/>
    <w:rsid w:val="009309AD"/>
    <w:rsid w:val="00931AE4"/>
    <w:rsid w:val="00931CDE"/>
    <w:rsid w:val="00935F63"/>
    <w:rsid w:val="009400C4"/>
    <w:rsid w:val="00940DCB"/>
    <w:rsid w:val="0094384D"/>
    <w:rsid w:val="0094402A"/>
    <w:rsid w:val="00946595"/>
    <w:rsid w:val="00946B0C"/>
    <w:rsid w:val="00947740"/>
    <w:rsid w:val="00947EDD"/>
    <w:rsid w:val="00950350"/>
    <w:rsid w:val="00952619"/>
    <w:rsid w:val="00952B7B"/>
    <w:rsid w:val="00955A8C"/>
    <w:rsid w:val="00956731"/>
    <w:rsid w:val="00960753"/>
    <w:rsid w:val="00962466"/>
    <w:rsid w:val="00962D05"/>
    <w:rsid w:val="00966B36"/>
    <w:rsid w:val="00967345"/>
    <w:rsid w:val="00970A14"/>
    <w:rsid w:val="009718DF"/>
    <w:rsid w:val="0097278A"/>
    <w:rsid w:val="009727C4"/>
    <w:rsid w:val="0097519D"/>
    <w:rsid w:val="0097565B"/>
    <w:rsid w:val="00983664"/>
    <w:rsid w:val="00984471"/>
    <w:rsid w:val="00985DBF"/>
    <w:rsid w:val="00987155"/>
    <w:rsid w:val="00990D9B"/>
    <w:rsid w:val="0099203E"/>
    <w:rsid w:val="00992E03"/>
    <w:rsid w:val="00993323"/>
    <w:rsid w:val="00995228"/>
    <w:rsid w:val="00995896"/>
    <w:rsid w:val="00996E02"/>
    <w:rsid w:val="009A4495"/>
    <w:rsid w:val="009B0D4C"/>
    <w:rsid w:val="009C656C"/>
    <w:rsid w:val="009D493D"/>
    <w:rsid w:val="009D5E88"/>
    <w:rsid w:val="009D6D25"/>
    <w:rsid w:val="009D7F52"/>
    <w:rsid w:val="009E508D"/>
    <w:rsid w:val="009E62A4"/>
    <w:rsid w:val="009E7D3A"/>
    <w:rsid w:val="009F13BC"/>
    <w:rsid w:val="009F59BD"/>
    <w:rsid w:val="009F62A4"/>
    <w:rsid w:val="00A00332"/>
    <w:rsid w:val="00A00A32"/>
    <w:rsid w:val="00A20331"/>
    <w:rsid w:val="00A23C27"/>
    <w:rsid w:val="00A25DF7"/>
    <w:rsid w:val="00A26E4A"/>
    <w:rsid w:val="00A27255"/>
    <w:rsid w:val="00A275E1"/>
    <w:rsid w:val="00A34643"/>
    <w:rsid w:val="00A34F65"/>
    <w:rsid w:val="00A43A3C"/>
    <w:rsid w:val="00A43F26"/>
    <w:rsid w:val="00A505EA"/>
    <w:rsid w:val="00A51144"/>
    <w:rsid w:val="00A55919"/>
    <w:rsid w:val="00A55B5D"/>
    <w:rsid w:val="00A56427"/>
    <w:rsid w:val="00A577ED"/>
    <w:rsid w:val="00A610E0"/>
    <w:rsid w:val="00A6391C"/>
    <w:rsid w:val="00A6511C"/>
    <w:rsid w:val="00A67769"/>
    <w:rsid w:val="00A71485"/>
    <w:rsid w:val="00A82D6D"/>
    <w:rsid w:val="00A841EB"/>
    <w:rsid w:val="00A962DD"/>
    <w:rsid w:val="00AA3B86"/>
    <w:rsid w:val="00AA5D26"/>
    <w:rsid w:val="00AB1704"/>
    <w:rsid w:val="00AB559C"/>
    <w:rsid w:val="00AB781F"/>
    <w:rsid w:val="00AB7AD2"/>
    <w:rsid w:val="00AC257A"/>
    <w:rsid w:val="00AC2803"/>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07D8C"/>
    <w:rsid w:val="00B1007B"/>
    <w:rsid w:val="00B10237"/>
    <w:rsid w:val="00B12A7F"/>
    <w:rsid w:val="00B2275C"/>
    <w:rsid w:val="00B23379"/>
    <w:rsid w:val="00B240B5"/>
    <w:rsid w:val="00B243F4"/>
    <w:rsid w:val="00B25DB0"/>
    <w:rsid w:val="00B271FB"/>
    <w:rsid w:val="00B308D5"/>
    <w:rsid w:val="00B33A0A"/>
    <w:rsid w:val="00B35D06"/>
    <w:rsid w:val="00B366DE"/>
    <w:rsid w:val="00B36A8C"/>
    <w:rsid w:val="00B433A0"/>
    <w:rsid w:val="00B44D15"/>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5EA4"/>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4088"/>
    <w:rsid w:val="00BC6DD5"/>
    <w:rsid w:val="00BC7381"/>
    <w:rsid w:val="00BD50BF"/>
    <w:rsid w:val="00BD5E97"/>
    <w:rsid w:val="00BD7A9F"/>
    <w:rsid w:val="00BE12DA"/>
    <w:rsid w:val="00BE49A4"/>
    <w:rsid w:val="00BE4A57"/>
    <w:rsid w:val="00BE6480"/>
    <w:rsid w:val="00BED763"/>
    <w:rsid w:val="00BF031F"/>
    <w:rsid w:val="00BF107A"/>
    <w:rsid w:val="00C01291"/>
    <w:rsid w:val="00C039EB"/>
    <w:rsid w:val="00C0418C"/>
    <w:rsid w:val="00C047C6"/>
    <w:rsid w:val="00C12832"/>
    <w:rsid w:val="00C24363"/>
    <w:rsid w:val="00C24ED4"/>
    <w:rsid w:val="00C2764C"/>
    <w:rsid w:val="00C33485"/>
    <w:rsid w:val="00C34858"/>
    <w:rsid w:val="00C35271"/>
    <w:rsid w:val="00C43C4F"/>
    <w:rsid w:val="00C47D5A"/>
    <w:rsid w:val="00C56785"/>
    <w:rsid w:val="00C613B2"/>
    <w:rsid w:val="00C67871"/>
    <w:rsid w:val="00C700FB"/>
    <w:rsid w:val="00C758B4"/>
    <w:rsid w:val="00C76914"/>
    <w:rsid w:val="00C76E45"/>
    <w:rsid w:val="00C84BA3"/>
    <w:rsid w:val="00C86483"/>
    <w:rsid w:val="00C8778C"/>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084B"/>
    <w:rsid w:val="00CD104C"/>
    <w:rsid w:val="00CD151A"/>
    <w:rsid w:val="00CD1E88"/>
    <w:rsid w:val="00CD22EF"/>
    <w:rsid w:val="00CD29E8"/>
    <w:rsid w:val="00CD33A7"/>
    <w:rsid w:val="00CD5FE9"/>
    <w:rsid w:val="00CD743E"/>
    <w:rsid w:val="00CD7A9B"/>
    <w:rsid w:val="00CE22D4"/>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59F8"/>
    <w:rsid w:val="00D33DD4"/>
    <w:rsid w:val="00D34809"/>
    <w:rsid w:val="00D35248"/>
    <w:rsid w:val="00D3623B"/>
    <w:rsid w:val="00D369EC"/>
    <w:rsid w:val="00D40543"/>
    <w:rsid w:val="00D40A7B"/>
    <w:rsid w:val="00D4128D"/>
    <w:rsid w:val="00D42501"/>
    <w:rsid w:val="00D42EB9"/>
    <w:rsid w:val="00D4366E"/>
    <w:rsid w:val="00D43CF4"/>
    <w:rsid w:val="00D50C21"/>
    <w:rsid w:val="00D516BF"/>
    <w:rsid w:val="00D54CA2"/>
    <w:rsid w:val="00D56266"/>
    <w:rsid w:val="00D56E22"/>
    <w:rsid w:val="00D60885"/>
    <w:rsid w:val="00D64054"/>
    <w:rsid w:val="00D65E40"/>
    <w:rsid w:val="00D66D49"/>
    <w:rsid w:val="00D723B7"/>
    <w:rsid w:val="00D73F13"/>
    <w:rsid w:val="00D76E32"/>
    <w:rsid w:val="00D84645"/>
    <w:rsid w:val="00D87AD4"/>
    <w:rsid w:val="00D9064D"/>
    <w:rsid w:val="00D92CE7"/>
    <w:rsid w:val="00D94180"/>
    <w:rsid w:val="00DA50B4"/>
    <w:rsid w:val="00DA712E"/>
    <w:rsid w:val="00DB1A5E"/>
    <w:rsid w:val="00DB4785"/>
    <w:rsid w:val="00DB7372"/>
    <w:rsid w:val="00DC3351"/>
    <w:rsid w:val="00DC4B44"/>
    <w:rsid w:val="00DC66CB"/>
    <w:rsid w:val="00DD0AE3"/>
    <w:rsid w:val="00DD3325"/>
    <w:rsid w:val="00DD396F"/>
    <w:rsid w:val="00DD3D90"/>
    <w:rsid w:val="00DD4B8A"/>
    <w:rsid w:val="00DD62AA"/>
    <w:rsid w:val="00DE0036"/>
    <w:rsid w:val="00DE0141"/>
    <w:rsid w:val="00DE14AF"/>
    <w:rsid w:val="00DE2007"/>
    <w:rsid w:val="00DE2A7F"/>
    <w:rsid w:val="00DE2FFB"/>
    <w:rsid w:val="00DE3710"/>
    <w:rsid w:val="00DF0011"/>
    <w:rsid w:val="00DF2531"/>
    <w:rsid w:val="00DF324A"/>
    <w:rsid w:val="00DF53DB"/>
    <w:rsid w:val="00DF5B5B"/>
    <w:rsid w:val="00DF79C4"/>
    <w:rsid w:val="00E008A5"/>
    <w:rsid w:val="00E023D0"/>
    <w:rsid w:val="00E03FD6"/>
    <w:rsid w:val="00E07D53"/>
    <w:rsid w:val="00E11164"/>
    <w:rsid w:val="00E14852"/>
    <w:rsid w:val="00E172ED"/>
    <w:rsid w:val="00E1769B"/>
    <w:rsid w:val="00E20269"/>
    <w:rsid w:val="00E20831"/>
    <w:rsid w:val="00E2092E"/>
    <w:rsid w:val="00E21A7F"/>
    <w:rsid w:val="00E25C4D"/>
    <w:rsid w:val="00E31E90"/>
    <w:rsid w:val="00E3229F"/>
    <w:rsid w:val="00E32F86"/>
    <w:rsid w:val="00E32F9E"/>
    <w:rsid w:val="00E4132A"/>
    <w:rsid w:val="00E4166A"/>
    <w:rsid w:val="00E514DF"/>
    <w:rsid w:val="00E522CA"/>
    <w:rsid w:val="00E601B7"/>
    <w:rsid w:val="00E63B2C"/>
    <w:rsid w:val="00E63B33"/>
    <w:rsid w:val="00E65A86"/>
    <w:rsid w:val="00E65E61"/>
    <w:rsid w:val="00E678CD"/>
    <w:rsid w:val="00E7085A"/>
    <w:rsid w:val="00E70F2E"/>
    <w:rsid w:val="00E712FD"/>
    <w:rsid w:val="00E8361D"/>
    <w:rsid w:val="00E90A34"/>
    <w:rsid w:val="00E9EE46"/>
    <w:rsid w:val="00EA232F"/>
    <w:rsid w:val="00EA5F14"/>
    <w:rsid w:val="00EA7445"/>
    <w:rsid w:val="00EB10CE"/>
    <w:rsid w:val="00EB2CAB"/>
    <w:rsid w:val="00EC12A5"/>
    <w:rsid w:val="00EC16D2"/>
    <w:rsid w:val="00EC198C"/>
    <w:rsid w:val="00EC5350"/>
    <w:rsid w:val="00EC5B04"/>
    <w:rsid w:val="00ED35E2"/>
    <w:rsid w:val="00ED3925"/>
    <w:rsid w:val="00ED4ADA"/>
    <w:rsid w:val="00ED4E16"/>
    <w:rsid w:val="00ED5945"/>
    <w:rsid w:val="00EE3565"/>
    <w:rsid w:val="00EE5682"/>
    <w:rsid w:val="00EE62AE"/>
    <w:rsid w:val="00EF0AFE"/>
    <w:rsid w:val="00EF2FED"/>
    <w:rsid w:val="00EF42CD"/>
    <w:rsid w:val="00EF4A02"/>
    <w:rsid w:val="00EF5030"/>
    <w:rsid w:val="00EF6BBB"/>
    <w:rsid w:val="00F004B3"/>
    <w:rsid w:val="00F02139"/>
    <w:rsid w:val="00F039E4"/>
    <w:rsid w:val="00F055FC"/>
    <w:rsid w:val="00F11AE7"/>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443"/>
    <w:rsid w:val="00F45670"/>
    <w:rsid w:val="00F51B6B"/>
    <w:rsid w:val="00F5422B"/>
    <w:rsid w:val="00F57734"/>
    <w:rsid w:val="00F57B4F"/>
    <w:rsid w:val="00F6218D"/>
    <w:rsid w:val="00F6246C"/>
    <w:rsid w:val="00F63424"/>
    <w:rsid w:val="00F65E0F"/>
    <w:rsid w:val="00F66514"/>
    <w:rsid w:val="00F727B4"/>
    <w:rsid w:val="00F7364F"/>
    <w:rsid w:val="00F80713"/>
    <w:rsid w:val="00F80C00"/>
    <w:rsid w:val="00F81350"/>
    <w:rsid w:val="00F83B1C"/>
    <w:rsid w:val="00F84908"/>
    <w:rsid w:val="00F93C68"/>
    <w:rsid w:val="00F9423C"/>
    <w:rsid w:val="00F94B06"/>
    <w:rsid w:val="00F963E0"/>
    <w:rsid w:val="00FA70F1"/>
    <w:rsid w:val="00FA7EB3"/>
    <w:rsid w:val="00FB1FE8"/>
    <w:rsid w:val="00FB376A"/>
    <w:rsid w:val="00FB709A"/>
    <w:rsid w:val="00FB74E6"/>
    <w:rsid w:val="00FB7A22"/>
    <w:rsid w:val="00FB7F8A"/>
    <w:rsid w:val="00FC2F85"/>
    <w:rsid w:val="00FC4349"/>
    <w:rsid w:val="00FC6CF2"/>
    <w:rsid w:val="00FD044D"/>
    <w:rsid w:val="00FD0B25"/>
    <w:rsid w:val="00FD0B84"/>
    <w:rsid w:val="00FD2D3A"/>
    <w:rsid w:val="00FD30D4"/>
    <w:rsid w:val="00FD6014"/>
    <w:rsid w:val="00FE172A"/>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48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customStyle="1" w:styleId="UnresolvedMention1">
    <w:name w:val="Unresolved Mention1"/>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B114AA-F11D-428F-A059-E09A04D6583B}">
  <ds:schemaRefs>
    <ds:schemaRef ds:uri="http://schemas.openxmlformats.org/officeDocument/2006/bibliography"/>
  </ds:schemaRefs>
</ds:datastoreItem>
</file>

<file path=customXml/itemProps3.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4.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22</Pages>
  <Words>9463</Words>
  <Characters>53943</Characters>
  <Application>Microsoft Office Word</Application>
  <DocSecurity>0</DocSecurity>
  <Lines>449</Lines>
  <Paragraphs>126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Lisa Caulley</cp:lastModifiedBy>
  <cp:revision>157</cp:revision>
  <dcterms:created xsi:type="dcterms:W3CDTF">2020-06-21T13:56:00Z</dcterms:created>
  <dcterms:modified xsi:type="dcterms:W3CDTF">2020-06-21T19:33:00Z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