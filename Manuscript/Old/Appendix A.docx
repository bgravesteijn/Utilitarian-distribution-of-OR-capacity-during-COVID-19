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B9DD902" w14:textId="5246F98D" w:rsidR="003C3C8B" w:rsidRDefault="003C3C8B" w:rsidP="003C3C8B">
      <w:pPr>
        <w:pStyle w:val="Title"/>
      </w:pPr>
      <w:r>
        <w:t xml:space="preserve">Appendix A: </w:t>
      </w:r>
      <w:r w:rsidRPr="39A4890C">
        <w:t>An overview per disease of the distribution and source of the input parameters and a graphical representation of the output of the model.</w:t>
      </w:r>
      <w:bookmarkStart w:id="0" w:name="_GoBack"/>
      <w:bookmarkEnd w:id="0"/>
    </w:p>
    <w:p w14:paraId="5EC17945" w14:textId="20E7E736" w:rsidR="000A3063" w:rsidRDefault="00A05737">
      <w:pPr>
        <w:pStyle w:val="BodyText"/>
      </w:pPr>
      <w:r>
        <w:rPr>
          <w:noProof/>
          <w:lang w:val="nl-NL" w:eastAsia="nl-NL"/>
        </w:rPr>
        <w:drawing>
          <wp:inline distT="0" distB="0" distL="0" distR="0" wp14:anchorId="3F562C80" wp14:editId="67F5FB92">
            <wp:extent cx="5334000" cy="1778000"/>
            <wp:effectExtent l="0" t="0" r="0" b="0"/>
            <wp:docPr id="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AAA,_surgical_repair_psa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commentRangeStart w:id="1"/>
      <w:commentRangeStart w:id="2"/>
      <w:commentRangeStart w:id="3"/>
      <w:commentRangeStart w:id="4"/>
      <w:commentRangeStart w:id="5"/>
      <w:r>
        <w:rPr>
          <w:noProof/>
          <w:lang w:val="nl-NL" w:eastAsia="nl-NL"/>
        </w:rPr>
        <w:drawing>
          <wp:inline distT="0" distB="0" distL="0" distR="0" wp14:anchorId="11B636A3" wp14:editId="4470C0F4">
            <wp:extent cx="4859080" cy="4603897"/>
            <wp:effectExtent l="0" t="0" r="5080" b="6350"/>
            <wp:docPr id="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AAA,_surgical_repair_QALY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4904" cy="46094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commentRangeEnd w:id="1"/>
      <w:commentRangeEnd w:id="2"/>
      <w:commentRangeEnd w:id="3"/>
      <w:commentRangeEnd w:id="4"/>
      <w:r w:rsidR="00806ADB">
        <w:rPr>
          <w:rStyle w:val="CommentReference"/>
        </w:rPr>
        <w:lastRenderedPageBreak/>
        <w:commentReference w:id="1"/>
      </w:r>
      <w:commentRangeEnd w:id="5"/>
      <w:r w:rsidR="004B387B">
        <w:rPr>
          <w:rStyle w:val="CommentReference"/>
        </w:rPr>
        <w:commentReference w:id="5"/>
      </w:r>
      <w:r w:rsidR="00806ADB">
        <w:rPr>
          <w:rStyle w:val="CommentReference"/>
        </w:rPr>
        <w:commentReference w:id="2"/>
      </w:r>
      <w:r w:rsidR="00806ADB">
        <w:rPr>
          <w:rStyle w:val="CommentReference"/>
        </w:rPr>
        <w:commentReference w:id="3"/>
      </w:r>
      <w:r w:rsidR="006C04EE">
        <w:rPr>
          <w:rStyle w:val="CommentReference"/>
        </w:rPr>
        <w:commentReference w:id="4"/>
      </w:r>
      <w:r>
        <w:rPr>
          <w:noProof/>
          <w:lang w:val="nl-NL" w:eastAsia="nl-NL"/>
        </w:rPr>
        <w:drawing>
          <wp:inline distT="0" distB="0" distL="0" distR="0" wp14:anchorId="3733A194" wp14:editId="52CA6C8D">
            <wp:extent cx="5334000" cy="1778000"/>
            <wp:effectExtent l="0" t="0" r="0" b="0"/>
            <wp:docPr id="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Pacemaker_implantation_psa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nl-NL" w:eastAsia="nl-NL"/>
        </w:rPr>
        <w:drawing>
          <wp:inline distT="0" distB="0" distL="0" distR="0" wp14:anchorId="3AB3497F" wp14:editId="0B1752AC">
            <wp:extent cx="5334000" cy="5334000"/>
            <wp:effectExtent l="0" t="0" r="0" b="0"/>
            <wp:docPr id="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Pacemaker_implantation_QALY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nl-NL" w:eastAsia="nl-NL"/>
        </w:rPr>
        <w:lastRenderedPageBreak/>
        <w:drawing>
          <wp:inline distT="0" distB="0" distL="0" distR="0" wp14:anchorId="18CB598B" wp14:editId="4C36E0CB">
            <wp:extent cx="5334000" cy="1778000"/>
            <wp:effectExtent l="0" t="0" r="0" b="0"/>
            <wp:docPr id="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Cholangeoca.,_resection_psa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commentRangeStart w:id="6"/>
      <w:r>
        <w:rPr>
          <w:noProof/>
          <w:lang w:val="nl-NL" w:eastAsia="nl-NL"/>
        </w:rPr>
        <w:drawing>
          <wp:inline distT="0" distB="0" distL="0" distR="0" wp14:anchorId="494F6921" wp14:editId="0680F361">
            <wp:extent cx="5334000" cy="5334000"/>
            <wp:effectExtent l="0" t="0" r="0" b="0"/>
            <wp:docPr id="1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Cholangeoca.,_resection_QALY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commentRangeEnd w:id="6"/>
      <w:r w:rsidR="00806ADB">
        <w:rPr>
          <w:rStyle w:val="CommentReference"/>
        </w:rPr>
        <w:lastRenderedPageBreak/>
        <w:commentReference w:id="6"/>
      </w:r>
      <w:r>
        <w:rPr>
          <w:noProof/>
          <w:lang w:val="nl-NL" w:eastAsia="nl-NL"/>
        </w:rPr>
        <w:drawing>
          <wp:inline distT="0" distB="0" distL="0" distR="0" wp14:anchorId="25510ECE" wp14:editId="31B1CCCE">
            <wp:extent cx="5334000" cy="1778000"/>
            <wp:effectExtent l="0" t="0" r="0" b="0"/>
            <wp:docPr id="1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ESRD,_transplant_psa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nl-NL" w:eastAsia="nl-NL"/>
        </w:rPr>
        <w:drawing>
          <wp:inline distT="0" distB="0" distL="0" distR="0" wp14:anchorId="0D0AB7C2" wp14:editId="6F383470">
            <wp:extent cx="5334000" cy="5334000"/>
            <wp:effectExtent l="0" t="0" r="0" b="0"/>
            <wp:docPr id="1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ESRD,_transplant_QALY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nl-NL" w:eastAsia="nl-NL"/>
        </w:rPr>
        <w:lastRenderedPageBreak/>
        <w:drawing>
          <wp:inline distT="0" distB="0" distL="0" distR="0" wp14:anchorId="5A4097E9" wp14:editId="7B109CC8">
            <wp:extent cx="5334000" cy="1778000"/>
            <wp:effectExtent l="0" t="0" r="0" b="0"/>
            <wp:docPr id="1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NSCLC,_lobectomy_psa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nl-NL" w:eastAsia="nl-NL"/>
        </w:rPr>
        <w:drawing>
          <wp:inline distT="0" distB="0" distL="0" distR="0" wp14:anchorId="475BAE60" wp14:editId="233D6D52">
            <wp:extent cx="5334000" cy="5334000"/>
            <wp:effectExtent l="0" t="0" r="0" b="0"/>
            <wp:docPr id="1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NSCLC,_lobectomy_QALY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nl-NL" w:eastAsia="nl-NL"/>
        </w:rPr>
        <w:lastRenderedPageBreak/>
        <w:drawing>
          <wp:inline distT="0" distB="0" distL="0" distR="0" wp14:anchorId="0697B178" wp14:editId="047FF16F">
            <wp:extent cx="5334000" cy="1778000"/>
            <wp:effectExtent l="0" t="0" r="0" b="0"/>
            <wp:docPr id="1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Liver_metastasis_colonca,_resection_psa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nl-NL" w:eastAsia="nl-NL"/>
        </w:rPr>
        <w:drawing>
          <wp:inline distT="0" distB="0" distL="0" distR="0" wp14:anchorId="3B5DE293" wp14:editId="1BCA0489">
            <wp:extent cx="5334000" cy="5334000"/>
            <wp:effectExtent l="0" t="0" r="0" b="0"/>
            <wp:docPr id="1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Liver_metastasis_colonca,_resection_QALY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nl-NL" w:eastAsia="nl-NL"/>
        </w:rPr>
        <w:lastRenderedPageBreak/>
        <w:drawing>
          <wp:inline distT="0" distB="0" distL="0" distR="0" wp14:anchorId="301CBB29" wp14:editId="5944E0FF">
            <wp:extent cx="5334000" cy="1778000"/>
            <wp:effectExtent l="0" t="0" r="0" b="0"/>
            <wp:docPr id="1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ESLD,_transplant_psa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nl-NL" w:eastAsia="nl-NL"/>
        </w:rPr>
        <w:drawing>
          <wp:inline distT="0" distB="0" distL="0" distR="0" wp14:anchorId="42786CF4" wp14:editId="20F8B013">
            <wp:extent cx="5334000" cy="5334000"/>
            <wp:effectExtent l="0" t="0" r="0" b="0"/>
            <wp:docPr id="1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ESLD,_transplant_QALY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nl-NL" w:eastAsia="nl-NL"/>
        </w:rPr>
        <w:lastRenderedPageBreak/>
        <w:drawing>
          <wp:inline distT="0" distB="0" distL="0" distR="0" wp14:anchorId="7F877DCC" wp14:editId="0BF20475">
            <wp:extent cx="5334000" cy="1778000"/>
            <wp:effectExtent l="0" t="0" r="0" b="0"/>
            <wp:docPr id="1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ESHF,_LVAD_psa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nl-NL" w:eastAsia="nl-NL"/>
        </w:rPr>
        <w:drawing>
          <wp:inline distT="0" distB="0" distL="0" distR="0" wp14:anchorId="5EA1AE08" wp14:editId="7B9E4537">
            <wp:extent cx="5334000" cy="5334000"/>
            <wp:effectExtent l="0" t="0" r="0" b="0"/>
            <wp:docPr id="2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ESHF,_LVAD_QALY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nl-NL" w:eastAsia="nl-NL"/>
        </w:rPr>
        <w:lastRenderedPageBreak/>
        <w:drawing>
          <wp:inline distT="0" distB="0" distL="0" distR="0" wp14:anchorId="01D246CC" wp14:editId="7AF29E4D">
            <wp:extent cx="5334000" cy="1778000"/>
            <wp:effectExtent l="0" t="0" r="0" b="0"/>
            <wp:docPr id="2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Mild_larynx_ca.,_resection_psa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nl-NL" w:eastAsia="nl-NL"/>
        </w:rPr>
        <w:drawing>
          <wp:inline distT="0" distB="0" distL="0" distR="0" wp14:anchorId="48AFF7E5" wp14:editId="21C5E9C7">
            <wp:extent cx="5334000" cy="5334000"/>
            <wp:effectExtent l="0" t="0" r="0" b="0"/>
            <wp:docPr id="2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Mild_larynx_ca.,_resection_QALY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nl-NL" w:eastAsia="nl-NL"/>
        </w:rPr>
        <w:lastRenderedPageBreak/>
        <w:drawing>
          <wp:inline distT="0" distB="0" distL="0" distR="0" wp14:anchorId="40A64C1D" wp14:editId="46C2BFB0">
            <wp:extent cx="5334000" cy="1778000"/>
            <wp:effectExtent l="0" t="0" r="0" b="0"/>
            <wp:docPr id="2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AAA,_EVAR_psa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nl-NL" w:eastAsia="nl-NL"/>
        </w:rPr>
        <w:drawing>
          <wp:inline distT="0" distB="0" distL="0" distR="0" wp14:anchorId="3840A3E5" wp14:editId="22DC63AE">
            <wp:extent cx="5334000" cy="5334000"/>
            <wp:effectExtent l="0" t="0" r="0" b="0"/>
            <wp:docPr id="2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AAA,_EVAR_QALY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nl-NL" w:eastAsia="nl-NL"/>
        </w:rPr>
        <w:lastRenderedPageBreak/>
        <w:drawing>
          <wp:inline distT="0" distB="0" distL="0" distR="0" wp14:anchorId="7BE8DBBB" wp14:editId="2F4286C0">
            <wp:extent cx="5334000" cy="1778000"/>
            <wp:effectExtent l="0" t="0" r="0" b="0"/>
            <wp:docPr id="2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ASD,_repair_psa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nl-NL" w:eastAsia="nl-NL"/>
        </w:rPr>
        <w:drawing>
          <wp:inline distT="0" distB="0" distL="0" distR="0" wp14:anchorId="26384A4B" wp14:editId="5886F137">
            <wp:extent cx="5334000" cy="5334000"/>
            <wp:effectExtent l="0" t="0" r="0" b="0"/>
            <wp:docPr id="2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ASD,_repair_QALY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nl-NL" w:eastAsia="nl-NL"/>
        </w:rPr>
        <w:lastRenderedPageBreak/>
        <w:drawing>
          <wp:inline distT="0" distB="0" distL="0" distR="0" wp14:anchorId="4BE0C03E" wp14:editId="083BEEA2">
            <wp:extent cx="5334000" cy="1778000"/>
            <wp:effectExtent l="0" t="0" r="0" b="0"/>
            <wp:docPr id="2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Pancreasca.,_Whipple_psa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nl-NL" w:eastAsia="nl-NL"/>
        </w:rPr>
        <w:drawing>
          <wp:inline distT="0" distB="0" distL="0" distR="0" wp14:anchorId="7E3E63BC" wp14:editId="3A852DEA">
            <wp:extent cx="5334000" cy="5334000"/>
            <wp:effectExtent l="0" t="0" r="0" b="0"/>
            <wp:docPr id="2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Pancreasca.,_Whipple_QALY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nl-NL" w:eastAsia="nl-NL"/>
        </w:rPr>
        <w:lastRenderedPageBreak/>
        <w:drawing>
          <wp:inline distT="0" distB="0" distL="0" distR="0" wp14:anchorId="223F4559" wp14:editId="70542AEA">
            <wp:extent cx="5334000" cy="1778000"/>
            <wp:effectExtent l="0" t="0" r="0" b="0"/>
            <wp:docPr id="2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Instable_AP,_CABG_psa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nl-NL" w:eastAsia="nl-NL"/>
        </w:rPr>
        <w:drawing>
          <wp:inline distT="0" distB="0" distL="0" distR="0" wp14:anchorId="67FF4D10" wp14:editId="483C5AF8">
            <wp:extent cx="5334000" cy="5334000"/>
            <wp:effectExtent l="0" t="0" r="0" b="0"/>
            <wp:docPr id="3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Instable_AP,_CABG_QALY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nl-NL" w:eastAsia="nl-NL"/>
        </w:rPr>
        <w:lastRenderedPageBreak/>
        <w:drawing>
          <wp:inline distT="0" distB="0" distL="0" distR="0" wp14:anchorId="4E7AB51C" wp14:editId="5482C4EB">
            <wp:extent cx="5334000" cy="1778000"/>
            <wp:effectExtent l="0" t="0" r="0" b="0"/>
            <wp:docPr id="3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Instable_AP,_PCI_psa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nl-NL" w:eastAsia="nl-NL"/>
        </w:rPr>
        <w:drawing>
          <wp:inline distT="0" distB="0" distL="0" distR="0" wp14:anchorId="37C94BBB" wp14:editId="406B0F0A">
            <wp:extent cx="5334000" cy="5334000"/>
            <wp:effectExtent l="0" t="0" r="0" b="0"/>
            <wp:docPr id="3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Instable_AP,_PCI_QALY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nl-NL" w:eastAsia="nl-NL"/>
        </w:rPr>
        <w:lastRenderedPageBreak/>
        <w:drawing>
          <wp:inline distT="0" distB="0" distL="0" distR="0" wp14:anchorId="662CBEC2" wp14:editId="5D9F074B">
            <wp:extent cx="5334000" cy="1778000"/>
            <wp:effectExtent l="0" t="0" r="0" b="0"/>
            <wp:docPr id="3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HCC,_resection_psa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nl-NL" w:eastAsia="nl-NL"/>
        </w:rPr>
        <w:drawing>
          <wp:inline distT="0" distB="0" distL="0" distR="0" wp14:anchorId="38E7BAE3" wp14:editId="2CF96CDC">
            <wp:extent cx="5334000" cy="5334000"/>
            <wp:effectExtent l="0" t="0" r="0" b="0"/>
            <wp:docPr id="3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HCC,_resection_QALY.pn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nl-NL" w:eastAsia="nl-NL"/>
        </w:rPr>
        <w:lastRenderedPageBreak/>
        <w:drawing>
          <wp:inline distT="0" distB="0" distL="0" distR="0" wp14:anchorId="77D1F7F4" wp14:editId="4D224925">
            <wp:extent cx="5334000" cy="1778000"/>
            <wp:effectExtent l="0" t="0" r="0" b="0"/>
            <wp:docPr id="3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Colonca.,_HIPEC_psa.pn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nl-NL" w:eastAsia="nl-NL"/>
        </w:rPr>
        <w:drawing>
          <wp:inline distT="0" distB="0" distL="0" distR="0" wp14:anchorId="375CF3DF" wp14:editId="04048D47">
            <wp:extent cx="5334000" cy="5334000"/>
            <wp:effectExtent l="0" t="0" r="0" b="0"/>
            <wp:docPr id="3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Colonca.,_HIPEC_QALY.pn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nl-NL" w:eastAsia="nl-NL"/>
        </w:rPr>
        <w:lastRenderedPageBreak/>
        <w:drawing>
          <wp:inline distT="0" distB="0" distL="0" distR="0" wp14:anchorId="3DAC9969" wp14:editId="218628F6">
            <wp:extent cx="5334000" cy="1778000"/>
            <wp:effectExtent l="0" t="0" r="0" b="0"/>
            <wp:docPr id="3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Ovarium_ca.,_resection_and_HIPEC_psa.pn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nl-NL" w:eastAsia="nl-NL"/>
        </w:rPr>
        <w:drawing>
          <wp:inline distT="0" distB="0" distL="0" distR="0" wp14:anchorId="32DE3AB6" wp14:editId="127F2DB0">
            <wp:extent cx="5334000" cy="5334000"/>
            <wp:effectExtent l="0" t="0" r="0" b="0"/>
            <wp:docPr id="3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Ovarium_ca.,_resection_and_HIPEC_QALY.png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nl-NL" w:eastAsia="nl-NL"/>
        </w:rPr>
        <w:lastRenderedPageBreak/>
        <w:drawing>
          <wp:inline distT="0" distB="0" distL="0" distR="0" wp14:anchorId="34087D0C" wp14:editId="44B21378">
            <wp:extent cx="5334000" cy="1778000"/>
            <wp:effectExtent l="0" t="0" r="0" b="0"/>
            <wp:docPr id="3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Oral_ca.,_resection_psa.png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nl-NL" w:eastAsia="nl-NL"/>
        </w:rPr>
        <w:drawing>
          <wp:inline distT="0" distB="0" distL="0" distR="0" wp14:anchorId="7EA1C1D3" wp14:editId="1E95B6B0">
            <wp:extent cx="5334000" cy="5334000"/>
            <wp:effectExtent l="0" t="0" r="0" b="0"/>
            <wp:docPr id="4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Oral_ca.,_resection_QALY.png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nl-NL" w:eastAsia="nl-NL"/>
        </w:rPr>
        <w:lastRenderedPageBreak/>
        <w:drawing>
          <wp:inline distT="0" distB="0" distL="0" distR="0" wp14:anchorId="708E3B4D" wp14:editId="1B85F01C">
            <wp:extent cx="5334000" cy="1778000"/>
            <wp:effectExtent l="0" t="0" r="0" b="0"/>
            <wp:docPr id="4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High-risk_endometrium_ca,_resection_psa.png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nl-NL" w:eastAsia="nl-NL"/>
        </w:rPr>
        <w:drawing>
          <wp:inline distT="0" distB="0" distL="0" distR="0" wp14:anchorId="7C5934D0" wp14:editId="054C1D2E">
            <wp:extent cx="5334000" cy="5334000"/>
            <wp:effectExtent l="0" t="0" r="0" b="0"/>
            <wp:docPr id="4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High-risk_endometrium_ca,_resection_QALY.png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nl-NL" w:eastAsia="nl-NL"/>
        </w:rPr>
        <w:lastRenderedPageBreak/>
        <w:drawing>
          <wp:inline distT="0" distB="0" distL="0" distR="0" wp14:anchorId="54082CE0" wp14:editId="58AE6BEF">
            <wp:extent cx="5334000" cy="1778000"/>
            <wp:effectExtent l="0" t="0" r="0" b="0"/>
            <wp:docPr id="4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UUT_Ca.,_nefroureterectomy_psa.png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nl-NL" w:eastAsia="nl-NL"/>
        </w:rPr>
        <w:drawing>
          <wp:inline distT="0" distB="0" distL="0" distR="0" wp14:anchorId="366F9281" wp14:editId="7154412B">
            <wp:extent cx="5334000" cy="5334000"/>
            <wp:effectExtent l="0" t="0" r="0" b="0"/>
            <wp:docPr id="4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UUT_Ca.,_nefroureterectomy_QALY.png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nl-NL" w:eastAsia="nl-NL"/>
        </w:rPr>
        <w:lastRenderedPageBreak/>
        <w:drawing>
          <wp:inline distT="0" distB="0" distL="0" distR="0" wp14:anchorId="4854F473" wp14:editId="7E32B3EB">
            <wp:extent cx="5334000" cy="1778000"/>
            <wp:effectExtent l="0" t="0" r="0" b="0"/>
            <wp:docPr id="4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Mammaca.,_resection_psa.png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nl-NL" w:eastAsia="nl-NL"/>
        </w:rPr>
        <w:drawing>
          <wp:inline distT="0" distB="0" distL="0" distR="0" wp14:anchorId="7A2D3DE5" wp14:editId="34AC8064">
            <wp:extent cx="5334000" cy="5334000"/>
            <wp:effectExtent l="0" t="0" r="0" b="0"/>
            <wp:docPr id="4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Mammaca.,_resection_QALY.png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nl-NL" w:eastAsia="nl-NL"/>
        </w:rPr>
        <w:lastRenderedPageBreak/>
        <w:drawing>
          <wp:inline distT="0" distB="0" distL="0" distR="0" wp14:anchorId="58C63C17" wp14:editId="47FC2E4C">
            <wp:extent cx="5334000" cy="1778000"/>
            <wp:effectExtent l="0" t="0" r="0" b="0"/>
            <wp:docPr id="4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High-grade_glioma,_resection_psa.png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nl-NL" w:eastAsia="nl-NL"/>
        </w:rPr>
        <w:drawing>
          <wp:inline distT="0" distB="0" distL="0" distR="0" wp14:anchorId="308901B0" wp14:editId="13127BE1">
            <wp:extent cx="5334000" cy="5334000"/>
            <wp:effectExtent l="0" t="0" r="0" b="0"/>
            <wp:docPr id="4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High-grade_glioma,_resection_QALY.png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nl-NL" w:eastAsia="nl-NL"/>
        </w:rPr>
        <w:lastRenderedPageBreak/>
        <w:drawing>
          <wp:inline distT="0" distB="0" distL="0" distR="0" wp14:anchorId="47273065" wp14:editId="45785B5F">
            <wp:extent cx="5334000" cy="1778000"/>
            <wp:effectExtent l="0" t="0" r="0" b="0"/>
            <wp:docPr id="4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Carotid_endarterectomy_psa.png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nl-NL" w:eastAsia="nl-NL"/>
        </w:rPr>
        <w:drawing>
          <wp:inline distT="0" distB="0" distL="0" distR="0" wp14:anchorId="35562CB2" wp14:editId="45FD72B1">
            <wp:extent cx="5334000" cy="5334000"/>
            <wp:effectExtent l="0" t="0" r="0" b="0"/>
            <wp:docPr id="5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Carotid_endarterectomy_QALY.png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nl-NL" w:eastAsia="nl-NL"/>
        </w:rPr>
        <w:lastRenderedPageBreak/>
        <w:drawing>
          <wp:inline distT="0" distB="0" distL="0" distR="0" wp14:anchorId="2725DBD3" wp14:editId="726EFA3A">
            <wp:extent cx="5334000" cy="1778000"/>
            <wp:effectExtent l="0" t="0" r="0" b="0"/>
            <wp:docPr id="5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Empyema,_VATS_psa.png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nl-NL" w:eastAsia="nl-NL"/>
        </w:rPr>
        <w:drawing>
          <wp:inline distT="0" distB="0" distL="0" distR="0" wp14:anchorId="26827556" wp14:editId="75DC3E3A">
            <wp:extent cx="5334000" cy="5334000"/>
            <wp:effectExtent l="0" t="0" r="0" b="0"/>
            <wp:docPr id="5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Empyema,_VATS_QALY.png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nl-NL" w:eastAsia="nl-NL"/>
        </w:rPr>
        <w:lastRenderedPageBreak/>
        <w:drawing>
          <wp:inline distT="0" distB="0" distL="0" distR="0" wp14:anchorId="1D4C3D0B" wp14:editId="10CEA026">
            <wp:extent cx="5334000" cy="1778000"/>
            <wp:effectExtent l="0" t="0" r="0" b="0"/>
            <wp:docPr id="5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Cervical_ca.,_resection_psa.png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nl-NL" w:eastAsia="nl-NL"/>
        </w:rPr>
        <w:drawing>
          <wp:inline distT="0" distB="0" distL="0" distR="0" wp14:anchorId="61E27A6A" wp14:editId="487F1F95">
            <wp:extent cx="5334000" cy="5334000"/>
            <wp:effectExtent l="0" t="0" r="0" b="0"/>
            <wp:docPr id="5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Cervical_ca.,_resection_QALY.png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nl-NL" w:eastAsia="nl-NL"/>
        </w:rPr>
        <w:lastRenderedPageBreak/>
        <w:drawing>
          <wp:inline distT="0" distB="0" distL="0" distR="0" wp14:anchorId="4FEB6042" wp14:editId="13D8A89C">
            <wp:extent cx="5334000" cy="1778000"/>
            <wp:effectExtent l="0" t="0" r="0" b="0"/>
            <wp:docPr id="5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Low-grade_glioma,_resection_psa.png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nl-NL" w:eastAsia="nl-NL"/>
        </w:rPr>
        <w:drawing>
          <wp:inline distT="0" distB="0" distL="0" distR="0" wp14:anchorId="79C919F9" wp14:editId="32F6533A">
            <wp:extent cx="5334000" cy="5334000"/>
            <wp:effectExtent l="0" t="0" r="0" b="0"/>
            <wp:docPr id="5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Low-grade_glioma,_resection_QALY.png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nl-NL" w:eastAsia="nl-NL"/>
        </w:rPr>
        <w:lastRenderedPageBreak/>
        <w:drawing>
          <wp:inline distT="0" distB="0" distL="0" distR="0" wp14:anchorId="2EE3B5F5" wp14:editId="70C84255">
            <wp:extent cx="5334000" cy="1778000"/>
            <wp:effectExtent l="0" t="0" r="0" b="0"/>
            <wp:docPr id="5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Low-risk_endometrium_ca,_resection_psa.png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nl-NL" w:eastAsia="nl-NL"/>
        </w:rPr>
        <w:drawing>
          <wp:inline distT="0" distB="0" distL="0" distR="0" wp14:anchorId="4DA597E9" wp14:editId="64C1A82C">
            <wp:extent cx="5334000" cy="5334000"/>
            <wp:effectExtent l="0" t="0" r="0" b="0"/>
            <wp:docPr id="5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Low-risk_endometrium_ca,_resection_QALY.png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nl-NL" w:eastAsia="nl-NL"/>
        </w:rPr>
        <w:lastRenderedPageBreak/>
        <w:drawing>
          <wp:inline distT="0" distB="0" distL="0" distR="0" wp14:anchorId="745D9AB7" wp14:editId="46054C8D">
            <wp:extent cx="5334000" cy="1778000"/>
            <wp:effectExtent l="0" t="0" r="0" b="0"/>
            <wp:docPr id="5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PAD,_bypass_surgery_psa.png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nl-NL" w:eastAsia="nl-NL"/>
        </w:rPr>
        <w:drawing>
          <wp:inline distT="0" distB="0" distL="0" distR="0" wp14:anchorId="5456909E" wp14:editId="17F6DD9C">
            <wp:extent cx="5334000" cy="5334000"/>
            <wp:effectExtent l="0" t="0" r="0" b="0"/>
            <wp:docPr id="6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PAD,_bypass_surgery_QALY.png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nl-NL" w:eastAsia="nl-NL"/>
        </w:rPr>
        <w:lastRenderedPageBreak/>
        <w:drawing>
          <wp:inline distT="0" distB="0" distL="0" distR="0" wp14:anchorId="74A065D6" wp14:editId="486FBD79">
            <wp:extent cx="5334000" cy="1778000"/>
            <wp:effectExtent l="0" t="0" r="0" b="0"/>
            <wp:docPr id="6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Mammaca.,_mastectomy_psa.png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nl-NL" w:eastAsia="nl-NL"/>
        </w:rPr>
        <w:drawing>
          <wp:inline distT="0" distB="0" distL="0" distR="0" wp14:anchorId="01C4B92E" wp14:editId="7300D49A">
            <wp:extent cx="5334000" cy="5334000"/>
            <wp:effectExtent l="0" t="0" r="0" b="0"/>
            <wp:docPr id="6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Mammaca.,_mastectomy_QALY.png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nl-NL" w:eastAsia="nl-NL"/>
        </w:rPr>
        <w:lastRenderedPageBreak/>
        <w:drawing>
          <wp:inline distT="0" distB="0" distL="0" distR="0" wp14:anchorId="01E90F50" wp14:editId="64FD21BD">
            <wp:extent cx="5334000" cy="1778000"/>
            <wp:effectExtent l="0" t="0" r="0" b="0"/>
            <wp:docPr id="6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COPD,_bullectomy_psa.png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nl-NL" w:eastAsia="nl-NL"/>
        </w:rPr>
        <w:drawing>
          <wp:inline distT="0" distB="0" distL="0" distR="0" wp14:anchorId="5E0439E9" wp14:editId="632E7FDA">
            <wp:extent cx="5334000" cy="5334000"/>
            <wp:effectExtent l="0" t="0" r="0" b="0"/>
            <wp:docPr id="6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COPD,_bullectomy_QALY.png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nl-NL" w:eastAsia="nl-NL"/>
        </w:rPr>
        <w:lastRenderedPageBreak/>
        <w:drawing>
          <wp:inline distT="0" distB="0" distL="0" distR="0" wp14:anchorId="09EBB0BB" wp14:editId="31E7A3F1">
            <wp:extent cx="5334000" cy="1778000"/>
            <wp:effectExtent l="0" t="0" r="0" b="0"/>
            <wp:docPr id="6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Pleurodesis_for_pneumothorax_psa.png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nl-NL" w:eastAsia="nl-NL"/>
        </w:rPr>
        <w:drawing>
          <wp:inline distT="0" distB="0" distL="0" distR="0" wp14:anchorId="1E891C42" wp14:editId="0D0DE34D">
            <wp:extent cx="5334000" cy="5334000"/>
            <wp:effectExtent l="0" t="0" r="0" b="0"/>
            <wp:docPr id="6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Pleurodesis_for_pneumothorax_QALY.png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nl-NL" w:eastAsia="nl-NL"/>
        </w:rPr>
        <w:lastRenderedPageBreak/>
        <w:drawing>
          <wp:inline distT="0" distB="0" distL="0" distR="0" wp14:anchorId="68D5B3D9" wp14:editId="6961727B">
            <wp:extent cx="5334000" cy="1778000"/>
            <wp:effectExtent l="0" t="0" r="0" b="0"/>
            <wp:docPr id="6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Mild_salivary_gland_ca.,_resection_psa.png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nl-NL" w:eastAsia="nl-NL"/>
        </w:rPr>
        <w:drawing>
          <wp:inline distT="0" distB="0" distL="0" distR="0" wp14:anchorId="5A71D30A" wp14:editId="5BBA1839">
            <wp:extent cx="5334000" cy="5334000"/>
            <wp:effectExtent l="0" t="0" r="0" b="0"/>
            <wp:docPr id="6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Mild_salivary_gland_ca.,_resection_QALY.png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nl-NL" w:eastAsia="nl-NL"/>
        </w:rPr>
        <w:lastRenderedPageBreak/>
        <w:drawing>
          <wp:inline distT="0" distB="0" distL="0" distR="0" wp14:anchorId="0D402AA3" wp14:editId="71B06037">
            <wp:extent cx="5334000" cy="1778000"/>
            <wp:effectExtent l="0" t="0" r="0" b="0"/>
            <wp:docPr id="6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Thyroid_ca.,_resection_psa.png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nl-NL" w:eastAsia="nl-NL"/>
        </w:rPr>
        <w:drawing>
          <wp:inline distT="0" distB="0" distL="0" distR="0" wp14:anchorId="1668163E" wp14:editId="322A1088">
            <wp:extent cx="5334000" cy="5334000"/>
            <wp:effectExtent l="0" t="0" r="0" b="0"/>
            <wp:docPr id="7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Thyroid_ca.,_resection_QALY.png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nl-NL" w:eastAsia="nl-NL"/>
        </w:rPr>
        <w:lastRenderedPageBreak/>
        <w:drawing>
          <wp:inline distT="0" distB="0" distL="0" distR="0" wp14:anchorId="12C8FA3D" wp14:editId="4334BEEA">
            <wp:extent cx="5334000" cy="1778000"/>
            <wp:effectExtent l="0" t="0" r="0" b="0"/>
            <wp:docPr id="7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ESRD,_shunt_psa.png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nl-NL" w:eastAsia="nl-NL"/>
        </w:rPr>
        <w:drawing>
          <wp:inline distT="0" distB="0" distL="0" distR="0" wp14:anchorId="598CFF28" wp14:editId="11258DCE">
            <wp:extent cx="5334000" cy="5334000"/>
            <wp:effectExtent l="0" t="0" r="0" b="0"/>
            <wp:docPr id="7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ESRD,_shunt_QALY.png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A3063">
      <w:headerReference w:type="default" r:id="rId78"/>
      <w:footerReference w:type="default" r:id="rId79"/>
      <w:pgSz w:w="12240" w:h="15840"/>
      <w:pgMar w:top="1417" w:right="1417" w:bottom="1417" w:left="1417" w:header="720" w:footer="720" w:gutter="0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1" w:author="R.J. Baatenburg de Jong" w:date="2020-05-25T10:24:00Z" w:initials="RBdJ">
    <w:p w14:paraId="35437C17" w14:textId="77777777" w:rsidR="00806ADB" w:rsidRPr="00806ADB" w:rsidRDefault="00806ADB">
      <w:pPr>
        <w:pStyle w:val="CommentText"/>
        <w:rPr>
          <w:lang w:val="nl-NL"/>
        </w:rPr>
      </w:pPr>
      <w:r>
        <w:rPr>
          <w:rStyle w:val="CommentReference"/>
        </w:rPr>
        <w:annotationRef/>
      </w:r>
      <w:r w:rsidRPr="00806ADB">
        <w:rPr>
          <w:lang w:val="nl-NL"/>
        </w:rPr>
        <w:t>Afkortingen in deze figuren vermijden; er is toch plek zat</w:t>
      </w:r>
    </w:p>
  </w:comment>
  <w:comment w:id="5" w:author="E.M. Krijkamp" w:date="2020-05-25T15:26:00Z" w:initials="EK">
    <w:p w14:paraId="282E0DD1" w14:textId="320E4A9A" w:rsidR="004B387B" w:rsidRPr="004B387B" w:rsidRDefault="004B387B">
      <w:pPr>
        <w:pStyle w:val="CommentText"/>
        <w:rPr>
          <w:lang w:val="nl-NL"/>
        </w:rPr>
      </w:pPr>
      <w:r>
        <w:rPr>
          <w:rStyle w:val="CommentReference"/>
        </w:rPr>
        <w:annotationRef/>
      </w:r>
      <w:r w:rsidRPr="004B387B">
        <w:rPr>
          <w:lang w:val="nl-NL"/>
        </w:rPr>
        <w:t>Goed idee! Ik ga even kijken hoe we dat het makkelijks</w:t>
      </w:r>
      <w:r>
        <w:rPr>
          <w:lang w:val="nl-NL"/>
        </w:rPr>
        <w:t xml:space="preserve">t in R kunnen doen. Alternatief is om een afkortinglijst te schrijven. Maar optie 1 heeft de voorkeur. </w:t>
      </w:r>
    </w:p>
  </w:comment>
  <w:comment w:id="2" w:author="R.J. Baatenburg de Jong" w:date="2020-05-25T10:21:00Z" w:initials="RBdJ">
    <w:p w14:paraId="78FC5232" w14:textId="77777777" w:rsidR="00806ADB" w:rsidRPr="00806ADB" w:rsidRDefault="00806ADB">
      <w:pPr>
        <w:pStyle w:val="CommentText"/>
        <w:rPr>
          <w:lang w:val="nl-NL"/>
        </w:rPr>
      </w:pPr>
      <w:r>
        <w:rPr>
          <w:rStyle w:val="CommentReference"/>
        </w:rPr>
        <w:annotationRef/>
      </w:r>
      <w:r w:rsidRPr="00806ADB">
        <w:rPr>
          <w:lang w:val="nl-NL"/>
        </w:rPr>
        <w:t xml:space="preserve">Waar is het onderscheid tussen mild en </w:t>
      </w:r>
      <w:proofErr w:type="spellStart"/>
      <w:r w:rsidRPr="00806ADB">
        <w:rPr>
          <w:lang w:val="nl-NL"/>
        </w:rPr>
        <w:t>advanced</w:t>
      </w:r>
      <w:proofErr w:type="spellEnd"/>
      <w:r w:rsidRPr="00806ADB">
        <w:rPr>
          <w:lang w:val="nl-NL"/>
        </w:rPr>
        <w:t xml:space="preserve"> </w:t>
      </w:r>
      <w:r>
        <w:rPr>
          <w:lang w:val="nl-NL"/>
        </w:rPr>
        <w:t>gebleven?</w:t>
      </w:r>
    </w:p>
  </w:comment>
  <w:comment w:id="3" w:author="R.J. Baatenburg de Jong" w:date="2020-05-25T10:19:00Z" w:initials="RBdJ">
    <w:p w14:paraId="02EA5230" w14:textId="77777777" w:rsidR="00806ADB" w:rsidRPr="00806ADB" w:rsidRDefault="00806ADB">
      <w:pPr>
        <w:pStyle w:val="CommentText"/>
        <w:rPr>
          <w:lang w:val="nl-NL"/>
        </w:rPr>
      </w:pPr>
      <w:r>
        <w:rPr>
          <w:rStyle w:val="CommentReference"/>
        </w:rPr>
        <w:annotationRef/>
      </w:r>
      <w:r w:rsidRPr="00806ADB">
        <w:rPr>
          <w:lang w:val="nl-NL"/>
        </w:rPr>
        <w:t>Ik zou proberen de schaal op de y-as hetzelfde te houden</w:t>
      </w:r>
    </w:p>
  </w:comment>
  <w:comment w:id="4" w:author="E.M. Krijkamp" w:date="2020-05-25T15:22:00Z" w:initials="EK">
    <w:p w14:paraId="6A0C9BC4" w14:textId="26F33432" w:rsidR="006C04EE" w:rsidRPr="006C04EE" w:rsidRDefault="006C04EE">
      <w:pPr>
        <w:pStyle w:val="CommentText"/>
        <w:rPr>
          <w:lang w:val="nl-NL"/>
        </w:rPr>
      </w:pPr>
      <w:r>
        <w:rPr>
          <w:rStyle w:val="CommentReference"/>
        </w:rPr>
        <w:annotationRef/>
      </w:r>
      <w:r w:rsidRPr="006C04EE">
        <w:rPr>
          <w:lang w:val="nl-NL"/>
        </w:rPr>
        <w:t xml:space="preserve">Goed idee! Gaan we doen. </w:t>
      </w:r>
    </w:p>
  </w:comment>
  <w:comment w:id="6" w:author="R.J. Baatenburg de Jong" w:date="2020-05-25T10:20:00Z" w:initials="RBdJ">
    <w:p w14:paraId="725F9F07" w14:textId="77777777" w:rsidR="00806ADB" w:rsidRDefault="00806ADB">
      <w:pPr>
        <w:pStyle w:val="CommentText"/>
      </w:pPr>
      <w:r>
        <w:rPr>
          <w:rStyle w:val="CommentReference"/>
        </w:rPr>
        <w:annotationRef/>
      </w:r>
      <w:r>
        <w:t>cholangiocarcinoma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35437C17" w15:done="0"/>
  <w15:commentEx w15:paraId="282E0DD1" w15:paraIdParent="35437C17" w15:done="0"/>
  <w15:commentEx w15:paraId="78FC5232" w15:done="0"/>
  <w15:commentEx w15:paraId="02EA5230" w15:done="0"/>
  <w15:commentEx w15:paraId="6A0C9BC4" w15:paraIdParent="02EA5230" w15:done="0"/>
  <w15:commentEx w15:paraId="725F9F07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35437C17" w16cid:durableId="22765FFF"/>
  <w16cid:commentId w16cid:paraId="282E0DD1" w16cid:durableId="2276620C"/>
  <w16cid:commentId w16cid:paraId="78FC5232" w16cid:durableId="22766000"/>
  <w16cid:commentId w16cid:paraId="02EA5230" w16cid:durableId="22766001"/>
  <w16cid:commentId w16cid:paraId="6A0C9BC4" w16cid:durableId="2276613E"/>
  <w16cid:commentId w16cid:paraId="725F9F07" w16cid:durableId="22766002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D2F57B8" w14:textId="77777777" w:rsidR="0090524C" w:rsidRDefault="0090524C">
      <w:pPr>
        <w:spacing w:after="0"/>
      </w:pPr>
      <w:r>
        <w:separator/>
      </w:r>
    </w:p>
  </w:endnote>
  <w:endnote w:type="continuationSeparator" w:id="0">
    <w:p w14:paraId="71A8DAB2" w14:textId="77777777" w:rsidR="0090524C" w:rsidRDefault="0090524C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Segoe UI">
    <w:altName w:val="Courier New"/>
    <w:panose1 w:val="020B0604020202020204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ustomXmlInsRangeStart w:id="7" w:author="R.J. Baatenburg de Jong" w:date="2020-05-25T10:17:00Z"/>
  <w:sdt>
    <w:sdtPr>
      <w:id w:val="2116393811"/>
      <w:docPartObj>
        <w:docPartGallery w:val="Page Numbers (Bottom of Page)"/>
        <w:docPartUnique/>
      </w:docPartObj>
    </w:sdtPr>
    <w:sdtEndPr/>
    <w:sdtContent>
      <w:customXmlInsRangeEnd w:id="7"/>
      <w:p w14:paraId="7B905E31" w14:textId="708CFA35" w:rsidR="00806ADB" w:rsidRDefault="00806ADB">
        <w:pPr>
          <w:pStyle w:val="Footer"/>
          <w:jc w:val="right"/>
          <w:rPr>
            <w:ins w:id="8" w:author="R.J. Baatenburg de Jong" w:date="2020-05-25T10:17:00Z"/>
          </w:rPr>
        </w:pPr>
        <w:ins w:id="9" w:author="R.J. Baatenburg de Jong" w:date="2020-05-25T10:17:00Z">
          <w:r>
            <w:fldChar w:fldCharType="begin"/>
          </w:r>
          <w:r>
            <w:instrText>PAGE   \* MERGEFORMAT</w:instrText>
          </w:r>
          <w:r>
            <w:fldChar w:fldCharType="separate"/>
          </w:r>
        </w:ins>
        <w:r w:rsidRPr="00806ADB">
          <w:rPr>
            <w:noProof/>
            <w:lang w:val="nl-NL"/>
          </w:rPr>
          <w:t>2</w:t>
        </w:r>
        <w:ins w:id="10" w:author="R.J. Baatenburg de Jong" w:date="2020-05-25T10:17:00Z">
          <w:r>
            <w:fldChar w:fldCharType="end"/>
          </w:r>
        </w:ins>
      </w:p>
      <w:customXmlInsRangeStart w:id="11" w:author="R.J. Baatenburg de Jong" w:date="2020-05-25T10:17:00Z"/>
    </w:sdtContent>
  </w:sdt>
  <w:customXmlInsRangeEnd w:id="11"/>
  <w:p w14:paraId="6C7A766F" w14:textId="77777777" w:rsidR="00806ADB" w:rsidRDefault="00806AD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D4C0133" w14:textId="77777777" w:rsidR="0090524C" w:rsidRDefault="0090524C">
      <w:r>
        <w:separator/>
      </w:r>
    </w:p>
  </w:footnote>
  <w:footnote w:type="continuationSeparator" w:id="0">
    <w:p w14:paraId="2DF45A0F" w14:textId="77777777" w:rsidR="0090524C" w:rsidRDefault="0090524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CE76DC3" w14:textId="4FA1533F" w:rsidR="00806ADB" w:rsidRPr="004121EF" w:rsidRDefault="004121EF" w:rsidP="004121EF">
    <w:pPr>
      <w:pStyle w:val="Title"/>
      <w:jc w:val="left"/>
      <w:rPr>
        <w:rFonts w:cstheme="majorHAnsi"/>
        <w:b w:val="0"/>
        <w:color w:val="000000" w:themeColor="text1"/>
        <w:sz w:val="18"/>
        <w:szCs w:val="20"/>
      </w:rPr>
    </w:pPr>
    <w:r w:rsidRPr="006E0DD3">
      <w:rPr>
        <w:rFonts w:cstheme="majorHAnsi"/>
        <w:b w:val="0"/>
        <w:color w:val="000000" w:themeColor="text1"/>
        <w:sz w:val="18"/>
        <w:szCs w:val="20"/>
      </w:rPr>
      <w:t>Appendix A: Utilitarian distribution of scarce surgical capacity during the COVID-19 crisis: a comparative modelling study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87B25368"/>
    <w:multiLevelType w:val="multilevel"/>
    <w:tmpl w:val="F692FC66"/>
    <w:lvl w:ilvl="0">
      <w:start w:val="6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6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6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6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6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6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6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D04B54EA"/>
    <w:multiLevelType w:val="multilevel"/>
    <w:tmpl w:val="7388ABBC"/>
    <w:lvl w:ilvl="0">
      <w:start w:val="5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5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5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5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5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5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5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E17F69BA"/>
    <w:multiLevelType w:val="multilevel"/>
    <w:tmpl w:val="D42E8920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E66E5A51"/>
    <w:multiLevelType w:val="multilevel"/>
    <w:tmpl w:val="1136B74E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F34557D2"/>
    <w:multiLevelType w:val="multilevel"/>
    <w:tmpl w:val="ABA8F72C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F37F0CF8"/>
    <w:multiLevelType w:val="multilevel"/>
    <w:tmpl w:val="217E6964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1ADD1451"/>
    <w:multiLevelType w:val="multilevel"/>
    <w:tmpl w:val="AEC06DB0"/>
    <w:lvl w:ilvl="0">
      <w:start w:val="3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3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3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3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3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3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3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49DCDEDE"/>
    <w:multiLevelType w:val="multilevel"/>
    <w:tmpl w:val="50F432F0"/>
    <w:lvl w:ilvl="0">
      <w:start w:val="4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4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4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4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4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4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4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2"/>
  </w:num>
  <w:num w:numId="2">
    <w:abstractNumId w:val="5"/>
  </w:num>
  <w:num w:numId="3">
    <w:abstractNumId w:val="4"/>
  </w:num>
  <w:num w:numId="4">
    <w:abstractNumId w:val="4"/>
  </w:num>
  <w:num w:numId="5">
    <w:abstractNumId w:val="4"/>
  </w:num>
  <w:num w:numId="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7">
    <w:abstractNumId w:val="6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</w:num>
  <w:num w:numId="8">
    <w:abstractNumId w:val="7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</w:num>
  <w:num w:numId="9">
    <w:abstractNumId w:val="1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</w:num>
  <w:num w:numId="10">
    <w:abstractNumId w:val="0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</w:num>
  <w:num w:numId="11">
    <w:abstractNumId w:val="4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R.J. Baatenburg de Jong">
    <w15:presenceInfo w15:providerId="AD" w15:userId="S-1-5-21-932686498-1610486119-1155464205-16475"/>
  </w15:person>
  <w15:person w15:author="E.M. Krijkamp">
    <w15:presenceInfo w15:providerId="AD" w15:userId="S::e.krijkamp@erasmusmc.nl::6b549f4a-e21e-4342-9116-7452856f1b15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90D07"/>
    <w:rsid w:val="00011C8B"/>
    <w:rsid w:val="000A3063"/>
    <w:rsid w:val="002710BF"/>
    <w:rsid w:val="003C3C8B"/>
    <w:rsid w:val="004121EF"/>
    <w:rsid w:val="004B387B"/>
    <w:rsid w:val="004E29B3"/>
    <w:rsid w:val="00590D07"/>
    <w:rsid w:val="006C04EE"/>
    <w:rsid w:val="00784D58"/>
    <w:rsid w:val="00806ADB"/>
    <w:rsid w:val="00845BB2"/>
    <w:rsid w:val="008D6863"/>
    <w:rsid w:val="0090524C"/>
    <w:rsid w:val="00A05737"/>
    <w:rsid w:val="00B86B75"/>
    <w:rsid w:val="00BC48D5"/>
    <w:rsid w:val="00C36279"/>
    <w:rsid w:val="00CE4820"/>
    <w:rsid w:val="00E315A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911A6B2"/>
  <w15:docId w15:val="{C3093070-0887-48AF-863E-0AFEF68A4E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5"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link w:val="TitleChar"/>
    <w:uiPriority w:val="1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uiPriority w:val="9"/>
    <w:unhideWhenUsed/>
    <w:qFormat/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  <w:style w:type="paragraph" w:styleId="Header">
    <w:name w:val="header"/>
    <w:basedOn w:val="Normal"/>
    <w:link w:val="HeaderChar"/>
    <w:unhideWhenUsed/>
    <w:rsid w:val="00806ADB"/>
    <w:pPr>
      <w:tabs>
        <w:tab w:val="center" w:pos="4513"/>
        <w:tab w:val="right" w:pos="9026"/>
      </w:tabs>
      <w:spacing w:after="0"/>
    </w:pPr>
  </w:style>
  <w:style w:type="character" w:customStyle="1" w:styleId="HeaderChar">
    <w:name w:val="Header Char"/>
    <w:basedOn w:val="DefaultParagraphFont"/>
    <w:link w:val="Header"/>
    <w:rsid w:val="00806ADB"/>
  </w:style>
  <w:style w:type="paragraph" w:styleId="Footer">
    <w:name w:val="footer"/>
    <w:basedOn w:val="Normal"/>
    <w:link w:val="FooterChar"/>
    <w:uiPriority w:val="99"/>
    <w:unhideWhenUsed/>
    <w:rsid w:val="00806ADB"/>
    <w:pPr>
      <w:tabs>
        <w:tab w:val="center" w:pos="4513"/>
        <w:tab w:val="right" w:pos="9026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806ADB"/>
  </w:style>
  <w:style w:type="paragraph" w:styleId="BalloonText">
    <w:name w:val="Balloon Text"/>
    <w:basedOn w:val="Normal"/>
    <w:link w:val="BalloonTextChar"/>
    <w:semiHidden/>
    <w:unhideWhenUsed/>
    <w:rsid w:val="00806ADB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semiHidden/>
    <w:rsid w:val="00806ADB"/>
    <w:rPr>
      <w:rFonts w:ascii="Segoe UI" w:hAnsi="Segoe UI" w:cs="Segoe UI"/>
      <w:sz w:val="18"/>
      <w:szCs w:val="18"/>
    </w:rPr>
  </w:style>
  <w:style w:type="character" w:styleId="CommentReference">
    <w:name w:val="annotation reference"/>
    <w:basedOn w:val="DefaultParagraphFont"/>
    <w:semiHidden/>
    <w:unhideWhenUsed/>
    <w:rsid w:val="00806ADB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unhideWhenUsed/>
    <w:rsid w:val="00806ADB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sid w:val="00806AD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semiHidden/>
    <w:unhideWhenUsed/>
    <w:rsid w:val="00806ADB"/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806ADB"/>
    <w:rPr>
      <w:b/>
      <w:bCs/>
      <w:sz w:val="20"/>
      <w:szCs w:val="20"/>
    </w:rPr>
  </w:style>
  <w:style w:type="character" w:customStyle="1" w:styleId="TitleChar">
    <w:name w:val="Title Char"/>
    <w:basedOn w:val="DefaultParagraphFont"/>
    <w:link w:val="Title"/>
    <w:uiPriority w:val="10"/>
    <w:rsid w:val="004121EF"/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16" Type="http://schemas.openxmlformats.org/officeDocument/2006/relationships/image" Target="media/image7.png"/><Relationship Id="rId11" Type="http://schemas.microsoft.com/office/2016/09/relationships/commentsIds" Target="commentsIds.xml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image" Target="media/image65.png"/><Relationship Id="rId79" Type="http://schemas.openxmlformats.org/officeDocument/2006/relationships/footer" Target="footer1.xml"/><Relationship Id="rId5" Type="http://schemas.openxmlformats.org/officeDocument/2006/relationships/footnotes" Target="footnotes.xml"/><Relationship Id="rId61" Type="http://schemas.openxmlformats.org/officeDocument/2006/relationships/image" Target="media/image52.png"/><Relationship Id="rId82" Type="http://schemas.openxmlformats.org/officeDocument/2006/relationships/theme" Target="theme/theme1.xm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image" Target="media/image68.png"/><Relationship Id="rId8" Type="http://schemas.openxmlformats.org/officeDocument/2006/relationships/image" Target="media/image2.png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microsoft.com/office/2011/relationships/commentsExtended" Target="commentsExtended.xml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header" Target="header1.xml"/><Relationship Id="rId81" Type="http://schemas.microsoft.com/office/2011/relationships/people" Target="people.xml"/><Relationship Id="rId4" Type="http://schemas.openxmlformats.org/officeDocument/2006/relationships/webSettings" Target="webSettings.xml"/><Relationship Id="rId9" Type="http://schemas.openxmlformats.org/officeDocument/2006/relationships/comments" Target="comment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7" Type="http://schemas.openxmlformats.org/officeDocument/2006/relationships/image" Target="media/image1.png"/><Relationship Id="rId71" Type="http://schemas.openxmlformats.org/officeDocument/2006/relationships/image" Target="media/image62.png"/><Relationship Id="rId2" Type="http://schemas.openxmlformats.org/officeDocument/2006/relationships/styles" Target="styles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34</Pages>
  <Words>33</Words>
  <Characters>192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Operation Room Triage model</vt:lpstr>
    </vt:vector>
  </TitlesOfParts>
  <Company/>
  <LinksUpToDate>false</LinksUpToDate>
  <CharactersWithSpaces>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Operation Room Triage model</dc:title>
  <dc:creator>A collaboration of Erasmus MC researchers</dc:creator>
  <cp:lastModifiedBy>E.M. Krijkamp</cp:lastModifiedBy>
  <cp:revision>7</cp:revision>
  <dcterms:created xsi:type="dcterms:W3CDTF">2020-05-25T13:20:00Z</dcterms:created>
  <dcterms:modified xsi:type="dcterms:W3CDTF">2020-05-25T13:26:00Z</dcterms:modified>
</cp:coreProperties>
</file>