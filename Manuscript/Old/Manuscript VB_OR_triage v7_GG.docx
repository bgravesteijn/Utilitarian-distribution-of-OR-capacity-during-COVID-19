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1C35CE01" w:rsidR="00DA712E" w:rsidRPr="0092480E" w:rsidRDefault="00E9EE46" w:rsidP="39A4890C">
      <w:pPr>
        <w:pStyle w:val="Title"/>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39A4890C">
      <w:pPr>
        <w:spacing w:line="257" w:lineRule="auto"/>
        <w:rPr>
          <w:rFonts w:ascii="Calibri" w:hAnsi="Calibri" w:cs="Calibri"/>
          <w:i/>
          <w:iCs/>
        </w:rPr>
      </w:pPr>
    </w:p>
    <w:p w14:paraId="4DB354C9" w14:textId="0F642690" w:rsidR="34696E4A" w:rsidRPr="00306820" w:rsidRDefault="2C3E4E29" w:rsidP="00306820">
      <w:pPr>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39A4890C">
      <w:pPr>
        <w:spacing w:line="257" w:lineRule="auto"/>
        <w:rPr>
          <w:rFonts w:ascii="Calibri" w:eastAsia="Calibri" w:hAnsi="Calibri" w:cs="Calibri"/>
          <w:lang w:val="nl-NL"/>
        </w:rPr>
      </w:pPr>
    </w:p>
    <w:p w14:paraId="6B7C9F9A" w14:textId="2E8713F9"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730ADB">
      <w:pPr>
        <w:rPr>
          <w:rFonts w:ascii="Calibri" w:hAnsi="Calibri" w:cs="Calibri"/>
        </w:rPr>
      </w:pPr>
    </w:p>
    <w:p w14:paraId="26B17796" w14:textId="0B5D8E67" w:rsidR="34696E4A" w:rsidRPr="0092480E" w:rsidRDefault="65EB3385" w:rsidP="39A4890C">
      <w:pPr>
        <w:spacing w:line="257"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39A4890C">
      <w:pPr>
        <w:spacing w:line="257" w:lineRule="auto"/>
        <w:rPr>
          <w:rFonts w:ascii="Calibri" w:eastAsia="Calibri" w:hAnsi="Calibri" w:cs="Calibri"/>
          <w:highlight w:val="yellow"/>
          <w:lang w:val="nl-NL"/>
        </w:rPr>
      </w:pPr>
      <w:commentRangeStart w:id="0"/>
    </w:p>
    <w:p w14:paraId="2FDE8EA6" w14:textId="77777777" w:rsidR="00584B7F" w:rsidRPr="0092480E" w:rsidRDefault="00EC12A5" w:rsidP="0084022E">
      <w:pPr>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584B7F">
      <w:pPr>
        <w:pStyle w:val="ListParagraph"/>
        <w:numPr>
          <w:ilvl w:val="0"/>
          <w:numId w:val="12"/>
        </w:numPr>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584B7F">
      <w:pPr>
        <w:pStyle w:val="ListParagraph"/>
        <w:numPr>
          <w:ilvl w:val="0"/>
          <w:numId w:val="12"/>
        </w:numPr>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584B7F">
      <w:pPr>
        <w:pStyle w:val="ListParagraph"/>
        <w:numPr>
          <w:ilvl w:val="0"/>
          <w:numId w:val="12"/>
        </w:numPr>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16063E4C" w14:textId="30F83718" w:rsidR="00584B7F" w:rsidRPr="0092480E" w:rsidRDefault="00584B7F">
      <w:pPr>
        <w:spacing w:after="160" w:line="259" w:lineRule="auto"/>
        <w:rPr>
          <w:rFonts w:ascii="Calibri" w:hAnsi="Calibri" w:cs="Calibri"/>
          <w:b/>
        </w:rPr>
      </w:pPr>
      <w:r w:rsidRPr="0092480E">
        <w:rPr>
          <w:rFonts w:ascii="Calibri" w:hAnsi="Calibri" w:cs="Calibri"/>
          <w:b/>
        </w:rPr>
        <w:br w:type="page"/>
      </w:r>
    </w:p>
    <w:p w14:paraId="4D59845A" w14:textId="5CA7376D" w:rsidR="00737CE6" w:rsidRPr="0092480E" w:rsidRDefault="00737CE6" w:rsidP="39A4890C">
      <w:pPr>
        <w:pStyle w:val="Heading1"/>
        <w:rPr>
          <w:rFonts w:ascii="Calibri" w:hAnsi="Calibri" w:cs="Calibri"/>
          <w:lang w:val="en-US"/>
        </w:rPr>
      </w:pPr>
      <w:commentRangeStart w:id="4"/>
      <w:commentRangeStart w:id="5"/>
      <w:r w:rsidRPr="0092480E">
        <w:rPr>
          <w:rFonts w:ascii="Calibri" w:hAnsi="Calibri" w:cs="Calibri"/>
          <w:lang w:val="en-US"/>
        </w:rPr>
        <w:lastRenderedPageBreak/>
        <w:t>Abstract</w:t>
      </w:r>
      <w:commentRangeEnd w:id="4"/>
      <w:r w:rsidR="00234D3C" w:rsidRPr="0092480E">
        <w:rPr>
          <w:rStyle w:val="CommentReference"/>
          <w:rFonts w:ascii="Calibri" w:eastAsiaTheme="minorHAnsi" w:hAnsi="Calibri" w:cs="Calibri"/>
          <w:color w:val="auto"/>
        </w:rPr>
        <w:commentReference w:id="4"/>
      </w:r>
      <w:commentRangeEnd w:id="5"/>
      <w:r w:rsidR="00CD5FE9">
        <w:rPr>
          <w:rStyle w:val="CommentReference"/>
          <w:rFonts w:asciiTheme="minorHAnsi" w:eastAsiaTheme="minorHAnsi" w:hAnsiTheme="minorHAnsi" w:cstheme="minorBidi"/>
          <w:color w:val="auto"/>
        </w:rPr>
        <w:commentReference w:id="5"/>
      </w:r>
    </w:p>
    <w:p w14:paraId="7E375399" w14:textId="48280D20" w:rsidR="00737CE6" w:rsidRPr="0092480E" w:rsidRDefault="00737CE6" w:rsidP="39A4890C">
      <w:pPr>
        <w:pStyle w:val="Heading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56807A9"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 care systems worldwide</w:t>
      </w:r>
      <w:commentRangeStart w:id="6"/>
      <w:del w:id="7" w:author="G. Geleijnse" w:date="2020-06-03T09:39:00Z">
        <w:r w:rsidRPr="0092480E" w:rsidDel="000A2E10">
          <w:rPr>
            <w:rFonts w:ascii="Calibri" w:eastAsia="Calibri" w:hAnsi="Calibri" w:cs="Calibri"/>
          </w:rPr>
          <w:delText xml:space="preserve">. This has </w:delText>
        </w:r>
        <w:r w:rsidR="690F5B0A" w:rsidRPr="0092480E" w:rsidDel="000A2E10">
          <w:rPr>
            <w:rFonts w:ascii="Calibri" w:eastAsia="Calibri" w:hAnsi="Calibri" w:cs="Calibri"/>
          </w:rPr>
          <w:delText>led</w:delText>
        </w:r>
        <w:r w:rsidRPr="0092480E" w:rsidDel="000A2E10">
          <w:rPr>
            <w:rFonts w:ascii="Calibri" w:eastAsia="Calibri" w:hAnsi="Calibri" w:cs="Calibri"/>
          </w:rPr>
          <w:delText xml:space="preserve"> to</w:delText>
        </w:r>
      </w:del>
      <w:ins w:id="8" w:author="G. Geleijnse" w:date="2020-06-03T09:39:00Z">
        <w:r w:rsidR="000A2E10">
          <w:rPr>
            <w:rFonts w:ascii="Calibri" w:eastAsia="Calibri" w:hAnsi="Calibri" w:cs="Calibri"/>
          </w:rPr>
          <w:t xml:space="preserve">, leading to </w:t>
        </w:r>
      </w:ins>
      <w:commentRangeEnd w:id="6"/>
      <w:ins w:id="9" w:author="G. Geleijnse" w:date="2020-06-03T09:41:00Z">
        <w:r w:rsidR="000A2E10">
          <w:rPr>
            <w:rStyle w:val="CommentReference"/>
            <w:rFonts w:asciiTheme="minorHAnsi" w:eastAsiaTheme="minorHAnsi" w:hAnsiTheme="minorHAnsi" w:cstheme="minorBidi"/>
            <w:lang w:val="en-GB"/>
          </w:rPr>
          <w:commentReference w:id="6"/>
        </w:r>
      </w:ins>
      <w:del w:id="10" w:author="G. Geleijnse" w:date="2020-06-03T09:39:00Z">
        <w:r w:rsidRPr="0092480E" w:rsidDel="000A2E10">
          <w:rPr>
            <w:rFonts w:ascii="Calibri" w:eastAsia="Calibri" w:hAnsi="Calibri" w:cs="Calibri"/>
          </w:rPr>
          <w:delText xml:space="preserve"> </w:delText>
        </w:r>
      </w:del>
      <w:r w:rsidRPr="0092480E">
        <w:rPr>
          <w:rFonts w:ascii="Calibri" w:eastAsia="Calibri" w:hAnsi="Calibri" w:cs="Calibri"/>
        </w:rPr>
        <w:t>a reduction of the health care capacity available f</w:t>
      </w:r>
      <w:r w:rsidR="00584B7F" w:rsidRPr="0092480E">
        <w:rPr>
          <w:rFonts w:ascii="Calibri" w:eastAsia="Calibri" w:hAnsi="Calibri" w:cs="Calibri"/>
        </w:rPr>
        <w:t xml:space="preserve">or non-emergency surgical interventions.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r w:rsidR="77CE9379" w:rsidRPr="0092480E">
        <w:rPr>
          <w:rFonts w:ascii="Calibri" w:eastAsia="Calibri" w:hAnsi="Calibri" w:cs="Calibri"/>
        </w:rPr>
        <w:t xml:space="preserve">Therefore, </w:t>
      </w:r>
      <w:commentRangeStart w:id="11"/>
      <w:r w:rsidR="00E25C4D" w:rsidRPr="0092480E">
        <w:rPr>
          <w:rFonts w:ascii="Calibri" w:eastAsia="Calibri" w:hAnsi="Calibri" w:cs="Calibri"/>
        </w:rPr>
        <w:t xml:space="preserve">our objective was </w:t>
      </w:r>
      <w:r w:rsidR="77CE9379" w:rsidRPr="0092480E">
        <w:rPr>
          <w:rFonts w:ascii="Calibri" w:eastAsia="Calibri" w:hAnsi="Calibri" w:cs="Calibri"/>
        </w:rPr>
        <w:t>to develop a decision model to estimate the effects of delay of surgical interventio</w:t>
      </w:r>
      <w:r w:rsidR="00CD22EF" w:rsidRPr="0092480E">
        <w:rPr>
          <w:rFonts w:ascii="Calibri" w:eastAsia="Calibri" w:hAnsi="Calibri" w:cs="Calibri"/>
        </w:rPr>
        <w:t>n</w:t>
      </w:r>
      <w:r w:rsidR="009262F5" w:rsidRPr="0092480E">
        <w:rPr>
          <w:rFonts w:ascii="Calibri" w:eastAsia="Calibri" w:hAnsi="Calibri" w:cs="Calibri"/>
        </w:rPr>
        <w:t>s</w:t>
      </w:r>
      <w:r w:rsidR="00CD22EF" w:rsidRPr="0092480E">
        <w:rPr>
          <w:rFonts w:ascii="Calibri" w:eastAsia="Calibri" w:hAnsi="Calibri" w:cs="Calibri"/>
        </w:rPr>
        <w:t xml:space="preserve"> on 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commentRangeEnd w:id="11"/>
      <w:r w:rsidR="000A2E10">
        <w:rPr>
          <w:rStyle w:val="CommentReference"/>
          <w:rFonts w:asciiTheme="minorHAnsi" w:eastAsiaTheme="minorHAnsi" w:hAnsiTheme="minorHAnsi" w:cstheme="minorBidi"/>
          <w:lang w:val="en-GB"/>
        </w:rPr>
        <w:commentReference w:id="11"/>
      </w:r>
    </w:p>
    <w:p w14:paraId="013EE63B" w14:textId="77777777" w:rsidR="00584B7F" w:rsidRPr="0092480E"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A3EA009"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12"/>
      <w:r w:rsidR="00ED35E2" w:rsidRPr="0092480E">
        <w:rPr>
          <w:rFonts w:ascii="Calibri" w:eastAsia="Calibri" w:hAnsi="Calibri" w:cs="Calibri"/>
        </w:rPr>
        <w:t>34 sem</w:t>
      </w:r>
      <w:commentRangeEnd w:id="12"/>
      <w:r w:rsidR="00ED35E2" w:rsidRPr="0092480E">
        <w:rPr>
          <w:rStyle w:val="CommentReference"/>
          <w:rFonts w:ascii="Calibri" w:hAnsi="Calibri" w:cs="Calibri"/>
        </w:rPr>
        <w:commentReference w:id="12"/>
      </w:r>
      <w:r w:rsidR="00ED35E2" w:rsidRPr="0092480E">
        <w:rPr>
          <w:rFonts w:ascii="Calibri" w:eastAsia="Calibri" w:hAnsi="Calibri" w:cs="Calibri"/>
        </w:rPr>
        <w:t>i-</w:t>
      </w:r>
      <w:r w:rsidR="00ED35E2" w:rsidRPr="008225F6">
        <w:rPr>
          <w:rFonts w:ascii="Calibri" w:eastAsia="Calibri" w:hAnsi="Calibri" w:cs="Calibri"/>
        </w:rPr>
        <w:t xml:space="preserve">elective (not necessarily performed within 3 days, but 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r w:rsidR="00E11164" w:rsidRPr="0092480E">
        <w:rPr>
          <w:rFonts w:ascii="Calibri" w:eastAsia="Calibri" w:hAnsi="Calibri" w:cs="Calibri"/>
        </w:rPr>
        <w:t>one of the eight</w:t>
      </w:r>
      <w:r w:rsidR="00ED35E2" w:rsidRPr="0092480E">
        <w:rPr>
          <w:rFonts w:ascii="Calibri" w:eastAsia="Calibri" w:hAnsi="Calibri" w:cs="Calibri"/>
        </w:rPr>
        <w:t xml:space="preserve"> 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14:paraId="29842AC0" w14:textId="77777777" w:rsidR="00584B7F" w:rsidRPr="0092480E" w:rsidRDefault="00584B7F" w:rsidP="39A4890C">
      <w:pPr>
        <w:pStyle w:val="Heading2"/>
        <w:spacing w:before="0" w:after="160" w:line="257" w:lineRule="auto"/>
        <w:rPr>
          <w:rFonts w:ascii="Calibri" w:hAnsi="Calibri" w:cs="Calibri"/>
          <w:lang w:val="en-US"/>
        </w:rPr>
      </w:pPr>
    </w:p>
    <w:p w14:paraId="68617D15" w14:textId="65131E74" w:rsidR="006D27F5" w:rsidRPr="0092480E" w:rsidRDefault="006D27F5" w:rsidP="39A4890C">
      <w:pPr>
        <w:pStyle w:val="Heading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14:paraId="4EB4D464" w14:textId="632EBF46" w:rsidR="00354D49" w:rsidRPr="0092480E" w:rsidRDefault="00354D49" w:rsidP="636709EE">
      <w:pPr>
        <w:rPr>
          <w:rFonts w:ascii="Calibri" w:hAnsi="Calibri" w:cs="Calibri"/>
        </w:rPr>
      </w:pPr>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kidney transplantation</w:t>
      </w:r>
      <w:r w:rsidR="6D9E4346" w:rsidRPr="0092480E">
        <w:rPr>
          <w:rFonts w:ascii="Calibri" w:hAnsi="Calibri" w:cs="Calibri"/>
        </w:rPr>
        <w:t>.</w:t>
      </w:r>
      <w:r w:rsidRPr="0092480E">
        <w:rPr>
          <w:rFonts w:ascii="Calibri" w:hAnsi="Calibri" w:cs="Calibri"/>
        </w:rPr>
        <w:t xml:space="preserve"> </w:t>
      </w:r>
      <w:commentRangeStart w:id="13"/>
      <w:r w:rsidRPr="0092480E">
        <w:rPr>
          <w:rFonts w:ascii="Calibri" w:hAnsi="Calibri" w:cs="Calibri"/>
        </w:rPr>
        <w:t xml:space="preserve">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r w:rsidR="00D4128D" w:rsidRPr="0092480E">
        <w:rPr>
          <w:rFonts w:ascii="Calibri" w:hAnsi="Calibri" w:cs="Calibri"/>
        </w:rPr>
        <w:t>a</w:t>
      </w:r>
      <w:r w:rsidR="00186ECC">
        <w:rPr>
          <w:rFonts w:ascii="Calibri" w:hAnsi="Calibri" w:cs="Calibri"/>
        </w:rPr>
        <w:t xml:space="preserve"> 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commentRangeEnd w:id="13"/>
      <w:r w:rsidR="00336F5D">
        <w:rPr>
          <w:rStyle w:val="CommentReference"/>
          <w:rFonts w:asciiTheme="minorHAnsi" w:eastAsiaTheme="minorHAnsi" w:hAnsiTheme="minorHAnsi" w:cstheme="minorBidi"/>
          <w:lang w:val="en-GB"/>
        </w:rPr>
        <w:commentReference w:id="13"/>
      </w:r>
    </w:p>
    <w:p w14:paraId="24D4BB5F" w14:textId="77777777" w:rsidR="00584B7F" w:rsidRPr="0092480E" w:rsidRDefault="00584B7F" w:rsidP="39A4890C">
      <w:pPr>
        <w:pStyle w:val="Heading2"/>
        <w:rPr>
          <w:rFonts w:ascii="Calibri" w:hAnsi="Calibri" w:cs="Calibri"/>
          <w:lang w:val="en-US"/>
        </w:rPr>
      </w:pPr>
    </w:p>
    <w:p w14:paraId="046549B0" w14:textId="4E68C830" w:rsidR="006D27F5" w:rsidRPr="0092480E" w:rsidRDefault="006D27F5" w:rsidP="39A4890C">
      <w:pPr>
        <w:pStyle w:val="Heading2"/>
        <w:rPr>
          <w:rFonts w:ascii="Calibri" w:hAnsi="Calibri" w:cs="Calibri"/>
          <w:lang w:val="en-US"/>
        </w:rPr>
      </w:pPr>
      <w:r w:rsidRPr="0092480E">
        <w:rPr>
          <w:rFonts w:ascii="Calibri" w:hAnsi="Calibri" w:cs="Calibri"/>
          <w:lang w:val="en-US"/>
        </w:rPr>
        <w:t>Conclusion</w:t>
      </w:r>
    </w:p>
    <w:p w14:paraId="33023EA8" w14:textId="3684114F"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y (due to</w:t>
      </w:r>
      <w:r w:rsidR="00BA3F4F" w:rsidRPr="008225F6">
        <w:rPr>
          <w:rFonts w:ascii="Calibri" w:eastAsia="Calibri" w:hAnsi="Calibri" w:cs="Calibri"/>
        </w:rPr>
        <w:t xml:space="preserve"> for example</w:t>
      </w:r>
      <w:r w:rsidR="00B92D2F" w:rsidRPr="008225F6">
        <w:rPr>
          <w:rFonts w:ascii="Calibri" w:eastAsia="Calibri" w:hAnsi="Calibri" w:cs="Calibri"/>
        </w:rPr>
        <w:t xml:space="preserve"> COVID-19).</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39A4890C">
      <w:pPr>
        <w:rPr>
          <w:rFonts w:ascii="Calibri" w:hAnsi="Calibri" w:cs="Calibri"/>
        </w:rPr>
      </w:pPr>
      <w:r w:rsidRPr="0092480E">
        <w:rPr>
          <w:rFonts w:ascii="Calibri" w:hAnsi="Calibri" w:cs="Calibri"/>
        </w:rPr>
        <w:br w:type="page"/>
      </w:r>
    </w:p>
    <w:p w14:paraId="0DBBF11F" w14:textId="39F2336E" w:rsidR="438F5BE1" w:rsidRPr="0092480E" w:rsidRDefault="438F5BE1" w:rsidP="04F59E2C">
      <w:pPr>
        <w:pStyle w:val="Heading2"/>
        <w:rPr>
          <w:rFonts w:ascii="Calibri" w:hAnsi="Calibri" w:cs="Calibri"/>
          <w:lang w:val="en-US"/>
        </w:rPr>
      </w:pPr>
      <w:r w:rsidRPr="0092480E">
        <w:rPr>
          <w:rFonts w:ascii="Calibri" w:hAnsi="Calibri" w:cs="Calibri"/>
          <w:lang w:val="en-US"/>
        </w:rPr>
        <w:lastRenderedPageBreak/>
        <w:t>Background</w:t>
      </w:r>
    </w:p>
    <w:p w14:paraId="1BBCC7EC" w14:textId="551AF1A1" w:rsidR="256137A7" w:rsidRPr="00C2764C" w:rsidRDefault="04E49AF8" w:rsidP="00404879">
      <w:pPr>
        <w:rPr>
          <w:rFonts w:ascii="Calibri" w:eastAsia="Calibri" w:hAnsi="Calibri" w:cs="Calibri"/>
        </w:rPr>
      </w:pPr>
      <w:r w:rsidRPr="00C2764C">
        <w:rPr>
          <w:rFonts w:ascii="Calibri" w:eastAsia="Calibri" w:hAnsi="Calibri" w:cs="Calibri"/>
        </w:rPr>
        <w:t xml:space="preserve">COVID-19 has put unprecedented pressure on health 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 xml:space="preserve">he health </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 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 care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commentRangeStart w:id="14"/>
      <w:r w:rsidR="419A50BE" w:rsidRPr="00C2764C">
        <w:rPr>
          <w:rFonts w:ascii="Calibri" w:eastAsia="Calibri" w:hAnsi="Calibri" w:cs="Calibri"/>
        </w:rPr>
        <w:t>usual</w:t>
      </w:r>
      <w:commentRangeEnd w:id="14"/>
      <w:r w:rsidR="00A40D05">
        <w:rPr>
          <w:rStyle w:val="CommentReference"/>
          <w:rFonts w:asciiTheme="minorHAnsi" w:eastAsiaTheme="minorHAnsi" w:hAnsiTheme="minorHAnsi" w:cstheme="minorBidi"/>
          <w:lang w:val="en-GB"/>
        </w:rPr>
        <w:commentReference w:id="14"/>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404879">
      <w:pPr>
        <w:rPr>
          <w:rFonts w:ascii="Calibri" w:eastAsiaTheme="minorEastAsia" w:hAnsi="Calibri" w:cs="Calibri"/>
        </w:rPr>
      </w:pPr>
    </w:p>
    <w:p w14:paraId="0A5E86E6" w14:textId="735E610D" w:rsidR="59F76BD3" w:rsidRPr="00C2764C" w:rsidRDefault="59F76BD3" w:rsidP="00404879">
      <w:pPr>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usual care.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be admitted </w:t>
      </w:r>
      <w:r w:rsidR="1974DFE7" w:rsidRPr="00C2764C">
        <w:rPr>
          <w:rFonts w:ascii="Calibri" w:eastAsiaTheme="minorEastAsia" w:hAnsi="Calibri" w:cs="Calibri"/>
        </w:rPr>
        <w:t xml:space="preserve">or </w:t>
      </w:r>
      <w:r w:rsidR="268A6506" w:rsidRPr="00C2764C">
        <w:rPr>
          <w:rFonts w:ascii="Calibri" w:eastAsiaTheme="minorEastAsia" w:hAnsi="Calibri" w:cs="Calibri"/>
        </w:rPr>
        <w:t>undergo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commentRangeStart w:id="15"/>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04623" w:rsidRPr="00C2764C">
        <w:rPr>
          <w:rFonts w:ascii="Calibri" w:eastAsiaTheme="minorEastAsia" w:hAnsi="Calibri" w:cs="Calibri"/>
        </w:rPr>
        <w:t xml:space="preserve">were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commentRangeEnd w:id="15"/>
      <w:r w:rsidR="00A40D05">
        <w:rPr>
          <w:rStyle w:val="CommentReference"/>
          <w:rFonts w:asciiTheme="minorHAnsi" w:eastAsiaTheme="minorHAnsi" w:hAnsiTheme="minorHAnsi" w:cstheme="minorBidi"/>
          <w:lang w:val="en-GB"/>
        </w:rPr>
        <w:commentReference w:id="15"/>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commentRangeStart w:id="16"/>
      <w:r w:rsidR="1CFC35F6" w:rsidRPr="00C2764C">
        <w:rPr>
          <w:rFonts w:ascii="Calibri" w:eastAsiaTheme="minorEastAsia" w:hAnsi="Calibri" w:cs="Calibri"/>
        </w:rPr>
        <w:t>has been</w:t>
      </w:r>
      <w:commentRangeEnd w:id="16"/>
      <w:r w:rsidR="00A40D05">
        <w:rPr>
          <w:rStyle w:val="CommentReference"/>
          <w:rFonts w:asciiTheme="minorHAnsi" w:eastAsiaTheme="minorHAnsi" w:hAnsiTheme="minorHAnsi" w:cstheme="minorBidi"/>
          <w:lang w:val="en-GB"/>
        </w:rPr>
        <w:commentReference w:id="16"/>
      </w:r>
      <w:r w:rsidR="1CFC35F6" w:rsidRPr="00C2764C">
        <w:rPr>
          <w:rFonts w:ascii="Calibri" w:eastAsiaTheme="minorEastAsia" w:hAnsi="Calibri" w:cs="Calibri"/>
        </w:rPr>
        <w:t xml:space="preserve"> 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404879">
      <w:pPr>
        <w:rPr>
          <w:rFonts w:ascii="Calibri" w:eastAsiaTheme="minorEastAsia" w:hAnsi="Calibri" w:cs="Calibri"/>
        </w:rPr>
      </w:pPr>
    </w:p>
    <w:p w14:paraId="3F8864FC" w14:textId="42FD30F6" w:rsidR="256137A7" w:rsidRPr="00C2764C" w:rsidRDefault="75544506" w:rsidP="00404879">
      <w:pPr>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 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commentRangeStart w:id="17"/>
      <w:r w:rsidR="083658F7" w:rsidRPr="00C2764C">
        <w:rPr>
          <w:rFonts w:ascii="Calibri" w:eastAsiaTheme="minorEastAsia" w:hAnsi="Calibri" w:cs="Calibri"/>
        </w:rPr>
        <w:t>part</w:t>
      </w:r>
      <w:commentRangeEnd w:id="17"/>
      <w:r w:rsidR="00A40D05">
        <w:rPr>
          <w:rStyle w:val="CommentReference"/>
          <w:rFonts w:asciiTheme="minorHAnsi" w:eastAsiaTheme="minorHAnsi" w:hAnsiTheme="minorHAnsi" w:cstheme="minorBidi"/>
          <w:lang w:val="en-GB"/>
        </w:rPr>
        <w:commentReference w:id="17"/>
      </w:r>
      <w:r w:rsidR="083658F7" w:rsidRPr="00C2764C">
        <w:rPr>
          <w:rFonts w:ascii="Calibri" w:eastAsiaTheme="minorEastAsia" w:hAnsi="Calibri" w:cs="Calibri"/>
        </w:rPr>
        <w:t xml:space="preserve"> of the 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1C7EE9" w:rsidRPr="00C2764C">
        <w:rPr>
          <w:rFonts w:ascii="Calibri" w:eastAsiaTheme="minorEastAsia" w:hAnsi="Calibri" w:cs="Calibri"/>
        </w:rPr>
        <w:t>surgical procedures</w:t>
      </w:r>
      <w:r w:rsidR="083658F7" w:rsidRPr="00C2764C">
        <w:rPr>
          <w:rFonts w:ascii="Calibri" w:eastAsiaTheme="minorEastAsia" w:hAnsi="Calibri" w:cs="Calibri"/>
        </w:rPr>
        <w:t xml:space="preserve">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 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commentRangeStart w:id="18"/>
      <w:r w:rsidR="001C7EE9" w:rsidRPr="00C2764C">
        <w:rPr>
          <w:rFonts w:ascii="Calibri" w:eastAsiaTheme="minorEastAsia" w:hAnsi="Calibri" w:cs="Calibri"/>
        </w:rPr>
        <w:t xml:space="preserve">has </w:t>
      </w:r>
      <w:commentRangeEnd w:id="18"/>
      <w:r w:rsidR="00A40D05">
        <w:rPr>
          <w:rStyle w:val="CommentReference"/>
          <w:rFonts w:asciiTheme="minorHAnsi" w:eastAsiaTheme="minorHAnsi" w:hAnsiTheme="minorHAnsi" w:cstheme="minorBidi"/>
          <w:lang w:val="en-GB"/>
        </w:rPr>
        <w:commentReference w:id="18"/>
      </w:r>
      <w:r w:rsidR="001C7EE9" w:rsidRPr="00C2764C">
        <w:rPr>
          <w:rFonts w:ascii="Calibri" w:eastAsiaTheme="minorEastAsia" w:hAnsi="Calibri" w:cs="Calibri"/>
        </w:rPr>
        <w:t>evaluated the consequences of delay of orthopedic surgical procedures.</w:t>
      </w:r>
      <w:r w:rsidR="00AB781F" w:rsidRPr="00C2764C">
        <w:rPr>
          <w:rFonts w:ascii="Calibri" w:eastAsiaTheme="minorEastAsia" w:hAnsi="Calibri" w:cs="Calibri"/>
        </w:rPr>
        <w:t xml:space="preserve"> They</w:t>
      </w:r>
      <w:r w:rsidR="00167841" w:rsidRPr="00C2764C">
        <w:rPr>
          <w:rFonts w:ascii="Calibri" w:eastAsiaTheme="minorEastAsia" w:hAnsi="Calibri" w:cs="Calibri"/>
        </w:rPr>
        <w:t xml:space="preserve"> showed that it would take </w:t>
      </w:r>
      <w:commentRangeStart w:id="19"/>
      <w:r w:rsidR="00167841" w:rsidRPr="00C2764C">
        <w:rPr>
          <w:rFonts w:ascii="Calibri" w:eastAsiaTheme="minorEastAsia" w:hAnsi="Calibri" w:cs="Calibri"/>
        </w:rPr>
        <w:t>7-16 months until the health-care system would perform at 90% of the expected value of surgery in case they resume elective orthopedic surgery in June 2020 in the USA</w:t>
      </w:r>
      <w:commentRangeEnd w:id="19"/>
      <w:r w:rsidR="00A40D05">
        <w:rPr>
          <w:rStyle w:val="CommentReference"/>
          <w:rFonts w:asciiTheme="minorHAnsi" w:eastAsiaTheme="minorHAnsi" w:hAnsiTheme="minorHAnsi" w:cstheme="minorBidi"/>
          <w:lang w:val="en-GB"/>
        </w:rPr>
        <w:commentReference w:id="19"/>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commentRangeStart w:id="20"/>
      <w:r w:rsidR="0EA74164" w:rsidRPr="00C2764C">
        <w:rPr>
          <w:rFonts w:ascii="Calibri" w:eastAsiaTheme="minorEastAsia" w:hAnsi="Calibri" w:cs="Calibri"/>
        </w:rPr>
        <w:t>Because an accumulating group of patients is waiting for vital surgeries, our society is facing dilemmas about which patients should be prioritized.</w:t>
      </w:r>
      <w:commentRangeEnd w:id="20"/>
      <w:r w:rsidR="004B0C5D">
        <w:rPr>
          <w:rStyle w:val="CommentReference"/>
          <w:rFonts w:asciiTheme="minorHAnsi" w:eastAsiaTheme="minorHAnsi" w:hAnsiTheme="minorHAnsi" w:cstheme="minorBidi"/>
          <w:lang w:val="en-GB"/>
        </w:rPr>
        <w:commentReference w:id="20"/>
      </w:r>
      <w:r w:rsidR="401C91F5" w:rsidRPr="00C2764C">
        <w:rPr>
          <w:rFonts w:ascii="Calibri" w:eastAsiaTheme="minorEastAsia" w:hAnsi="Calibri" w:cs="Calibri"/>
        </w:rPr>
        <w:t xml:space="preserve"> </w:t>
      </w:r>
    </w:p>
    <w:p w14:paraId="2EA5DD26" w14:textId="77777777" w:rsidR="00404879" w:rsidRDefault="00404879" w:rsidP="00404879">
      <w:pPr>
        <w:rPr>
          <w:rFonts w:ascii="Calibri" w:eastAsiaTheme="minorEastAsia" w:hAnsi="Calibri" w:cs="Calibri"/>
        </w:rPr>
      </w:pPr>
    </w:p>
    <w:p w14:paraId="4961370D" w14:textId="44773146" w:rsidR="256137A7" w:rsidRPr="00C2764C" w:rsidRDefault="401C91F5" w:rsidP="00404879">
      <w:pPr>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In the context of a pandemic, it</w:t>
      </w:r>
      <w:ins w:id="21" w:author="G. Geleijnse" w:date="2020-06-03T10:15:00Z">
        <w:r w:rsidR="004B0C5D">
          <w:rPr>
            <w:rFonts w:ascii="Calibri" w:eastAsiaTheme="minorEastAsia" w:hAnsi="Calibri" w:cs="Calibri"/>
          </w:rPr>
          <w:t xml:space="preserve"> is</w:t>
        </w:r>
      </w:ins>
      <w:r w:rsidR="7C30960B" w:rsidRPr="00C2764C">
        <w:rPr>
          <w:rFonts w:ascii="Calibri" w:eastAsiaTheme="minorEastAsia" w:hAnsi="Calibri" w:cs="Calibri"/>
        </w:rPr>
        <w:t xml:space="preserve"> 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(first value)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404879">
      <w:pPr>
        <w:rPr>
          <w:rFonts w:ascii="Calibri" w:eastAsiaTheme="minorEastAsia" w:hAnsi="Calibri" w:cs="Calibri"/>
        </w:rPr>
      </w:pPr>
    </w:p>
    <w:p w14:paraId="20D463E7" w14:textId="235B7C63" w:rsidR="00955A8C" w:rsidRPr="00C2764C" w:rsidRDefault="008C69CA" w:rsidP="00404879">
      <w:pPr>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200F83"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Experts, for which 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commentRangeStart w:id="22"/>
      <w:r w:rsidR="0FA23138" w:rsidRPr="00C2764C">
        <w:rPr>
          <w:rFonts w:ascii="Calibri" w:hAnsi="Calibri" w:cs="Calibri"/>
        </w:rPr>
        <w:t>T</w:t>
      </w:r>
      <w:r w:rsidR="6E8373DC" w:rsidRPr="00C2764C">
        <w:rPr>
          <w:rFonts w:ascii="Calibri" w:eastAsiaTheme="minorEastAsia" w:hAnsi="Calibri" w:cs="Calibri"/>
        </w:rPr>
        <w:t>o our knowledge</w:t>
      </w:r>
      <w:commentRangeEnd w:id="22"/>
      <w:r w:rsidR="00B80056">
        <w:rPr>
          <w:rStyle w:val="CommentReference"/>
          <w:rFonts w:asciiTheme="minorHAnsi" w:eastAsiaTheme="minorHAnsi" w:hAnsiTheme="minorHAnsi" w:cstheme="minorBidi"/>
          <w:lang w:val="en-GB"/>
        </w:rPr>
        <w:commentReference w:id="22"/>
      </w:r>
      <w:r w:rsidR="6E8373DC" w:rsidRPr="00C2764C">
        <w:rPr>
          <w:rFonts w:ascii="Calibri" w:eastAsiaTheme="minorEastAsia" w:hAnsi="Calibri" w:cs="Calibri"/>
        </w:rPr>
        <w:t xml:space="preserve">, </w:t>
      </w:r>
      <w:commentRangeStart w:id="23"/>
      <w:r w:rsidR="6FC25B31" w:rsidRPr="00C2764C">
        <w:rPr>
          <w:rFonts w:ascii="Calibri" w:eastAsiaTheme="minorEastAsia" w:hAnsi="Calibri" w:cs="Calibri"/>
        </w:rPr>
        <w:t>no</w:t>
      </w:r>
      <w:r w:rsidR="43B48730" w:rsidRPr="00C2764C">
        <w:rPr>
          <w:rFonts w:ascii="Calibri" w:eastAsiaTheme="minorEastAsia" w:hAnsi="Calibri" w:cs="Calibri"/>
        </w:rPr>
        <w:t xml:space="preserve"> </w:t>
      </w:r>
      <w:r w:rsidRPr="00C2764C">
        <w:rPr>
          <w:rFonts w:ascii="Calibri" w:eastAsiaTheme="minorEastAsia" w:hAnsi="Calibri" w:cs="Calibri"/>
        </w:rPr>
        <w:t xml:space="preserve">objective, </w:t>
      </w:r>
      <w:ins w:id="24" w:author="G. Geleijnse" w:date="2020-06-03T10:18:00Z">
        <w:r w:rsidR="0053323B">
          <w:rPr>
            <w:rFonts w:ascii="Calibri" w:eastAsiaTheme="minorEastAsia" w:hAnsi="Calibri" w:cs="Calibri"/>
          </w:rPr>
          <w:t xml:space="preserve">multi-disciplinary, </w:t>
        </w:r>
      </w:ins>
      <w:r w:rsidRPr="00C2764C">
        <w:rPr>
          <w:rFonts w:ascii="Calibri" w:eastAsiaTheme="minorEastAsia" w:hAnsi="Calibri" w:cs="Calibri"/>
        </w:rPr>
        <w:t xml:space="preserve">quantitative, evidence-based approach </w:t>
      </w:r>
      <w:r w:rsidR="6FC25B31" w:rsidRPr="00C2764C">
        <w:rPr>
          <w:rFonts w:ascii="Calibri" w:eastAsiaTheme="minorEastAsia" w:hAnsi="Calibri" w:cs="Calibri"/>
        </w:rPr>
        <w:t xml:space="preserve">has </w:t>
      </w:r>
      <w:r w:rsidR="32B3C325" w:rsidRPr="00C2764C">
        <w:rPr>
          <w:rFonts w:ascii="Calibri" w:eastAsiaTheme="minorEastAsia" w:hAnsi="Calibri" w:cs="Calibri"/>
        </w:rPr>
        <w:t xml:space="preserve">yet </w:t>
      </w:r>
      <w:r w:rsidR="6FC25B31" w:rsidRPr="00C2764C">
        <w:rPr>
          <w:rFonts w:ascii="Calibri" w:eastAsiaTheme="minorEastAsia" w:hAnsi="Calibri" w:cs="Calibri"/>
        </w:rPr>
        <w:t xml:space="preserve">been </w:t>
      </w:r>
      <w:r w:rsidR="361CF97B" w:rsidRPr="00C2764C">
        <w:rPr>
          <w:rFonts w:ascii="Calibri" w:eastAsiaTheme="minorEastAsia" w:hAnsi="Calibri" w:cs="Calibri"/>
        </w:rPr>
        <w:t>developed</w:t>
      </w:r>
      <w:r w:rsidR="00955A8C" w:rsidRPr="00C2764C">
        <w:rPr>
          <w:rFonts w:ascii="Calibri" w:eastAsiaTheme="minorEastAsia" w:hAnsi="Calibri" w:cs="Calibri"/>
        </w:rPr>
        <w:t xml:space="preserve"> to assist in prioritization of surgical care</w:t>
      </w:r>
      <w:r w:rsidR="002C1AFD">
        <w:rPr>
          <w:rFonts w:ascii="Calibri" w:eastAsiaTheme="minorEastAsia" w:hAnsi="Calibri" w:cs="Calibri"/>
        </w:rPr>
        <w:t xml:space="preserve"> in times of scarcity</w:t>
      </w:r>
      <w:commentRangeEnd w:id="23"/>
      <w:r w:rsidR="0053323B">
        <w:rPr>
          <w:rStyle w:val="CommentReference"/>
          <w:rFonts w:asciiTheme="minorHAnsi" w:eastAsiaTheme="minorHAnsi" w:hAnsiTheme="minorHAnsi" w:cstheme="minorBidi"/>
          <w:lang w:val="en-GB"/>
        </w:rPr>
        <w:commentReference w:id="23"/>
      </w:r>
      <w:r w:rsidR="6FC25B31" w:rsidRPr="00C2764C">
        <w:rPr>
          <w:rFonts w:ascii="Calibri" w:eastAsiaTheme="minorEastAsia" w:hAnsi="Calibri" w:cs="Calibri"/>
        </w:rPr>
        <w:t>.</w:t>
      </w:r>
    </w:p>
    <w:p w14:paraId="756CB6DB" w14:textId="77777777" w:rsidR="00955A8C" w:rsidRPr="00C2764C" w:rsidRDefault="00955A8C" w:rsidP="00404879">
      <w:pPr>
        <w:rPr>
          <w:rFonts w:ascii="Calibri" w:eastAsiaTheme="minorEastAsia" w:hAnsi="Calibri" w:cs="Calibri"/>
        </w:rPr>
      </w:pPr>
    </w:p>
    <w:p w14:paraId="40C85AE4" w14:textId="365E6A02" w:rsidR="256137A7" w:rsidRPr="00C2764C" w:rsidRDefault="12BEE698" w:rsidP="00404879">
      <w:pPr>
        <w:rPr>
          <w:rFonts w:ascii="Calibri" w:eastAsia="Calibri" w:hAnsi="Calibri" w:cs="Calibri"/>
        </w:rPr>
      </w:pPr>
      <w:r w:rsidRPr="00C2764C">
        <w:rPr>
          <w:rFonts w:ascii="Calibri" w:eastAsia="Calibri" w:hAnsi="Calibri" w:cs="Calibri"/>
        </w:rPr>
        <w:t xml:space="preserve">Therefore, </w:t>
      </w:r>
      <w:r w:rsidR="00C2764C">
        <w:rPr>
          <w:rFonts w:ascii="Calibri" w:eastAsia="Calibri" w:hAnsi="Calibri" w:cs="Calibri"/>
        </w:rPr>
        <w:t xml:space="preserve">this </w:t>
      </w:r>
      <w:r w:rsidRPr="00C2764C">
        <w:rPr>
          <w:rFonts w:ascii="Calibri" w:eastAsia="Calibri" w:hAnsi="Calibri" w:cs="Calibri"/>
        </w:rPr>
        <w:t xml:space="preserve">study </w:t>
      </w:r>
      <w:r w:rsidR="00C2764C">
        <w:rPr>
          <w:rFonts w:ascii="Calibri" w:eastAsia="Calibri" w:hAnsi="Calibri" w:cs="Calibri"/>
        </w:rPr>
        <w:t xml:space="preserve">aims </w:t>
      </w:r>
      <w:del w:id="25" w:author="G. Geleijnse" w:date="2020-06-03T10:19:00Z">
        <w:r w:rsidRPr="00C2764C" w:rsidDel="0053323B">
          <w:rPr>
            <w:rFonts w:ascii="Calibri" w:eastAsia="Calibri" w:hAnsi="Calibri" w:cs="Calibri"/>
          </w:rPr>
          <w:delText xml:space="preserve">is </w:delText>
        </w:r>
      </w:del>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319EC840" w:rsidRPr="00C2764C">
        <w:rPr>
          <w:rFonts w:ascii="Calibri" w:eastAsia="Calibri" w:hAnsi="Calibri" w:cs="Calibri"/>
        </w:rPr>
        <w:t>surgical intervention</w:t>
      </w:r>
      <w:r w:rsidR="000016BF" w:rsidRPr="00C2764C">
        <w:rPr>
          <w:rFonts w:ascii="Calibri" w:eastAsia="Calibri" w:hAnsi="Calibri" w:cs="Calibri"/>
        </w:rPr>
        <w:t xml:space="preserve"> on health</w:t>
      </w:r>
      <w:r w:rsidR="008C69CA" w:rsidRPr="00C2764C">
        <w:rPr>
          <w:rFonts w:ascii="Calibri" w:eastAsia="Calibri" w:hAnsi="Calibri" w:cs="Calibri"/>
        </w:rPr>
        <w:t xml:space="preserve">. </w:t>
      </w:r>
      <w:ins w:id="26" w:author="G. Geleijnse" w:date="2020-06-05T10:26:00Z">
        <w:r w:rsidR="008356C3">
          <w:rPr>
            <w:rFonts w:ascii="Calibri" w:eastAsia="Calibri" w:hAnsi="Calibri" w:cs="Calibri"/>
          </w:rPr>
          <w:t xml:space="preserve">We propose to use the loss of QALY per unit time delay of surgery as a measure of urgency. </w:t>
        </w:r>
      </w:ins>
      <w:r w:rsidR="008C69CA" w:rsidRPr="00C2764C">
        <w:rPr>
          <w:rFonts w:ascii="Calibri" w:eastAsia="Calibri" w:hAnsi="Calibri" w:cs="Calibri"/>
        </w:rPr>
        <w:t xml:space="preserve">This measure of urgency might </w:t>
      </w:r>
      <w:r w:rsidR="319EC840" w:rsidRPr="00C2764C">
        <w:rPr>
          <w:rFonts w:ascii="Calibri" w:eastAsia="Calibri" w:hAnsi="Calibri" w:cs="Calibri"/>
        </w:rPr>
        <w:t xml:space="preserve">be used </w:t>
      </w:r>
      <w:r w:rsidR="008C69CA" w:rsidRPr="00C2764C">
        <w:rPr>
          <w:rFonts w:ascii="Calibri" w:eastAsia="Calibri" w:hAnsi="Calibri" w:cs="Calibri"/>
        </w:rPr>
        <w:t xml:space="preserve">to </w:t>
      </w:r>
      <w:r w:rsidR="319EC840" w:rsidRPr="00C2764C">
        <w:rPr>
          <w:rFonts w:ascii="Calibri" w:eastAsia="Calibri" w:hAnsi="Calibri" w:cs="Calibri"/>
        </w:rPr>
        <w:t>guide prioritization of surgical intervention f</w:t>
      </w:r>
      <w:ins w:id="27" w:author="G. Geleijnse" w:date="2020-06-03T10:19:00Z">
        <w:r w:rsidR="0053323B">
          <w:rPr>
            <w:rFonts w:ascii="Calibri" w:eastAsia="Calibri" w:hAnsi="Calibri" w:cs="Calibri"/>
          </w:rPr>
          <w:t>r</w:t>
        </w:r>
      </w:ins>
      <w:r w:rsidR="319EC840" w:rsidRPr="00C2764C">
        <w:rPr>
          <w:rFonts w:ascii="Calibri" w:eastAsia="Calibri" w:hAnsi="Calibri" w:cs="Calibri"/>
        </w:rPr>
        <w:t>o</w:t>
      </w:r>
      <w:del w:id="28" w:author="G. Geleijnse" w:date="2020-06-03T10:19:00Z">
        <w:r w:rsidR="319EC840" w:rsidRPr="00C2764C" w:rsidDel="0053323B">
          <w:rPr>
            <w:rFonts w:ascii="Calibri" w:eastAsia="Calibri" w:hAnsi="Calibri" w:cs="Calibri"/>
          </w:rPr>
          <w:delText>r</w:delText>
        </w:r>
      </w:del>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commentRangeStart w:id="29"/>
      <w:r w:rsidR="774D57D0" w:rsidRPr="00C2764C">
        <w:rPr>
          <w:rFonts w:ascii="Calibri" w:eastAsia="Calibri" w:hAnsi="Calibri" w:cs="Calibri"/>
        </w:rPr>
        <w:t>usua</w:t>
      </w:r>
      <w:commentRangeEnd w:id="29"/>
      <w:r w:rsidR="00E55EA6">
        <w:rPr>
          <w:rStyle w:val="CommentReference"/>
          <w:rFonts w:asciiTheme="minorHAnsi" w:eastAsiaTheme="minorHAnsi" w:hAnsiTheme="minorHAnsi" w:cstheme="minorBidi"/>
          <w:lang w:val="en-GB"/>
        </w:rPr>
        <w:commentReference w:id="29"/>
      </w:r>
      <w:r w:rsidR="774D57D0" w:rsidRPr="00C2764C">
        <w:rPr>
          <w:rFonts w:ascii="Calibri" w:eastAsia="Calibri" w:hAnsi="Calibri" w:cs="Calibri"/>
        </w:rPr>
        <w:t>l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39A4890C">
      <w:pPr>
        <w:pStyle w:val="Heading2"/>
        <w:rPr>
          <w:rFonts w:ascii="Calibri" w:hAnsi="Calibri" w:cs="Calibri"/>
          <w:lang w:val="en-US"/>
        </w:rPr>
      </w:pPr>
    </w:p>
    <w:p w14:paraId="23D5DC6B" w14:textId="1D82C8F9" w:rsidR="438F5BE1" w:rsidRPr="0092480E" w:rsidRDefault="438F5BE1" w:rsidP="39A4890C">
      <w:pPr>
        <w:pStyle w:val="Heading2"/>
        <w:rPr>
          <w:rFonts w:ascii="Calibri" w:hAnsi="Calibri" w:cs="Calibri"/>
          <w:lang w:val="en-US"/>
        </w:rPr>
      </w:pPr>
      <w:r w:rsidRPr="0092480E">
        <w:rPr>
          <w:rFonts w:ascii="Calibri" w:hAnsi="Calibri" w:cs="Calibri"/>
          <w:lang w:val="en-US"/>
        </w:rPr>
        <w:t>Methods</w:t>
      </w:r>
    </w:p>
    <w:p w14:paraId="4D3739C7" w14:textId="6BC66D87" w:rsidR="438F5BE1" w:rsidRPr="0092480E" w:rsidRDefault="497E6C1F" w:rsidP="00516760">
      <w:pPr>
        <w:rPr>
          <w:rFonts w:ascii="Calibri" w:eastAsia="Calibri" w:hAnsi="Calibri" w:cs="Calibri"/>
        </w:rPr>
      </w:pPr>
      <w:r w:rsidRPr="0092480E">
        <w:rPr>
          <w:rFonts w:ascii="Calibri" w:hAnsi="Calibri" w:cs="Calibri"/>
        </w:rPr>
        <w:t xml:space="preserve">This </w:t>
      </w:r>
      <w:r w:rsidR="6125538A" w:rsidRPr="0092480E">
        <w:rPr>
          <w:rFonts w:ascii="Calibri" w:hAnsi="Calibri" w:cs="Calibri"/>
        </w:rPr>
        <w:t xml:space="preserve">manuscript </w:t>
      </w:r>
      <w:r w:rsidR="007D6602">
        <w:rPr>
          <w:rFonts w:ascii="Calibri" w:hAnsi="Calibri" w:cs="Calibri"/>
        </w:rPr>
        <w:t>is</w:t>
      </w:r>
      <w:r w:rsidR="6125538A" w:rsidRPr="0092480E">
        <w:rPr>
          <w:rFonts w:ascii="Calibri" w:hAnsi="Calibri" w:cs="Calibri"/>
        </w:rPr>
        <w:t xml:space="preserve"> </w:t>
      </w:r>
      <w:r w:rsidR="007D6602">
        <w:rPr>
          <w:rFonts w:ascii="Calibri" w:hAnsi="Calibri" w:cs="Calibri"/>
        </w:rPr>
        <w:t>guided by the</w:t>
      </w:r>
      <w:r w:rsidRPr="0092480E">
        <w:rPr>
          <w:rFonts w:ascii="Calibri" w:hAnsi="Calibri" w:cs="Calibri"/>
        </w:rPr>
        <w:t xml:space="preserve"> CHEER guidelines</w:t>
      </w:r>
      <w:r w:rsidR="17703BBA" w:rsidRPr="0092480E">
        <w:rPr>
          <w:rFonts w:ascii="Calibri" w:hAnsi="Calibri" w:cs="Calibri"/>
        </w:rPr>
        <w:t xml:space="preserve"> for reporting health-economical evaluations</w:t>
      </w:r>
      <w:r w:rsidR="007A393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07D6602">
        <w:rPr>
          <w:rFonts w:ascii="Calibri" w:hAnsi="Calibri" w:cs="Calibri"/>
        </w:rPr>
        <w:fldChar w:fldCharType="begin" w:fldLock="1"/>
      </w:r>
      <w:r w:rsidR="00B25DB0">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mendeley":{"formattedCitation":"&lt;sup&gt;18&lt;/sup&gt;","plainTextFormattedCitation":"18","previouslyFormattedCitation":"&lt;sup&gt;18&lt;/sup&gt;"},"properties":{"noteIndex":0},"schema":"https://github.com/citation-style-language/schema/raw/master/csl-citation.json"}</w:instrText>
      </w:r>
      <w:r w:rsidR="007D6602">
        <w:rPr>
          <w:rFonts w:ascii="Calibri" w:hAnsi="Calibri" w:cs="Calibri"/>
        </w:rPr>
        <w:fldChar w:fldCharType="separate"/>
      </w:r>
      <w:r w:rsidR="007D6602" w:rsidRPr="007D6602">
        <w:rPr>
          <w:rFonts w:ascii="Calibri" w:hAnsi="Calibri" w:cs="Calibri"/>
          <w:noProof/>
          <w:vertAlign w:val="superscript"/>
        </w:rPr>
        <w:t>18</w:t>
      </w:r>
      <w:r w:rsidR="007D6602">
        <w:rPr>
          <w:rFonts w:ascii="Calibri" w:hAnsi="Calibri" w:cs="Calibri"/>
        </w:rPr>
        <w:fldChar w:fldCharType="end"/>
      </w:r>
      <w:r w:rsidR="007D6602">
        <w:rPr>
          <w:rFonts w:ascii="Calibri" w:hAnsi="Calibri" w:cs="Calibri"/>
        </w:rPr>
        <w:t xml:space="preserve"> </w:t>
      </w:r>
      <w:r w:rsidR="3E927376" w:rsidRPr="0092480E">
        <w:rPr>
          <w:rFonts w:ascii="Calibri" w:hAnsi="Calibri" w:cs="Calibri"/>
        </w:rPr>
        <w:t>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B25DB0">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19,20&lt;/sup&gt;","plainTextFormattedCitation":"19,20","previouslyFormattedCitation":"&lt;sup&gt;19,20&lt;/sup&gt;"},"properties":{"noteIndex":0},"schema":"https://github.com/citation-style-language/schema/raw/master/csl-citation.json"}</w:instrText>
      </w:r>
      <w:r w:rsidR="0084022E" w:rsidRPr="0092480E">
        <w:rPr>
          <w:rFonts w:ascii="Calibri" w:hAnsi="Calibri" w:cs="Calibri"/>
        </w:rPr>
        <w:fldChar w:fldCharType="separate"/>
      </w:r>
      <w:r w:rsidR="007D6602" w:rsidRPr="007D6602">
        <w:rPr>
          <w:rFonts w:ascii="Calibri" w:hAnsi="Calibri" w:cs="Calibri"/>
          <w:noProof/>
          <w:vertAlign w:val="superscript"/>
        </w:rPr>
        <w:t>19,20</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4">
        <w:r w:rsidR="18A35708" w:rsidRPr="0092480E">
          <w:rPr>
            <w:rStyle w:val="Hyperlink"/>
            <w:rFonts w:ascii="Calibri" w:eastAsia="Calibri" w:hAnsi="Calibri" w:cs="Calibri"/>
          </w:rPr>
          <w:t>https://github.com/erasmusmc-mgz/VB_OR_t</w:t>
        </w:r>
      </w:hyperlink>
      <w:commentRangeStart w:id="30"/>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30"/>
      <w:r w:rsidR="438F5BE1" w:rsidRPr="0092480E">
        <w:rPr>
          <w:rFonts w:ascii="Calibri" w:hAnsi="Calibri" w:cs="Calibri"/>
        </w:rPr>
        <w:commentReference w:id="30"/>
      </w:r>
    </w:p>
    <w:p w14:paraId="6D9BEE3F" w14:textId="77777777" w:rsidR="00404879" w:rsidRDefault="00404879" w:rsidP="39A4890C">
      <w:pPr>
        <w:pStyle w:val="Heading3"/>
        <w:rPr>
          <w:rFonts w:ascii="Calibri" w:hAnsi="Calibri" w:cs="Calibri"/>
          <w:lang w:val="en-US"/>
        </w:rPr>
      </w:pPr>
    </w:p>
    <w:p w14:paraId="7A6CF536" w14:textId="7420982C" w:rsidR="00404879" w:rsidRPr="007503B9" w:rsidRDefault="2E6165B6" w:rsidP="007503B9">
      <w:pPr>
        <w:pStyle w:val="Heading3"/>
      </w:pPr>
      <w:r w:rsidRPr="00514AC6">
        <w:t xml:space="preserve">Patients and setting </w:t>
      </w:r>
    </w:p>
    <w:p w14:paraId="403B8277" w14:textId="55160FB9" w:rsidR="00514AC6" w:rsidRDefault="00516760" w:rsidP="002409F6">
      <w:pPr>
        <w:spacing w:line="276" w:lineRule="auto"/>
        <w:rPr>
          <w:rFonts w:ascii="Calibri" w:hAnsi="Calibri" w:cs="Calibri"/>
        </w:rPr>
      </w:pPr>
      <w:r w:rsidRPr="0092480E">
        <w:rPr>
          <w:rFonts w:ascii="Calibri" w:hAnsi="Calibri" w:cs="Calibri"/>
        </w:rPr>
        <w:t>The procedures evaluated in this study comprised of non-pediatric</w:t>
      </w:r>
      <w:ins w:id="31" w:author="G. Geleijnse" w:date="2020-06-05T09:34:00Z">
        <w:r w:rsidR="001336C1">
          <w:rPr>
            <w:rFonts w:ascii="Calibri" w:hAnsi="Calibri" w:cs="Calibri"/>
          </w:rPr>
          <w:t xml:space="preserve"> and non-obstetric</w:t>
        </w:r>
      </w:ins>
      <w:r w:rsidRPr="0092480E">
        <w:rPr>
          <w:rFonts w:ascii="Calibri" w:hAnsi="Calibri" w:cs="Calibri"/>
        </w:rPr>
        <w:t>, semi-elective surgeries</w:t>
      </w:r>
      <w:r w:rsidR="006D76AB" w:rsidRPr="0092480E">
        <w:rPr>
          <w:rFonts w:ascii="Calibri" w:hAnsi="Calibri" w:cs="Calibri"/>
        </w:rPr>
        <w:t xml:space="preserve"> in </w:t>
      </w:r>
      <w:ins w:id="32" w:author="G. Geleijnse" w:date="2020-06-05T09:12:00Z">
        <w:r w:rsidR="00273DE5" w:rsidRPr="0092480E">
          <w:rPr>
            <w:rFonts w:ascii="Calibri" w:eastAsia="Calibri" w:hAnsi="Calibri" w:cs="Calibri"/>
            <w:sz w:val="22"/>
            <w:szCs w:val="22"/>
          </w:rPr>
          <w:t>Erasmus University Medical Center</w:t>
        </w:r>
        <w:r w:rsidR="00273DE5">
          <w:rPr>
            <w:rFonts w:ascii="Calibri" w:eastAsia="Calibri" w:hAnsi="Calibri" w:cs="Calibri"/>
            <w:sz w:val="22"/>
            <w:szCs w:val="22"/>
          </w:rPr>
          <w:t>,</w:t>
        </w:r>
        <w:r w:rsidR="00273DE5" w:rsidRPr="0092480E">
          <w:rPr>
            <w:rFonts w:ascii="Calibri" w:hAnsi="Calibri" w:cs="Calibri"/>
          </w:rPr>
          <w:t xml:space="preserve"> </w:t>
        </w:r>
      </w:ins>
      <w:r w:rsidR="006D76AB" w:rsidRPr="0092480E">
        <w:rPr>
          <w:rFonts w:ascii="Calibri" w:hAnsi="Calibri" w:cs="Calibri"/>
        </w:rPr>
        <w:t>an academic tertiary referring hospital</w:t>
      </w:r>
      <w:r w:rsidRPr="0092480E">
        <w:rPr>
          <w:rFonts w:ascii="Calibri" w:hAnsi="Calibri" w:cs="Calibri"/>
        </w:rPr>
        <w:t xml:space="preserve">. A semi-elective procedure was defined as </w:t>
      </w:r>
      <w:ins w:id="33" w:author="G. Geleijnse" w:date="2020-06-05T09:23:00Z">
        <w:r w:rsidR="003C036D" w:rsidRPr="008225F6">
          <w:rPr>
            <w:rFonts w:ascii="Calibri" w:eastAsia="Calibri" w:hAnsi="Calibri" w:cs="Calibri"/>
          </w:rPr>
          <w:t>not necessarily performed within 3 days, but ideally performed within 3 weeks</w:t>
        </w:r>
      </w:ins>
      <w:commentRangeStart w:id="34"/>
      <w:del w:id="35" w:author="G. Geleijnse" w:date="2020-06-05T09:23:00Z">
        <w:r w:rsidRPr="0092480E" w:rsidDel="003C036D">
          <w:rPr>
            <w:rFonts w:ascii="Calibri" w:hAnsi="Calibri" w:cs="Calibri"/>
          </w:rPr>
          <w:delText>a procedure that is non-urgent</w:delText>
        </w:r>
        <w:r w:rsidR="00BE6480" w:rsidRPr="0092480E" w:rsidDel="003C036D">
          <w:rPr>
            <w:rFonts w:ascii="Calibri" w:hAnsi="Calibri" w:cs="Calibri"/>
          </w:rPr>
          <w:delText>,</w:delText>
        </w:r>
        <w:r w:rsidRPr="0092480E" w:rsidDel="003C036D">
          <w:rPr>
            <w:rFonts w:ascii="Calibri" w:hAnsi="Calibri" w:cs="Calibri"/>
          </w:rPr>
          <w:delText xml:space="preserve"> but ideally performed within three </w:delText>
        </w:r>
        <w:r w:rsidR="006D76AB" w:rsidRPr="0092480E" w:rsidDel="003C036D">
          <w:rPr>
            <w:rFonts w:ascii="Calibri" w:hAnsi="Calibri" w:cs="Calibri"/>
          </w:rPr>
          <w:delText xml:space="preserve">to six </w:delText>
        </w:r>
        <w:r w:rsidRPr="0092480E" w:rsidDel="003C036D">
          <w:rPr>
            <w:rFonts w:ascii="Calibri" w:hAnsi="Calibri" w:cs="Calibri"/>
          </w:rPr>
          <w:delText>week</w:delText>
        </w:r>
        <w:commentRangeEnd w:id="34"/>
        <w:r w:rsidR="00B67DFD" w:rsidDel="003C036D">
          <w:rPr>
            <w:rStyle w:val="CommentReference"/>
            <w:rFonts w:asciiTheme="minorHAnsi" w:eastAsiaTheme="minorHAnsi" w:hAnsiTheme="minorHAnsi" w:cstheme="minorBidi"/>
            <w:lang w:val="en-GB"/>
          </w:rPr>
          <w:commentReference w:id="34"/>
        </w:r>
        <w:r w:rsidRPr="0092480E" w:rsidDel="003C036D">
          <w:rPr>
            <w:rFonts w:ascii="Calibri" w:hAnsi="Calibri" w:cs="Calibri"/>
          </w:rPr>
          <w:delText>s</w:delText>
        </w:r>
      </w:del>
      <w:r w:rsidRPr="0092480E">
        <w:rPr>
          <w:rFonts w:ascii="Calibri" w:hAnsi="Calibri" w:cs="Calibri"/>
        </w:rPr>
        <w:t xml:space="preserve">. </w:t>
      </w:r>
      <w:ins w:id="36" w:author="G. Geleijnse" w:date="2020-06-05T09:23:00Z">
        <w:r w:rsidR="003C036D">
          <w:t>The semi-elective procedures for this modelling study were retrieved from the electronic patient registry (</w:t>
        </w:r>
        <w:proofErr w:type="spellStart"/>
        <w:r w:rsidR="003C036D">
          <w:t>ChipSoft</w:t>
        </w:r>
        <w:proofErr w:type="spellEnd"/>
        <w:r w:rsidR="003C036D">
          <w:t xml:space="preserve">, </w:t>
        </w:r>
        <w:proofErr w:type="spellStart"/>
        <w:r w:rsidR="003C036D">
          <w:t>Hix</w:t>
        </w:r>
        <w:proofErr w:type="spellEnd"/>
        <w:r w:rsidR="003C036D">
          <w:t>)</w:t>
        </w:r>
      </w:ins>
      <w:commentRangeStart w:id="37"/>
      <w:del w:id="38" w:author="G. Geleijnse" w:date="2020-06-05T09:23:00Z">
        <w:r w:rsidRPr="0092480E" w:rsidDel="003C036D">
          <w:rPr>
            <w:rFonts w:ascii="Calibri" w:hAnsi="Calibri" w:cs="Calibri"/>
          </w:rPr>
          <w:delText>A selection of semi-electiv</w:delText>
        </w:r>
        <w:r w:rsidR="006D76AB" w:rsidRPr="0092480E" w:rsidDel="003C036D">
          <w:rPr>
            <w:rFonts w:ascii="Calibri" w:hAnsi="Calibri" w:cs="Calibri"/>
          </w:rPr>
          <w:delText>e procedures for this model</w:delText>
        </w:r>
        <w:r w:rsidRPr="0092480E" w:rsidDel="003C036D">
          <w:rPr>
            <w:rFonts w:ascii="Calibri" w:hAnsi="Calibri" w:cs="Calibri"/>
          </w:rPr>
          <w:delText>ing study was based on electronic patient registry data of the Erasmus MC (University Medical Center based in Rotterdam, The Netherlands)</w:delText>
        </w:r>
      </w:del>
      <w:r w:rsidRPr="0092480E">
        <w:rPr>
          <w:rFonts w:ascii="Calibri" w:hAnsi="Calibri" w:cs="Calibri"/>
        </w:rPr>
        <w:t xml:space="preserve">. </w:t>
      </w:r>
      <w:commentRangeEnd w:id="37"/>
      <w:r w:rsidR="00273DE5">
        <w:rPr>
          <w:rStyle w:val="CommentReference"/>
          <w:rFonts w:asciiTheme="minorHAnsi" w:eastAsiaTheme="minorHAnsi" w:hAnsiTheme="minorHAnsi" w:cstheme="minorBidi"/>
          <w:lang w:val="en-GB"/>
        </w:rPr>
        <w:commentReference w:id="37"/>
      </w:r>
      <w:ins w:id="39" w:author="G. Geleijnse" w:date="2020-06-05T09:24:00Z">
        <w:r w:rsidR="003C036D" w:rsidRPr="003C036D">
          <w:rPr>
            <w:rPrChange w:id="40" w:author="G. Geleijnse" w:date="2020-06-05T09:24:00Z">
              <w:rPr>
                <w:lang w:val="nl-NL"/>
              </w:rPr>
            </w:rPrChange>
          </w:rPr>
          <w:t xml:space="preserve"> For these procedures, we obtained </w:t>
        </w:r>
      </w:ins>
      <w:commentRangeStart w:id="41"/>
      <w:del w:id="42" w:author="G. Geleijnse" w:date="2020-06-05T09:24:00Z">
        <w:r w:rsidRPr="0092480E" w:rsidDel="003C036D">
          <w:rPr>
            <w:rFonts w:ascii="Calibri" w:hAnsi="Calibri" w:cs="Calibri"/>
          </w:rPr>
          <w:delText xml:space="preserve">From this patient registry, </w:delText>
        </w:r>
        <w:commentRangeEnd w:id="41"/>
        <w:r w:rsidR="00273DE5" w:rsidDel="003C036D">
          <w:rPr>
            <w:rStyle w:val="CommentReference"/>
            <w:rFonts w:asciiTheme="minorHAnsi" w:eastAsiaTheme="minorHAnsi" w:hAnsiTheme="minorHAnsi" w:cstheme="minorBidi"/>
            <w:lang w:val="en-GB"/>
          </w:rPr>
          <w:commentReference w:id="41"/>
        </w:r>
        <w:r w:rsidRPr="0092480E" w:rsidDel="003C036D">
          <w:rPr>
            <w:rFonts w:ascii="Calibri" w:hAnsi="Calibri" w:cs="Calibri"/>
          </w:rPr>
          <w:delText xml:space="preserve">we retrieved </w:delText>
        </w:r>
      </w:del>
      <w:r w:rsidRPr="0092480E">
        <w:rPr>
          <w:rFonts w:ascii="Calibri" w:hAnsi="Calibri" w:cs="Calibri"/>
        </w:rPr>
        <w:t xml:space="preserve">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w:t>
      </w:r>
      <w:del w:id="43" w:author="G. Geleijnse" w:date="2020-06-03T14:02:00Z">
        <w:r w:rsidRPr="0092480E" w:rsidDel="00B67DFD">
          <w:rPr>
            <w:rFonts w:ascii="Calibri" w:hAnsi="Calibri" w:cs="Calibri"/>
          </w:rPr>
          <w:delText xml:space="preserve">unit </w:delText>
        </w:r>
      </w:del>
      <w:r w:rsidRPr="0092480E">
        <w:rPr>
          <w:rFonts w:ascii="Calibri" w:hAnsi="Calibri" w:cs="Calibri"/>
        </w:rPr>
        <w:t xml:space="preserve">of all non-urgent procedures </w:t>
      </w:r>
      <w:del w:id="44" w:author="G. Geleijnse" w:date="2020-06-05T09:18:00Z">
        <w:r w:rsidRPr="0092480E" w:rsidDel="00273DE5">
          <w:rPr>
            <w:rFonts w:ascii="Calibri" w:hAnsi="Calibri" w:cs="Calibri"/>
          </w:rPr>
          <w:delText xml:space="preserve">between </w:delText>
        </w:r>
      </w:del>
      <w:ins w:id="45" w:author="G. Geleijnse" w:date="2020-06-05T09:18:00Z">
        <w:r w:rsidR="00273DE5">
          <w:rPr>
            <w:rFonts w:ascii="Calibri" w:hAnsi="Calibri" w:cs="Calibri"/>
          </w:rPr>
          <w:t>from</w:t>
        </w:r>
        <w:r w:rsidR="00273DE5" w:rsidRPr="0092480E">
          <w:rPr>
            <w:rFonts w:ascii="Calibri" w:hAnsi="Calibri" w:cs="Calibri"/>
          </w:rPr>
          <w:t xml:space="preserve"> </w:t>
        </w:r>
      </w:ins>
      <w:r w:rsidRPr="0092480E">
        <w:rPr>
          <w:rFonts w:ascii="Calibri" w:hAnsi="Calibri" w:cs="Calibri"/>
        </w:rPr>
        <w:t>July 2017</w:t>
      </w:r>
      <w:r w:rsidR="00621EAC" w:rsidRPr="0092480E">
        <w:rPr>
          <w:rFonts w:ascii="Calibri" w:hAnsi="Calibri" w:cs="Calibri"/>
        </w:rPr>
        <w:t xml:space="preserve"> </w:t>
      </w:r>
      <w:ins w:id="46" w:author="G. Geleijnse" w:date="2020-06-05T09:18:00Z">
        <w:r w:rsidR="00273DE5">
          <w:rPr>
            <w:rFonts w:ascii="Calibri" w:hAnsi="Calibri" w:cs="Calibri"/>
          </w:rPr>
          <w:t xml:space="preserve">to </w:t>
        </w:r>
      </w:ins>
      <w:del w:id="47" w:author="G. Geleijnse" w:date="2020-06-05T09:18:00Z">
        <w:r w:rsidR="00621EAC" w:rsidRPr="0092480E" w:rsidDel="00273DE5">
          <w:rPr>
            <w:rFonts w:ascii="Calibri" w:hAnsi="Calibri" w:cs="Calibri"/>
          </w:rPr>
          <w:delText>and</w:delText>
        </w:r>
        <w:r w:rsidRPr="0092480E" w:rsidDel="00273DE5">
          <w:rPr>
            <w:rFonts w:ascii="Calibri" w:hAnsi="Calibri" w:cs="Calibri"/>
          </w:rPr>
          <w:delText xml:space="preserve"> May 2020</w:delText>
        </w:r>
      </w:del>
      <w:ins w:id="48" w:author="G. Geleijnse" w:date="2020-06-05T09:18:00Z">
        <w:r w:rsidR="00273DE5">
          <w:rPr>
            <w:rFonts w:ascii="Calibri" w:hAnsi="Calibri" w:cs="Calibri"/>
          </w:rPr>
          <w:t xml:space="preserve">December </w:t>
        </w:r>
      </w:ins>
      <w:ins w:id="49" w:author="G. Geleijnse" w:date="2020-06-05T09:19:00Z">
        <w:r w:rsidR="003C036D">
          <w:rPr>
            <w:rFonts w:ascii="Calibri" w:hAnsi="Calibri" w:cs="Calibri"/>
          </w:rPr>
          <w:t>2019</w:t>
        </w:r>
      </w:ins>
      <w:r w:rsidRPr="0092480E">
        <w:rPr>
          <w:rFonts w:ascii="Calibri" w:hAnsi="Calibri" w:cs="Calibri"/>
        </w:rPr>
        <w:t xml:space="preserve">. </w:t>
      </w:r>
      <w:commentRangeStart w:id="50"/>
      <w:del w:id="51" w:author="G. Geleijnse" w:date="2020-06-05T09:24:00Z">
        <w:r w:rsidR="007503B9" w:rsidDel="003C036D">
          <w:rPr>
            <w:rFonts w:ascii="Calibri" w:hAnsi="Calibri" w:cs="Calibri"/>
          </w:rPr>
          <w:delText>The extra surgery time associated with r</w:delText>
        </w:r>
        <w:r w:rsidR="00815A1F" w:rsidRPr="0092480E" w:rsidDel="003C036D">
          <w:rPr>
            <w:rFonts w:ascii="Calibri" w:hAnsi="Calibri" w:cs="Calibri"/>
          </w:rPr>
          <w:delText>e-operations (e.g. due to complications)</w:delText>
        </w:r>
        <w:r w:rsidR="00815A1F" w:rsidDel="003C036D">
          <w:rPr>
            <w:rFonts w:ascii="Calibri" w:hAnsi="Calibri" w:cs="Calibri"/>
          </w:rPr>
          <w:delText xml:space="preserve"> and </w:delText>
        </w:r>
        <w:r w:rsidR="007503B9" w:rsidDel="003C036D">
          <w:rPr>
            <w:rFonts w:ascii="Calibri" w:hAnsi="Calibri" w:cs="Calibri"/>
          </w:rPr>
          <w:delText>t</w:delText>
        </w:r>
      </w:del>
      <w:ins w:id="52" w:author="G. Geleijnse" w:date="2020-06-05T09:24:00Z">
        <w:r w:rsidR="003C036D">
          <w:rPr>
            <w:rFonts w:ascii="Calibri" w:hAnsi="Calibri" w:cs="Calibri"/>
          </w:rPr>
          <w:t>T</w:t>
        </w:r>
      </w:ins>
      <w:r w:rsidR="007503B9">
        <w:rPr>
          <w:rFonts w:ascii="Calibri" w:hAnsi="Calibri" w:cs="Calibri"/>
        </w:rPr>
        <w:t xml:space="preserve">he surgery of </w:t>
      </w:r>
      <w:r w:rsidR="00815A1F">
        <w:rPr>
          <w:rFonts w:ascii="Calibri" w:hAnsi="Calibri" w:cs="Calibri"/>
        </w:rPr>
        <w:t xml:space="preserve">both donor and receiver </w:t>
      </w:r>
      <w:r w:rsidR="007503B9">
        <w:rPr>
          <w:rFonts w:ascii="Calibri" w:hAnsi="Calibri" w:cs="Calibri"/>
        </w:rPr>
        <w:t xml:space="preserve">of transplants was added to the </w:t>
      </w:r>
      <w:r w:rsidR="00815A1F" w:rsidRPr="0092480E">
        <w:rPr>
          <w:rFonts w:ascii="Calibri" w:hAnsi="Calibri" w:cs="Calibri"/>
        </w:rPr>
        <w:t>avera</w:t>
      </w:r>
      <w:r w:rsidR="00815A1F">
        <w:rPr>
          <w:rFonts w:ascii="Calibri" w:hAnsi="Calibri" w:cs="Calibri"/>
        </w:rPr>
        <w:t>ge surgery time per diagnosis.</w:t>
      </w:r>
      <w:commentRangeEnd w:id="50"/>
      <w:r w:rsidR="003C036D">
        <w:rPr>
          <w:rStyle w:val="CommentReference"/>
          <w:rFonts w:asciiTheme="minorHAnsi" w:eastAsiaTheme="minorHAnsi" w:hAnsiTheme="minorHAnsi" w:cstheme="minorBidi"/>
          <w:lang w:val="en-GB"/>
        </w:rPr>
        <w:commentReference w:id="50"/>
      </w:r>
      <w:r w:rsidR="00815A1F">
        <w:rPr>
          <w:rFonts w:ascii="Calibri" w:hAnsi="Calibri" w:cs="Calibri"/>
        </w:rPr>
        <w:t xml:space="preserve"> </w:t>
      </w:r>
      <w:moveFromRangeStart w:id="53" w:author="G. Geleijnse" w:date="2020-06-05T09:25:00Z" w:name="move42241548"/>
      <w:moveFrom w:id="54" w:author="G. Geleijnse" w:date="2020-06-05T09:25:00Z">
        <w:r w:rsidRPr="0092480E" w:rsidDel="003C036D">
          <w:rPr>
            <w:rFonts w:ascii="Calibri" w:hAnsi="Calibri" w:cs="Calibri"/>
          </w:rPr>
          <w:t xml:space="preserve">Procedures that were performed at least 80 times were selected. </w:t>
        </w:r>
      </w:moveFrom>
      <w:moveFromRangeEnd w:id="53"/>
      <w:r w:rsidRPr="0092480E">
        <w:rPr>
          <w:rFonts w:ascii="Calibri" w:hAnsi="Calibri" w:cs="Calibri"/>
        </w:rPr>
        <w:t xml:space="preserve">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w:t>
      </w:r>
      <w:proofErr w:type="spellStart"/>
      <w:r w:rsidRPr="0092480E">
        <w:rPr>
          <w:rFonts w:ascii="Calibri" w:hAnsi="Calibri" w:cs="Calibri"/>
        </w:rPr>
        <w:t>JvS</w:t>
      </w:r>
      <w:proofErr w:type="spellEnd"/>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xml:space="preserve">, </w:t>
      </w:r>
      <w:proofErr w:type="spellStart"/>
      <w:r w:rsidRPr="0092480E">
        <w:rPr>
          <w:rFonts w:ascii="Calibri" w:hAnsi="Calibri" w:cs="Calibri"/>
        </w:rPr>
        <w:t>RBdJ</w:t>
      </w:r>
      <w:proofErr w:type="spellEnd"/>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 xml:space="preserve">based on their experience. </w:t>
      </w:r>
      <w:ins w:id="55" w:author="G. Geleijnse" w:date="2020-06-05T09:26:00Z">
        <w:r w:rsidR="003C036D">
          <w:rPr>
            <w:rFonts w:ascii="Calibri" w:hAnsi="Calibri" w:cs="Calibri"/>
          </w:rPr>
          <w:t xml:space="preserve">Finally, the selection was checked by the </w:t>
        </w:r>
      </w:ins>
      <w:ins w:id="56" w:author="G. Geleijnse" w:date="2020-06-05T09:27:00Z">
        <w:r w:rsidR="003C036D" w:rsidRPr="003C036D">
          <w:rPr>
            <w:rFonts w:ascii="Calibri" w:eastAsia="Calibri" w:hAnsi="Calibri" w:cs="Calibri"/>
            <w:rPrChange w:id="57" w:author="G. Geleijnse" w:date="2020-06-05T09:27:00Z">
              <w:rPr>
                <w:rFonts w:ascii="Calibri" w:eastAsia="Calibri" w:hAnsi="Calibri" w:cs="Calibri"/>
                <w:lang w:val="nl-NL"/>
              </w:rPr>
            </w:rPrChange>
          </w:rPr>
          <w:t>Value Based OR team collaborators</w:t>
        </w:r>
        <w:r w:rsidR="003C036D">
          <w:rPr>
            <w:rFonts w:ascii="Calibri" w:hAnsi="Calibri" w:cs="Calibri"/>
          </w:rPr>
          <w:t xml:space="preserve">. </w:t>
        </w:r>
      </w:ins>
      <w:moveToRangeStart w:id="58" w:author="G. Geleijnse" w:date="2020-06-05T09:25:00Z" w:name="move42241548"/>
      <w:moveTo w:id="59" w:author="G. Geleijnse" w:date="2020-06-05T09:25:00Z">
        <w:del w:id="60" w:author="G. Geleijnse" w:date="2020-06-05T09:27:00Z">
          <w:r w:rsidR="003C036D" w:rsidRPr="0092480E" w:rsidDel="003C036D">
            <w:rPr>
              <w:rFonts w:ascii="Calibri" w:hAnsi="Calibri" w:cs="Calibri"/>
            </w:rPr>
            <w:delText>P</w:delText>
          </w:r>
        </w:del>
        <w:del w:id="61" w:author="G. Geleijnse" w:date="2020-06-05T09:28:00Z">
          <w:r w:rsidR="003C036D" w:rsidRPr="0092480E" w:rsidDel="003C036D">
            <w:rPr>
              <w:rFonts w:ascii="Calibri" w:hAnsi="Calibri" w:cs="Calibri"/>
            </w:rPr>
            <w:delText xml:space="preserve">rocedures that were performed at least 80 times were selected. </w:delText>
          </w:r>
        </w:del>
      </w:moveTo>
      <w:moveToRangeEnd w:id="58"/>
      <w:r w:rsidRPr="0092480E">
        <w:rPr>
          <w:rFonts w:ascii="Calibri" w:hAnsi="Calibri" w:cs="Calibri"/>
        </w:rPr>
        <w:t xml:space="preserve">Ultimately, </w:t>
      </w:r>
      <w:commentRangeStart w:id="62"/>
      <w:r w:rsidRPr="0092480E">
        <w:rPr>
          <w:rFonts w:ascii="Calibri" w:hAnsi="Calibri" w:cs="Calibri"/>
        </w:rPr>
        <w:t>61</w:t>
      </w:r>
      <w:commentRangeEnd w:id="62"/>
      <w:r w:rsidR="001336C1">
        <w:rPr>
          <w:rStyle w:val="CommentReference"/>
          <w:rFonts w:asciiTheme="minorHAnsi" w:eastAsiaTheme="minorHAnsi" w:hAnsiTheme="minorHAnsi" w:cstheme="minorBidi"/>
          <w:lang w:val="en-GB"/>
        </w:rPr>
        <w:commentReference w:id="62"/>
      </w:r>
      <w:r w:rsidRPr="0092480E">
        <w:rPr>
          <w:rFonts w:ascii="Calibri" w:hAnsi="Calibri" w:cs="Calibri"/>
        </w:rPr>
        <w:t xml:space="preserve"> semi-elective procedures were selected</w:t>
      </w:r>
      <w:ins w:id="63" w:author="G. Geleijnse" w:date="2020-06-05T09:28:00Z">
        <w:r w:rsidR="003C036D">
          <w:rPr>
            <w:rFonts w:ascii="Calibri" w:hAnsi="Calibri" w:cs="Calibri"/>
          </w:rPr>
          <w:t xml:space="preserve"> that were performed more than 80 times during the inclusion interval</w:t>
        </w:r>
      </w:ins>
      <w:r w:rsidRPr="0092480E">
        <w:rPr>
          <w:rFonts w:ascii="Calibri" w:hAnsi="Calibri" w:cs="Calibri"/>
        </w:rPr>
        <w:t>.</w:t>
      </w:r>
      <w:r w:rsidR="00ED3925" w:rsidRPr="0092480E">
        <w:rPr>
          <w:rFonts w:ascii="Calibri" w:hAnsi="Calibri" w:cs="Calibri"/>
        </w:rPr>
        <w:t xml:space="preserve"> Where relevant, we distinguished mild and severe cases undergoing the procedure</w:t>
      </w:r>
      <w:r w:rsidR="00514AC6">
        <w:rPr>
          <w:rFonts w:ascii="Calibri" w:hAnsi="Calibri" w:cs="Calibri"/>
        </w:rPr>
        <w:t xml:space="preserve">. </w:t>
      </w:r>
    </w:p>
    <w:p w14:paraId="5C588670" w14:textId="77777777" w:rsidR="00514AC6" w:rsidRDefault="00514AC6" w:rsidP="002409F6">
      <w:pPr>
        <w:spacing w:line="276" w:lineRule="auto"/>
        <w:rPr>
          <w:rFonts w:ascii="Calibri" w:hAnsi="Calibri" w:cs="Calibri"/>
        </w:rPr>
      </w:pPr>
    </w:p>
    <w:p w14:paraId="44C3619A" w14:textId="34D75456" w:rsidR="005D519A" w:rsidRDefault="005D519A" w:rsidP="002409F6">
      <w:pPr>
        <w:spacing w:line="276" w:lineRule="auto"/>
        <w:rPr>
          <w:rFonts w:ascii="Calibri" w:hAnsi="Calibri" w:cs="Calibri"/>
        </w:rPr>
      </w:pPr>
      <w:r>
        <w:rPr>
          <w:rFonts w:ascii="Calibri" w:hAnsi="Calibri" w:cs="Calibri"/>
        </w:rPr>
        <w:t xml:space="preserve">We aimed to collect </w:t>
      </w:r>
      <w:r w:rsidR="00EE3565">
        <w:rPr>
          <w:rFonts w:ascii="Calibri" w:hAnsi="Calibri" w:cs="Calibri"/>
        </w:rPr>
        <w:t>data about the population</w:t>
      </w:r>
      <w:r>
        <w:rPr>
          <w:rFonts w:ascii="Calibri" w:hAnsi="Calibri" w:cs="Calibri"/>
        </w:rPr>
        <w:t xml:space="preserve">s of patients </w:t>
      </w:r>
      <w:r w:rsidR="00EE3565">
        <w:rPr>
          <w:rFonts w:ascii="Calibri" w:hAnsi="Calibri" w:cs="Calibri"/>
        </w:rPr>
        <w:t xml:space="preserve">with an indication of one of the </w:t>
      </w:r>
      <w:del w:id="64" w:author="G. Geleijnse" w:date="2020-06-05T09:33:00Z">
        <w:r w:rsidR="00EE3565" w:rsidDel="001336C1">
          <w:rPr>
            <w:rFonts w:ascii="Calibri" w:hAnsi="Calibri" w:cs="Calibri"/>
          </w:rPr>
          <w:delText xml:space="preserve">61 </w:delText>
        </w:r>
      </w:del>
      <w:ins w:id="65" w:author="G. Geleijnse" w:date="2020-06-05T09:33:00Z">
        <w:r w:rsidR="001336C1">
          <w:rPr>
            <w:rFonts w:ascii="Calibri" w:hAnsi="Calibri" w:cs="Calibri"/>
          </w:rPr>
          <w:t>49</w:t>
        </w:r>
        <w:r w:rsidR="001336C1">
          <w:rPr>
            <w:rFonts w:ascii="Calibri" w:hAnsi="Calibri" w:cs="Calibri"/>
          </w:rPr>
          <w:t xml:space="preserve"> </w:t>
        </w:r>
      </w:ins>
      <w:r w:rsidR="00EE3565">
        <w:rPr>
          <w:rFonts w:ascii="Calibri" w:hAnsi="Calibri" w:cs="Calibri"/>
        </w:rPr>
        <w:t>selected non-pediatric</w:t>
      </w:r>
      <w:ins w:id="66" w:author="G. Geleijnse" w:date="2020-06-05T09:35:00Z">
        <w:r w:rsidR="001336C1">
          <w:rPr>
            <w:rFonts w:ascii="Calibri" w:hAnsi="Calibri" w:cs="Calibri"/>
          </w:rPr>
          <w:t xml:space="preserve"> and non-</w:t>
        </w:r>
        <w:proofErr w:type="spellStart"/>
        <w:r w:rsidR="001336C1">
          <w:rPr>
            <w:rFonts w:ascii="Calibri" w:hAnsi="Calibri" w:cs="Calibri"/>
          </w:rPr>
          <w:t>obstertic</w:t>
        </w:r>
      </w:ins>
      <w:proofErr w:type="spellEnd"/>
      <w:r w:rsidR="00EE3565">
        <w:rPr>
          <w:rFonts w:ascii="Calibri" w:hAnsi="Calibri" w:cs="Calibri"/>
        </w:rPr>
        <w:t xml:space="preserve"> semi-elective procedure. </w:t>
      </w:r>
      <w:r w:rsidR="00516760" w:rsidRPr="0092480E">
        <w:rPr>
          <w:rFonts w:ascii="Calibri" w:hAnsi="Calibri" w:cs="Calibri"/>
        </w:rPr>
        <w:t xml:space="preserve">The average age of the patients was used as the initial age of the simulated cohort in the model. Where possible, </w:t>
      </w:r>
      <w:r w:rsidR="00FC2F85" w:rsidRPr="0092480E">
        <w:rPr>
          <w:rFonts w:ascii="Calibri" w:hAnsi="Calibri" w:cs="Calibri"/>
        </w:rPr>
        <w:t xml:space="preserve">survival </w:t>
      </w:r>
      <w:r w:rsidR="00516760" w:rsidRPr="0092480E">
        <w:rPr>
          <w:rFonts w:ascii="Calibri" w:hAnsi="Calibri" w:cs="Calibri"/>
        </w:rPr>
        <w:t xml:space="preserve">data from </w:t>
      </w:r>
      <w:r w:rsidR="004057AB">
        <w:rPr>
          <w:rFonts w:ascii="Calibri" w:hAnsi="Calibri" w:cs="Calibri"/>
        </w:rPr>
        <w:t xml:space="preserve">national </w:t>
      </w:r>
      <w:r w:rsidR="00516760" w:rsidRPr="0092480E">
        <w:rPr>
          <w:rFonts w:ascii="Calibri" w:hAnsi="Calibri" w:cs="Calibri"/>
        </w:rPr>
        <w:t xml:space="preserve">Dutch registries </w:t>
      </w:r>
      <w:r w:rsidR="004057AB">
        <w:rPr>
          <w:rFonts w:ascii="Calibri" w:hAnsi="Calibri" w:cs="Calibri"/>
        </w:rPr>
        <w:t xml:space="preserve">were </w:t>
      </w:r>
      <w:r w:rsidR="00516760" w:rsidRPr="0092480E">
        <w:rPr>
          <w:rFonts w:ascii="Calibri" w:hAnsi="Calibri" w:cs="Calibri"/>
        </w:rPr>
        <w:t xml:space="preserve">used. In this study, we only </w:t>
      </w:r>
      <w:proofErr w:type="spellStart"/>
      <w:r w:rsidR="00516760" w:rsidRPr="0092480E">
        <w:rPr>
          <w:rFonts w:ascii="Calibri" w:hAnsi="Calibri" w:cs="Calibri"/>
        </w:rPr>
        <w:t>focus</w:t>
      </w:r>
      <w:ins w:id="67" w:author="G. Geleijnse" w:date="2020-06-05T09:35:00Z">
        <w:r w:rsidR="001336C1">
          <w:rPr>
            <w:rFonts w:ascii="Calibri" w:hAnsi="Calibri" w:cs="Calibri"/>
          </w:rPr>
          <w:t>sed</w:t>
        </w:r>
      </w:ins>
      <w:proofErr w:type="spellEnd"/>
      <w:r w:rsidR="00516760" w:rsidRPr="0092480E">
        <w:rPr>
          <w:rFonts w:ascii="Calibri" w:hAnsi="Calibri" w:cs="Calibri"/>
        </w:rPr>
        <w:t xml:space="preserve"> on health benefits. </w:t>
      </w:r>
    </w:p>
    <w:p w14:paraId="697B1AE5" w14:textId="77777777" w:rsidR="005D519A" w:rsidRDefault="005D519A" w:rsidP="002409F6">
      <w:pPr>
        <w:spacing w:line="276" w:lineRule="auto"/>
        <w:rPr>
          <w:rFonts w:ascii="Calibri" w:hAnsi="Calibri" w:cs="Calibri"/>
        </w:rPr>
      </w:pPr>
    </w:p>
    <w:p w14:paraId="569A589D" w14:textId="239C8619" w:rsidR="00572679" w:rsidRDefault="000C32EF" w:rsidP="002409F6">
      <w:pPr>
        <w:spacing w:line="276" w:lineRule="auto"/>
        <w:rPr>
          <w:rFonts w:ascii="Calibri" w:hAnsi="Calibri" w:cs="Calibri"/>
        </w:rPr>
      </w:pPr>
      <w:r w:rsidRPr="0092480E">
        <w:rPr>
          <w:rFonts w:ascii="Calibri" w:hAnsi="Calibri" w:cs="Calibri"/>
        </w:rPr>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21&lt;/sup&gt;","plainTextFormattedCitation":"21","previouslyFormattedCitation":"&lt;sup&gt;21&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21</w:t>
      </w:r>
      <w:r w:rsidR="00516760" w:rsidRPr="0092480E">
        <w:rPr>
          <w:rFonts w:ascii="Calibri" w:hAnsi="Calibri" w:cs="Calibri"/>
        </w:rPr>
        <w:fldChar w:fldCharType="end"/>
      </w:r>
      <w:r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B25DB0">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22&lt;/sup&gt;","plainTextFormattedCitation":"22","previouslyFormattedCitation":"&lt;sup&gt;22&lt;/sup&gt;"},"properties":{"noteIndex":0},"schema":"https://github.com/citation-style-language/schema/raw/master/csl-citation.json"}</w:instrText>
      </w:r>
      <w:r w:rsidR="00DE2007">
        <w:rPr>
          <w:rFonts w:ascii="Calibri" w:hAnsi="Calibri" w:cs="Calibri"/>
        </w:rPr>
        <w:fldChar w:fldCharType="separate"/>
      </w:r>
      <w:r w:rsidR="007D6602" w:rsidRPr="007D6602">
        <w:rPr>
          <w:rFonts w:ascii="Calibri" w:hAnsi="Calibri" w:cs="Calibri"/>
          <w:noProof/>
          <w:vertAlign w:val="superscript"/>
        </w:rPr>
        <w:t>22</w:t>
      </w:r>
      <w:r w:rsidR="00DE2007">
        <w:rPr>
          <w:rFonts w:ascii="Calibri" w:hAnsi="Calibri" w:cs="Calibri"/>
        </w:rPr>
        <w:fldChar w:fldCharType="end"/>
      </w:r>
      <w:r w:rsidR="00DE2007">
        <w:rPr>
          <w:rFonts w:ascii="Calibri" w:hAnsi="Calibri" w:cs="Calibri"/>
        </w:rPr>
        <w:t xml:space="preserve"> </w:t>
      </w:r>
      <w:r w:rsidR="005D519A">
        <w:rPr>
          <w:rFonts w:ascii="Calibri" w:hAnsi="Calibri" w:cs="Calibri"/>
        </w:rPr>
        <w:t>I</w:t>
      </w:r>
      <w:r w:rsidR="00DE2007">
        <w:rPr>
          <w:rFonts w:ascii="Calibri" w:hAnsi="Calibri" w:cs="Calibri"/>
        </w:rPr>
        <w:t>f discount</w:t>
      </w:r>
      <w:r w:rsidR="005D519A">
        <w:rPr>
          <w:rFonts w:ascii="Calibri" w:hAnsi="Calibri" w:cs="Calibri"/>
        </w:rPr>
        <w:t>ing is not performed,</w:t>
      </w:r>
      <w:r w:rsidR="00DE2007">
        <w:rPr>
          <w:rFonts w:ascii="Calibri" w:hAnsi="Calibri" w:cs="Calibri"/>
        </w:rPr>
        <w:t xml:space="preserve"> we </w:t>
      </w:r>
      <w:r w:rsidR="005D519A">
        <w:rPr>
          <w:rFonts w:ascii="Calibri" w:hAnsi="Calibri" w:cs="Calibri"/>
        </w:rPr>
        <w:t xml:space="preserve">would </w:t>
      </w:r>
      <w:r w:rsidR="00DE2007">
        <w:rPr>
          <w:rFonts w:ascii="Calibri" w:hAnsi="Calibri" w:cs="Calibri"/>
        </w:rPr>
        <w:t xml:space="preserve">value health gains achieved this year </w:t>
      </w:r>
      <w:del w:id="68" w:author="G. Geleijnse" w:date="2020-06-05T09:38:00Z">
        <w:r w:rsidR="002C36B7" w:rsidDel="001336C1">
          <w:rPr>
            <w:rFonts w:ascii="Calibri" w:hAnsi="Calibri" w:cs="Calibri"/>
          </w:rPr>
          <w:delText xml:space="preserve">similar </w:delText>
        </w:r>
      </w:del>
      <w:ins w:id="69" w:author="G. Geleijnse" w:date="2020-06-05T09:38:00Z">
        <w:r w:rsidR="001336C1">
          <w:rPr>
            <w:rFonts w:ascii="Calibri" w:hAnsi="Calibri" w:cs="Calibri"/>
          </w:rPr>
          <w:t xml:space="preserve">equal </w:t>
        </w:r>
      </w:ins>
      <w:r w:rsidR="002C36B7">
        <w:rPr>
          <w:rFonts w:ascii="Calibri" w:hAnsi="Calibri" w:cs="Calibri"/>
        </w:rPr>
        <w:t xml:space="preserve">to </w:t>
      </w:r>
      <w:r w:rsidR="00DE2007">
        <w:rPr>
          <w:rFonts w:ascii="Calibri" w:hAnsi="Calibri" w:cs="Calibri"/>
        </w:rPr>
        <w:t xml:space="preserve">those achieved in 30 or 40 years. </w:t>
      </w:r>
    </w:p>
    <w:p w14:paraId="0EBA5E66" w14:textId="77777777" w:rsidR="00404879" w:rsidRDefault="00404879" w:rsidP="39A4890C">
      <w:pPr>
        <w:pStyle w:val="Heading3"/>
        <w:rPr>
          <w:rFonts w:ascii="Calibri" w:hAnsi="Calibri" w:cs="Calibri"/>
          <w:lang w:val="en-US"/>
        </w:rPr>
      </w:pPr>
    </w:p>
    <w:p w14:paraId="6AAE4EFE" w14:textId="6E535A41" w:rsidR="438F5BE1" w:rsidRPr="00514AC6" w:rsidRDefault="17703BBA" w:rsidP="00514AC6">
      <w:pPr>
        <w:pStyle w:val="Heading3"/>
      </w:pPr>
      <w:r w:rsidRPr="00514AC6">
        <w:t>Markov model</w:t>
      </w:r>
    </w:p>
    <w:p w14:paraId="02B91D1C" w14:textId="296E6AEC"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w:t>
      </w:r>
      <w:proofErr w:type="spellStart"/>
      <w:r w:rsidR="7020F6C5" w:rsidRPr="0092480E">
        <w:rPr>
          <w:rFonts w:ascii="Calibri" w:hAnsi="Calibri" w:cs="Calibri"/>
        </w:rPr>
        <w:t>cSTM</w:t>
      </w:r>
      <w:proofErr w:type="spellEnd"/>
      <w:r w:rsidR="7020F6C5" w:rsidRPr="0092480E">
        <w:rPr>
          <w:rFonts w:ascii="Calibri" w:hAnsi="Calibri" w:cs="Calibri"/>
        </w:rPr>
        <w:t>)</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w:t>
      </w:r>
      <w:r w:rsidRPr="0092480E">
        <w:rPr>
          <w:rFonts w:ascii="Calibri" w:hAnsi="Calibri" w:cs="Calibri"/>
        </w:rPr>
        <w:lastRenderedPageBreak/>
        <w:t>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23,24&lt;/sup&gt;","plainTextFormattedCitation":"23,24","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23,24</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 xml:space="preserve">A </w:t>
      </w:r>
      <w:proofErr w:type="spellStart"/>
      <w:r w:rsidR="60C4AE84" w:rsidRPr="0092480E">
        <w:rPr>
          <w:rFonts w:ascii="Calibri" w:hAnsi="Calibri" w:cs="Calibri"/>
        </w:rPr>
        <w:t>cSTM</w:t>
      </w:r>
      <w:proofErr w:type="spellEnd"/>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23,25&lt;/sup&gt;","plainTextFormattedCitation":"23,25","previouslyFormattedCitation":"&lt;sup&gt;23,25&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23,25</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can be calculated</w:t>
      </w:r>
      <w:r w:rsidR="00DC4B44" w:rsidRPr="0092480E">
        <w:rPr>
          <w:rFonts w:ascii="Calibri" w:hAnsi="Calibri" w:cs="Calibri"/>
        </w:rPr>
        <w:t xml:space="preserve">. Possible health benefits that can be calculated include the </w:t>
      </w:r>
      <w:r w:rsidR="17AAC78C" w:rsidRPr="0092480E">
        <w:rPr>
          <w:rFonts w:ascii="Calibri" w:hAnsi="Calibri" w:cs="Calibri"/>
        </w:rPr>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25,26&lt;/sup&gt;","plainTextFormattedCitation":"25,26","previouslyFormattedCitation":"&lt;sup&gt;25,26&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25,26</w:t>
      </w:r>
      <w:r w:rsidR="00516760" w:rsidRPr="0092480E">
        <w:rPr>
          <w:rFonts w:ascii="Calibri" w:hAnsi="Calibri" w:cs="Calibri"/>
        </w:rPr>
        <w:fldChar w:fldCharType="end"/>
      </w:r>
    </w:p>
    <w:p w14:paraId="5EB7A41A" w14:textId="77777777" w:rsidR="00404879" w:rsidRPr="0092480E" w:rsidRDefault="00404879" w:rsidP="39A4890C">
      <w:pPr>
        <w:rPr>
          <w:rFonts w:ascii="Calibri" w:hAnsi="Calibri" w:cs="Calibri"/>
        </w:rPr>
      </w:pPr>
    </w:p>
    <w:p w14:paraId="11E200AD" w14:textId="5C6BDE45" w:rsidR="2C34727F" w:rsidRPr="0092480E" w:rsidRDefault="3492ED08" w:rsidP="002409F6">
      <w:pPr>
        <w:spacing w:line="276" w:lineRule="auto"/>
        <w:rPr>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proofErr w:type="spellStart"/>
      <w:r w:rsidR="18E53183" w:rsidRPr="0092480E">
        <w:rPr>
          <w:rFonts w:ascii="Calibri" w:eastAsia="Calibri" w:hAnsi="Calibri" w:cs="Calibri"/>
        </w:rPr>
        <w:t>cSTM</w:t>
      </w:r>
      <w:proofErr w:type="spellEnd"/>
      <w:r w:rsidR="18E53183" w:rsidRPr="0092480E">
        <w:rPr>
          <w:rFonts w:ascii="Calibri" w:eastAsia="Calibri" w:hAnsi="Calibri" w:cs="Calibri"/>
        </w:rPr>
        <w:t xml:space="preserve">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 xml:space="preserve">e transition from the preoperative </w:t>
      </w:r>
      <w:r w:rsidRPr="002C1AFD">
        <w:rPr>
          <w:rFonts w:ascii="Calibri" w:hAnsi="Calibri" w:cs="Calibri"/>
        </w:rPr>
        <w:t>state to the postoperative state was set to a specific week</w:t>
      </w:r>
      <w:r w:rsidR="00DC4B44" w:rsidRPr="002C1AFD">
        <w:rPr>
          <w:rFonts w:ascii="Calibri" w:hAnsi="Calibri" w:cs="Calibri"/>
        </w:rPr>
        <w:t>,</w:t>
      </w:r>
      <w:r w:rsidRPr="002C1AFD">
        <w:rPr>
          <w:rFonts w:ascii="Calibri" w:hAnsi="Calibri" w:cs="Calibri"/>
        </w:rPr>
        <w:t xml:space="preserve"> depending on the scenario. </w:t>
      </w:r>
      <w:r w:rsidR="33A6FFFD" w:rsidRPr="002C1AFD">
        <w:rPr>
          <w:rFonts w:ascii="Calibri" w:hAnsi="Calibri" w:cs="Calibri"/>
        </w:rPr>
        <w:t>We evaluated scenarios where patients were treated immediately (delay of two weeks) up to a delay of a year</w:t>
      </w:r>
      <w:r w:rsidR="64F4A74C" w:rsidRPr="002C1AFD">
        <w:rPr>
          <w:rFonts w:ascii="Calibri" w:hAnsi="Calibri" w:cs="Calibri"/>
        </w:rPr>
        <w:t xml:space="preserve"> using intervals of </w:t>
      </w:r>
      <w:r w:rsidR="00DC4B44" w:rsidRPr="002C1AFD">
        <w:rPr>
          <w:rFonts w:ascii="Calibri" w:hAnsi="Calibri" w:cs="Calibri"/>
        </w:rPr>
        <w:t xml:space="preserve">ten </w:t>
      </w:r>
      <w:r w:rsidR="64F4A74C" w:rsidRPr="002C1AFD">
        <w:rPr>
          <w:rFonts w:ascii="Calibri" w:hAnsi="Calibri" w:cs="Calibri"/>
        </w:rPr>
        <w:t>weeks</w:t>
      </w:r>
      <w:r w:rsidR="33A6FFFD" w:rsidRPr="002C1AFD">
        <w:rPr>
          <w:rFonts w:ascii="Calibri" w:hAnsi="Calibri" w:cs="Calibri"/>
        </w:rPr>
        <w:t xml:space="preserve">. In addition, we evaluated the scenario where nobody </w:t>
      </w:r>
      <w:r w:rsidR="57591E29" w:rsidRPr="002C1AFD">
        <w:rPr>
          <w:rFonts w:ascii="Calibri" w:hAnsi="Calibri" w:cs="Calibri"/>
        </w:rPr>
        <w:t>ever</w:t>
      </w:r>
      <w:r w:rsidR="33A6FFFD" w:rsidRPr="002C1AFD">
        <w:rPr>
          <w:rFonts w:ascii="Calibri" w:hAnsi="Calibri" w:cs="Calibri"/>
        </w:rPr>
        <w:t xml:space="preserve"> receive</w:t>
      </w:r>
      <w:r w:rsidR="22ED54DC" w:rsidRPr="002C1AFD">
        <w:rPr>
          <w:rFonts w:ascii="Calibri" w:hAnsi="Calibri" w:cs="Calibri"/>
        </w:rPr>
        <w:t>d</w:t>
      </w:r>
      <w:r w:rsidR="33A6FFFD" w:rsidRPr="002C1AFD">
        <w:rPr>
          <w:rFonts w:ascii="Calibri" w:hAnsi="Calibri" w:cs="Calibri"/>
        </w:rPr>
        <w:t xml:space="preserve"> treatment</w:t>
      </w:r>
      <w:r w:rsidR="00DC4B44" w:rsidRPr="002C1AFD">
        <w:rPr>
          <w:rFonts w:ascii="Calibri" w:hAnsi="Calibri" w:cs="Calibri"/>
        </w:rPr>
        <w:t>: this was modeled by</w:t>
      </w:r>
      <w:r w:rsidR="29524A89" w:rsidRPr="002C1AFD">
        <w:rPr>
          <w:rFonts w:ascii="Calibri" w:hAnsi="Calibri" w:cs="Calibri"/>
        </w:rPr>
        <w:t xml:space="preserve"> follow</w:t>
      </w:r>
      <w:r w:rsidR="00DC4B44" w:rsidRPr="002C1AFD">
        <w:rPr>
          <w:rFonts w:ascii="Calibri" w:hAnsi="Calibri" w:cs="Calibri"/>
        </w:rPr>
        <w:t>ing</w:t>
      </w:r>
      <w:r w:rsidR="29524A89" w:rsidRPr="002C1AFD">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 xml:space="preserve">he transitions from the pre- and postoperative states to the absorbing state dead were based on survival data, as described in the next section. </w:t>
      </w:r>
    </w:p>
    <w:p w14:paraId="473310F4" w14:textId="77777777" w:rsidR="002409F6" w:rsidRDefault="002409F6" w:rsidP="39A4890C">
      <w:pPr>
        <w:pStyle w:val="Heading3"/>
        <w:rPr>
          <w:rFonts w:ascii="Calibri" w:hAnsi="Calibri" w:cs="Calibri"/>
          <w:lang w:val="en-US"/>
        </w:rPr>
      </w:pPr>
    </w:p>
    <w:p w14:paraId="6CB8CEB9" w14:textId="4F388AD6" w:rsidR="438F5BE1" w:rsidRPr="0092480E" w:rsidRDefault="0838F516" w:rsidP="39A4890C">
      <w:pPr>
        <w:pStyle w:val="Heading3"/>
        <w:rPr>
          <w:rFonts w:ascii="Calibri" w:hAnsi="Calibri" w:cs="Calibri"/>
          <w:lang w:val="en-US"/>
        </w:rPr>
      </w:pPr>
      <w:r w:rsidRPr="0092480E">
        <w:rPr>
          <w:rFonts w:ascii="Calibri" w:hAnsi="Calibri" w:cs="Calibri"/>
          <w:lang w:val="en-US"/>
        </w:rPr>
        <w:t xml:space="preserve">Survival </w:t>
      </w:r>
    </w:p>
    <w:p w14:paraId="0BECA14F" w14:textId="4E4C04B0" w:rsidR="438F5BE1" w:rsidRPr="002C1AFD" w:rsidRDefault="571FACFA" w:rsidP="39A4890C">
      <w:pPr>
        <w:rPr>
          <w:rFonts w:ascii="Calibri" w:hAnsi="Calibri" w:cs="Calibri"/>
        </w:rPr>
      </w:pPr>
      <w:r w:rsidRPr="002C1AFD">
        <w:rPr>
          <w:rFonts w:ascii="Calibri" w:hAnsi="Calibri" w:cs="Calibri"/>
        </w:rPr>
        <w:t>Two types of survival data were required</w:t>
      </w:r>
      <w:r w:rsidR="00200F83" w:rsidRPr="002C1AFD">
        <w:rPr>
          <w:rFonts w:ascii="Calibri" w:hAnsi="Calibri" w:cs="Calibri"/>
        </w:rPr>
        <w:t xml:space="preserve"> to model the survival in the pre- and postoperative health state, the s</w:t>
      </w:r>
      <w:r w:rsidRPr="002C1AFD">
        <w:rPr>
          <w:rFonts w:ascii="Calibri" w:hAnsi="Calibri" w:cs="Calibri"/>
        </w:rPr>
        <w:t>urvival</w:t>
      </w:r>
      <w:r w:rsidR="5FACCB8F" w:rsidRPr="002C1AFD">
        <w:rPr>
          <w:rFonts w:ascii="Calibri" w:hAnsi="Calibri" w:cs="Calibri"/>
        </w:rPr>
        <w:t xml:space="preserve"> wit</w:t>
      </w:r>
      <w:r w:rsidR="532F2265" w:rsidRPr="002C1AFD">
        <w:rPr>
          <w:rFonts w:ascii="Calibri" w:hAnsi="Calibri" w:cs="Calibri"/>
        </w:rPr>
        <w:t>h</w:t>
      </w:r>
      <w:r w:rsidR="6BB55B23" w:rsidRPr="002C1AFD">
        <w:rPr>
          <w:rFonts w:ascii="Calibri" w:hAnsi="Calibri" w:cs="Calibri"/>
        </w:rPr>
        <w:t xml:space="preserve"> </w:t>
      </w:r>
      <w:r w:rsidR="5FACCB8F" w:rsidRPr="002C1AFD">
        <w:rPr>
          <w:rFonts w:ascii="Calibri" w:hAnsi="Calibri" w:cs="Calibri"/>
        </w:rPr>
        <w:t xml:space="preserve">and </w:t>
      </w:r>
      <w:r w:rsidR="6BCD1A54" w:rsidRPr="002C1AFD">
        <w:rPr>
          <w:rFonts w:ascii="Calibri" w:hAnsi="Calibri" w:cs="Calibri"/>
        </w:rPr>
        <w:t>with</w:t>
      </w:r>
      <w:r w:rsidR="50714525" w:rsidRPr="002C1AFD">
        <w:rPr>
          <w:rFonts w:ascii="Calibri" w:hAnsi="Calibri" w:cs="Calibri"/>
        </w:rPr>
        <w:t>out</w:t>
      </w:r>
      <w:r w:rsidR="6BCD1A54" w:rsidRPr="002C1AFD">
        <w:rPr>
          <w:rFonts w:ascii="Calibri" w:hAnsi="Calibri" w:cs="Calibri"/>
        </w:rPr>
        <w:t xml:space="preserve"> </w:t>
      </w:r>
      <w:r w:rsidR="5FACCB8F" w:rsidRPr="002C1AFD">
        <w:rPr>
          <w:rFonts w:ascii="Calibri" w:hAnsi="Calibri" w:cs="Calibri"/>
        </w:rPr>
        <w:t>treatment</w:t>
      </w:r>
      <w:r w:rsidR="00200F83" w:rsidRPr="002C1AFD">
        <w:rPr>
          <w:rFonts w:ascii="Calibri" w:hAnsi="Calibri" w:cs="Calibri"/>
        </w:rPr>
        <w:t xml:space="preserve"> respectively.</w:t>
      </w:r>
      <w:r w:rsidR="14AA5252" w:rsidRPr="002C1AFD">
        <w:rPr>
          <w:rFonts w:ascii="Calibri" w:hAnsi="Calibri" w:cs="Calibri"/>
        </w:rPr>
        <w:t xml:space="preserve"> </w:t>
      </w:r>
      <w:r w:rsidR="1DA06EAE"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Dutch 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27&lt;/sup&gt;","plainTextFormattedCitation":"27","previouslyFormattedCitation":"&lt;sup&gt;27&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28&lt;/sup&gt;","plainTextFormattedCitation":"28","previouslyFormattedCitation":"&lt;sup&gt;28&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surgical procedures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procedures.</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procedures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evaluated in a randomized controlled trial) was used to calculate the missing survival parameter. </w:t>
      </w:r>
      <w:r w:rsidR="086D4807" w:rsidRPr="002C1AFD">
        <w:rPr>
          <w:rFonts w:ascii="Calibri" w:hAnsi="Calibri" w:cs="Calibri"/>
        </w:rPr>
        <w:t xml:space="preserve">An overview of all parameter values and </w:t>
      </w:r>
      <w:r w:rsidR="42B67139" w:rsidRPr="002C1AFD">
        <w:rPr>
          <w:rFonts w:ascii="Calibri" w:hAnsi="Calibri" w:cs="Calibri"/>
        </w:rPr>
        <w:t>their</w:t>
      </w:r>
      <w:r w:rsidR="086D4807" w:rsidRPr="002C1AFD">
        <w:rPr>
          <w:rFonts w:ascii="Calibri" w:hAnsi="Calibri" w:cs="Calibri"/>
        </w:rPr>
        <w:t xml:space="preserve"> sources can be found in Appendix A. </w:t>
      </w:r>
    </w:p>
    <w:p w14:paraId="7FC2265C" w14:textId="77777777" w:rsidR="00CF728A" w:rsidRPr="0092480E" w:rsidRDefault="00CF728A" w:rsidP="39A4890C">
      <w:pPr>
        <w:rPr>
          <w:rFonts w:ascii="Calibri" w:hAnsi="Calibri" w:cs="Calibri"/>
        </w:rPr>
      </w:pPr>
    </w:p>
    <w:p w14:paraId="2ECEC6E2" w14:textId="72E53E5D" w:rsidR="438F5BE1" w:rsidRDefault="0989586B" w:rsidP="39A4890C">
      <w:pPr>
        <w:rPr>
          <w:rFonts w:ascii="Calibri" w:hAnsi="Calibri" w:cs="Calibri"/>
        </w:rPr>
      </w:pPr>
      <w:r w:rsidRPr="0092480E">
        <w:rPr>
          <w:rFonts w:ascii="Calibri" w:hAnsi="Calibri" w:cs="Calibri"/>
        </w:rPr>
        <w:t xml:space="preserve">The disease specific mortality was </w:t>
      </w:r>
      <w:r w:rsidR="73CCB6FD" w:rsidRPr="0092480E">
        <w:rPr>
          <w:rFonts w:ascii="Calibri" w:hAnsi="Calibri" w:cs="Calibri"/>
        </w:rPr>
        <w:t>added to</w:t>
      </w:r>
      <w:r w:rsidRPr="0092480E">
        <w:rPr>
          <w:rFonts w:ascii="Calibri" w:hAnsi="Calibri" w:cs="Calibri"/>
        </w:rPr>
        <w:t xml:space="preserve"> the overall age</w:t>
      </w:r>
      <w:r w:rsidR="33EE9DEB" w:rsidRPr="0092480E">
        <w:rPr>
          <w:rFonts w:ascii="Calibri" w:hAnsi="Calibri" w:cs="Calibri"/>
        </w:rPr>
        <w:t>-</w:t>
      </w:r>
      <w:r w:rsidRPr="0092480E">
        <w:rPr>
          <w:rFonts w:ascii="Calibri" w:hAnsi="Calibri" w:cs="Calibri"/>
        </w:rPr>
        <w:t xml:space="preserve">specific </w:t>
      </w:r>
      <w:r w:rsidR="25D06C52" w:rsidRPr="0092480E">
        <w:rPr>
          <w:rFonts w:ascii="Calibri" w:hAnsi="Calibri" w:cs="Calibri"/>
        </w:rPr>
        <w:t xml:space="preserve">background </w:t>
      </w:r>
      <w:r w:rsidRPr="0092480E">
        <w:rPr>
          <w:rFonts w:ascii="Calibri" w:hAnsi="Calibri" w:cs="Calibri"/>
        </w:rPr>
        <w:t xml:space="preserve">mortality </w:t>
      </w:r>
      <w:r w:rsidRPr="002C1AFD">
        <w:rPr>
          <w:rFonts w:ascii="Calibri" w:hAnsi="Calibri" w:cs="Calibri"/>
        </w:rPr>
        <w:t xml:space="preserve">from the Dutch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CF728A" w:rsidRPr="002C1AFD">
        <w:rPr>
          <w:rFonts w:ascii="Calibri" w:hAnsi="Calibri" w:cs="Calibri"/>
        </w:rPr>
        <w:t>.</w:t>
      </w:r>
      <w:r w:rsidR="00C047C6" w:rsidRPr="002C1AFD">
        <w:rPr>
          <w:rFonts w:ascii="Calibri" w:hAnsi="Calibri" w:cs="Calibri"/>
        </w:rPr>
        <w:fldChar w:fldCharType="begin" w:fldLock="1"/>
      </w:r>
      <w:r w:rsidR="00B25DB0" w:rsidRPr="002C1AFD">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29&lt;/sup&gt;","plainTextFormattedCitation":"29","previouslyFormattedCitation":"&lt;sup&gt;29&lt;/sup&gt;"},"properties":{"noteIndex":0},"schema":"https://github.com/citation-style-language/schema/raw/master/csl-citation.json"}</w:instrText>
      </w:r>
      <w:r w:rsidR="00C047C6" w:rsidRPr="002C1AFD">
        <w:rPr>
          <w:rFonts w:ascii="Calibri" w:hAnsi="Calibri" w:cs="Calibri"/>
        </w:rPr>
        <w:fldChar w:fldCharType="separate"/>
      </w:r>
      <w:r w:rsidR="007D6602" w:rsidRPr="002C1AFD">
        <w:rPr>
          <w:rFonts w:ascii="Calibri" w:hAnsi="Calibri" w:cs="Calibri"/>
          <w:noProof/>
          <w:vertAlign w:val="superscript"/>
        </w:rPr>
        <w:t>29</w:t>
      </w:r>
      <w:r w:rsidR="00C047C6" w:rsidRPr="002C1AFD">
        <w:rPr>
          <w:rFonts w:ascii="Calibri" w:hAnsi="Calibri" w:cs="Calibri"/>
        </w:rPr>
        <w:fldChar w:fldCharType="end"/>
      </w:r>
      <w:r w:rsidR="00C047C6" w:rsidRPr="002C1AFD">
        <w:rPr>
          <w:rFonts w:ascii="Calibri" w:hAnsi="Calibri" w:cs="Calibri"/>
        </w:rPr>
        <w:t xml:space="preserve"> </w:t>
      </w:r>
      <w:r w:rsidR="5DE9CB77" w:rsidRPr="002C1AFD">
        <w:rPr>
          <w:rFonts w:ascii="Calibri" w:hAnsi="Calibri" w:cs="Calibri"/>
        </w:rPr>
        <w:t xml:space="preserve">All </w:t>
      </w:r>
      <w:r w:rsidR="288DD904" w:rsidRPr="002C1AFD">
        <w:rPr>
          <w:rFonts w:ascii="Calibri" w:hAnsi="Calibri" w:cs="Calibri"/>
        </w:rPr>
        <w:t>survival data</w:t>
      </w:r>
      <w:r w:rsidR="012EB7B2" w:rsidRPr="002C1AFD">
        <w:rPr>
          <w:rFonts w:ascii="Calibri" w:hAnsi="Calibri" w:cs="Calibri"/>
        </w:rPr>
        <w:t>,</w:t>
      </w:r>
      <w:r w:rsidR="288DD904" w:rsidRPr="002C1AFD">
        <w:rPr>
          <w:rFonts w:ascii="Calibri" w:hAnsi="Calibri" w:cs="Calibri"/>
        </w:rPr>
        <w:t xml:space="preserve"> including the disease specific mortality and age</w:t>
      </w:r>
      <w:r w:rsidR="3D506E25" w:rsidRPr="002C1AFD">
        <w:rPr>
          <w:rFonts w:ascii="Calibri" w:hAnsi="Calibri" w:cs="Calibri"/>
        </w:rPr>
        <w:t>-</w:t>
      </w:r>
      <w:r w:rsidR="288DD904" w:rsidRPr="002C1AFD">
        <w:rPr>
          <w:rFonts w:ascii="Calibri" w:hAnsi="Calibri" w:cs="Calibri"/>
        </w:rPr>
        <w:t>specific background mortality, had to be</w:t>
      </w:r>
      <w:r w:rsidR="2EDC6F4E" w:rsidRPr="002C1AFD">
        <w:rPr>
          <w:rFonts w:ascii="Calibri" w:hAnsi="Calibri" w:cs="Calibri"/>
        </w:rPr>
        <w:t xml:space="preserve"> converted to mortality risk per week (formulas presented in Appendix C)</w:t>
      </w:r>
      <w:r w:rsidR="00CE7F86" w:rsidRPr="002C1AFD">
        <w:rPr>
          <w:rFonts w:ascii="Calibri" w:hAnsi="Calibri" w:cs="Calibri"/>
        </w:rPr>
        <w:fldChar w:fldCharType="begin" w:fldLock="1"/>
      </w:r>
      <w:r w:rsidR="00B25DB0" w:rsidRPr="002C1AFD">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25&lt;/sup&gt;","plainTextFormattedCitation":"25","previouslyFormattedCitation":"&lt;sup&gt;25&lt;/sup&gt;"},"properties":{"noteIndex":0},"schema":"https://github.com/citation-style-language/schema/raw/master/csl-citation.json"}</w:instrText>
      </w:r>
      <w:r w:rsidR="00CE7F86" w:rsidRPr="002C1AFD">
        <w:rPr>
          <w:rFonts w:ascii="Calibri" w:hAnsi="Calibri" w:cs="Calibri"/>
        </w:rPr>
        <w:fldChar w:fldCharType="separate"/>
      </w:r>
      <w:r w:rsidR="007D6602" w:rsidRPr="002C1AFD">
        <w:rPr>
          <w:rFonts w:ascii="Calibri" w:hAnsi="Calibri" w:cs="Calibri"/>
          <w:noProof/>
          <w:vertAlign w:val="superscript"/>
        </w:rPr>
        <w:t>25</w:t>
      </w:r>
      <w:r w:rsidR="00CE7F86" w:rsidRPr="002C1AFD">
        <w:rPr>
          <w:rFonts w:ascii="Calibri" w:hAnsi="Calibri" w:cs="Calibri"/>
        </w:rPr>
        <w:fldChar w:fldCharType="end"/>
      </w:r>
      <w:r w:rsidR="2EDC6F4E" w:rsidRPr="002C1AFD">
        <w:rPr>
          <w:rFonts w:ascii="Calibri" w:hAnsi="Calibri" w:cs="Calibri"/>
        </w:rPr>
        <w:t xml:space="preserve">. </w:t>
      </w:r>
    </w:p>
    <w:p w14:paraId="052059B3" w14:textId="77777777" w:rsidR="00282BDB" w:rsidRPr="0092480E" w:rsidRDefault="00282BDB" w:rsidP="39A4890C">
      <w:pPr>
        <w:rPr>
          <w:rFonts w:ascii="Calibri" w:hAnsi="Calibri" w:cs="Calibri"/>
        </w:rPr>
      </w:pPr>
    </w:p>
    <w:p w14:paraId="2E33CB8A" w14:textId="3BFF3806" w:rsidR="39A4890C" w:rsidRPr="0092480E" w:rsidRDefault="0EEA4B0A" w:rsidP="636709EE">
      <w:pPr>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procedure</w:t>
      </w:r>
      <w:r w:rsidRPr="0092480E">
        <w:rPr>
          <w:rFonts w:ascii="Calibri" w:hAnsi="Calibri" w:cs="Calibri"/>
        </w:rPr>
        <w:t xml:space="preserve">, we included an </w:t>
      </w:r>
      <w:r w:rsidR="012BCDB6" w:rsidRPr="0092480E">
        <w:rPr>
          <w:rFonts w:ascii="Calibri" w:hAnsi="Calibri" w:cs="Calibri"/>
        </w:rPr>
        <w:t>additional parameter to the model reflect</w:t>
      </w:r>
      <w:r w:rsidR="5C467E2A" w:rsidRPr="0092480E">
        <w:rPr>
          <w:rFonts w:ascii="Calibri" w:hAnsi="Calibri" w:cs="Calibri"/>
        </w:rPr>
        <w:t>ing</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2D45C2AF" w:rsidRPr="0092480E">
        <w:rPr>
          <w:rFonts w:ascii="Calibri" w:hAnsi="Calibri" w:cs="Calibri"/>
        </w:rPr>
        <w:t xml:space="preserve">. </w:t>
      </w:r>
      <w:r w:rsidR="588089FD" w:rsidRPr="0092480E">
        <w:rPr>
          <w:rFonts w:ascii="Calibri" w:hAnsi="Calibri" w:cs="Calibri"/>
        </w:rPr>
        <w:t>T</w:t>
      </w:r>
      <w:r w:rsidR="4178577C" w:rsidRPr="0092480E">
        <w:rPr>
          <w:rFonts w:ascii="Calibri" w:hAnsi="Calibri" w:cs="Calibri"/>
        </w:rPr>
        <w:t xml:space="preserve">his </w:t>
      </w:r>
      <w:r w:rsidR="169A06BD" w:rsidRPr="0092480E">
        <w:rPr>
          <w:rFonts w:ascii="Calibri" w:hAnsi="Calibri" w:cs="Calibri"/>
        </w:rPr>
        <w:t xml:space="preserve">was translated </w:t>
      </w:r>
      <w:r w:rsidR="68F5C60D" w:rsidRPr="0092480E">
        <w:rPr>
          <w:rFonts w:ascii="Calibri" w:hAnsi="Calibri" w:cs="Calibri"/>
        </w:rPr>
        <w:t xml:space="preserve">in the model </w:t>
      </w:r>
      <w:r w:rsidR="555B227E" w:rsidRPr="0092480E">
        <w:rPr>
          <w:rFonts w:ascii="Calibri" w:hAnsi="Calibri" w:cs="Calibri"/>
        </w:rPr>
        <w:t>by</w:t>
      </w:r>
      <w:r w:rsidR="169A06BD" w:rsidRPr="0092480E">
        <w:rPr>
          <w:rFonts w:ascii="Calibri" w:hAnsi="Calibri" w:cs="Calibri"/>
        </w:rPr>
        <w:t xml:space="preserve"> </w:t>
      </w:r>
      <w:r w:rsidR="40E7A54A" w:rsidRPr="0092480E">
        <w:rPr>
          <w:rFonts w:ascii="Calibri" w:hAnsi="Calibri" w:cs="Calibri"/>
        </w:rPr>
        <w:t>set</w:t>
      </w:r>
      <w:r w:rsidR="3BDC15C5" w:rsidRPr="0092480E">
        <w:rPr>
          <w:rFonts w:ascii="Calibri" w:hAnsi="Calibri" w:cs="Calibri"/>
        </w:rPr>
        <w:t>ting</w:t>
      </w:r>
      <w:r w:rsidR="40E7A54A" w:rsidRPr="0092480E">
        <w:rPr>
          <w:rFonts w:ascii="Calibri" w:hAnsi="Calibri" w:cs="Calibri"/>
        </w:rPr>
        <w:t xml:space="preserve"> the </w:t>
      </w:r>
      <w:r w:rsidR="4178577C" w:rsidRPr="0092480E">
        <w:rPr>
          <w:rFonts w:ascii="Calibri" w:hAnsi="Calibri" w:cs="Calibri"/>
        </w:rPr>
        <w:t xml:space="preserve">postoperative survival </w:t>
      </w:r>
      <w:r w:rsidR="238BC957" w:rsidRPr="0092480E">
        <w:rPr>
          <w:rFonts w:ascii="Calibri" w:hAnsi="Calibri" w:cs="Calibri"/>
        </w:rPr>
        <w:t xml:space="preserve">equal </w:t>
      </w:r>
      <w:r w:rsidR="4178577C" w:rsidRPr="0092480E">
        <w:rPr>
          <w:rFonts w:ascii="Calibri" w:hAnsi="Calibri" w:cs="Calibri"/>
        </w:rPr>
        <w:t>to the preoperative survival</w:t>
      </w:r>
      <w:r w:rsidR="76AC1AD2" w:rsidRPr="0092480E">
        <w:rPr>
          <w:rFonts w:ascii="Calibri" w:hAnsi="Calibri" w:cs="Calibri"/>
        </w:rPr>
        <w:t xml:space="preserve"> </w:t>
      </w:r>
      <w:r w:rsidR="7CC7AEB2" w:rsidRPr="0092480E">
        <w:rPr>
          <w:rFonts w:ascii="Calibri" w:hAnsi="Calibri" w:cs="Calibri"/>
        </w:rPr>
        <w:t xml:space="preserve">if the delay </w:t>
      </w:r>
      <w:r w:rsidR="1FBD00EE" w:rsidRPr="0092480E">
        <w:rPr>
          <w:rFonts w:ascii="Calibri" w:hAnsi="Calibri" w:cs="Calibri"/>
        </w:rPr>
        <w:t xml:space="preserve">was longer than </w:t>
      </w:r>
      <w:r w:rsidR="76AC1AD2" w:rsidRPr="0092480E">
        <w:rPr>
          <w:rFonts w:ascii="Calibri" w:hAnsi="Calibri" w:cs="Calibri"/>
        </w:rPr>
        <w:t>this time</w:t>
      </w:r>
      <w:r w:rsidR="4178577C" w:rsidRPr="0092480E">
        <w:rPr>
          <w:rFonts w:ascii="Calibri" w:hAnsi="Calibri" w:cs="Calibri"/>
        </w:rPr>
        <w:t xml:space="preserve">. </w:t>
      </w:r>
      <w:r w:rsidR="38F01129" w:rsidRPr="0092480E">
        <w:rPr>
          <w:rFonts w:ascii="Calibri" w:hAnsi="Calibri" w:cs="Calibri"/>
        </w:rPr>
        <w:t>The data for this time to no effect of survival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procedures,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procedures,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p>
    <w:p w14:paraId="3E853E41" w14:textId="77777777" w:rsidR="00404879" w:rsidRDefault="00404879" w:rsidP="39A4890C">
      <w:pPr>
        <w:pStyle w:val="Heading3"/>
        <w:rPr>
          <w:rFonts w:ascii="Calibri" w:hAnsi="Calibri" w:cs="Calibri"/>
          <w:lang w:val="en-US"/>
        </w:rPr>
      </w:pPr>
    </w:p>
    <w:p w14:paraId="25E3A1A8" w14:textId="461F6C29" w:rsidR="438F5BE1" w:rsidRPr="00514AC6" w:rsidRDefault="4A65F273" w:rsidP="00514AC6">
      <w:pPr>
        <w:pStyle w:val="Heading3"/>
      </w:pPr>
      <w:r w:rsidRPr="00514AC6">
        <w:t>Quality of life</w:t>
      </w:r>
    </w:p>
    <w:p w14:paraId="4BD2DA6F" w14:textId="60A02F4B" w:rsidR="0BA7C532" w:rsidRPr="0092480E" w:rsidRDefault="0BA7C532" w:rsidP="04F59E2C">
      <w:pPr>
        <w:rPr>
          <w:rFonts w:ascii="Calibri" w:hAnsi="Calibri" w:cs="Calibri"/>
        </w:rPr>
      </w:pPr>
      <w:r w:rsidRPr="0092480E">
        <w:rPr>
          <w:rFonts w:ascii="Calibri" w:hAnsi="Calibri" w:cs="Calibri"/>
        </w:rPr>
        <w:t>The</w:t>
      </w:r>
      <w:r w:rsidR="49FCFF8F" w:rsidRPr="0092480E">
        <w:rPr>
          <w:rFonts w:ascii="Calibri" w:hAnsi="Calibri" w:cs="Calibri"/>
        </w:rPr>
        <w:t xml:space="preserve"> quality of life</w:t>
      </w:r>
      <w:r w:rsidR="24FCE049" w:rsidRPr="0092480E">
        <w:rPr>
          <w:rFonts w:ascii="Calibri" w:hAnsi="Calibri" w:cs="Calibri"/>
        </w:rPr>
        <w:t xml:space="preserve"> (QoL)</w:t>
      </w:r>
      <w:r w:rsidR="49FCFF8F" w:rsidRPr="0092480E">
        <w:rPr>
          <w:rFonts w:ascii="Calibri" w:hAnsi="Calibri" w:cs="Calibri"/>
        </w:rPr>
        <w:t xml:space="preserve"> values in the preoperative and postoperative hea</w:t>
      </w:r>
      <w:r w:rsidR="00C047C6" w:rsidRPr="0092480E">
        <w:rPr>
          <w:rFonts w:ascii="Calibri" w:hAnsi="Calibri" w:cs="Calibri"/>
        </w:rPr>
        <w:t>l</w:t>
      </w:r>
      <w:r w:rsidR="49FCFF8F" w:rsidRPr="0092480E">
        <w:rPr>
          <w:rFonts w:ascii="Calibri" w:hAnsi="Calibri" w:cs="Calibri"/>
        </w:rPr>
        <w:t xml:space="preserve">th states </w:t>
      </w:r>
      <w:r w:rsidR="7AF2B659" w:rsidRPr="0092480E">
        <w:rPr>
          <w:rFonts w:ascii="Calibri" w:hAnsi="Calibri" w:cs="Calibri"/>
        </w:rPr>
        <w:t xml:space="preserve">were based on </w:t>
      </w:r>
      <w:r w:rsidR="00BC7381" w:rsidRPr="0092480E">
        <w:rPr>
          <w:rFonts w:ascii="Calibri" w:hAnsi="Calibri" w:cs="Calibri"/>
        </w:rPr>
        <w:t>‘</w:t>
      </w:r>
      <w:r w:rsidR="7AF2B659" w:rsidRPr="0092480E">
        <w:rPr>
          <w:rFonts w:ascii="Calibri" w:hAnsi="Calibri" w:cs="Calibri"/>
        </w:rPr>
        <w:t>disutility weights</w:t>
      </w:r>
      <w:r w:rsidR="00BC7381" w:rsidRPr="0092480E">
        <w:rPr>
          <w:rFonts w:ascii="Calibri" w:hAnsi="Calibri" w:cs="Calibri"/>
        </w:rPr>
        <w:t>’</w:t>
      </w:r>
      <w:r w:rsidR="7AF2B659" w:rsidRPr="0092480E">
        <w:rPr>
          <w:rFonts w:ascii="Calibri" w:hAnsi="Calibri" w:cs="Calibri"/>
        </w:rPr>
        <w:t xml:space="preserve"> </w:t>
      </w:r>
      <w:r w:rsidR="2518E86B" w:rsidRPr="0092480E">
        <w:rPr>
          <w:rFonts w:ascii="Calibri" w:hAnsi="Calibri" w:cs="Calibri"/>
        </w:rPr>
        <w:t>from the Global Burden of Disease Study 20</w:t>
      </w:r>
      <w:r w:rsidR="00C047C6" w:rsidRPr="0092480E">
        <w:rPr>
          <w:rFonts w:ascii="Calibri" w:hAnsi="Calibri" w:cs="Calibri"/>
        </w:rPr>
        <w:t>16</w:t>
      </w:r>
      <w:r w:rsidR="00B6789B"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30&lt;/sup&gt;","plainTextFormattedCitation":"30","previouslyFormattedCitation":"&lt;sup&gt;30&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30</w:t>
      </w:r>
      <w:r w:rsidR="0065107A" w:rsidRPr="0092480E">
        <w:rPr>
          <w:rFonts w:ascii="Calibri" w:hAnsi="Calibri" w:cs="Calibri"/>
        </w:rPr>
        <w:fldChar w:fldCharType="end"/>
      </w:r>
      <w:r w:rsidR="2518E86B" w:rsidRPr="0092480E">
        <w:rPr>
          <w:rFonts w:ascii="Calibri" w:hAnsi="Calibri" w:cs="Calibri"/>
        </w:rPr>
        <w:t xml:space="preserve"> </w:t>
      </w:r>
      <w:r w:rsidR="6F6552DF" w:rsidRPr="0092480E">
        <w:rPr>
          <w:rFonts w:ascii="Calibri" w:eastAsia="Calibri" w:hAnsi="Calibri" w:cs="Calibri"/>
        </w:rPr>
        <w:t>Th</w:t>
      </w:r>
      <w:r w:rsidR="00C047C6" w:rsidRPr="0092480E">
        <w:rPr>
          <w:rFonts w:ascii="Calibri" w:eastAsia="Calibri" w:hAnsi="Calibri" w:cs="Calibri"/>
        </w:rPr>
        <w:t>is</w:t>
      </w:r>
      <w:r w:rsidR="6F6552DF" w:rsidRPr="0092480E">
        <w:rPr>
          <w:rFonts w:ascii="Calibri" w:eastAsia="Calibri" w:hAnsi="Calibri" w:cs="Calibri"/>
        </w:rPr>
        <w:t xml:space="preserve"> </w:t>
      </w:r>
      <w:r w:rsidR="107687DA" w:rsidRPr="0092480E">
        <w:rPr>
          <w:rFonts w:ascii="Calibri" w:eastAsia="Calibri" w:hAnsi="Calibri" w:cs="Calibri"/>
        </w:rPr>
        <w:t xml:space="preserve">study </w:t>
      </w:r>
      <w:r w:rsidR="6F6552DF" w:rsidRPr="0092480E">
        <w:rPr>
          <w:rFonts w:ascii="Calibri" w:eastAsia="Calibri" w:hAnsi="Calibri" w:cs="Calibri"/>
        </w:rPr>
        <w:t>reports disability weights</w:t>
      </w:r>
      <w:r w:rsidR="126BF28B" w:rsidRPr="0092480E">
        <w:rPr>
          <w:rFonts w:ascii="Calibri" w:eastAsia="Calibri" w:hAnsi="Calibri" w:cs="Calibri"/>
        </w:rPr>
        <w:t xml:space="preserve"> for nonfatal health outcomes. </w:t>
      </w:r>
      <w:r w:rsidR="6F6552DF" w:rsidRPr="0092480E">
        <w:rPr>
          <w:rFonts w:ascii="Calibri" w:eastAsia="Calibri" w:hAnsi="Calibri" w:cs="Calibri"/>
        </w:rPr>
        <w:t xml:space="preserve">Disability weights represent the magnitude of health loss associated with specific health </w:t>
      </w:r>
      <w:r w:rsidR="001E69DE" w:rsidRPr="0092480E">
        <w:rPr>
          <w:rFonts w:ascii="Calibri" w:eastAsia="Calibri" w:hAnsi="Calibri" w:cs="Calibri"/>
        </w:rPr>
        <w:t>state</w:t>
      </w:r>
      <w:r w:rsidR="7BFF59B9" w:rsidRPr="0092480E">
        <w:rPr>
          <w:rFonts w:ascii="Calibri" w:eastAsia="Calibri" w:hAnsi="Calibri" w:cs="Calibri"/>
        </w:rPr>
        <w:t xml:space="preserve">, where 0 </w:t>
      </w:r>
      <w:r w:rsidR="00C047C6" w:rsidRPr="0092480E">
        <w:rPr>
          <w:rFonts w:ascii="Calibri" w:eastAsia="Calibri" w:hAnsi="Calibri" w:cs="Calibri"/>
        </w:rPr>
        <w:t>represents</w:t>
      </w:r>
      <w:r w:rsidR="7BFF59B9" w:rsidRPr="0092480E">
        <w:rPr>
          <w:rFonts w:ascii="Calibri" w:eastAsia="Calibri" w:hAnsi="Calibri" w:cs="Calibri"/>
        </w:rPr>
        <w:t xml:space="preserve"> </w:t>
      </w:r>
      <w:r w:rsidR="001E69DE" w:rsidRPr="0092480E">
        <w:rPr>
          <w:rFonts w:ascii="Calibri" w:eastAsia="Calibri" w:hAnsi="Calibri" w:cs="Calibri"/>
        </w:rPr>
        <w:t xml:space="preserve">the value </w:t>
      </w:r>
      <w:r w:rsidR="7BFF59B9" w:rsidRPr="0092480E">
        <w:rPr>
          <w:rFonts w:ascii="Calibri" w:eastAsia="Calibri" w:hAnsi="Calibri" w:cs="Calibri"/>
        </w:rPr>
        <w:t xml:space="preserve">of </w:t>
      </w:r>
      <w:r w:rsidR="00C047C6" w:rsidRPr="0092480E">
        <w:rPr>
          <w:rFonts w:ascii="Calibri" w:eastAsia="Calibri" w:hAnsi="Calibri" w:cs="Calibri"/>
        </w:rPr>
        <w:t xml:space="preserve">full </w:t>
      </w:r>
      <w:r w:rsidR="7BFF59B9" w:rsidRPr="0092480E">
        <w:rPr>
          <w:rFonts w:ascii="Calibri" w:eastAsia="Calibri" w:hAnsi="Calibri" w:cs="Calibri"/>
        </w:rPr>
        <w:t xml:space="preserve">health and 1 </w:t>
      </w:r>
      <w:r w:rsidR="001E69DE" w:rsidRPr="0092480E">
        <w:rPr>
          <w:rFonts w:ascii="Calibri" w:eastAsia="Calibri" w:hAnsi="Calibri" w:cs="Calibri"/>
        </w:rPr>
        <w:t xml:space="preserve">the value of </w:t>
      </w:r>
      <w:r w:rsidR="7BFF59B9" w:rsidRPr="0092480E">
        <w:rPr>
          <w:rFonts w:ascii="Calibri" w:eastAsia="Calibri" w:hAnsi="Calibri" w:cs="Calibri"/>
        </w:rPr>
        <w:t xml:space="preserve">death. </w:t>
      </w:r>
      <w:r w:rsidR="001E69DE" w:rsidRPr="0092480E">
        <w:rPr>
          <w:rFonts w:ascii="Calibri" w:eastAsia="Calibri" w:hAnsi="Calibri" w:cs="Calibri"/>
        </w:rPr>
        <w:t xml:space="preserve">When these </w:t>
      </w:r>
      <w:r w:rsidR="43E29A2E" w:rsidRPr="0092480E">
        <w:rPr>
          <w:rFonts w:ascii="Calibri" w:eastAsia="Calibri" w:hAnsi="Calibri" w:cs="Calibri"/>
        </w:rPr>
        <w:t>weights</w:t>
      </w:r>
      <w:r w:rsidR="6F6552DF" w:rsidRPr="0092480E">
        <w:rPr>
          <w:rFonts w:ascii="Calibri" w:eastAsia="Calibri" w:hAnsi="Calibri" w:cs="Calibri"/>
        </w:rPr>
        <w:t xml:space="preserve"> </w:t>
      </w:r>
      <w:r w:rsidR="001E69DE" w:rsidRPr="0092480E">
        <w:rPr>
          <w:rFonts w:ascii="Calibri" w:eastAsia="Calibri" w:hAnsi="Calibri" w:cs="Calibri"/>
        </w:rPr>
        <w:t xml:space="preserve">are multiplied with the duration of the state, one has </w:t>
      </w:r>
      <w:r w:rsidR="6F6552DF" w:rsidRPr="0092480E">
        <w:rPr>
          <w:rFonts w:ascii="Calibri" w:eastAsia="Calibri" w:hAnsi="Calibri" w:cs="Calibri"/>
        </w:rPr>
        <w:t>calculate</w:t>
      </w:r>
      <w:r w:rsidR="001E69DE" w:rsidRPr="0092480E">
        <w:rPr>
          <w:rFonts w:ascii="Calibri" w:eastAsia="Calibri" w:hAnsi="Calibri" w:cs="Calibri"/>
        </w:rPr>
        <w:t>d</w:t>
      </w:r>
      <w:r w:rsidR="6F6552DF" w:rsidRPr="0092480E">
        <w:rPr>
          <w:rFonts w:ascii="Calibri" w:eastAsia="Calibri" w:hAnsi="Calibri" w:cs="Calibri"/>
        </w:rPr>
        <w:t xml:space="preserve"> </w:t>
      </w:r>
      <w:r w:rsidR="001E69DE" w:rsidRPr="0092480E">
        <w:rPr>
          <w:rFonts w:ascii="Calibri" w:eastAsia="Calibri" w:hAnsi="Calibri" w:cs="Calibri"/>
        </w:rPr>
        <w:t>the weighted ‘</w:t>
      </w:r>
      <w:r w:rsidR="6F6552DF" w:rsidRPr="0092480E">
        <w:rPr>
          <w:rFonts w:ascii="Calibri" w:eastAsia="Calibri" w:hAnsi="Calibri" w:cs="Calibri"/>
        </w:rPr>
        <w:t>years lived with disability</w:t>
      </w:r>
      <w:r w:rsidR="001E69DE" w:rsidRPr="0092480E">
        <w:rPr>
          <w:rFonts w:ascii="Calibri" w:eastAsia="Calibri" w:hAnsi="Calibri" w:cs="Calibri"/>
        </w:rPr>
        <w:t>’</w:t>
      </w:r>
      <w:r w:rsidR="7A948ABB" w:rsidRPr="0092480E">
        <w:rPr>
          <w:rFonts w:ascii="Calibri" w:eastAsia="Calibri" w:hAnsi="Calibri" w:cs="Calibri"/>
        </w:rPr>
        <w:t xml:space="preserve"> </w:t>
      </w:r>
      <w:r w:rsidR="6F6552DF" w:rsidRPr="0092480E">
        <w:rPr>
          <w:rFonts w:ascii="Calibri" w:eastAsia="Calibri" w:hAnsi="Calibri" w:cs="Calibri"/>
        </w:rPr>
        <w:t>(YLD)</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31&lt;/sup&gt;","plainTextFormattedCitation":"31","previouslyFormattedCitation":"&lt;sup&gt;31&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31</w:t>
      </w:r>
      <w:r w:rsidR="0065107A" w:rsidRPr="0092480E">
        <w:rPr>
          <w:rFonts w:ascii="Calibri" w:eastAsia="Calibri" w:hAnsi="Calibri" w:cs="Calibri"/>
        </w:rPr>
        <w:fldChar w:fldCharType="end"/>
      </w:r>
      <w:r w:rsidR="6F6552DF" w:rsidRPr="0092480E">
        <w:rPr>
          <w:rFonts w:ascii="Calibri" w:eastAsia="Calibri" w:hAnsi="Calibri" w:cs="Calibri"/>
        </w:rPr>
        <w:t xml:space="preserve"> </w:t>
      </w:r>
      <w:r w:rsidR="1670F19C" w:rsidRPr="0092480E">
        <w:rPr>
          <w:rFonts w:ascii="Calibri" w:eastAsia="Calibri" w:hAnsi="Calibri" w:cs="Calibri"/>
        </w:rPr>
        <w:t xml:space="preserve">The YLD summed with the years of life lost </w:t>
      </w:r>
      <w:r w:rsidR="001E69DE" w:rsidRPr="0092480E">
        <w:rPr>
          <w:rFonts w:ascii="Calibri" w:eastAsia="Calibri" w:hAnsi="Calibri" w:cs="Calibri"/>
        </w:rPr>
        <w:t xml:space="preserve">to premature death </w:t>
      </w:r>
      <w:r w:rsidR="1670F19C" w:rsidRPr="0092480E">
        <w:rPr>
          <w:rFonts w:ascii="Calibri" w:eastAsia="Calibri" w:hAnsi="Calibri" w:cs="Calibri"/>
        </w:rPr>
        <w:t>(YLLs) give the disability adjusted life years</w:t>
      </w:r>
      <w:r w:rsidR="73B9A4F5" w:rsidRPr="0092480E">
        <w:rPr>
          <w:rFonts w:ascii="Calibri" w:eastAsia="Calibri" w:hAnsi="Calibri" w:cs="Calibri"/>
        </w:rPr>
        <w:t xml:space="preserve"> (DALY)</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32&lt;/sup&gt;","plainTextFormattedCitation":"32","previouslyFormattedCitation":"&lt;sup&gt;32&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32</w:t>
      </w:r>
      <w:r w:rsidR="0065107A" w:rsidRPr="0092480E">
        <w:rPr>
          <w:rFonts w:ascii="Calibri" w:eastAsia="Calibri" w:hAnsi="Calibri" w:cs="Calibri"/>
        </w:rPr>
        <w:fldChar w:fldCharType="end"/>
      </w:r>
      <w:r w:rsidR="00C047C6" w:rsidRPr="0092480E">
        <w:rPr>
          <w:rFonts w:ascii="Calibri" w:eastAsia="Calibri" w:hAnsi="Calibri" w:cs="Calibri"/>
        </w:rPr>
        <w:t xml:space="preserve"> A</w:t>
      </w:r>
      <w:r w:rsidR="1670F19C" w:rsidRPr="0092480E">
        <w:rPr>
          <w:rFonts w:ascii="Calibri" w:eastAsia="Calibri" w:hAnsi="Calibri" w:cs="Calibri"/>
        </w:rPr>
        <w:t xml:space="preserve"> </w:t>
      </w:r>
      <w:r w:rsidR="001E69DE" w:rsidRPr="0092480E">
        <w:rPr>
          <w:rFonts w:ascii="Calibri" w:eastAsia="Calibri" w:hAnsi="Calibri" w:cs="Calibri"/>
        </w:rPr>
        <w:t xml:space="preserve">‘full DALY’ can be thought of as </w:t>
      </w:r>
      <w:r w:rsidR="00C047C6" w:rsidRPr="0092480E">
        <w:rPr>
          <w:rFonts w:ascii="Calibri" w:eastAsia="Calibri" w:hAnsi="Calibri" w:cs="Calibri"/>
        </w:rPr>
        <w:t xml:space="preserve">losing </w:t>
      </w:r>
      <w:r w:rsidR="19C3BE31" w:rsidRPr="0092480E">
        <w:rPr>
          <w:rFonts w:ascii="Calibri" w:eastAsia="Calibri" w:hAnsi="Calibri" w:cs="Calibri"/>
        </w:rPr>
        <w:t>one year in full healt</w:t>
      </w:r>
      <w:r w:rsidR="3E19A428" w:rsidRPr="0092480E">
        <w:rPr>
          <w:rFonts w:ascii="Calibri" w:eastAsia="Calibri" w:hAnsi="Calibri" w:cs="Calibri"/>
        </w:rPr>
        <w:t>h</w:t>
      </w:r>
      <w:r w:rsidR="00C047C6" w:rsidRPr="0092480E">
        <w:rPr>
          <w:rFonts w:ascii="Calibri" w:eastAsia="Calibri" w:hAnsi="Calibri" w:cs="Calibri"/>
        </w:rPr>
        <w:t xml:space="preserve">. </w:t>
      </w:r>
      <w:r w:rsidR="001E69DE" w:rsidRPr="0092480E">
        <w:rPr>
          <w:rFonts w:ascii="Calibri" w:eastAsia="Calibri" w:hAnsi="Calibri" w:cs="Calibri"/>
        </w:rPr>
        <w:t>Disability Adjusted Life Years (DALYS) are the complement (</w:t>
      </w:r>
      <w:r w:rsidR="00C047C6" w:rsidRPr="0092480E">
        <w:rPr>
          <w:rFonts w:ascii="Calibri" w:eastAsia="Calibri" w:hAnsi="Calibri" w:cs="Calibri"/>
        </w:rPr>
        <w:t>the</w:t>
      </w:r>
      <w:r w:rsidR="19C3BE31" w:rsidRPr="0092480E">
        <w:rPr>
          <w:rFonts w:ascii="Calibri" w:eastAsia="Calibri" w:hAnsi="Calibri" w:cs="Calibri"/>
        </w:rPr>
        <w:t xml:space="preserve"> </w:t>
      </w:r>
      <w:r w:rsidR="1670F19C" w:rsidRPr="0092480E">
        <w:rPr>
          <w:rFonts w:ascii="Calibri" w:eastAsia="Calibri" w:hAnsi="Calibri" w:cs="Calibri"/>
        </w:rPr>
        <w:t>opposite</w:t>
      </w:r>
      <w:r w:rsidR="001E69DE" w:rsidRPr="0092480E">
        <w:rPr>
          <w:rFonts w:ascii="Calibri" w:eastAsia="Calibri" w:hAnsi="Calibri" w:cs="Calibri"/>
        </w:rPr>
        <w:t>)</w:t>
      </w:r>
      <w:r w:rsidR="1670F19C" w:rsidRPr="0092480E">
        <w:rPr>
          <w:rFonts w:ascii="Calibri" w:eastAsia="Calibri" w:hAnsi="Calibri" w:cs="Calibri"/>
        </w:rPr>
        <w:t xml:space="preserve"> of the </w:t>
      </w:r>
      <w:r w:rsidR="001E69DE" w:rsidRPr="0092480E">
        <w:rPr>
          <w:rFonts w:ascii="Calibri" w:eastAsia="Calibri" w:hAnsi="Calibri" w:cs="Calibri"/>
        </w:rPr>
        <w:t>Quality Adjusted Life Years (</w:t>
      </w:r>
      <w:r w:rsidR="1670F19C" w:rsidRPr="0092480E">
        <w:rPr>
          <w:rFonts w:ascii="Calibri" w:eastAsia="Calibri" w:hAnsi="Calibri" w:cs="Calibri"/>
        </w:rPr>
        <w:t>QALY</w:t>
      </w:r>
      <w:r w:rsidR="001E69DE" w:rsidRPr="0092480E">
        <w:rPr>
          <w:rFonts w:ascii="Calibri" w:eastAsia="Calibri" w:hAnsi="Calibri" w:cs="Calibri"/>
        </w:rPr>
        <w:t>s)</w:t>
      </w:r>
      <w:r w:rsidR="00C047C6" w:rsidRPr="0092480E">
        <w:rPr>
          <w:rFonts w:ascii="Calibri" w:eastAsia="Calibri" w:hAnsi="Calibri" w:cs="Calibri"/>
        </w:rPr>
        <w:t xml:space="preserve">, which represents </w:t>
      </w:r>
      <w:r w:rsidR="009A4495" w:rsidRPr="0092480E">
        <w:rPr>
          <w:rFonts w:ascii="Calibri" w:eastAsia="Calibri" w:hAnsi="Calibri" w:cs="Calibri"/>
        </w:rPr>
        <w:t xml:space="preserve">the value of </w:t>
      </w:r>
      <w:r w:rsidR="00C047C6" w:rsidRPr="0092480E">
        <w:rPr>
          <w:rFonts w:ascii="Calibri" w:eastAsia="Calibri" w:hAnsi="Calibri" w:cs="Calibri"/>
        </w:rPr>
        <w:t>a year spent in full health</w:t>
      </w:r>
      <w:r w:rsidR="1670F19C" w:rsidRPr="0092480E">
        <w:rPr>
          <w:rFonts w:ascii="Calibri" w:eastAsia="Calibri" w:hAnsi="Calibri" w:cs="Calibri"/>
        </w:rPr>
        <w:t xml:space="preserve">. </w:t>
      </w:r>
      <w:r w:rsidR="653AAEA8" w:rsidRPr="0092480E">
        <w:rPr>
          <w:rFonts w:ascii="Calibri" w:eastAsia="Calibri" w:hAnsi="Calibri" w:cs="Calibri"/>
        </w:rPr>
        <w:t xml:space="preserve">For our study, we used the </w:t>
      </w:r>
      <w:r w:rsidR="009A4495" w:rsidRPr="0092480E">
        <w:rPr>
          <w:rFonts w:ascii="Calibri" w:eastAsia="Calibri" w:hAnsi="Calibri" w:cs="Calibri"/>
        </w:rPr>
        <w:t xml:space="preserve">complement (1-x) </w:t>
      </w:r>
      <w:r w:rsidR="653AAEA8" w:rsidRPr="0092480E">
        <w:rPr>
          <w:rFonts w:ascii="Calibri" w:eastAsia="Calibri" w:hAnsi="Calibri" w:cs="Calibri"/>
        </w:rPr>
        <w:t>of the disability weight as QoL values</w:t>
      </w:r>
      <w:r w:rsidR="00C047C6" w:rsidRPr="0092480E">
        <w:rPr>
          <w:rFonts w:ascii="Calibri" w:eastAsia="Calibri" w:hAnsi="Calibri" w:cs="Calibri"/>
        </w:rPr>
        <w:t xml:space="preserve"> to calculate QALYs</w:t>
      </w:r>
      <w:r w:rsidR="653AAEA8" w:rsidRPr="0092480E">
        <w:rPr>
          <w:rFonts w:ascii="Calibri" w:eastAsia="Calibri" w:hAnsi="Calibri" w:cs="Calibri"/>
        </w:rPr>
        <w:t xml:space="preserve">. </w:t>
      </w:r>
    </w:p>
    <w:p w14:paraId="16B690A3" w14:textId="25B1ADAC" w:rsidR="755DB169" w:rsidRPr="0092480E" w:rsidRDefault="755DB169" w:rsidP="04F59E2C">
      <w:pPr>
        <w:rPr>
          <w:rFonts w:ascii="Calibri" w:hAnsi="Calibri" w:cs="Calibri"/>
        </w:rPr>
      </w:pPr>
      <w:r w:rsidRPr="0092480E">
        <w:rPr>
          <w:rFonts w:ascii="Calibri" w:hAnsi="Calibri" w:cs="Calibri"/>
        </w:rPr>
        <w:t>Where possible, the</w:t>
      </w:r>
      <w:r w:rsidR="7582407B" w:rsidRPr="0092480E">
        <w:rPr>
          <w:rFonts w:ascii="Calibri" w:hAnsi="Calibri" w:cs="Calibri"/>
        </w:rPr>
        <w:t xml:space="preserve"> disability</w:t>
      </w:r>
      <w:r w:rsidRPr="0092480E">
        <w:rPr>
          <w:rFonts w:ascii="Calibri" w:hAnsi="Calibri" w:cs="Calibri"/>
        </w:rPr>
        <w:t xml:space="preserve"> weight</w:t>
      </w:r>
      <w:r w:rsidR="493DA3DA" w:rsidRPr="0092480E">
        <w:rPr>
          <w:rFonts w:ascii="Calibri" w:hAnsi="Calibri" w:cs="Calibri"/>
        </w:rPr>
        <w:t xml:space="preserve"> of health states </w:t>
      </w:r>
      <w:r w:rsidR="00B6789B" w:rsidRPr="0092480E">
        <w:rPr>
          <w:rFonts w:ascii="Calibri" w:hAnsi="Calibri" w:cs="Calibri"/>
        </w:rPr>
        <w:t>was</w:t>
      </w:r>
      <w:r w:rsidRPr="0092480E">
        <w:rPr>
          <w:rFonts w:ascii="Calibri" w:hAnsi="Calibri" w:cs="Calibri"/>
        </w:rPr>
        <w:t xml:space="preserve"> directly based on the GBD 2016 update</w:t>
      </w:r>
      <w:r w:rsidR="1071F4AC" w:rsidRPr="0092480E">
        <w:rPr>
          <w:rFonts w:ascii="Calibri" w:hAnsi="Calibri" w:cs="Calibri"/>
        </w:rPr>
        <w:t>. F</w:t>
      </w:r>
      <w:r w:rsidR="22F22B01" w:rsidRPr="0092480E">
        <w:rPr>
          <w:rFonts w:ascii="Calibri" w:hAnsi="Calibri" w:cs="Calibri"/>
        </w:rPr>
        <w:t xml:space="preserve">or the remaining </w:t>
      </w:r>
      <w:r w:rsidR="473F21E2" w:rsidRPr="0092480E">
        <w:rPr>
          <w:rFonts w:ascii="Calibri" w:hAnsi="Calibri" w:cs="Calibri"/>
        </w:rPr>
        <w:t>health states</w:t>
      </w:r>
      <w:r w:rsidR="22F22B01" w:rsidRPr="0092480E">
        <w:rPr>
          <w:rFonts w:ascii="Calibri" w:hAnsi="Calibri" w:cs="Calibri"/>
        </w:rPr>
        <w:t xml:space="preserve">, we </w:t>
      </w:r>
      <w:r w:rsidR="00473490" w:rsidRPr="0092480E">
        <w:rPr>
          <w:rFonts w:ascii="Calibri" w:hAnsi="Calibri" w:cs="Calibri"/>
        </w:rPr>
        <w:t xml:space="preserve">estimated additional values </w:t>
      </w:r>
      <w:r w:rsidR="65FACCE4" w:rsidRPr="0092480E">
        <w:rPr>
          <w:rFonts w:ascii="Calibri" w:hAnsi="Calibri" w:cs="Calibri"/>
        </w:rPr>
        <w:t>follow</w:t>
      </w:r>
      <w:r w:rsidR="00473490" w:rsidRPr="0092480E">
        <w:rPr>
          <w:rFonts w:ascii="Calibri" w:hAnsi="Calibri" w:cs="Calibri"/>
        </w:rPr>
        <w:t xml:space="preserve">ing </w:t>
      </w:r>
      <w:r w:rsidR="65FACCE4" w:rsidRPr="0092480E">
        <w:rPr>
          <w:rFonts w:ascii="Calibri" w:hAnsi="Calibri" w:cs="Calibri"/>
        </w:rPr>
        <w:t xml:space="preserve">the </w:t>
      </w:r>
      <w:r w:rsidR="007D2DF4" w:rsidRPr="0092480E">
        <w:rPr>
          <w:rFonts w:ascii="Calibri" w:hAnsi="Calibri" w:cs="Calibri"/>
        </w:rPr>
        <w:t>method</w:t>
      </w:r>
      <w:r w:rsidR="00473490" w:rsidRPr="0092480E">
        <w:rPr>
          <w:rFonts w:ascii="Calibri" w:hAnsi="Calibri" w:cs="Calibri"/>
        </w:rPr>
        <w:t xml:space="preserve"> </w:t>
      </w:r>
      <w:r w:rsidR="00100057" w:rsidRPr="0092480E">
        <w:rPr>
          <w:rFonts w:ascii="Calibri" w:hAnsi="Calibri" w:cs="Calibri"/>
        </w:rPr>
        <w:t xml:space="preserve">described by </w:t>
      </w:r>
      <w:proofErr w:type="spellStart"/>
      <w:r w:rsidR="00100057" w:rsidRPr="0092480E">
        <w:rPr>
          <w:rFonts w:ascii="Calibri" w:hAnsi="Calibri" w:cs="Calibri"/>
        </w:rPr>
        <w:t>Stouthard</w:t>
      </w:r>
      <w:proofErr w:type="spellEnd"/>
      <w:r w:rsidR="00100057" w:rsidRPr="0092480E">
        <w:rPr>
          <w:rFonts w:ascii="Calibri" w:hAnsi="Calibri" w:cs="Calibri"/>
        </w:rPr>
        <w:t xml:space="preserve"> et al.</w:t>
      </w:r>
      <w:r w:rsidR="00100057" w:rsidRPr="0092480E">
        <w:rPr>
          <w:rFonts w:ascii="Calibri" w:hAnsi="Calibri" w:cs="Calibri"/>
        </w:rPr>
        <w:fldChar w:fldCharType="begin" w:fldLock="1"/>
      </w:r>
      <w:r w:rsidR="00B25DB0">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33&lt;/sup&gt;","plainTextFormattedCitation":"33","previouslyFormattedCitation":"&lt;sup&gt;33&lt;/sup&gt;"},"properties":{"noteIndex":0},"schema":"https://github.com/citation-style-language/schema/raw/master/csl-citation.json"}</w:instrText>
      </w:r>
      <w:r w:rsidR="00100057" w:rsidRPr="0092480E">
        <w:rPr>
          <w:rFonts w:ascii="Calibri" w:hAnsi="Calibri" w:cs="Calibri"/>
        </w:rPr>
        <w:fldChar w:fldCharType="separate"/>
      </w:r>
      <w:r w:rsidR="007D6602" w:rsidRPr="007D6602">
        <w:rPr>
          <w:rFonts w:ascii="Calibri" w:hAnsi="Calibri" w:cs="Calibri"/>
          <w:noProof/>
          <w:vertAlign w:val="superscript"/>
        </w:rPr>
        <w:t>33</w:t>
      </w:r>
      <w:r w:rsidR="00100057" w:rsidRPr="0092480E">
        <w:rPr>
          <w:rFonts w:ascii="Calibri" w:hAnsi="Calibri" w:cs="Calibri"/>
        </w:rPr>
        <w:fldChar w:fldCharType="end"/>
      </w:r>
      <w:r w:rsidR="002853BC">
        <w:rPr>
          <w:rFonts w:ascii="Calibri" w:hAnsi="Calibri" w:cs="Calibri"/>
        </w:rPr>
        <w:t xml:space="preserve"> We used</w:t>
      </w:r>
      <w:r w:rsidR="00473490" w:rsidRPr="0092480E">
        <w:rPr>
          <w:rFonts w:ascii="Calibri" w:hAnsi="Calibri" w:cs="Calibri"/>
        </w:rPr>
        <w:t xml:space="preserve"> a visual analogue scale (VAS) calibrated on the basis of the GBD 2016 QoL weights. </w:t>
      </w:r>
      <w:proofErr w:type="spellStart"/>
      <w:r w:rsidR="00473490" w:rsidRPr="0092480E">
        <w:rPr>
          <w:rFonts w:ascii="Calibri" w:hAnsi="Calibri" w:cs="Calibri"/>
        </w:rPr>
        <w:t>Stouthard</w:t>
      </w:r>
      <w:proofErr w:type="spellEnd"/>
      <w:r w:rsidR="00473490" w:rsidRPr="0092480E">
        <w:rPr>
          <w:rFonts w:ascii="Calibri" w:hAnsi="Calibri" w:cs="Calibri"/>
        </w:rPr>
        <w:t xml:space="preserve"> et al. describe how experts can then place (map) the reaming health states on VAS scale with QoL weights. </w:t>
      </w:r>
      <w:r w:rsidR="002A1915" w:rsidRPr="0092480E">
        <w:rPr>
          <w:rFonts w:ascii="Calibri" w:hAnsi="Calibri" w:cs="Calibri"/>
        </w:rPr>
        <w:t>The only deviation from that protocol was</w:t>
      </w:r>
      <w:r w:rsidR="00A71485">
        <w:rPr>
          <w:rFonts w:ascii="Calibri" w:hAnsi="Calibri" w:cs="Calibri"/>
        </w:rPr>
        <w:t xml:space="preserve"> that</w:t>
      </w:r>
      <w:r w:rsidR="002A1915" w:rsidRPr="0092480E">
        <w:rPr>
          <w:rFonts w:ascii="Calibri" w:hAnsi="Calibri" w:cs="Calibri"/>
        </w:rPr>
        <w:t xml:space="preserve"> we did not first classify the health states on the EQ-5D. </w:t>
      </w:r>
      <w:r w:rsidR="00F81350" w:rsidRPr="0092480E">
        <w:rPr>
          <w:rFonts w:ascii="Calibri" w:hAnsi="Calibri" w:cs="Calibri"/>
        </w:rPr>
        <w:t>The</w:t>
      </w:r>
      <w:r w:rsidR="10C543FC" w:rsidRPr="0092480E">
        <w:rPr>
          <w:rFonts w:ascii="Calibri" w:hAnsi="Calibri" w:cs="Calibri"/>
        </w:rPr>
        <w:t xml:space="preserve"> exper</w:t>
      </w:r>
      <w:r w:rsidR="7F93DA7F" w:rsidRPr="0092480E">
        <w:rPr>
          <w:rFonts w:ascii="Calibri" w:hAnsi="Calibri" w:cs="Calibri"/>
        </w:rPr>
        <w:t>t</w:t>
      </w:r>
      <w:r w:rsidR="10C543FC" w:rsidRPr="0092480E">
        <w:rPr>
          <w:rFonts w:ascii="Calibri" w:hAnsi="Calibri" w:cs="Calibri"/>
        </w:rPr>
        <w:t xml:space="preserve"> </w:t>
      </w:r>
      <w:r w:rsidR="00F81350" w:rsidRPr="0092480E">
        <w:rPr>
          <w:rFonts w:ascii="Calibri" w:hAnsi="Calibri" w:cs="Calibri"/>
        </w:rPr>
        <w:t xml:space="preserve">panel </w:t>
      </w:r>
      <w:r w:rsidR="306CE032" w:rsidRPr="0092480E">
        <w:rPr>
          <w:rFonts w:ascii="Calibri" w:hAnsi="Calibri" w:cs="Calibri"/>
        </w:rPr>
        <w:t xml:space="preserve">consisted of </w:t>
      </w:r>
      <w:r w:rsidR="7F434448" w:rsidRPr="0092480E">
        <w:rPr>
          <w:rFonts w:ascii="Calibri" w:hAnsi="Calibri" w:cs="Calibri"/>
        </w:rPr>
        <w:t xml:space="preserve">a diverse group of </w:t>
      </w:r>
      <w:r w:rsidR="7B0641AA" w:rsidRPr="0092480E">
        <w:rPr>
          <w:rFonts w:ascii="Calibri" w:hAnsi="Calibri" w:cs="Calibri"/>
        </w:rPr>
        <w:t>Dutch health care professionals</w:t>
      </w:r>
      <w:r w:rsidR="4557AA0F" w:rsidRPr="0092480E">
        <w:rPr>
          <w:rFonts w:ascii="Calibri" w:hAnsi="Calibri" w:cs="Calibri"/>
        </w:rPr>
        <w:t xml:space="preserve">, both </w:t>
      </w:r>
      <w:r w:rsidR="006C5B68" w:rsidRPr="0092480E">
        <w:rPr>
          <w:rFonts w:ascii="Calibri" w:hAnsi="Calibri" w:cs="Calibri"/>
        </w:rPr>
        <w:t xml:space="preserve">surgeons </w:t>
      </w:r>
      <w:r w:rsidR="4557AA0F" w:rsidRPr="0092480E">
        <w:rPr>
          <w:rFonts w:ascii="Calibri" w:hAnsi="Calibri" w:cs="Calibri"/>
        </w:rPr>
        <w:t>(e.g. cardiothoracic surgeons</w:t>
      </w:r>
      <w:r w:rsidR="00B718C3" w:rsidRPr="0092480E">
        <w:rPr>
          <w:rFonts w:ascii="Calibri" w:hAnsi="Calibri" w:cs="Calibri"/>
        </w:rPr>
        <w:t>, neurosurgeons,</w:t>
      </w:r>
      <w:r w:rsidR="007D2DF4" w:rsidRPr="0092480E">
        <w:rPr>
          <w:rFonts w:ascii="Calibri" w:hAnsi="Calibri" w:cs="Calibri"/>
        </w:rPr>
        <w:t xml:space="preserve"> and gynecologic surgeons</w:t>
      </w:r>
      <w:r w:rsidR="4557AA0F" w:rsidRPr="0092480E">
        <w:rPr>
          <w:rFonts w:ascii="Calibri" w:hAnsi="Calibri" w:cs="Calibri"/>
        </w:rPr>
        <w:t>) as well as generalists (e.g.</w:t>
      </w:r>
      <w:r w:rsidR="007D2DF4" w:rsidRPr="0092480E">
        <w:rPr>
          <w:rFonts w:ascii="Calibri" w:hAnsi="Calibri" w:cs="Calibri"/>
        </w:rPr>
        <w:t xml:space="preserve"> </w:t>
      </w:r>
      <w:r w:rsidR="00657E5E" w:rsidRPr="0092480E">
        <w:rPr>
          <w:rFonts w:ascii="Calibri" w:hAnsi="Calibri" w:cs="Calibri"/>
        </w:rPr>
        <w:t>internists</w:t>
      </w:r>
      <w:r w:rsidR="006C5B68" w:rsidRPr="0092480E">
        <w:rPr>
          <w:rFonts w:ascii="Calibri" w:hAnsi="Calibri" w:cs="Calibri"/>
        </w:rPr>
        <w:t xml:space="preserve">, </w:t>
      </w:r>
      <w:r w:rsidR="4557AA0F" w:rsidRPr="0092480E">
        <w:rPr>
          <w:rFonts w:ascii="Calibri" w:hAnsi="Calibri" w:cs="Calibri"/>
        </w:rPr>
        <w:t>geriatr</w:t>
      </w:r>
      <w:r w:rsidR="00F323B8" w:rsidRPr="0092480E">
        <w:rPr>
          <w:rFonts w:ascii="Calibri" w:hAnsi="Calibri" w:cs="Calibri"/>
        </w:rPr>
        <w:t>icians</w:t>
      </w:r>
      <w:r w:rsidR="007D2DF4" w:rsidRPr="0092480E">
        <w:rPr>
          <w:rFonts w:ascii="Calibri" w:hAnsi="Calibri" w:cs="Calibri"/>
        </w:rPr>
        <w:t xml:space="preserve"> and GPs</w:t>
      </w:r>
      <w:r w:rsidR="4557AA0F" w:rsidRPr="0092480E">
        <w:rPr>
          <w:rFonts w:ascii="Calibri" w:hAnsi="Calibri" w:cs="Calibri"/>
        </w:rPr>
        <w:t>)</w:t>
      </w:r>
      <w:r w:rsidR="7B0641AA" w:rsidRPr="0092480E">
        <w:rPr>
          <w:rFonts w:ascii="Calibri" w:hAnsi="Calibri" w:cs="Calibri"/>
        </w:rPr>
        <w:t xml:space="preserve">. </w:t>
      </w:r>
      <w:r w:rsidR="002A1915" w:rsidRPr="0092480E">
        <w:rPr>
          <w:rFonts w:ascii="Calibri" w:hAnsi="Calibri" w:cs="Calibri"/>
        </w:rPr>
        <w:t xml:space="preserve">The health states were </w:t>
      </w:r>
      <w:r w:rsidR="006C17F7" w:rsidRPr="0092480E">
        <w:rPr>
          <w:rFonts w:ascii="Calibri" w:hAnsi="Calibri" w:cs="Calibri"/>
        </w:rPr>
        <w:t xml:space="preserve">valued </w:t>
      </w:r>
      <w:r w:rsidR="002A1915" w:rsidRPr="0092480E">
        <w:rPr>
          <w:rFonts w:ascii="Calibri" w:hAnsi="Calibri" w:cs="Calibri"/>
        </w:rPr>
        <w:t>one by one. First the health states w</w:t>
      </w:r>
      <w:r w:rsidR="00C43C4F">
        <w:rPr>
          <w:rFonts w:ascii="Calibri" w:hAnsi="Calibri" w:cs="Calibri"/>
        </w:rPr>
        <w:t>ere</w:t>
      </w:r>
      <w:r w:rsidR="002A1915" w:rsidRPr="0092480E">
        <w:rPr>
          <w:rFonts w:ascii="Calibri" w:hAnsi="Calibri" w:cs="Calibri"/>
        </w:rPr>
        <w:t xml:space="preserve"> shortly introduced by an expert with the most experience with that health state. The expert</w:t>
      </w:r>
      <w:r w:rsidR="00C43C4F">
        <w:rPr>
          <w:rFonts w:ascii="Calibri" w:hAnsi="Calibri" w:cs="Calibri"/>
        </w:rPr>
        <w:t>s</w:t>
      </w:r>
      <w:r w:rsidR="002A1915" w:rsidRPr="0092480E">
        <w:rPr>
          <w:rFonts w:ascii="Calibri" w:hAnsi="Calibri" w:cs="Calibri"/>
        </w:rPr>
        <w:t xml:space="preserve"> were allowed to ask questions and discuss the QoL aspects of the health state. </w:t>
      </w:r>
      <w:r w:rsidR="00790DBC" w:rsidRPr="0092480E">
        <w:rPr>
          <w:rFonts w:ascii="Calibri" w:hAnsi="Calibri" w:cs="Calibri"/>
        </w:rPr>
        <w:t>Two to</w:t>
      </w:r>
      <w:r w:rsidR="002A1915" w:rsidRPr="0092480E">
        <w:rPr>
          <w:rFonts w:ascii="Calibri" w:hAnsi="Calibri" w:cs="Calibri"/>
        </w:rPr>
        <w:t xml:space="preserve"> three </w:t>
      </w:r>
      <w:r w:rsidR="006C17F7" w:rsidRPr="0092480E">
        <w:rPr>
          <w:rFonts w:ascii="Calibri" w:hAnsi="Calibri" w:cs="Calibri"/>
        </w:rPr>
        <w:t xml:space="preserve">other </w:t>
      </w:r>
      <w:r w:rsidR="002A1915" w:rsidRPr="0092480E">
        <w:rPr>
          <w:rFonts w:ascii="Calibri" w:hAnsi="Calibri" w:cs="Calibri"/>
        </w:rPr>
        <w:t>expert</w:t>
      </w:r>
      <w:r w:rsidR="00C43C4F">
        <w:rPr>
          <w:rFonts w:ascii="Calibri" w:hAnsi="Calibri" w:cs="Calibri"/>
        </w:rPr>
        <w:t>s</w:t>
      </w:r>
      <w:r w:rsidR="002A1915" w:rsidRPr="0092480E">
        <w:rPr>
          <w:rFonts w:ascii="Calibri" w:hAnsi="Calibri" w:cs="Calibri"/>
        </w:rPr>
        <w:t xml:space="preserve"> were then </w:t>
      </w:r>
      <w:r w:rsidR="00C43C4F" w:rsidRPr="0092480E">
        <w:rPr>
          <w:rFonts w:ascii="Calibri" w:hAnsi="Calibri" w:cs="Calibri"/>
        </w:rPr>
        <w:t>invited</w:t>
      </w:r>
      <w:r w:rsidR="002A1915" w:rsidRPr="0092480E">
        <w:rPr>
          <w:rFonts w:ascii="Calibri" w:hAnsi="Calibri" w:cs="Calibri"/>
        </w:rPr>
        <w:t xml:space="preserve"> to express their estimated QoL value for the health state. After some discussion, the experts wrote down their own estimation of the QoL value. In this way, the expert could use a maximum </w:t>
      </w:r>
      <w:r w:rsidR="006C17F7" w:rsidRPr="0092480E">
        <w:rPr>
          <w:rFonts w:ascii="Calibri" w:hAnsi="Calibri" w:cs="Calibri"/>
        </w:rPr>
        <w:t xml:space="preserve">of </w:t>
      </w:r>
      <w:r w:rsidR="002A1915" w:rsidRPr="0092480E">
        <w:rPr>
          <w:rFonts w:ascii="Calibri" w:hAnsi="Calibri" w:cs="Calibri"/>
        </w:rPr>
        <w:t>information and opinions, but still express their own estimation</w:t>
      </w:r>
      <w:r w:rsidR="00790DBC" w:rsidRPr="0092480E">
        <w:rPr>
          <w:rFonts w:ascii="Calibri" w:hAnsi="Calibri" w:cs="Calibri"/>
        </w:rPr>
        <w: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t>
      </w:r>
      <w:r w:rsidR="7B0641AA" w:rsidRPr="0092480E">
        <w:rPr>
          <w:rFonts w:ascii="Calibri" w:hAnsi="Calibri" w:cs="Calibri"/>
        </w:rPr>
        <w:t xml:space="preserve">Appendix D </w:t>
      </w:r>
      <w:r w:rsidR="007D2DF4" w:rsidRPr="0092480E">
        <w:rPr>
          <w:rFonts w:ascii="Calibri" w:hAnsi="Calibri" w:cs="Calibri"/>
        </w:rPr>
        <w:t>provided</w:t>
      </w:r>
      <w:r w:rsidR="653FE071" w:rsidRPr="0092480E">
        <w:rPr>
          <w:rFonts w:ascii="Calibri" w:hAnsi="Calibri" w:cs="Calibri"/>
        </w:rPr>
        <w:t xml:space="preserve"> the calibrated VAS used in the exercise as well as summary</w:t>
      </w:r>
      <w:r w:rsidR="7B0641AA" w:rsidRPr="0092480E">
        <w:rPr>
          <w:rFonts w:ascii="Calibri" w:hAnsi="Calibri" w:cs="Calibri"/>
        </w:rPr>
        <w:t xml:space="preserve"> of the participating</w:t>
      </w:r>
      <w:r w:rsidR="6EEDC1D8" w:rsidRPr="0092480E">
        <w:rPr>
          <w:rFonts w:ascii="Calibri" w:hAnsi="Calibri" w:cs="Calibri"/>
        </w:rPr>
        <w:t xml:space="preserve"> health care</w:t>
      </w:r>
      <w:r w:rsidR="7B0641AA" w:rsidRPr="0092480E">
        <w:rPr>
          <w:rFonts w:ascii="Calibri" w:hAnsi="Calibri" w:cs="Calibri"/>
        </w:rPr>
        <w:t xml:space="preserve"> professionals. </w:t>
      </w:r>
    </w:p>
    <w:p w14:paraId="1C4415D1" w14:textId="77777777" w:rsidR="00282BDB" w:rsidRDefault="00282BDB" w:rsidP="04F59E2C">
      <w:pPr>
        <w:rPr>
          <w:rFonts w:ascii="Calibri" w:eastAsia="Arial" w:hAnsi="Calibri" w:cs="Calibri"/>
          <w:sz w:val="19"/>
          <w:szCs w:val="19"/>
          <w:highlight w:val="yellow"/>
        </w:rPr>
      </w:pPr>
    </w:p>
    <w:p w14:paraId="638EF59B" w14:textId="0FC5B9A5" w:rsidR="363711B5" w:rsidRPr="0092480E" w:rsidRDefault="363711B5" w:rsidP="04F59E2C">
      <w:pPr>
        <w:rPr>
          <w:rFonts w:ascii="Calibri" w:hAnsi="Calibri" w:cs="Calibri"/>
        </w:rPr>
      </w:pPr>
      <w:r w:rsidRPr="0092480E">
        <w:rPr>
          <w:rFonts w:ascii="Calibri" w:hAnsi="Calibri" w:cs="Calibri"/>
        </w:rPr>
        <w:t xml:space="preserve">Similar to the parameter for survival, we also included a </w:t>
      </w:r>
      <w:r w:rsidR="0ACA24A8" w:rsidRPr="0092480E">
        <w:rPr>
          <w:rFonts w:ascii="Calibri" w:hAnsi="Calibri" w:cs="Calibri"/>
        </w:rPr>
        <w:t xml:space="preserve">parameter for the </w:t>
      </w:r>
      <w:r w:rsidR="123C2E08" w:rsidRPr="0092480E">
        <w:rPr>
          <w:rFonts w:ascii="Calibri" w:hAnsi="Calibri" w:cs="Calibri"/>
        </w:rPr>
        <w:t xml:space="preserve">time until no effect of treatment </w:t>
      </w:r>
      <w:r w:rsidR="07F75B4C" w:rsidRPr="0092480E">
        <w:rPr>
          <w:rFonts w:ascii="Calibri" w:hAnsi="Calibri" w:cs="Calibri"/>
        </w:rPr>
        <w:t xml:space="preserve">can be expected </w:t>
      </w:r>
      <w:r w:rsidR="123C2E08" w:rsidRPr="0092480E">
        <w:rPr>
          <w:rFonts w:ascii="Calibri" w:hAnsi="Calibri" w:cs="Calibri"/>
        </w:rPr>
        <w:t xml:space="preserve">on </w:t>
      </w:r>
      <w:r w:rsidR="5122E78B" w:rsidRPr="0092480E">
        <w:rPr>
          <w:rFonts w:ascii="Calibri" w:hAnsi="Calibri" w:cs="Calibri"/>
        </w:rPr>
        <w:t>QoL</w:t>
      </w:r>
      <w:r w:rsidR="092F464D" w:rsidRPr="0092480E">
        <w:rPr>
          <w:rFonts w:ascii="Calibri" w:hAnsi="Calibri" w:cs="Calibri"/>
        </w:rPr>
        <w:t>. When the delay in surgery is higher than t</w:t>
      </w:r>
      <w:r w:rsidR="0E38ECB7" w:rsidRPr="0092480E">
        <w:rPr>
          <w:rFonts w:ascii="Calibri" w:hAnsi="Calibri" w:cs="Calibri"/>
        </w:rPr>
        <w:t xml:space="preserve">he time indicated by this </w:t>
      </w:r>
      <w:r w:rsidR="092F464D" w:rsidRPr="0092480E">
        <w:rPr>
          <w:rFonts w:ascii="Calibri" w:hAnsi="Calibri" w:cs="Calibri"/>
        </w:rPr>
        <w:t xml:space="preserve">parameter, the </w:t>
      </w:r>
      <w:r w:rsidR="006C491F">
        <w:rPr>
          <w:rFonts w:ascii="Calibri" w:hAnsi="Calibri" w:cs="Calibri"/>
        </w:rPr>
        <w:t>QoL</w:t>
      </w:r>
      <w:r w:rsidR="092F464D" w:rsidRPr="0092480E">
        <w:rPr>
          <w:rFonts w:ascii="Calibri" w:hAnsi="Calibri" w:cs="Calibri"/>
        </w:rPr>
        <w:t xml:space="preserve"> of the postoperative state will be equal to the </w:t>
      </w:r>
      <w:r w:rsidR="006C491F">
        <w:rPr>
          <w:rFonts w:ascii="Calibri" w:hAnsi="Calibri" w:cs="Calibri"/>
        </w:rPr>
        <w:t xml:space="preserve">QoL </w:t>
      </w:r>
      <w:r w:rsidR="092F464D" w:rsidRPr="0092480E">
        <w:rPr>
          <w:rFonts w:ascii="Calibri" w:hAnsi="Calibri" w:cs="Calibri"/>
        </w:rPr>
        <w:t>of the preoperative state.</w:t>
      </w:r>
    </w:p>
    <w:p w14:paraId="2323CB36" w14:textId="77777777" w:rsidR="00282BDB" w:rsidRDefault="00282BDB" w:rsidP="39A4890C">
      <w:pPr>
        <w:pStyle w:val="Heading3"/>
        <w:rPr>
          <w:rFonts w:ascii="Calibri" w:hAnsi="Calibri" w:cs="Calibri"/>
          <w:lang w:val="en-US"/>
        </w:rPr>
      </w:pPr>
    </w:p>
    <w:p w14:paraId="2DACA0A9" w14:textId="7B05A8A5" w:rsidR="7F807001" w:rsidRPr="0092480E" w:rsidRDefault="7F807001" w:rsidP="39A4890C">
      <w:pPr>
        <w:pStyle w:val="Heading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49F2B852" w14:textId="1EA0D2AF" w:rsidR="64E36724" w:rsidRPr="0092480E" w:rsidRDefault="78792C13" w:rsidP="636709EE">
      <w:pPr>
        <w:rPr>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 xml:space="preserve">normal distributions </w:t>
      </w:r>
      <w:r w:rsidR="2ED56EED" w:rsidRPr="0092480E">
        <w:rPr>
          <w:rFonts w:ascii="Calibri" w:hAnsi="Calibri" w:cs="Calibri"/>
        </w:rPr>
        <w:lastRenderedPageBreak/>
        <w:t>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2FD80C2A" w14:textId="5D4572B6" w:rsidR="6C6FBC03" w:rsidRPr="0092480E" w:rsidRDefault="6C6FBC03" w:rsidP="00282BDB">
      <w:pPr>
        <w:pStyle w:val="Heading1"/>
      </w:pPr>
      <w:commentRangeStart w:id="70"/>
      <w:r w:rsidRPr="0092480E">
        <w:t>Assumptions</w:t>
      </w:r>
      <w:commentRangeEnd w:id="70"/>
      <w:r w:rsidR="00DF680B">
        <w:rPr>
          <w:rStyle w:val="CommentReference"/>
          <w:rFonts w:asciiTheme="minorHAnsi" w:eastAsiaTheme="minorHAnsi" w:hAnsiTheme="minorHAnsi" w:cstheme="minorBidi"/>
          <w:color w:val="auto"/>
        </w:rPr>
        <w:commentReference w:id="70"/>
      </w:r>
    </w:p>
    <w:p w14:paraId="5FB30131" w14:textId="492B0234" w:rsidR="68AE23EC" w:rsidRPr="00282BDB" w:rsidRDefault="002C1AFD" w:rsidP="39A4890C">
      <w:pPr>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 xml:space="preserve">section above described the design of the model. </w:t>
      </w:r>
      <w:r w:rsidR="68AE23EC" w:rsidRPr="00282BDB">
        <w:rPr>
          <w:rFonts w:ascii="Calibri" w:hAnsi="Calibri" w:cs="Calibri"/>
        </w:rPr>
        <w:t xml:space="preserve">This design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252E9CEC" w:rsidR="7A5A4521" w:rsidRPr="00282BDB" w:rsidRDefault="7A5A4521" w:rsidP="256137A7">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14:paraId="6DC0D642" w14:textId="62B8C183" w:rsidR="7A5A4521" w:rsidRPr="00282BDB" w:rsidRDefault="5B07AD0F"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119193B" w:rsidR="7A5A4521" w:rsidRPr="00282BDB" w:rsidRDefault="69024569" w:rsidP="04F59E2C">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72875963" w:rsidR="7A5A4521" w:rsidRPr="00282BDB" w:rsidRDefault="7A5A4521"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14:paraId="48C73266" w14:textId="53A8BBE2" w:rsidR="7A5A4521" w:rsidRPr="00282BDB" w:rsidRDefault="7A5A4521" w:rsidP="04F59E2C">
      <w:pPr>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w:t>
      </w:r>
      <w:commentRangeStart w:id="71"/>
      <w:r w:rsidR="7CE38D43" w:rsidRPr="00282BDB">
        <w:rPr>
          <w:rFonts w:ascii="Calibri" w:hAnsi="Calibri" w:cs="Calibri"/>
        </w:rPr>
        <w:t>not complicated by COVID-19</w:t>
      </w:r>
      <w:commentRangeEnd w:id="71"/>
      <w:r w:rsidR="00DF680B">
        <w:rPr>
          <w:rStyle w:val="CommentReference"/>
          <w:rFonts w:asciiTheme="minorHAnsi" w:eastAsiaTheme="minorHAnsi" w:hAnsiTheme="minorHAnsi" w:cstheme="minorBidi"/>
          <w:lang w:val="en-GB"/>
        </w:rPr>
        <w:commentReference w:id="71"/>
      </w:r>
      <w:r w:rsidR="7CE38D43" w:rsidRPr="00282BDB">
        <w:rPr>
          <w:rFonts w:ascii="Calibri" w:hAnsi="Calibri" w:cs="Calibri"/>
        </w:rPr>
        <w:t xml:space="preserve">. As for the QALY 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at </w:t>
      </w:r>
      <w:r w:rsidR="19E26B68" w:rsidRPr="00282BDB">
        <w:rPr>
          <w:rFonts w:ascii="Calibri" w:hAnsi="Calibri" w:cs="Calibri"/>
        </w:rPr>
        <w:t>various delays are equal and</w:t>
      </w:r>
      <w:r w:rsidR="68CED794" w:rsidRPr="00282BDB">
        <w:rPr>
          <w:rFonts w:ascii="Calibri" w:hAnsi="Calibri" w:cs="Calibri"/>
        </w:rPr>
        <w:t xml:space="preserve"> </w:t>
      </w:r>
      <w:r w:rsidR="43A50C7C" w:rsidRPr="00282BDB">
        <w:rPr>
          <w:rFonts w:ascii="Calibri" w:hAnsi="Calibri" w:cs="Calibri"/>
        </w:rPr>
        <w:t>cancel each other out.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this 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7B577325" w14:textId="77777777" w:rsidR="438F5BE1" w:rsidRPr="00282BDB" w:rsidRDefault="438F5BE1" w:rsidP="00282BDB">
      <w:pPr>
        <w:pStyle w:val="Heading1"/>
      </w:pPr>
      <w:r w:rsidRPr="00282BDB">
        <w:t>Results</w:t>
      </w:r>
    </w:p>
    <w:p w14:paraId="46292CAD" w14:textId="2B170B9D" w:rsidR="3F769E82" w:rsidRPr="0092480E" w:rsidRDefault="1B599225" w:rsidP="39A4890C">
      <w:pPr>
        <w:spacing w:before="40"/>
        <w:rPr>
          <w:rFonts w:ascii="Calibri" w:hAnsi="Calibri" w:cs="Calibri"/>
        </w:rPr>
      </w:pPr>
      <w:r w:rsidRPr="0092480E">
        <w:rPr>
          <w:rFonts w:ascii="Calibri" w:hAnsi="Calibri" w:cs="Calibri"/>
        </w:rPr>
        <w:t>Full i</w:t>
      </w:r>
      <w:r w:rsidR="688D3A1C" w:rsidRPr="0092480E">
        <w:rPr>
          <w:rFonts w:ascii="Calibri" w:hAnsi="Calibri" w:cs="Calibri"/>
        </w:rPr>
        <w:t>nput data was found for 34</w:t>
      </w:r>
      <w:del w:id="72" w:author="G. Geleijnse" w:date="2020-06-05T10:10:00Z">
        <w:r w:rsidR="688D3A1C" w:rsidRPr="0092480E" w:rsidDel="006D0649">
          <w:rPr>
            <w:rFonts w:ascii="Calibri" w:hAnsi="Calibri" w:cs="Calibri"/>
          </w:rPr>
          <w:delText>/</w:delText>
        </w:r>
      </w:del>
      <w:ins w:id="73" w:author="G. Geleijnse" w:date="2020-06-05T10:10:00Z">
        <w:r w:rsidR="006D0649">
          <w:rPr>
            <w:rFonts w:ascii="Calibri" w:hAnsi="Calibri" w:cs="Calibri"/>
          </w:rPr>
          <w:t xml:space="preserve"> of all </w:t>
        </w:r>
      </w:ins>
      <w:ins w:id="74" w:author="G. Geleijnse" w:date="2020-06-05T10:07:00Z">
        <w:r w:rsidR="000075EB">
          <w:rPr>
            <w:rFonts w:ascii="Calibri" w:hAnsi="Calibri" w:cs="Calibri"/>
          </w:rPr>
          <w:t>1</w:t>
        </w:r>
      </w:ins>
      <w:commentRangeStart w:id="75"/>
      <w:r w:rsidR="688D3A1C" w:rsidRPr="0092480E">
        <w:rPr>
          <w:rFonts w:ascii="Calibri" w:hAnsi="Calibri" w:cs="Calibri"/>
        </w:rPr>
        <w:t>61</w:t>
      </w:r>
      <w:commentRangeEnd w:id="75"/>
      <w:r w:rsidR="000075EB">
        <w:rPr>
          <w:rStyle w:val="CommentReference"/>
          <w:rFonts w:asciiTheme="minorHAnsi" w:eastAsiaTheme="minorHAnsi" w:hAnsiTheme="minorHAnsi" w:cstheme="minorBidi"/>
          <w:lang w:val="en-GB"/>
        </w:rPr>
        <w:commentReference w:id="75"/>
      </w:r>
      <w:r w:rsidR="0647D86A" w:rsidRPr="0092480E">
        <w:rPr>
          <w:rFonts w:ascii="Calibri" w:hAnsi="Calibri" w:cs="Calibri"/>
        </w:rPr>
        <w:t xml:space="preserve"> </w:t>
      </w:r>
      <w:del w:id="76" w:author="G. Geleijnse" w:date="2020-06-05T10:10:00Z">
        <w:r w:rsidR="0647D86A" w:rsidRPr="0092480E" w:rsidDel="006D0649">
          <w:rPr>
            <w:rFonts w:ascii="Calibri" w:hAnsi="Calibri" w:cs="Calibri"/>
          </w:rPr>
          <w:delText>(</w:delText>
        </w:r>
      </w:del>
      <w:del w:id="77" w:author="G. Geleijnse" w:date="2020-06-05T10:07:00Z">
        <w:r w:rsidR="0647D86A" w:rsidRPr="0092480E" w:rsidDel="000075EB">
          <w:rPr>
            <w:rFonts w:ascii="Calibri" w:hAnsi="Calibri" w:cs="Calibri"/>
          </w:rPr>
          <w:delText>56</w:delText>
        </w:r>
      </w:del>
      <w:del w:id="78" w:author="G. Geleijnse" w:date="2020-06-05T10:10:00Z">
        <w:r w:rsidR="0647D86A" w:rsidRPr="0092480E" w:rsidDel="006D0649">
          <w:rPr>
            <w:rFonts w:ascii="Calibri" w:hAnsi="Calibri" w:cs="Calibri"/>
          </w:rPr>
          <w:delText>%)</w:delText>
        </w:r>
        <w:r w:rsidR="688D3A1C" w:rsidRPr="0092480E" w:rsidDel="006D0649">
          <w:rPr>
            <w:rFonts w:ascii="Calibri" w:hAnsi="Calibri" w:cs="Calibri"/>
          </w:rPr>
          <w:delText xml:space="preserve"> selected</w:delText>
        </w:r>
      </w:del>
      <w:ins w:id="79" w:author="G. Geleijnse" w:date="2020-06-05T10:10:00Z">
        <w:r w:rsidR="006D0649">
          <w:rPr>
            <w:rFonts w:ascii="Calibri" w:hAnsi="Calibri" w:cs="Calibri"/>
          </w:rPr>
          <w:t>semi-elective</w:t>
        </w:r>
      </w:ins>
      <w:r w:rsidR="688D3A1C" w:rsidRPr="0092480E">
        <w:rPr>
          <w:rFonts w:ascii="Calibri" w:hAnsi="Calibri" w:cs="Calibri"/>
        </w:rPr>
        <w:t xml:space="preserve"> procedures. These 34 evaluated procedures comprised of 4</w:t>
      </w:r>
      <w:del w:id="80" w:author="G. Geleijnse" w:date="2020-06-05T10:11:00Z">
        <w:r w:rsidR="001E60E4" w:rsidRPr="0092480E" w:rsidDel="006D0649">
          <w:rPr>
            <w:rFonts w:ascii="Calibri" w:hAnsi="Calibri" w:cs="Calibri"/>
          </w:rPr>
          <w:delText>7</w:delText>
        </w:r>
      </w:del>
      <w:ins w:id="81" w:author="G. Geleijnse" w:date="2020-06-05T10:11:00Z">
        <w:r w:rsidR="006D0649">
          <w:rPr>
            <w:rFonts w:ascii="Calibri" w:hAnsi="Calibri" w:cs="Calibri"/>
          </w:rPr>
          <w:t>9</w:t>
        </w:r>
      </w:ins>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commentRangeStart w:id="82"/>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w:t>
      </w:r>
      <w:r w:rsidR="4FA89AC9" w:rsidRPr="0092480E">
        <w:rPr>
          <w:rFonts w:ascii="Calibri" w:hAnsi="Calibri" w:cs="Calibri"/>
        </w:rPr>
        <w:t>(1</w:t>
      </w:r>
      <w:r w:rsidR="12187AE0" w:rsidRPr="0092480E">
        <w:rPr>
          <w:rFonts w:ascii="Calibri" w:hAnsi="Calibri" w:cs="Calibri"/>
        </w:rPr>
        <w:t>1</w:t>
      </w:r>
      <w:r w:rsidR="4FA89AC9" w:rsidRPr="0092480E">
        <w:rPr>
          <w:rFonts w:ascii="Calibri" w:hAnsi="Calibri" w:cs="Calibri"/>
        </w:rPr>
        <w:t xml:space="preserve">%) </w:t>
      </w:r>
      <w:r w:rsidR="64932EB7" w:rsidRPr="0092480E">
        <w:rPr>
          <w:rFonts w:ascii="Calibri" w:hAnsi="Calibri" w:cs="Calibri"/>
        </w:rPr>
        <w:t>vascular procedures</w:t>
      </w:r>
      <w:r w:rsidR="4711D338" w:rsidRPr="0092480E">
        <w:rPr>
          <w:rFonts w:ascii="Calibri" w:hAnsi="Calibri" w:cs="Calibri"/>
        </w:rPr>
        <w:t>, and 1 (3%) other type of procedure</w:t>
      </w:r>
      <w:r w:rsidR="64932EB7" w:rsidRPr="0092480E">
        <w:rPr>
          <w:rFonts w:ascii="Calibri" w:hAnsi="Calibri" w:cs="Calibri"/>
        </w:rPr>
        <w:t>.</w:t>
      </w:r>
      <w:commentRangeEnd w:id="82"/>
      <w:r w:rsidR="006D0649">
        <w:rPr>
          <w:rStyle w:val="CommentReference"/>
          <w:rFonts w:asciiTheme="minorHAnsi" w:eastAsiaTheme="minorHAnsi" w:hAnsiTheme="minorHAnsi" w:cstheme="minorBidi"/>
          <w:lang w:val="en-GB"/>
        </w:rPr>
        <w:commentReference w:id="82"/>
      </w:r>
    </w:p>
    <w:p w14:paraId="74F0FDD3" w14:textId="139E9750" w:rsidR="2FD08920" w:rsidRPr="0092480E" w:rsidRDefault="2FD08920" w:rsidP="39A4890C">
      <w:pPr>
        <w:spacing w:before="40"/>
        <w:rPr>
          <w:rFonts w:ascii="Calibri" w:hAnsi="Calibri" w:cs="Calibri"/>
        </w:rPr>
      </w:pPr>
    </w:p>
    <w:p w14:paraId="1468E243" w14:textId="6542AE91" w:rsidR="63FEF3B7" w:rsidRPr="0092480E" w:rsidRDefault="68F2AC5B" w:rsidP="636709EE">
      <w:pPr>
        <w:rPr>
          <w:rFonts w:ascii="Calibri" w:hAnsi="Calibri" w:cs="Calibri"/>
        </w:rPr>
      </w:pPr>
      <w:commentRangeStart w:id="83"/>
      <w:r w:rsidRPr="0092480E">
        <w:rPr>
          <w:rFonts w:ascii="Calibri" w:hAnsi="Calibri" w:cs="Calibri"/>
        </w:rPr>
        <w:t>F</w:t>
      </w:r>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r w:rsidR="486FAEA7" w:rsidRPr="0092480E">
        <w:rPr>
          <w:rFonts w:ascii="Calibri" w:hAnsi="Calibri" w:cs="Calibri"/>
        </w:rPr>
        <w:t xml:space="preserve">the treatment effect was used to calculate the survival without treatment from the survival with treatment. </w:t>
      </w:r>
      <w:r w:rsidR="31681DEE" w:rsidRPr="0092480E">
        <w:rPr>
          <w:rFonts w:ascii="Calibri" w:hAnsi="Calibri" w:cs="Calibri"/>
        </w:rPr>
        <w:t xml:space="preserve">For 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r w:rsidR="32F29B32" w:rsidRPr="0092480E">
        <w:rPr>
          <w:rFonts w:ascii="Calibri" w:hAnsi="Calibri" w:cs="Calibri"/>
        </w:rPr>
        <w:t xml:space="preserve">Out of 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(of three procedures)</w:t>
      </w:r>
      <w:r w:rsidR="28A4FF67" w:rsidRPr="0092480E">
        <w:rPr>
          <w:rFonts w:ascii="Calibri" w:hAnsi="Calibri" w:cs="Calibri"/>
        </w:rPr>
        <w:t xml:space="preserve"> </w:t>
      </w:r>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 xml:space="preserve">, </w:t>
      </w:r>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assumed 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p>
    <w:p w14:paraId="4CDC8569" w14:textId="61B209AE" w:rsidR="0A1EFA4D" w:rsidRDefault="0A1EFA4D" w:rsidP="39A4890C">
      <w:pPr>
        <w:rPr>
          <w:rFonts w:ascii="Calibri" w:hAnsi="Calibri" w:cs="Calibri"/>
        </w:rPr>
      </w:pPr>
      <w:r w:rsidRPr="0092480E">
        <w:rPr>
          <w:rFonts w:ascii="Calibri" w:hAnsi="Calibri" w:cs="Calibri"/>
        </w:rPr>
        <w:t>The input parameters, their source</w:t>
      </w:r>
      <w:r w:rsidR="00007659" w:rsidRPr="0092480E">
        <w:rPr>
          <w:rFonts w:ascii="Calibri" w:hAnsi="Calibri" w:cs="Calibri"/>
        </w:rPr>
        <w:fldChar w:fldCharType="begin" w:fldLock="1"/>
      </w:r>
      <w:r w:rsidR="00552A94">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2A94">
        <w:rPr>
          <w:rFonts w:ascii="Cambria Math" w:hAnsi="Cambria Math" w:cs="Cambria Math"/>
        </w:rPr>
        <w:instrText>∼</w:instrText>
      </w:r>
      <w:r w:rsidR="00552A94">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2A94">
        <w:rPr>
          <w:rFonts w:ascii="Cambria Math" w:hAnsi="Cambria Math" w:cs="Cambria Math"/>
        </w:rPr>
        <w:instrText>∼</w:instrText>
      </w:r>
      <w:r w:rsidR="00552A94">
        <w:rPr>
          <w:rFonts w:ascii="Calibri" w:hAnsi="Calibri" w:cs="Calibri"/>
        </w:rPr>
        <w:instrText>80%) and median survival (</w:instrText>
      </w:r>
      <w:r w:rsidR="00552A94">
        <w:rPr>
          <w:rFonts w:ascii="Cambria Math" w:hAnsi="Cambria Math" w:cs="Cambria Math"/>
        </w:rPr>
        <w:instrText>∼</w:instrText>
      </w:r>
      <w:r w:rsidR="00552A94">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27,28,42–51,34,52–61,35,62–71,36,72–81,37,82,38–41&lt;/sup&gt;","plainTextFormattedCitation":"27,28,42–51,34,52–61,35,62–71,36,72–81,37,82,38–41","previouslyFormattedCitation":"&lt;sup&gt;27,28,42–51,34,52–61,35,62–71,36,72–81,37,82,38–41&lt;/sup&gt;"},"properties":{"noteIndex":0},"schema":"https://github.com/citation-style-language/schema/raw/master/csl-citation.json"}</w:instrText>
      </w:r>
      <w:r w:rsidR="00007659" w:rsidRPr="0092480E">
        <w:rPr>
          <w:rFonts w:ascii="Calibri" w:hAnsi="Calibri" w:cs="Calibri"/>
        </w:rPr>
        <w:fldChar w:fldCharType="separate"/>
      </w:r>
      <w:r w:rsidR="005C3DBA" w:rsidRPr="005C3DBA">
        <w:rPr>
          <w:rFonts w:ascii="Calibri" w:hAnsi="Calibri" w:cs="Calibri"/>
          <w:noProof/>
          <w:vertAlign w:val="superscript"/>
        </w:rPr>
        <w:t>27,28,42–51,34,52–61,35,62–71,36,72–81,37,82,38–41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commentRangeEnd w:id="83"/>
      <w:r w:rsidR="006D0649">
        <w:rPr>
          <w:rStyle w:val="CommentReference"/>
          <w:rFonts w:asciiTheme="minorHAnsi" w:eastAsiaTheme="minorHAnsi" w:hAnsiTheme="minorHAnsi" w:cstheme="minorBidi"/>
          <w:lang w:val="en-GB"/>
        </w:rPr>
        <w:commentReference w:id="83"/>
      </w:r>
    </w:p>
    <w:p w14:paraId="385D8A3D" w14:textId="77777777" w:rsidR="00514AC6" w:rsidRPr="0092480E" w:rsidRDefault="00514AC6" w:rsidP="39A4890C">
      <w:pPr>
        <w:rPr>
          <w:rFonts w:ascii="Calibri" w:hAnsi="Calibri" w:cs="Calibri"/>
        </w:rPr>
      </w:pPr>
    </w:p>
    <w:p w14:paraId="6B28A3D8" w14:textId="5E94A800" w:rsidR="7D823098" w:rsidRDefault="7D823098" w:rsidP="636709EE">
      <w:pPr>
        <w:rPr>
          <w:rFonts w:ascii="Calibri" w:hAnsi="Calibri" w:cs="Calibri"/>
        </w:rPr>
      </w:pPr>
      <w:r w:rsidRPr="0092480E">
        <w:rPr>
          <w:rFonts w:ascii="Calibri" w:hAnsi="Calibri" w:cs="Calibri"/>
        </w:rPr>
        <w:t>The maximum benefit expected 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w:t>
      </w:r>
      <w:r w:rsidR="74D9FA3F" w:rsidRPr="0092480E">
        <w:rPr>
          <w:rFonts w:ascii="Calibri" w:hAnsi="Calibri" w:cs="Calibri"/>
        </w:rPr>
        <w:lastRenderedPageBreak/>
        <w:t>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pearman rank 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636709EE">
      <w:pPr>
        <w:rPr>
          <w:rFonts w:ascii="Calibri" w:hAnsi="Calibri" w:cs="Calibri"/>
        </w:rPr>
      </w:pPr>
    </w:p>
    <w:p w14:paraId="47E809C4" w14:textId="5CE69665"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w:t>
      </w:r>
      <w:r w:rsidR="00BF031F">
        <w:rPr>
          <w:rFonts w:ascii="Calibri" w:hAnsi="Calibri" w:cs="Calibri"/>
        </w:rPr>
        <w:t xml:space="preserve">urgency in terms of </w:t>
      </w:r>
      <w:r w:rsidR="4509F4C6" w:rsidRPr="0092480E">
        <w:rPr>
          <w:rFonts w:ascii="Calibri" w:hAnsi="Calibri" w:cs="Calibri"/>
        </w:rPr>
        <w:t xml:space="preserve">QALY loss per month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39A4890C">
      <w:pPr>
        <w:rPr>
          <w:rFonts w:ascii="Calibri" w:hAnsi="Calibri" w:cs="Calibri"/>
        </w:rPr>
      </w:pPr>
    </w:p>
    <w:p w14:paraId="60EAD743" w14:textId="232E65B0" w:rsidR="003D21E0" w:rsidRPr="0092480E" w:rsidRDefault="003D21E0" w:rsidP="003D21E0">
      <w:pPr>
        <w:rPr>
          <w:rFonts w:ascii="Calibri" w:hAnsi="Calibri" w:cs="Calibri"/>
        </w:rPr>
      </w:pPr>
      <w:r w:rsidRPr="0092480E">
        <w:rPr>
          <w:rFonts w:ascii="Calibri" w:hAnsi="Calibri" w:cs="Calibri"/>
        </w:rPr>
        <w:t>Procedures that are ranked high in terms of urgency and had relative short surgery time include repair of atrial septum defects (surgery time: 74 min [IQR: 56-131]</w:t>
      </w:r>
      <w:r w:rsidR="002C51AB">
        <w:rPr>
          <w:rFonts w:ascii="Calibri" w:hAnsi="Calibri" w:cs="Calibri"/>
        </w:rPr>
        <w:t>, urgency: -0.06 QALY/month [95% CI: -0.14 — -0.02]</w:t>
      </w:r>
      <w:r w:rsidRPr="0092480E">
        <w:rPr>
          <w:rFonts w:ascii="Calibri" w:hAnsi="Calibri" w:cs="Calibri"/>
        </w:rPr>
        <w:t>), pacemaker implantations (115 min [82-154]</w:t>
      </w:r>
      <w:r w:rsidR="002C51AB">
        <w:rPr>
          <w:rFonts w:ascii="Calibri" w:hAnsi="Calibri" w:cs="Calibri"/>
        </w:rPr>
        <w:t>,-0.11 QALY/month [-0.22 - -0.04]</w:t>
      </w:r>
      <w:r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-0.07 [-0.11 - -0.05]</w:t>
      </w:r>
      <w:r w:rsidR="00455D31">
        <w:rPr>
          <w:rFonts w:ascii="Calibri" w:hAnsi="Calibri" w:cs="Calibri"/>
        </w:rPr>
        <w:t xml:space="preserve">) </w:t>
      </w:r>
      <w:r w:rsidRPr="0092480E">
        <w:rPr>
          <w:rFonts w:ascii="Calibri" w:hAnsi="Calibri" w:cs="Calibri"/>
        </w:rPr>
        <w:t xml:space="preserve">(Figure 5). Liver transplant is </w:t>
      </w:r>
      <w:r w:rsidR="00455D31">
        <w:rPr>
          <w:rFonts w:ascii="Calibri" w:hAnsi="Calibri" w:cs="Calibri"/>
        </w:rPr>
        <w:t xml:space="preserve">relatively </w:t>
      </w:r>
      <w:r w:rsidRPr="0092480E">
        <w:rPr>
          <w:rFonts w:ascii="Calibri" w:hAnsi="Calibri" w:cs="Calibri"/>
        </w:rPr>
        <w:t>urgent</w:t>
      </w:r>
      <w:r w:rsidR="00455D31">
        <w:rPr>
          <w:rFonts w:ascii="Calibri" w:hAnsi="Calibri" w:cs="Calibri"/>
        </w:rPr>
        <w:t xml:space="preserve">, but requires an exceptional amount of OR-time </w:t>
      </w:r>
      <w:r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QALY/month [</w:t>
      </w:r>
      <w:r w:rsidR="0059361F" w:rsidRPr="0059361F">
        <w:rPr>
          <w:rFonts w:ascii="Calibri" w:hAnsi="Calibri" w:cs="Calibri"/>
        </w:rPr>
        <w:t>-0.09 - -0.07</w:t>
      </w:r>
      <w:r w:rsidR="0059361F">
        <w:rPr>
          <w:rFonts w:ascii="Calibri" w:hAnsi="Calibri" w:cs="Calibri"/>
        </w:rPr>
        <w:t>]</w:t>
      </w:r>
      <w:r w:rsidRPr="0092480E">
        <w:rPr>
          <w:rFonts w:ascii="Calibri" w:hAnsi="Calibri" w:cs="Calibri"/>
        </w:rPr>
        <w:t xml:space="preserve">) (table 2 Appendix B). </w:t>
      </w:r>
    </w:p>
    <w:p w14:paraId="0CC90D9C" w14:textId="78002D8C" w:rsidR="39FC0BEE" w:rsidRPr="00787ED8" w:rsidRDefault="39FC0BEE" w:rsidP="00787ED8">
      <w:pPr>
        <w:pStyle w:val="Heading1"/>
      </w:pPr>
      <w:r w:rsidRPr="00787ED8">
        <w:t xml:space="preserve">Discussion </w:t>
      </w:r>
    </w:p>
    <w:p w14:paraId="6E4C708D" w14:textId="6E8D3560"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r w:rsidR="008C4069" w:rsidRPr="0092480E">
        <w:rPr>
          <w:rFonts w:ascii="Calibri" w:eastAsia="Calibri" w:hAnsi="Calibri" w:cs="Calibri"/>
        </w:rPr>
        <w:t>estimating</w:t>
      </w:r>
      <w:r w:rsidR="5B056DDB" w:rsidRPr="0092480E">
        <w:rPr>
          <w:rFonts w:ascii="Calibri" w:eastAsia="Calibri" w:hAnsi="Calibri" w:cs="Calibri"/>
        </w:rPr>
        <w:t xml:space="preserve"> urgency based</w:t>
      </w:r>
      <w:ins w:id="84" w:author="G. Geleijnse" w:date="2020-06-05T10:31:00Z">
        <w:r w:rsidR="008356C3">
          <w:rPr>
            <w:rFonts w:ascii="Calibri" w:eastAsia="Calibri" w:hAnsi="Calibri" w:cs="Calibri"/>
          </w:rPr>
          <w:t xml:space="preserve"> on</w:t>
        </w:r>
      </w:ins>
      <w:r w:rsidR="5B056DDB" w:rsidRPr="0092480E">
        <w:rPr>
          <w:rFonts w:ascii="Calibri" w:eastAsia="Calibri" w:hAnsi="Calibri" w:cs="Calibri"/>
        </w:rPr>
        <w:t xml:space="preserve"> the expected health loss </w:t>
      </w:r>
      <w:ins w:id="85" w:author="G. Geleijnse" w:date="2020-06-05T10:31:00Z">
        <w:r w:rsidR="008356C3">
          <w:rPr>
            <w:rFonts w:ascii="Calibri" w:eastAsia="Calibri" w:hAnsi="Calibri" w:cs="Calibri"/>
          </w:rPr>
          <w:t xml:space="preserve">due to </w:t>
        </w:r>
      </w:ins>
      <w:del w:id="86" w:author="G. Geleijnse" w:date="2020-06-05T10:32:00Z">
        <w:r w:rsidR="5B056DDB" w:rsidRPr="0092480E" w:rsidDel="008356C3">
          <w:rPr>
            <w:rFonts w:ascii="Calibri" w:eastAsia="Calibri" w:hAnsi="Calibri" w:cs="Calibri"/>
          </w:rPr>
          <w:delText xml:space="preserve">of </w:delText>
        </w:r>
      </w:del>
      <w:r w:rsidR="5B056DDB" w:rsidRPr="0092480E">
        <w:rPr>
          <w:rFonts w:ascii="Calibri" w:eastAsia="Calibri" w:hAnsi="Calibri" w:cs="Calibri"/>
        </w:rPr>
        <w:t>delay</w:t>
      </w:r>
      <w:ins w:id="87" w:author="G. Geleijnse" w:date="2020-06-05T10:32:00Z">
        <w:r w:rsidR="008356C3">
          <w:rPr>
            <w:rFonts w:ascii="Calibri" w:eastAsia="Calibri" w:hAnsi="Calibri" w:cs="Calibri"/>
          </w:rPr>
          <w:t xml:space="preserve"> of surgery</w:t>
        </w:r>
      </w:ins>
      <w:r w:rsidR="5B056DDB" w:rsidRPr="0092480E">
        <w:rPr>
          <w:rFonts w:ascii="Calibri" w:eastAsia="Calibri" w:hAnsi="Calibri" w:cs="Calibri"/>
        </w:rPr>
        <w:t xml:space="preserve">.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We also identified </w:t>
      </w:r>
      <w:r w:rsidR="2DD3D968" w:rsidRPr="0092480E">
        <w:rPr>
          <w:rFonts w:ascii="Calibri" w:eastAsia="Calibri" w:hAnsi="Calibri" w:cs="Calibri"/>
        </w:rPr>
        <w:t>liver transplantation as</w:t>
      </w:r>
      <w:r w:rsidR="48BF8977" w:rsidRPr="0092480E">
        <w:rPr>
          <w:rFonts w:ascii="Calibri" w:eastAsia="Calibri" w:hAnsi="Calibri" w:cs="Calibri"/>
        </w:rPr>
        <w:t xml:space="preserve"> being</w:t>
      </w:r>
      <w:r w:rsidR="2DD3D968" w:rsidRPr="0092480E">
        <w:rPr>
          <w:rFonts w:ascii="Calibri" w:eastAsia="Calibri" w:hAnsi="Calibri" w:cs="Calibri"/>
        </w:rPr>
        <w:t xml:space="preserve"> a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r w:rsidR="02486EF6" w:rsidRPr="0092480E">
        <w:rPr>
          <w:rFonts w:ascii="Calibri" w:eastAsia="Calibri" w:hAnsi="Calibri" w:cs="Calibri"/>
        </w:rPr>
        <w:t xml:space="preserve"> </w:t>
      </w:r>
      <w:r w:rsidR="13DAF949" w:rsidRPr="0092480E">
        <w:rPr>
          <w:rFonts w:ascii="Calibri" w:eastAsia="Calibri" w:hAnsi="Calibri" w:cs="Calibri"/>
        </w:rPr>
        <w:t>with 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8F0D9E">
        <w:rPr>
          <w:rFonts w:ascii="Calibri" w:eastAsia="Calibri" w:hAnsi="Calibri" w:cs="Calibri"/>
        </w:rPr>
        <w:t xml:space="preserve">: based on these </w:t>
      </w:r>
      <w:r w:rsidR="00A43A3C">
        <w:rPr>
          <w:rFonts w:ascii="Calibri" w:eastAsia="Calibri" w:hAnsi="Calibri" w:cs="Calibri"/>
        </w:rPr>
        <w:t>findings</w:t>
      </w:r>
      <w:r w:rsidR="008F0D9E">
        <w:rPr>
          <w:rFonts w:ascii="Calibri" w:eastAsia="Calibri" w:hAnsi="Calibri" w:cs="Calibri"/>
        </w:rPr>
        <w:t>, it may be argued that liver transplantation should be only limitedly prioritized in times of OR-scarcity, because the procedure pressures OR-capacity.</w:t>
      </w:r>
    </w:p>
    <w:p w14:paraId="7D9C96BF" w14:textId="77777777" w:rsidR="00384F89" w:rsidRPr="0092480E" w:rsidRDefault="00384F89" w:rsidP="04F59E2C">
      <w:pPr>
        <w:rPr>
          <w:rFonts w:ascii="Calibri" w:eastAsia="Calibri" w:hAnsi="Calibri" w:cs="Calibri"/>
        </w:rPr>
      </w:pPr>
    </w:p>
    <w:p w14:paraId="11C10718" w14:textId="2F0CF6FB" w:rsidR="00F63424" w:rsidRPr="00453343" w:rsidRDefault="61411921" w:rsidP="636709EE">
      <w:pPr>
        <w:rPr>
          <w:rFonts w:ascii="Calibri" w:hAnsi="Calibri" w:cs="Calibri"/>
        </w:rPr>
      </w:pPr>
      <w:commentRangeStart w:id="88"/>
      <w:r w:rsidRPr="0092480E">
        <w:rPr>
          <w:rFonts w:ascii="Calibri" w:eastAsia="Calibri" w:hAnsi="Calibri" w:cs="Calibri"/>
        </w:rPr>
        <w:t>We propose a prioritization based on QALY loss per month</w:t>
      </w:r>
      <w:commentRangeEnd w:id="88"/>
      <w:r w:rsidR="00241886">
        <w:rPr>
          <w:rStyle w:val="CommentReference"/>
          <w:rFonts w:asciiTheme="minorHAnsi" w:eastAsiaTheme="minorHAnsi" w:hAnsiTheme="minorHAnsi" w:cstheme="minorBidi"/>
          <w:lang w:val="en-GB"/>
        </w:rPr>
        <w:commentReference w:id="88"/>
      </w:r>
      <w:r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 xml:space="preserve">Finally, this </w:t>
      </w:r>
      <w:r w:rsidR="00F22109">
        <w:rPr>
          <w:rFonts w:ascii="Calibri" w:hAnsi="Calibri" w:cs="Calibri"/>
        </w:rPr>
        <w:lastRenderedPageBreak/>
        <w:t>approach is not object 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636709EE">
      <w:pPr>
        <w:rPr>
          <w:rFonts w:ascii="Calibri" w:eastAsia="Calibri" w:hAnsi="Calibri" w:cs="Calibri"/>
        </w:rPr>
      </w:pPr>
    </w:p>
    <w:p w14:paraId="0C704B3B" w14:textId="3539F099" w:rsidR="11521D49" w:rsidRDefault="61411921" w:rsidP="636709EE">
      <w:pPr>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14:paraId="72858D41" w14:textId="77777777" w:rsidR="00952B7B" w:rsidRPr="0092480E" w:rsidRDefault="00952B7B" w:rsidP="636709EE">
      <w:pPr>
        <w:rPr>
          <w:rFonts w:ascii="Calibri" w:eastAsia="Calibri" w:hAnsi="Calibri" w:cs="Calibri"/>
        </w:rPr>
      </w:pPr>
    </w:p>
    <w:p w14:paraId="4412C52A" w14:textId="2EDC6E0E" w:rsidR="00952B7B" w:rsidRPr="000F224F" w:rsidRDefault="67F2E9A1" w:rsidP="00E63B2C">
      <w:pPr>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since waiting lists may be shorter.</w:t>
      </w:r>
      <w:r w:rsidR="00F94B06">
        <w:rPr>
          <w:rFonts w:ascii="Calibri" w:eastAsia="Calibri" w:hAnsi="Calibri" w:cs="Calibri"/>
        </w:rPr>
        <w:t xml:space="preserve">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procedures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in costs is </w:t>
      </w:r>
      <w:r w:rsidR="002E69C4">
        <w:rPr>
          <w:rFonts w:ascii="Calibri" w:eastAsia="Calibri" w:hAnsi="Calibri" w:cs="Calibri"/>
        </w:rPr>
        <w:t>hospital capacity.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usual care, this perspective might be </w:t>
      </w:r>
      <w:r w:rsidR="00CB075A">
        <w:rPr>
          <w:rFonts w:ascii="Calibri" w:eastAsia="Calibri" w:hAnsi="Calibri" w:cs="Calibri"/>
        </w:rPr>
        <w:t>of increasing</w:t>
      </w:r>
      <w:r w:rsidR="002E69C4">
        <w:rPr>
          <w:rFonts w:ascii="Calibri" w:eastAsia="Calibri" w:hAnsi="Calibri" w:cs="Calibri"/>
        </w:rPr>
        <w:t xml:space="preserve"> import</w:t>
      </w:r>
      <w:del w:id="89" w:author="G. Geleijnse" w:date="2020-06-05T10:41:00Z">
        <w:r w:rsidR="002E69C4" w:rsidDel="00241886">
          <w:rPr>
            <w:rFonts w:ascii="Calibri" w:eastAsia="Calibri" w:hAnsi="Calibri" w:cs="Calibri"/>
          </w:rPr>
          <w:delText>ant</w:delText>
        </w:r>
      </w:del>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 xml:space="preserve">Finally, other ethical perspectives 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procedures </w:t>
      </w:r>
      <w:r w:rsidR="00E07D53">
        <w:rPr>
          <w:rFonts w:ascii="Calibri" w:eastAsia="Calibri" w:hAnsi="Calibri" w:cs="Calibri"/>
        </w:rPr>
        <w:t>where our approach is applicable</w:t>
      </w:r>
      <w:r w:rsidR="00F94B06">
        <w:rPr>
          <w:rFonts w:ascii="Calibri" w:eastAsia="Calibri" w:hAnsi="Calibri" w:cs="Calibri"/>
        </w:rPr>
        <w:t xml:space="preserve">. </w:t>
      </w:r>
      <w:del w:id="90" w:author="G. Geleijnse" w:date="2020-06-05T10:57:00Z">
        <w:r w:rsidR="000F224F" w:rsidDel="00ED0948">
          <w:rPr>
            <w:rFonts w:ascii="Calibri" w:eastAsia="Calibri" w:hAnsi="Calibri" w:cs="Calibri"/>
          </w:rPr>
          <w:delText xml:space="preserve"> </w:delText>
        </w:r>
      </w:del>
    </w:p>
    <w:p w14:paraId="16B43E39" w14:textId="77777777" w:rsidR="00952B7B" w:rsidRDefault="00952B7B" w:rsidP="636709EE">
      <w:pPr>
        <w:rPr>
          <w:rFonts w:ascii="Calibri" w:hAnsi="Calibri" w:cs="Calibri"/>
        </w:rPr>
      </w:pPr>
    </w:p>
    <w:p w14:paraId="6D6DDC31" w14:textId="7E0D994A"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83&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163436" w:rsidRPr="0092480E">
        <w:rPr>
          <w:rFonts w:ascii="Calibri" w:hAnsi="Calibri" w:cs="Calibri"/>
        </w:rPr>
        <w:t>Moreover</w:t>
      </w:r>
      <w:r w:rsidRPr="0092480E">
        <w:rPr>
          <w:rFonts w:ascii="Calibri" w:hAnsi="Calibri" w:cs="Calibri"/>
        </w:rPr>
        <w:t>, by comparing the average patients across specialties on urgency, we give way to 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14:paraId="54B64060" w14:textId="77777777" w:rsidR="00272DEE" w:rsidRPr="0092480E" w:rsidRDefault="00272DEE" w:rsidP="636709EE">
      <w:pPr>
        <w:rPr>
          <w:rFonts w:ascii="Calibri" w:hAnsi="Calibri" w:cs="Calibri"/>
        </w:rPr>
      </w:pPr>
    </w:p>
    <w:p w14:paraId="19E3A109" w14:textId="041238EC" w:rsidR="00E07D53" w:rsidRPr="0092480E" w:rsidRDefault="006479D9" w:rsidP="006479D9">
      <w:pPr>
        <w:rPr>
          <w:rFonts w:ascii="Calibri" w:hAnsi="Calibri" w:cs="Calibri"/>
        </w:rPr>
      </w:pPr>
      <w:r w:rsidRPr="0092480E">
        <w:rPr>
          <w:rFonts w:ascii="Calibri" w:hAnsi="Calibri" w:cs="Calibri"/>
        </w:rPr>
        <w:t xml:space="preserve">Since all models are, by definition, a simplification of reality, our model has several limitations. First, we assume that all surgeries are successful. We do not simulate adverse events, like major bleedings or death due to surgery </w:t>
      </w:r>
      <w:commentRangeStart w:id="91"/>
      <w:r w:rsidRPr="0092480E">
        <w:rPr>
          <w:rFonts w:ascii="Calibri" w:hAnsi="Calibri" w:cs="Calibri"/>
        </w:rPr>
        <w:t>(although we included extra surgery time due to complications of earlier surgery)</w:t>
      </w:r>
      <w:commentRangeEnd w:id="91"/>
      <w:r w:rsidR="00ED0948">
        <w:rPr>
          <w:rStyle w:val="CommentReference"/>
          <w:rFonts w:asciiTheme="minorHAnsi" w:eastAsiaTheme="minorHAnsi" w:hAnsiTheme="minorHAnsi" w:cstheme="minorBidi"/>
          <w:lang w:val="en-GB"/>
        </w:rPr>
        <w:commentReference w:id="91"/>
      </w:r>
      <w:r w:rsidRPr="0092480E">
        <w:rPr>
          <w:rFonts w:ascii="Calibri" w:hAnsi="Calibri" w:cs="Calibri"/>
        </w:rPr>
        <w:t>. We also did</w:t>
      </w:r>
      <w:r w:rsidR="00F323B8" w:rsidRPr="0092480E">
        <w:rPr>
          <w:rFonts w:ascii="Calibri" w:hAnsi="Calibri" w:cs="Calibri"/>
        </w:rPr>
        <w:t xml:space="preserve"> no</w:t>
      </w:r>
      <w:r w:rsidRPr="0092480E">
        <w:rPr>
          <w:rFonts w:ascii="Calibri" w:hAnsi="Calibri" w:cs="Calibri"/>
        </w:rPr>
        <w:t xml:space="preserve">t incorporate the potential </w:t>
      </w:r>
      <w:r w:rsidRPr="0092480E">
        <w:rPr>
          <w:rFonts w:ascii="Calibri" w:hAnsi="Calibri" w:cs="Calibri"/>
        </w:rPr>
        <w:lastRenderedPageBreak/>
        <w:t>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procedure</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4AB767BF" w14:textId="09A073EF" w:rsidR="006D27F5" w:rsidRPr="0092480E" w:rsidRDefault="37034C94" w:rsidP="00CD04DB">
      <w:pPr>
        <w:ind w:firstLine="720"/>
        <w:rPr>
          <w:rFonts w:ascii="Calibri" w:eastAsiaTheme="minorEastAsia" w:hAnsi="Calibri" w:cs="Calibri"/>
        </w:rPr>
      </w:pPr>
      <w:r w:rsidRPr="0092480E">
        <w:rPr>
          <w:rFonts w:ascii="Calibri" w:hAnsi="Calibri" w:cs="Calibri"/>
        </w:rPr>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w:t>
      </w:r>
      <w:r w:rsidR="00D54CA2">
        <w:rPr>
          <w:rFonts w:ascii="Calibri" w:hAnsi="Calibri" w:cs="Calibri"/>
        </w:rPr>
        <w:t xml:space="preserve">extra perioperative mortality </w:t>
      </w:r>
      <w:r w:rsidR="780220E6" w:rsidRPr="0092480E">
        <w:rPr>
          <w:rFonts w:ascii="Calibri" w:hAnsi="Calibri" w:cs="Calibri"/>
        </w:rPr>
        <w:t>risk of</w:t>
      </w:r>
      <w:r w:rsidR="00D54CA2">
        <w:rPr>
          <w:rFonts w:ascii="Calibri" w:hAnsi="Calibri" w:cs="Calibri"/>
        </w:rPr>
        <w:t xml:space="preserve"> patients infected with COVID-19 into account</w:t>
      </w:r>
      <w:r w:rsidR="7C29E69F" w:rsidRPr="0092480E">
        <w:rPr>
          <w:rFonts w:ascii="Calibri" w:hAnsi="Calibri" w:cs="Calibri"/>
        </w:rPr>
        <w:t xml:space="preserve">. </w:t>
      </w:r>
      <w:r w:rsidR="00D54CA2">
        <w:rPr>
          <w:rFonts w:ascii="Calibri" w:hAnsi="Calibri" w:cs="Calibri"/>
        </w:rPr>
        <w:t xml:space="preserve">It has already been shown that this risk is increased, especially in </w:t>
      </w:r>
      <w:r w:rsidR="00B433A0">
        <w:rPr>
          <w:rFonts w:ascii="Calibri" w:hAnsi="Calibri" w:cs="Calibri"/>
        </w:rPr>
        <w:t>male patients older than 70 years</w:t>
      </w:r>
      <w:r w:rsidR="00D54CA2">
        <w:rPr>
          <w:rFonts w:ascii="Calibri" w:hAnsi="Calibri" w:cs="Calibri"/>
        </w:rPr>
        <w:fldChar w:fldCharType="begin" w:fldLock="1"/>
      </w:r>
      <w:r w:rsidR="00B25DB0">
        <w:rPr>
          <w:rFonts w:ascii="Calibri" w:hAnsi="Calibri" w:cs="Calibri"/>
        </w:rPr>
        <w:instrText>ADDIN CSL_CITATION {"citationItems":[{"id":"ITEM-1","itemData":{"DOI":"10.1016/S0140-6736(20)31182-X","ISSN":"0140-6736","abstract":"Summary Background The impact of severe acute respiratory syndrome coronavirus 2 (SARS-CoV-2) on postoperative recovery needs to be understood to inform clinical decision making during and after the COVID-19 pandemic. This study reports 30-day mortality and pulmonary complication rates in patients with perioperative SARS-CoV-2 infection. Methods This international, multicentre, cohort study at 235 hospitals in 24 countries included all patients undergoing surgery who had SARS-CoV-2 infection confirmed within 7 days before or 30 days after surgery. The primary outcome measure was 30-day postoperative mortality and was assessed in all enrolled patients. The main secondary outcome measure was pulmonary complications, defined as pneumonia, acute respiratory distress syndrome, or unexpected postoperative ventilation. Findings This analysis includes 1128 patients who had surgery between Jan 1 and March 31, 2020, of whom 835 (74·0%) had emergency surgery and 280 (24·8%) had elective surgery. SARS-CoV-2 infection was confirmed preoperatively in 294 (26·1%) patients. 30-day mortality was 23·8% (268 of 1128). Pulmonary complications occurred in 577 (51·2%) of 1128 patients; 30-day mortality in these patients was 38·0% (219 of 577), accounting for 82·6% (219 of 265) of all deaths. In adjusted analyses, 30-day mortality was associated with male sex (odds ratio 1·75 [95% CI 1·28–2·40], p Interpretation Postoperative pulmonary complications occur in half of patients with perioperative SARS-CoV-2 infection and are associated with high mortality. Thresholds for surgery during the COVID-19 pandemic should be higher than during normal practice, particularly in men aged 70 years and older. Consideration should be given for postponing non-urgent procedures and promoting non-operative treatment to delay or avoid the need for surgery. Funding National Institute for Health Research (NIHR), Association of Coloproctology of Great Britain and Ireland, Bowel and Cancer Research, Bowel Disease Research Foundation, Association of Upper Gastrointestinal Surgeons, British Association of Surgical Oncology, British Gynaecological Cancer Society, European Society of Coloproctology, NIHR Academy, Sarcoma UK, Vascular Society for Great Britain and Ireland, and Yorkshire Cancer Research.","author":[{"dropping-particle":"","family":"Nepogodiev","given":"Dmitri","non-dropping-particle":"","parse-names":false,"suffix":""},{"dropping-particle":"","family":"Glasbey","given":"James C","non-dropping-particle":"","parse-names":false,"suffix":""},{"dropping-particle":"","family":"Li","given":"Elizabeth","non-dropping-particle":"","parse-names":false,"suffix":""},{"dropping-particle":"","family":"Omar","given":"Omar M","non-dropping-particle":"","parse-names":false,"suffix":""},{"dropping-particle":"","family":"Simoes","given":"Joana FF","non-dropping-particle":"","parse-names":false,"suffix":""},{"dropping-particle":"","family":"Abbott","given":"Tom EF","non-dropping-particle":"","parse-names":false,"suffix":""},{"dropping-particle":"","family":"Alser","given":"Osaid","non-dropping-particle":"","parse-names":false,"suffix":""},{"dropping-particle":"","family":"Arnaud","given":"Alexis P","non-dropping-particle":"","parse-names":false,"suffix":""},{"dropping-particle":"","family":"Bankhead-Kendall","given":"Brittany K","non-dropping-particle":"","parse-names":false,"suffix":""},{"dropping-particle":"","family":"Breen","given":"Kerry A","non-dropping-particle":"","parse-names":false,"suffix":""},{"dropping-particle":"","family":"Cunha","given":"Miguel F","non-dropping-particle":"","parse-names":false,"suffix":""},{"dropping-particle":"","family":"Davidson","given":"Giana H","non-dropping-particle":"","parse-names":false,"suffix":""},{"dropping-particle":"Di","family":"Saverio","given":"Salomone","non-dropping-particle":"","parse-names":false,"suffix":""},{"dropping-particle":"","family":"Gallo","given":"Gaetano","non-dropping-particle":"","parse-names":false,"suffix":""},{"dropping-particle":"","family":"Griffiths","given":"Ewen A","non-dropping-particle":"","parse-names":false,"suffix":""},{"dropping-particle":"","family":"Gujjuri","given":"Rohan R","non-dropping-particle":"","parse-names":false,"suffix":""},{"dropping-particle":"","family":"Hutchinson","given":"Peter J","non-dropping-particle":"","parse-names":false,"suffix":""},{"dropping-particle":"","family":"Kaafarani","given":"Haytham MA","non-dropping-particle":"","parse-names":false,"suffix":""},{"dropping-particle":"","family":"Lederhuber","given":"Hans","non-dropping-particle":"","parse-names":false,"suffix":""},{"dropping-particle":"","family":"Löffler","given":"Markus W","non-dropping-particle":"","parse-names":false,"suffix":""},{"dropping-particle":"","family":"Mashbari","given":"Hassan N","non-dropping-particle":"","parse-names":false,"suffix":""},{"dropping-particle":"","family":"Minaya-Bravo","given":"Ana","non-dropping-particle":"","parse-names":false,"suffix":""},{"dropping-particle":"","family":"Morton","given":"Dion G","non-dropping-particle":"","parse-names":false,"suffix":""},{"dropping-particle":"","family":"Moszkowicz","given":"David","non-dropping-particle":"","parse-names":false,"suffix":""},{"dropping-particle":"","family":"Pata","given":"Francesco","non-dropping-particle":"","parse-names":false,"suffix":""},{"dropping-particle":"","family":"Tsoulfas","given":"George","non-dropping-particle":"","parse-names":false,"suffix":""},{"dropping-particle":"","family":"Venn","given":"Mary L","non-dropping-particle":"","parse-names":false,"suffix":""},{"dropping-particle":"","family":"Bhangu","given":"Aneel","non-dropping-particle":"","parse-names":false,"suffix":""},{"dropping-particle":"","family":"Cox","given":"Daniel","non-dropping-particle":"","parse-names":false,"suffix":""},{"dropping-particle":"","family":"Roslani","given":"April C","non-dropping-particle":"","parse-names":false,"suffix":""},{"dropping-particle":"","family":"Alakaloko","given":"Felix","non-dropping-particle":"","parse-names":false,"suffix":""},{"dropping-particle":"de","family":"Vries","given":"Jean-Paul PM","non-dropping-particle":"","parse-names":false,"suffix":""},{"dropping-particle":"","family":"Aaraj","given":"Mahmoud A","non-dropping-particle":"","parse-names":false,"suffix":""},{"dropping-particle":"","family":"Abbott","given":"Tom EF","non-dropping-particle":"","parse-names":false,"suffix":""},{"dropping-particle":"","family":"Abbott","given":"Sarah J","non-dropping-particle":"","parse-names":false,"suffix":""},{"dropping-particle":"","family":"Abdalla","given":"Mutwakil OM","non-dropping-particle":"","parse-names":false,"suffix":""},{"dropping-particle":"","family":"Abdelaal","given":"Ahmed S","non-dropping-particle":"","parse-names":false,"suffix":""},{"dropping-particle":"","family":"Ademuyiwa","given":"Adesoji O","non-dropping-particle":"","parse-names":false,"suffix":""},{"dropping-particle":"","family":"Aherne","given":"Thomas M","non-dropping-particle":"","parse-names":false,"suffix":""},{"dropping-particle":"","family":"Ali","given":"Osman M","non-dropping-particle":"","parse-names":false,"suffix":""},{"dropping-particle":"","family":"Alkadeeki","given":"Ghadah Z","non-dropping-particle":"","parse-names":false,"suffix":""},{"dropping-particle":"","family":"Almeida","given":"Ana C","non-dropping-particle":"","parse-names":false,"suffix":""},{"dropping-particle":"","family":"Alrahawy","given":"Mahmoud M","non-dropping-particle":"","parse-names":false,"suffix":""},{"dropping-particle":"","family":"Ambler","given":"Graeme K","non-dropping-particle":"","parse-names":false,"suffix":""},{"dropping-particle":"","family":"Alameer","given":"Ehab","non-dropping-particle":"","parse-names":false,"suffix":""},{"dropping-particle":"","family":"Andreani","given":"Stefano M","non-dropping-particle":"","parse-names":false,"suffix":""},{"dropping-particle":"De","family":"Andrés-Asenjo","given":"Beatriz","non-dropping-particle":"","parse-names":false,"suffix":""},{"dropping-particle":"","family":"Antonanzas","given":"Leyre Lopez","non-dropping-particle":"","parse-names":false,"suffix":""},{"dropping-particle":"","family":"Aoun","given":"Salah G","non-dropping-particle":"","parse-names":false,"suffix":""},{"dropping-particle":"","family":"Ashoush","given":"Fouad M","non-dropping-particle":"","parse-names":false,"suffix":""},{"dropping-particle":"","family":"Augestad","given":"Knut Magne","non-dropping-particle":"","parse-names":false,"suffix":""},{"dropping-particle":"","family":"Avellana","given":"Rocio B","non-dropping-particle":"","parse-names":false,"suffix":""},{"dropping-particle":"","family":"Ayeni","given":"Funbi A","non-dropping-particle":"","parse-names":false,"suffix":""},{"dropping-particle":"","family":"Ayorinde","given":"John OO","non-dropping-particle":"","parse-names":false,"suffix":""},{"dropping-particle":"","family":"Babu","given":"Bheemanakone H","non-dropping-particle":"","parse-names":false,"suffix":""},{"dropping-particle":"","family":"Baig","given":"Mirza MAS","non-dropping-particle":"","parse-names":false,"suffix":""},{"dropping-particle":"","family":"Bajomo","given":"Oreoluwa M","non-dropping-particle":"","parse-names":false,"suffix":""},{"dropping-particle":"","family":"Baker","given":"Olivia J","non-dropping-particle":"","parse-names":false,"suffix":""},{"dropping-particle":"","family":"Baker","given":"Markus P","non-dropping-particle":"","parse-names":false,"suffix":""},{"dropping-particle":"","family":"Baldwin","given":"Alexander J","non-dropping-particle":"","parse-names":false,"suffix":""},{"dropping-particle":"","family":"Ban","given":"Vin Shen","non-dropping-particle":"","parse-names":false,"suffix":""},{"dropping-particle":"","family":"Baron","given":"Ryan D","non-dropping-particle":"","parse-names":false,"suffix":""},{"dropping-particle":"","family":"Barranquero","given":"Alberto G","non-dropping-particle":"","parse-names":false,"suffix":""},{"dropping-particle":"","family":"Barry","given":"Conor P","non-dropping-particle":"","parse-names":false,"suffix":""},{"dropping-particle":"DI","family":"Bartolomeo","given":"Alessandro","non-dropping-particle":"","parse-names":false,"suffix":""},{"dropping-particle":"","family":"Bass","given":"Gary A","non-dropping-particle":"","parse-names":false,"suffix":""},{"dropping-particle":"","family":"Bath","given":"Michael F","non-dropping-particle":"","parse-names":false,"suffix":""},{"dropping-particle":"","family":"Batjer","given":"H Hunt","non-dropping-particle":"","parse-names":false,"suffix":""},{"dropping-particle":"","family":"Beamish","given":"Andrew J","non-dropping-particle":"","parse-names":false,"suffix":""},{"dropping-particle":"","family":"Belgaumkar","given":"Ajay P","non-dropping-particle":"","parse-names":false,"suffix":""},{"dropping-particle":"","family":"Bence","given":"Matthew N","non-dropping-particle":"","parse-names":false,"suffix":""},{"dropping-particle":"","family":"Benson","given":"Ruth A","non-dropping-particle":"","parse-names":false,"suffix":""},{"dropping-particle":"","family":"Bernal-Sprekelsen","given":"Juan Carlos","non-dropping-particle":"","parse-names":false,"suffix":""},{"dropping-particle":"","family":"Bhama","given":"Anuradha R","non-dropping-particle":"","parse-names":false,"suffix":""},{"dropping-particle":"V","family":"Bhavaraju","given":"Avi","non-dropping-particle":"","parse-names":false,"suffix":""},{"dropping-particle":"","family":"Biffl","given":"Walter L","non-dropping-particle":"","parse-names":false,"suffix":""},{"dropping-particle":"","family":"Blundell","given":"Chris M","non-dropping-particle":"","parse-names":false,"suffix":""},{"dropping-particle":"","family":"Boddy","given":"Alexander P","non-dropping-particle":"","parse-names":false,"suffix":""},{"dropping-particle":"","family":"Borgstein","given":"Alexander BJ","non-dropping-particle":"","parse-names":false,"suffix":""},{"dropping-particle":"","family":"Bosanquet","given":"David C","non-dropping-particle":"","parse-names":false,"suffix":""},{"dropping-particle":"","family":"Bosch","given":"Karen D","non-dropping-particle":"","parse-names":false,"suffix":""},{"dropping-particle":"","family":"Bouhuwaish","given":"Ahmad EM","non-dropping-particle":"","parse-names":false,"suffix":""},{"dropping-particle":"","family":"Bozkurt","given":"Mehmet A","non-dropping-particle":"","parse-names":false,"suffix":""},{"dropping-particle":"","family":"Brathwaite","given":"Collin EM","non-dropping-particle":"","parse-names":false,"suffix":""},{"dropping-particle":"","family":"Brown","given":"Benjamin C","non-dropping-particle":"","parse-names":false,"suffix":""},{"dropping-particle":"","family":"Brown","given":"Oliver D","non-dropping-particle":"","parse-names":false,"suffix":""},{"dropping-particle":"","family":"Brown","given":"Allison K","non-dropping-particle":"","parse-names":false,"suffix":""},{"dropping-particle":"","family":"Buarque","given":"Igor Lima","non-dropping-particle":"","parse-names":false,"suffix":""},{"dropping-particle":"","family":"Bueno-Cañones","given":"Alejandro D","non-dropping-particle":"","parse-names":false,"suffix":""},{"dropping-particle":"","family":"Bulugma","given":"Mustafa R","non-dropping-particle":"","parse-names":false,"suffix":""},{"dropping-particle":"","family":"Burke","given":"Joshua R","non-dropping-particle":"","parse-names":false,"suffix":""},{"dropping-particle":"","family":"Byrne","given":"Matthew HV","non-dropping-particle":"","parse-names":false,"suffix":""},{"dropping-particle":"","family":"Cagigal-Ortega","given":"Elima P","non-dropping-particle":"","parse-names":false,"suffix":""},{"dropping-particle":"","family":"Callcut","given":"Rachael A","non-dropping-particle":"","parse-names":false,"suffix":""},{"dropping-particle":"DI","family":"Candido","given":"Francesca","non-dropping-particle":"","parse-names":false,"suffix":""},{"dropping-particle":"","family":"Canova","given":"Michaela E","non-dropping-particle":"","parse-names":false,"suffix":""},{"dropping-particle":"","family":"Carlos","given":"William J","non-dropping-particle":"","parse-names":false,"suffix":""},{"dropping-particle":"","family":"Caruana","given":"Edward J","non-dropping-particle":"","parse-names":false,"suffix":""},{"dropping-particle":"","family":"Cato","given":"Liam D","non-dropping-particle":"","parse-names":false,"suffix":""},{"dropping-particle":"","family":"Catton","given":"Andrew B","non-dropping-particle":"","parse-names":false,"suffix":""},{"dropping-particle":"","family":"Ceretti","given":"Andrea Pisani","non-dropping-particle":"","parse-names":false,"suffix":""},{"dropping-particle":"","family":"Chase","given":"Thomas JG","non-dropping-particle":"","parse-names":false,"suffix":""},{"dropping-particle":"Di","family":"Chiara","given":"Francesco","non-dropping-particle":"","parse-names":false,"suffix":""},{"dropping-particle":"","family":"Chowdhury","given":"Abeed H","non-dropping-particle":"","parse-names":false,"suffix":""},{"dropping-particle":"","family":"Chung","given":"Eric A","non-dropping-particle":"","parse-names":false,"suffix":""},{"dropping-particle":"","family":"Cicerchia","given":"Pierfranco M","non-dropping-particle":"","parse-names":false,"suffix":""},{"dropping-particle":"","family":"Clough","given":"Ethan CS","non-dropping-particle":"","parse-names":false,"suffix":""},{"dropping-particle":"","family":"Coleman","given":"Natasha L","non-dropping-particle":"","parse-names":false,"suffix":""},{"dropping-particle":"","family":"Collins","given":"Chris G","non-dropping-particle":"","parse-names":false,"suffix":""},{"dropping-particle":"","family":"Collins","given":"Michelle L","non-dropping-particle":"","parse-names":false,"suffix":""},{"dropping-particle":"","family":"Colonna","given":"Emily T","non-dropping-particle":"","parse-names":false,"suffix":""},{"dropping-particle":"V","family":"Comini","given":"Lara","non-dropping-particle":"","parse-names":false,"suffix":""},{"dropping-particle":"","family":"Connolly","given":"Tara M","non-dropping-particle":"","parse-names":false,"suffix":""},{"dropping-particle":"","family":"Coughlin","given":"Patrick A","non-dropping-particle":"","parse-names":false,"suffix":""},{"dropping-particle":"","family":"Cruzado","given":"Laura Fernández-Gomez","non-dropping-particle":"","parse-names":false,"suffix":""},{"dropping-particle":"","family":"Davidson","given":"Brian R","non-dropping-particle":"","parse-names":false,"suffix":""},{"dropping-particle":"","family":"Davies","given":"Richard J","non-dropping-particle":"","parse-names":false,"suffix":""},{"dropping-particle":"","family":"Davies","given":"Emma J","non-dropping-particle":"","parse-names":false,"suffix":""},{"dropping-particle":"","family":"Davis","given":"Niall F","non-dropping-particle":"","parse-names":false,"suffix":""},{"dropping-particle":"","family":"Dawson","given":"Brett E","non-dropping-particle":"","parse-names":false,"suffix":""},{"dropping-particle":"","family":"Dean","given":"Benjamin JF","non-dropping-particle":"","parse-names":false,"suffix":""},{"dropping-particle":"","family":"Delgado","given":"Maria Garcia-Conde","non-dropping-particle":"","parse-names":false,"suffix":""},{"dropping-particle":"","family":"Diaz","given":"Jose J","non-dropping-particle":"","parse-names":false,"suffix":""},{"dropping-particle":"","family":"Dickson","given":"Kathryn E","non-dropping-particle":"","parse-names":false,"suffix":""},{"dropping-particle":"","family":"Diez-Alonso","given":"Manuel M","non-dropping-particle":"","parse-names":false,"suffix":""},{"dropping-particle":"","family":"Dixon","given":"Jan R","non-dropping-particle":"","parse-names":false,"suffix":""},{"dropping-particle":"","family":"Doe","given":"Matthew J","non-dropping-particle":"","parse-names":false,"suffix":""},{"dropping-particle":"","family":"Drake","given":"Thomas D","non-dropping-particle":"","parse-names":false,"suffix":""},{"dropping-particle":"","family":"Drake","given":"Frederick T","non-dropping-particle":"","parse-names":false,"suffix":""},{"dropping-particle":"","family":"Duffy","given":"John P","non-dropping-particle":"","parse-names":false,"suffix":""},{"dropping-particle":"","family":"Dunne","given":"Declan FJ","non-dropping-particle":"","parse-names":false,"suffix":""},{"dropping-particle":"","family":"Dunne","given":"Naomi JM","non-dropping-particle":"","parse-names":false,"suffix":""},{"dropping-particle":"","family":"Durán-Muñoz-Cruzado","given":"Virginia M","non-dropping-particle":"","parse-names":false,"suffix":""},{"dropping-particle":"","family":"Durst","given":"Alexander ZE","non-dropping-particle":"","parse-names":false,"suffix":""},{"dropping-particle":"","family":"Eardley","given":"Nicola J","non-dropping-particle":"","parse-names":false,"suffix":""},{"dropping-particle":"","family":"Edwards","given":"John G","non-dropping-particle":"","parse-names":false,"suffix":""},{"dropping-particle":"","family":"Elfallal","given":"Ahmed H","non-dropping-particle":"","parse-names":false,"suffix":""},{"dropping-particle":"","family":"Elfiky","given":"Mahmoud MA","non-dropping-particle":"","parse-names":false,"suffix":""},{"dropping-particle":"","family":"Elliott","given":"Jessie A","non-dropping-particle":"","parse-names":false,"suffix":""},{"dropping-particle":"","family":"Emile","given":"Sameh H","non-dropping-particle":"","parse-names":false,"suffix":""},{"dropping-particle":"","family":"Emslie","given":"Katy M","non-dropping-particle":"","parse-names":false,"suffix":""},{"dropping-particle":"","family":"Endorf","given":"Frederick W","non-dropping-particle":"","parse-names":false,"suffix":""},{"dropping-particle":"","family":"Engel","given":"Jamie L","non-dropping-particle":"","parse-names":false,"suffix":""},{"dropping-particle":"","family":"Enjuto","given":"Diego T","non-dropping-particle":"","parse-names":false,"suffix":""},{"dropping-particle":"","family":"Etchill","given":"Eric W","non-dropping-particle":"","parse-names":false,"suffix":""},{"dropping-particle":"","family":"Evans","given":"Jonathan P","non-dropping-particle":"","parse-names":false,"suffix":""},{"dropping-particle":"","family":"Fahey","given":"Brian A","non-dropping-particle":"","parse-names":false,"suffix":""},{"dropping-particle":"","family":"Faria","given":"Carlos S","non-dropping-particle":"","parse-names":false,"suffix":""},{"dropping-particle":"V","family":"Feo","given":"Carlo","non-dropping-particle":"","parse-names":false,"suffix":""},{"dropping-particle":"","family":"Ferguson","given":"Henry JM","non-dropping-particle":"","parse-names":false,"suffix":""},{"dropping-particle":"","family":"Fernandez","given":"Beatriz Dieguez","non-dropping-particle":"","parse-names":false,"suffix":""},{"dropping-particle":"","family":"Fernandez","given":"Andres Garcia","non-dropping-particle":"","parse-names":false,"suffix":""},{"dropping-particle":"","family":"Fernández","given":"Antonio J","non-dropping-particle":"","parse-names":false,"suffix":""},{"dropping-particle":"","family":"Fernández-Pacheco","given":"Borja Camacho","non-dropping-particle":"","parse-names":false,"suffix":""},{"dropping-particle":"","family":"Fitzgerald","given":"J Edward","non-dropping-particle":"","parse-names":false,"suffix":""},{"dropping-particle":"","family":"Fonsi","given":"Giovanni B","non-dropping-particle":"","parse-names":false,"suffix":""},{"dropping-particle":"","family":"Font","given":"Roser Farré","non-dropping-particle":"","parse-names":false,"suffix":""},{"dropping-particle":"","family":"Fowler","given":"Amy L","non-dropping-particle":"","parse-names":false,"suffix":""},{"dropping-particle":"Di","family":"Franco","given":"Gregorio","non-dropping-particle":"","parse-names":false,"suffix":""},{"dropping-particle":"","family":"Fretwell","given":"Kenneth R","non-dropping-particle":"","parse-names":false,"suffix":""},{"dropping-particle":"","family":"Fructuoso","given":"Lorena Sanchon","non-dropping-particle":"","parse-names":false,"suffix":""},{"dropping-particle":"","family":"Fusai","given":"Giuseppe K","non-dropping-particle":"","parse-names":false,"suffix":""},{"dropping-particle":"","family":"Garcia","given":"Miguel Hernandez","non-dropping-particle":"","parse-names":false,"suffix":""},{"dropping-particle":"","family":"Garcia-Ureña","given":"Miguel Angel","non-dropping-particle":"","parse-names":false,"suffix":""},{"dropping-particle":"","family":"Gill","given":"Charn K","non-dropping-particle":"","parse-names":false,"suffix":""},{"dropping-particle":"","family":"Gisbertz","given":"Suzanne S","non-dropping-particle":"","parse-names":false,"suffix":""},{"dropping-particle":"Del","family":"Giudice","given":"Roberto","non-dropping-particle":"","parse-names":false,"suffix":""},{"dropping-particle":"","family":"Giuffrida","given":"Maria Carmela","non-dropping-particle":"","parse-names":false,"suffix":""},{"dropping-particle":"Di","family":"Giuseppe","given":"Matteo","non-dropping-particle":"","parse-names":false,"suffix":""},{"dropping-particle":"","family":"Gómez","given":"María Fanjul","non-dropping-particle":"","parse-names":false,"suffix":""},{"dropping-particle":"","family":"González","given":"Javier Serrano","non-dropping-particle":"","parse-names":false,"suffix":""},{"dropping-particle":"","family":"Griffiths","given":"Ewen A","non-dropping-particle":"","parse-names":false,"suffix":""},{"dropping-particle":"","family":"Guariglia","given":"Claudio A","non-dropping-particle":"","parse-names":false,"suffix":""},{"dropping-particle":"","family":"Hainsworth","given":"Alison J","non-dropping-particle":"","parse-names":false,"suffix":""},{"dropping-particle":"","family":"Hall","given":"Bria J","non-dropping-particle":"","parse-names":false,"suffix":""},{"dropping-particle":"","family":"Hall","given":"James RW","non-dropping-particle":"","parse-names":false,"suffix":""},{"dropping-particle":"","family":"Hammond","given":"John S","non-dropping-particle":"","parse-names":false,"suffix":""},{"dropping-particle":"","family":"Haqqani","given":"Maha H","non-dropping-particle":"","parse-names":false,"suffix":""},{"dropping-particle":"","family":"Harrison","given":"Ewen M","non-dropping-particle":"","parse-names":false,"suffix":""},{"dropping-particle":"","family":"Hazelton","given":"Joshua P","non-dropping-particle":"","parse-names":false,"suffix":""},{"dropping-particle":"van","family":"Heinsbergen","given":"Maarten","non-dropping-particle":"","parse-names":false,"suffix":""},{"dropping-particle":"","family":"Hill","given":"Arnold DK","non-dropping-particle":"","parse-names":false,"suffix":""},{"dropping-particle":"","family":"Hing","given":"Caroline B","non-dropping-particle":"","parse-names":false,"suffix":""},{"dropping-particle":"","family":"Hirji","given":"Sameer A","non-dropping-particle":"","parse-names":false,"suffix":""},{"dropping-particle":"","family":"Ho","given":"Michael WS","non-dropping-particle":"","parse-names":false,"suffix":""},{"dropping-particle":"","family":"Holbrook","given":"Charlotte M","non-dropping-particle":"","parse-names":false,"suffix":""},{"dropping-particle":"","family":"Holme","given":"Thomas J","non-dropping-particle":"","parse-names":false,"suffix":""},{"dropping-particle":"","family":"Hopkins","given":"James C","non-dropping-particle":"","parse-names":false,"suffix":""},{"dropping-particle":"","family":"Hopkinson","given":"David N","non-dropping-particle":"","parse-names":false,"suffix":""},{"dropping-particle":"","family":"Hossain","given":"Fahad S","non-dropping-particle":"","parse-names":false,"suffix":""},{"dropping-particle":"","family":"Hudson","given":"Victoria E","non-dropping-particle":"","parse-names":false,"suffix":""},{"dropping-particle":"","family":"Hughes","given":"Jane L","non-dropping-particle":"","parse-names":false,"suffix":""},{"dropping-particle":"","family":"Hwang","given":"E. Shelley","non-dropping-particle":"","parse-names":false,"suffix":""},{"dropping-particle":"","family":"Ibrahim","given":"Mohamed AH","non-dropping-particle":"","parse-names":false,"suffix":""},{"dropping-particle":"","family":"Isolani","given":"Simone M","non-dropping-particle":"","parse-names":false,"suffix":""},{"dropping-particle":"","family":"Jara","given":"Pablo Galindo","non-dropping-particle":"","parse-names":false,"suffix":""},{"dropping-particle":"","family":"Jenkinson","given":"Michael D","non-dropping-particle":"","parse-names":false,"suffix":""},{"dropping-particle":"","family":"Jenny","given":"Hillary E","non-dropping-particle":"","parse-names":false,"suffix":""},{"dropping-particle":"","family":"Jeyaretna","given":"Deva S","non-dropping-particle":"","parse-names":false,"suffix":""},{"dropping-particle":"","family":"Jones","given":"Robert P","non-dropping-particle":"","parse-names":false,"suffix":""},{"dropping-particle":"","family":"Jones","given":"Andrew P","non-dropping-particle":"","parse-names":false,"suffix":""},{"dropping-particle":"","family":"Jonker","given":"Pascal KC","non-dropping-particle":"","parse-names":false,"suffix":""},{"dropping-particle":"","family":"Jönsson","given":"Maria L","non-dropping-particle":"","parse-names":false,"suffix":""},{"dropping-particle":"","family":"Joyce","given":"Doireann P","non-dropping-particle":"","parse-names":false,"suffix":""},{"dropping-particle":"","family":"Kalkwarf","given":"Kyle J","non-dropping-particle":"","parse-names":false,"suffix":""},{"dropping-particle":"","family":"Kamarajah","given":"Sivesh K","non-dropping-particle":"","parse-names":false,"suffix":""},{"dropping-particle":"El","family":"Kassas","given":"Mohamed","non-dropping-particle":"","parse-names":false,"suffix":""},{"dropping-particle":"","family":"Kavanagh","given":"Dara O","non-dropping-particle":"","parse-names":false,"suffix":""},{"dropping-particle":"","family":"Keatley","given":"James M","non-dropping-particle":"","parse-names":false,"suffix":""},{"dropping-particle":"","family":"Khalefa","given":"Mohamed A","non-dropping-particle":"","parse-names":false,"suffix":""},{"dropping-particle":"","family":"Khan","given":"Jim S","non-dropping-particle":"","parse-names":false,"suffix":""},{"dropping-particle":"","family":"Kirmani","given":"Bilal H","non-dropping-particle":"","parse-names":false,"suffix":""},{"dropping-particle":"","family":"Kisiel","given":"Aaron P","non-dropping-particle":"","parse-names":false,"suffix":""},{"dropping-particle":"","family":"Kouris","given":"Spyros Marinos","non-dropping-particle":"","parse-names":false,"suffix":""},{"dropping-particle":"","family":"Kowal","given":"Mikolaj R","non-dropping-particle":"","parse-names":false,"suffix":""},{"dropping-particle":"","family":"Labib","given":"Peter L","non-dropping-particle":"","parse-names":false,"suffix":""},{"dropping-particle":"","family":"Larkin","given":"John O","non-dropping-particle":"","parse-names":false,"suffix":""},{"dropping-particle":"","family":"Lauscher","given":"Johannes C","non-dropping-particle":"","parse-names":false,"suffix":""},{"dropping-particle":"","family":"Leclercq","given":"Wouter KG","non-dropping-particle":"","parse-names":false,"suffix":""},{"dropping-particle":"","family":"Ledesma","given":"Frances SJ","non-dropping-particle":"","parse-names":false,"suffix":""},{"dropping-particle":"","family":"Leite-Moreira","given":"André M","non-dropping-particle":"","parse-names":false,"suffix":""},{"dropping-particle":"","family":"Leung","given":"Elaine YL","non-dropping-particle":"","parse-names":false,"suffix":""},{"dropping-particle":"","family":"Lewis","given":"Sophia E","non-dropping-particle":"","parse-names":false,"suffix":""},{"dropping-particle":"","family":"Lima","given":"Maria João","non-dropping-particle":"","parse-names":false,"suffix":""},{"dropping-particle":"","family":"Lin","given":"Daniel J","non-dropping-particle":"","parse-names":false,"suffix":""},{"dropping-particle":"","family":"Liu","given":"Helen H","non-dropping-particle":"","parse-names":false,"suffix":""},{"dropping-particle":"","family":"Lowery","given":"Aoife J","non-dropping-particle":"","parse-names":false,"suffix":""},{"dropping-particle":"","family":"Lozano","given":"Saida Martel","non-dropping-particle":"","parse-names":false,"suffix":""},{"dropping-particle":"","family":"Luney","given":"Catriona R","non-dropping-particle":"","parse-names":false,"suffix":""},{"dropping-particle":"","family":"Maia","given":"Mariana Magalhães","non-dropping-particle":"","parse-names":false,"suffix":""},{"dropping-particle":"","family":"Mariani","given":"Nicolò M","non-dropping-particle":"","parse-names":false,"suffix":""},{"dropping-particle":"V","family":"Marino","given":"Marco","non-dropping-particle":"","parse-names":false,"suffix":""},{"dropping-particle":"","family":"Marra","given":"Angelo A","non-dropping-particle":"","parse-names":false,"suffix":""},{"dropping-particle":"","family":"Marsh","given":"Christopher L","non-dropping-particle":"","parse-names":false,"suffix":""},{"dropping-particle":"","family":"Martin","given":"Robert CG","non-dropping-particle":"","parse-names":false,"suffix":""},{"dropping-particle":"","family":"McCluney","given":"Simon J","non-dropping-particle":"","parse-names":false,"suffix":""},{"dropping-particle":"","family":"McIntyre","given":"Robert C","non-dropping-particle":"","parse-names":false,"suffix":""},{"dropping-particle":"","family":"Mckay","given":"Siobhan C","non-dropping-particle":"","parse-names":false,"suffix":""},{"dropping-particle":"","family":"McKevitt","given":"Kevin L","non-dropping-particle":"","parse-names":false,"suffix":""},{"dropping-particle":"","family":"Meagher","given":"Ashley D","non-dropping-particle":"","parse-names":false,"suffix":""},{"dropping-particle":"","family":"Mehdi","given":"Mohammad Q","non-dropping-particle":"","parse-names":false,"suffix":""},{"dropping-particle":"","family":"Mehigan","given":"Brian J","non-dropping-particle":"","parse-names":false,"suffix":""},{"dropping-particle":"","family":"Miguel","given":"Melania Gonzalez-De","non-dropping-particle":"","parse-names":false,"suffix":""},{"dropping-particle":"De","family":"Miguel-Ardevines","given":"Maria-Carmen","non-dropping-particle":"","parse-names":false,"suffix":""},{"dropping-particle":"","family":"Miguel-Mendez","given":"Carlos San","non-dropping-particle":"","parse-names":false,"suffix":""},{"dropping-particle":"","family":"Mills","given":"Sarah J","non-dropping-particle":"","parse-names":false,"suffix":""},{"dropping-particle":"","family":"Mohan","given":"Helen M","non-dropping-particle":"","parse-names":false,"suffix":""},{"dropping-particle":"","family":"Moir","given":"John AG","non-dropping-particle":"","parse-names":false,"suffix":""},{"dropping-particle":"","family":"Monson","given":"John RT","non-dropping-particle":"","parse-names":false,"suffix":""},{"dropping-particle":"","family":"Monteiro","given":"Joana M","non-dropping-particle":"","parse-names":false,"suffix":""},{"dropping-particle":"","family":"Montella","given":"Maria T","non-dropping-particle":"","parse-names":false,"suffix":""},{"dropping-particle":"","family":"Montesinos","given":"Cristina Soto","non-dropping-particle":"","parse-names":false,"suffix":""},{"dropping-particle":"","family":"Morgom","given":"Marwa M","non-dropping-particle":"","parse-names":false,"suffix":""},{"dropping-particle":"","family":"Moura","given":"Francisco S","non-dropping-particle":"","parse-names":false,"suffix":""},{"dropping-particle":"","family":"Muguerza","given":"Jose M","non-dropping-particle":"","parse-names":false,"suffix":""},{"dropping-particle":"","family":"Murphy","given":"Suzanne H","non-dropping-particle":"","parse-names":false,"suffix":""},{"dropping-particle":"De","family":"Nardi","given":"Paola","non-dropping-particle":"","parse-names":false,"suffix":""},{"dropping-particle":"","family":"Naumann","given":"David N","non-dropping-particle":"","parse-names":false,"suffix":""},{"dropping-particle":"","family":"Neary","given":"Paul C","non-dropping-particle":"","parse-names":false,"suffix":""},{"dropping-particle":"","family":"Neely","given":"David TA","non-dropping-particle":"","parse-names":false,"suffix":""},{"dropping-particle":"","family":"Ng-Kamstra","given":"Joshua S","non-dropping-particle":"","parse-names":false,"suffix":""},{"dropping-particle":"","family":"Ngu","given":"Albert WT","non-dropping-particle":"","parse-names":false,"suffix":""},{"dropping-particle":"","family":"Nguyen","given":"Truong A","non-dropping-particle":"","parse-names":false,"suffix":""},{"dropping-particle":"","family":"Nita","given":"George E","non-dropping-particle":"","parse-names":false,"suffix":""},{"dropping-particle":"","family":"Nunes","given":"Quentin M","non-dropping-particle":"","parse-names":false,"suffix":""},{"dropping-particle":"","family":"Nygaard","given":"Rachel M","non-dropping-particle":"","parse-names":false,"suffix":""},{"dropping-particle":"","family":"O'Meara","given":"Lindsay B","non-dropping-particle":"","parse-names":false,"suffix":""},{"dropping-particle":"","family":"O'Neill","given":"John R","non-dropping-particle":"","parse-names":false,"suffix":""},{"dropping-particle":"","family":"Okafor","given":"Barbara U","non-dropping-particle":"","parse-names":false,"suffix":""},{"dropping-particle":"","family":"Olson","given":"Steven A","non-dropping-particle":"","parse-names":false,"suffix":""},{"dropping-particle":"","family":"Oo","given":"Aung Y","non-dropping-particle":"","parse-names":false,"suffix":""},{"dropping-particle":"","family":"Ormazabal","given":"Pablo Collera","non-dropping-particle":"","parse-names":false,"suffix":""},{"dropping-particle":"","family":"Osorio","given":"Alexander L","non-dropping-particle":"","parse-names":false,"suffix":""},{"dropping-particle":"","family":"Pachl","given":"Max J","non-dropping-particle":"","parse-names":false,"suffix":""},{"dropping-particle":"","family":"Parry","given":"James T","non-dropping-particle":"","parse-names":false,"suffix":""},{"dropping-particle":"","family":"Patel","given":"Panna K","non-dropping-particle":"","parse-names":false,"suffix":""},{"dropping-particle":"","family":"Pérez","given":"David Díaz","non-dropping-particle":"","parse-names":false,"suffix":""},{"dropping-particle":"","family":"Pérez","given":"Carolina Martínez","non-dropping-particle":"","parse-names":false,"suffix":""},{"dropping-particle":"","family":"Pérez-Sánchez","given":"Luis E","non-dropping-particle":"","parse-names":false,"suffix":""},{"dropping-particle":"","family":"Pevidal","given":"Ana Nogues","non-dropping-particle":"","parse-names":false,"suffix":""},{"dropping-particle":"","family":"Pezzuto","given":"Anna P","non-dropping-particle":"","parse-names":false,"suffix":""},{"dropping-particle":"","family":"Philp","given":"Matthew M","non-dropping-particle":"","parse-names":false,"suffix":""},{"dropping-particle":"","family":"Pinkney","given":"Thomas D","non-dropping-particle":"","parse-names":false,"suffix":""},{"dropping-particle":"","family":"Pollok","given":"Joerg M","non-dropping-particle":"","parse-names":false,"suffix":""},{"dropping-particle":"","family":"Povey","given":"Meical G","non-dropping-particle":"","parse-names":false,"suffix":""},{"dropping-particle":"","family":"Poza","given":"Alfredo Alonso","non-dropping-particle":"","parse-names":false,"suffix":""},{"dropping-particle":"","family":"Rajgor","given":"Amarkumar D","non-dropping-particle":"","parse-names":false,"suffix":""},{"dropping-particle":"","family":"Rao","given":"Jagan N","non-dropping-particle":"","parse-names":false,"suffix":""},{"dropping-particle":"","family":"Raptis","given":"Dimitri A","non-dropping-particle":"","parse-names":false,"suffix":""},{"dropping-particle":"","family":"Rice","given":"Henry E","non-dropping-particle":"","parse-names":false,"suffix":""},{"dropping-particle":"","family":"Ridgway","given":"Paul F","non-dropping-particle":"","parse-names":false,"suffix":""},{"dropping-particle":"","family":"Rivas","given":"Ana Munoz","non-dropping-particle":"","parse-names":false,"suffix":""},{"dropping-particle":"","family":"Rodriguez-Sanjuan","given":"Juan C","non-dropping-particle":"","parse-names":false,"suffix":""},{"dropping-particle":"","family":"Rogers","given":"Luke J","non-dropping-particle":"","parse-names":false,"suffix":""},{"dropping-particle":"Da","family":"Roit","given":"Anna","non-dropping-particle":"","parse-names":false,"suffix":""},{"dropping-particle":"","family":"Rollett","given":"Rebecca A","non-dropping-particle":"","parse-names":false,"suffix":""},{"dropping-particle":"","family":"Romera","given":"Jose L","non-dropping-particle":"","parse-names":false,"suffix":""},{"dropping-particle":"","family":"Rooney","given":"Siobhan M","non-dropping-particle":"","parse-names":false,"suffix":""},{"dropping-particle":"","family":"Roxo","given":"Vanessa I","non-dropping-particle":"","parse-names":false,"suffix":""},{"dropping-particle":"Le","family":"Roy","given":"Bertrand","non-dropping-particle":"","parse-names":false,"suffix":""},{"dropping-particle":"","family":"Rubio","given":"Eduardo E","non-dropping-particle":"","parse-names":false,"suffix":""},{"dropping-particle":"","family":"Ruiz","given":"Carolina Castro","non-dropping-particle":"","parse-names":false,"suffix":""},{"dropping-particle":"","family":"Ruiz","given":"Manuel Losada","non-dropping-particle":"","parse-names":false,"suffix":""},{"dropping-particle":"","family":"Ryan","given":"Éanna J","non-dropping-particle":"","parse-names":false,"suffix":""},{"dropping-particle":"","family":"Saad","given":"Abdel Rahman","non-dropping-particle":"","parse-names":false,"suffix":""},{"dropping-particle":"","family":"Saeed","given":"Samerah A","non-dropping-particle":"","parse-names":false,"suffix":""},{"dropping-particle":"","family":"Salama","given":"Hiba A","non-dropping-particle":"","parse-names":false,"suffix":""},{"dropping-particle":"","family":"Salamah","given":"Abdulrauf A","non-dropping-particle":"","parse-names":false,"suffix":""},{"dropping-particle":"","family":"Samaniego","given":"María Gutiérrez","non-dropping-particle":"","parse-names":false,"suffix":""},{"dropping-particle":"","family":"Sampietro","given":"Gianluca M","non-dropping-particle":"","parse-names":false,"suffix":""},{"dropping-particle":"","family":"Sarma","given":"Diwakar R","non-dropping-particle":"","parse-names":false,"suffix":""},{"dropping-particle":"","family":"Schaffer","given":"Kathryn B","non-dropping-particle":"","parse-names":false,"suffix":""},{"dropping-particle":"","family":"Schnitzbauer","given":"Andreas A","non-dropping-particle":"","parse-names":false,"suffix":""},{"dropping-particle":"","family":"Scurrah","given":"Rachel J","non-dropping-particle":"","parse-names":false,"suffix":""},{"dropping-particle":"","family":"Serevina","given":"Olivia L","non-dropping-particle":"","parse-names":false,"suffix":""},{"dropping-particle":"","family":"Serralheiro","given":"Pedro A","non-dropping-particle":"","parse-names":false,"suffix":""},{"dropping-particle":"","family":"Sewards","given":"Joseph M","non-dropping-particle":"","parse-names":false,"suffix":""},{"dropping-particle":"","family":"Shackcloth","given":"Michael J","non-dropping-particle":"","parse-names":false,"suffix":""},{"dropping-particle":"V","family":"Shaw","given":"Abigail","non-dropping-particle":"","parse-names":false,"suffix":""},{"dropping-particle":"","family":"Sheel","given":"Andrea RG","non-dropping-particle":"","parse-names":false,"suffix":""},{"dropping-particle":"","family":"Sica","given":"Giuseppe S","non-dropping-particle":"","parse-names":false,"suffix":""},{"dropping-particle":"De","family":"Simone","given":"Veronica","non-dropping-particle":"","parse-names":false,"suffix":""},{"dropping-particle":"","family":"Singh","given":"Aminder A","non-dropping-particle":"","parse-names":false,"suffix":""},{"dropping-particle":"","family":"Singh","given":"Rabindra P","non-dropping-particle":"","parse-names":false,"suffix":""},{"dropping-particle":"","family":"Skelly","given":"Brendan L","non-dropping-particle":"","parse-names":false,"suffix":""},{"dropping-particle":"","family":"Smith","given":"Henry G","non-dropping-particle":"","parse-names":false,"suffix":""},{"dropping-particle":"","family":"Sohail","given":"Amir H","non-dropping-particle":"","parse-names":false,"suffix":""},{"dropping-particle":"","family":"Spalding","given":"Duncan R","non-dropping-particle":"","parse-names":false,"suffix":""},{"dropping-particle":"","family":"Springford","given":"Laurie R","non-dropping-particle":"","parse-names":false,"suffix":""},{"dropping-particle":"","family":"Ssentongo","given":"Anna E","non-dropping-particle":"","parse-names":false,"suffix":""},{"dropping-particle":"","family":"Steinkamp","given":"Pieter J","non-dropping-particle":"","parse-names":false,"suffix":""},{"dropping-particle":"","family":"Stevens","given":"Kent A","non-dropping-particle":"","parse-names":false,"suffix":""},{"dropping-particle":"","family":"Stewart","given":"Grant D","non-dropping-particle":"","parse-names":false,"suffix":""},{"dropping-particle":"","family":"Stylianides","given":"Nicholas A","non-dropping-particle":"","parse-names":false,"suffix":""},{"dropping-particle":"","family":"Sullivan","given":"Tom BB","non-dropping-particle":"","parse-names":false,"suffix":""},{"dropping-particle":"","family":"Taher","given":"Ahmed SA","non-dropping-particle":"","parse-names":false,"suffix":""},{"dropping-particle":"","family":"Tamimy","given":"Muhammad S","non-dropping-particle":"","parse-names":false,"suffix":""},{"dropping-particle":"","family":"Tang","given":"Alethea M","non-dropping-particle":"","parse-names":false,"suffix":""},{"dropping-particle":"","family":"Tebala","given":"Giovanni D","non-dropping-particle":"","parse-names":false,"suffix":""},{"dropping-particle":"","family":"Tejero-Pintor","given":"Francisco J","non-dropping-particle":"","parse-names":false,"suffix":""},{"dropping-particle":"","family":"Thaha","given":"Mohamed A","non-dropping-particle":"","parse-names":false,"suffix":""},{"dropping-particle":"","family":"Thomas","given":"Amy J","non-dropping-particle":"","parse-names":false,"suffix":""},{"dropping-particle":"De","family":"Toma","given":"Giorgio","non-dropping-particle":"","parse-names":false,"suffix":""},{"dropping-particle":"La","family":"Torre","given":"Filippo","non-dropping-particle":"","parse-names":false,"suffix":""},{"dropping-particle":"","family":"Torres","given":"Antonio J","non-dropping-particle":"","parse-names":false,"suffix":""},{"dropping-particle":"","family":"Townshend","given":"David N","non-dropping-particle":"","parse-names":false,"suffix":""},{"dropping-particle":"","family":"Trout","given":"Isobel M","non-dropping-particle":"","parse-names":false,"suffix":""},{"dropping-particle":"","family":"Tucker","given":"Sarah C","non-dropping-particle":"","parse-names":false,"suffix":""},{"dropping-particle":"","family":"Ubhi","given":"Harmony K","non-dropping-particle":"","parse-names":false,"suffix":""},{"dropping-particle":"","family":"Vega","given":"Viviana A","non-dropping-particle":"","parse-names":false,"suffix":""},{"dropping-particle":"","family":"Velmahos","given":"George C","non-dropping-particle":"","parse-names":false,"suffix":""},{"dropping-particle":"","family":"Velopulos","given":"Catherine G","non-dropping-particle":"","parse-names":false,"suffix":""},{"dropping-particle":"","family":"Viswanath","given":"Yirupaiahgari KS","non-dropping-particle":"","parse-names":false,"suffix":""},{"dropping-particle":"","family":"Vivas","given":"Alfredo A","non-dropping-particle":"","parse-names":false,"suffix":""},{"dropping-particle":"","family":"Wade","given":"Ryckie G","non-dropping-particle":"","parse-names":false,"suffix":""},{"dropping-particle":"","family":"Wadley","given":"Martin S","non-dropping-particle":"","parse-names":false,"suffix":""},{"dropping-particle":"","family":"Wall","given":"Joshua JS","non-dropping-particle":"","parse-names":false,"suffix":""},{"dropping-particle":"","family":"Walters","given":"Andrew M","non-dropping-particle":"","parse-names":false,"suffix":""},{"dropping-particle":"","family":"Warren","given":"Oliver J","non-dropping-particle":"","parse-names":false,"suffix":""},{"dropping-particle":"","family":"Weerasinghe","given":"Chamindri K","non-dropping-particle":"","parse-names":false,"suffix":""},{"dropping-particle":"","family":"Wilkin","given":"Richard JW","non-dropping-particle":"","parse-names":false,"suffix":""},{"dropping-particle":"","family":"Williams","given":"Katherine J","non-dropping-particle":"","parse-names":false,"suffix":""},{"dropping-particle":"","family":"Winter","given":"Stuart C","non-dropping-particle":"","parse-names":false,"suffix":""},{"dropping-particle":"","family":"Wormald","given":"Justin CR","non-dropping-particle":"","parse-names":false,"suffix":""},{"dropping-particle":"","family":"Wright","given":"Franklin L","non-dropping-particle":"","parse-names":false,"suffix":""},{"dropping-particle":"","family":"Xyda","given":"Souzana E","non-dropping-particle":"","parse-names":false,"suffix":""},{"dropping-particle":"","family":"Young","given":"Alastair L","non-dropping-particle":"","parse-names":false,"suffix":""},{"dropping-particle":"","family":"Youssef","given":"Mina MG","non-dropping-particle":"","parse-names":false,"suffix":""},{"dropping-particle":"","family":"Yousuf","given":"Farhat B","non-dropping-particle":"","parse-names":false,"suffix":""},{"dropping-particle":"El","family":"Youzouri","given":"Hanan","non-dropping-particle":"","parse-names":false,"suffix":""},{"dropping-particle":"","family":"Zappa","given":"Marco A","non-dropping-particle":"","parse-names":false,"suffix":""},{"dropping-particle":"","family":"Abate","given":"Emmanuele","non-dropping-particle":"","parse-names":false,"suffix":""},{"dropping-particle":"","family":"Abdalaziz","given":"Hossam","non-dropping-particle":"","parse-names":false,"suffix":""},{"dropping-particle":"","family":"Abdelkarim","given":"Mostafa","non-dropping-particle":"","parse-names":false,"suffix":""},{"dropping-particle":"","family":"Abdou","given":"Hossam","non-dropping-particle":"","parse-names":false,"suffix":""},{"dropping-particle":"","family":"Aboelkassem-Ibrahim","given":"Ahmad","non-dropping-particle":"","parse-names":false,"suffix":""},{"dropping-particle":"","family":"Abuown","given":"Ala","non-dropping-particle":"","parse-names":false,"suffix":""},{"dropping-particle":"","family":"Acebes-Garcia","given":"Fernando","non-dropping-particle":"","parse-names":false,"suffix":""},{"dropping-particle":"","family":"Acharya","given":"Metesh","non-dropping-particle":"","parse-names":false,"suffix":""},{"dropping-particle":"","family":"Adamina","given":"Michel","non-dropping-particle":"","parse-names":false,"suffix":""},{"dropping-particle":"","family":"Addae-Boateng","given":"Emmanuel","non-dropping-particle":"","parse-names":false,"suffix":""},{"dropping-particle":"","family":"Aftab","given":"Raiyyan","non-dropping-particle":"","parse-names":false,"suffix":""},{"dropping-particle":"","family":"Agarwal","given":"Arnav","non-dropping-particle":"","parse-names":false,"suffix":""},{"dropping-particle":"","family":"Aguilar","given":"José","non-dropping-particle":"","parse-names":false,"suffix":""},{"dropping-particle":"","family":"Ahmed","given":"Yousra","non-dropping-particle":"","parse-names":false,"suffix":""},{"dropping-particle":"","family":"Aitken","given":"Emma","non-dropping-particle":"","parse-names":false,"suffix":""},{"dropping-particle":"","family":"Al-Azzawi","given":"Marwa","non-dropping-particle":"","parse-names":false,"suffix":""},{"dropping-particle":"","family":"Al-Embideen","given":"Somya","non-dropping-particle":"","parse-names":false,"suffix":""},{"dropping-particle":"","family":"Al-Masri","given":"Mahmoud","non-dropping-particle":"","parse-names":false,"suffix":""},{"dropping-particle":"","family":"Al-Najjar","given":"Hani","non-dropping-particle":"","parse-names":false,"suffix":""},{"dropping-particle":"","family":"Al-Sukaini","given":"Ahmad","non-dropping-particle":"","parse-names":false,"suffix":""},{"dropping-particle":"","family":"Alam","given":"Ruhina","non-dropping-particle":"","parse-names":false,"suffix":""},{"dropping-particle":"","family":"Alderson","given":"Derek","non-dropping-particle":"","parse-names":false,"suffix":""},{"dropping-particle":"","family":"Aliyeva","given":"Zumrud","non-dropping-particle":"","parse-names":false,"suffix":""},{"dropping-particle":"","family":"Aljanadi","given":"Firas","non-dropping-particle":"","parse-names":false,"suffix":""},{"dropping-particle":"","family":"Almasri","given":"Murad","non-dropping-particle":"","parse-names":false,"suffix":""},{"dropping-particle":"","family":"Alonso-Ortuño","given":"Paula","non-dropping-particle":"","parse-names":false,"suffix":""},{"dropping-particle":"","family":"Altintoprak","given":"Fatih","non-dropping-particle":"","parse-names":false,"suffix":""},{"dropping-particle":"","family":"Amira","given":"Gamal","non-dropping-particle":"","parse-names":false,"suffix":""},{"dropping-particle":"","family":"Amjad","given":"Rabbia","non-dropping-particle":"","parse-names":false,"suffix":""},{"dropping-particle":"","family":"Anania","given":"Gabriele","non-dropping-particle":"","parse-names":false,"suffix":""},{"dropping-particle":"","family":"Andabaka","given":"Tatjana","non-dropping-particle":"","parse-names":false,"suffix":""},{"dropping-particle":"","family":"Angelou","given":"Dimitrios","non-dropping-particle":"","parse-names":false,"suffix":""},{"dropping-particle":"","family":"Annamalai","given":"Seethalakshmi","non-dropping-particle":"","parse-names":false,"suffix":""},{"dropping-particle":"","family":"Annessi","given":"Valerio","non-dropping-particle":"","parse-names":false,"suffix":""},{"dropping-particle":"","family":"Anthoney","given":"James","non-dropping-particle":"","parse-names":false,"suffix":""},{"dropping-particle":"","family":"Anwar","given":"Sibtain","non-dropping-particle":"","parse-names":false,"suffix":""},{"dropping-particle":"","family":"Anwer","given":"Mariyah","non-dropping-particle":"","parse-names":false,"suffix":""},{"dropping-particle":"","family":"Aragon-Chamizo","given":"Juan","non-dropping-particle":"","parse-names":false,"suffix":""},{"dropping-particle":"","family":"Ardito","given":"Antonella","non-dropping-particle":"","parse-names":false,"suffix":""},{"dropping-particle":"","family":"Arigoni","given":"Michele","non-dropping-particle":"","parse-names":false,"suffix":""},{"dropping-particle":"","family":"Armao","given":"Teodora","non-dropping-particle":"","parse-names":false,"suffix":""},{"dropping-particle":"","family":"Arminio","given":"Armando","non-dropping-particle":"","parse-names":false,"suffix":""},{"dropping-particle":"","family":"Armstrong","given":"Lara","non-dropping-particle":"","parse-names":false,"suffix":""},{"dropping-particle":"","family":"Arnaud","given":"Alexis","non-dropping-particle":"","parse-names":false,"suffix":""},{"dropping-particle":"","family":"Asaad","given":"Peter","non-dropping-particle":"","parse-names":false,"suffix":""},{"dropping-particle":"","family":"Ashcroft","given":"James","non-dropping-particle":"","parse-names":false,"suffix":""},{"dropping-particle":"","family":"Ashmore","given":"Christopher","non-dropping-particle":"","parse-names":false,"suffix":""},{"dropping-particle":"","family":"Asqalan","given":"Ahmad","non-dropping-particle":"","parse-names":false,"suffix":""},{"dropping-particle":"","family":"Asti","given":"Emanuele","non-dropping-particle":"","parse-names":false,"suffix":""},{"dropping-particle":"","family":"Aubry","given":"Emmanuelle","non-dropping-particle":"","parse-names":false,"suffix":""},{"dropping-particle":"","family":"Aytac","given":"Erman","non-dropping-particle":"","parse-names":false,"suffix":""},{"dropping-particle":"","family":"Ayuso-Herrera","given":"Esther","non-dropping-particle":"","parse-names":false,"suffix":""},{"dropping-particle":"","family":"Baeza","given":"Melody","non-dropping-particle":"","parse-names":false,"suffix":""},{"dropping-particle":"","family":"Bailon-Cuadrado","given":"Martin","non-dropping-particle":"","parse-names":false,"suffix":""},{"dropping-particle":"","family":"Bakmaz","given":"Bernarda","non-dropping-particle":"","parse-names":false,"suffix":""},{"dropping-particle":"","family":"Baldi","given":"Caterina","non-dropping-particle":"","parse-names":false,"suffix":""},{"dropping-particle":"","family":"Baldini","given":"Edoardo","non-dropping-particle":"","parse-names":false,"suffix":""},{"dropping-particle":"","family":"Baldo","given":"Stefano","non-dropping-particle":"","parse-names":false,"suffix":""},{"dropping-particle":"","family":"Ballabio","given":"Michele","non-dropping-particle":"","parse-names":false,"suffix":""},{"dropping-particle":"","family":"Baloyiannis","given":"Ioannis","non-dropping-particle":"","parse-names":false,"suffix":""},{"dropping-particle":"","family":"Baltazar","given":"Gerard","non-dropping-particle":"","parse-names":false,"suffix":""},{"dropping-particle":"","family":"Bàmbina","given":"Fabrizio","non-dropping-particle":"","parse-names":false,"suffix":""},{"dropping-particle":"","family":"Bandiera","given":"Alessandro","non-dropping-particle":"","parse-names":false,"suffix":""},{"dropping-particle":"","family":"Barlow","given":"Emma","non-dropping-particle":"","parse-names":false,"suffix":""},{"dropping-particle":"","family":"Barmasse","given":"Roberto","non-dropping-particle":"","parse-names":false,"suffix":""},{"dropping-particle":"","family":"Barmpagianni","given":"Christina","non-dropping-particle":"","parse-names":false,"suffix":""},{"dropping-particle":"","family":"Baronio","given":"Gianluca","non-dropping-particle":"","parse-names":false,"suffix":""},{"dropping-particle":"","family":"Barra","given":"Fabio","non-dropping-particle":"","parse-names":false,"suffix":""},{"dropping-particle":"","family":"Bartsch","given":"Anne-Marie","non-dropping-particle":"","parse-names":false,"suffix":""},{"dropping-particle":"","family":"Basgaran","given":"Amedra","non-dropping-particle":"","parse-names":false,"suffix":""},{"dropping-particle":"","family":"Basha","given":"Amr","non-dropping-particle":"","parse-names":false,"suffix":""},{"dropping-particle":"","family":"Bashkirova","given":"Varvara","non-dropping-particle":"","parse-names":false,"suffix":""},{"dropping-particle":"","family":"Bastazza","given":"Marco","non-dropping-particle":"","parse-names":false,"suffix":""},{"dropping-particle":"","family":"Baumber","given":"Rachel","non-dropping-particle":"","parse-names":false,"suffix":""},{"dropping-particle":"","family":"Belcher","given":"Elizabeth","non-dropping-particle":"","parse-names":false,"suffix":""},{"dropping-particle":"","family":"Belvedere","given":"Angela","non-dropping-particle":"","parse-names":false,"suffix":""},{"dropping-particle":"","family":"Benítez-Linero","given":"Inmaculada","non-dropping-particle":"","parse-names":false,"suffix":""},{"dropping-particle":"","family":"Bergeat","given":"Damien","non-dropping-particle":"","parse-names":false,"suffix":""},{"dropping-particle":"","family":"Bernasconi","given":"Matteo","non-dropping-particle":"","parse-names":false,"suffix":""},{"dropping-particle":"","family":"Bhalla","given":"Ashish","non-dropping-particle":"","parse-names":false,"suffix":""},{"dropping-particle":"","family":"Bhutiani","given":"Neal","non-dropping-particle":"","parse-names":false,"suffix":""},{"dropping-particle":"","family":"Bianco","given":"Federica","non-dropping-particle":"","parse-names":false,"suffix":""},{"dropping-particle":"","family":"Bisagni","given":"Pietro","non-dropping-particle":"","parse-names":false,"suffix":""},{"dropping-particle":"","family":"Blake","given":"Iain","non-dropping-particle":"","parse-names":false,"suffix":""},{"dropping-particle":"","family":"Blanco-Colino","given":"Ruth","non-dropping-particle":"","parse-names":false,"suffix":""},{"dropping-particle":"","family":"Blazquez-Martin","given":"Alma","non-dropping-particle":"","parse-names":false,"suffix":""},{"dropping-particle":"","family":"Boal","given":"Matthew","non-dropping-particle":"","parse-names":false,"suffix":""},{"dropping-particle":"","family":"Bonavina","given":"Luigi","non-dropping-particle":"","parse-names":false,"suffix":""},{"dropping-particle":"","family":"Bonavina","given":"Giulia","non-dropping-particle":"","parse-names":false,"suffix":""},{"dropping-particle":"","family":"Bond-Smith","given":"Giles","non-dropping-particle":"","parse-names":false,"suffix":""},{"dropping-particle":"","family":"Booth","given":"Karen","non-dropping-particle":"","parse-names":false,"suffix":""},{"dropping-particle":"","family":"Borges","given":"Filipe","non-dropping-particle":"","parse-names":false,"suffix":""},{"dropping-particle":"","family":"Borghi","given":"Felice","non-dropping-particle":"","parse-names":false,"suffix":""},{"dropping-particle":"","family":"Bouchagier","given":"Konstantinos","non-dropping-particle":"","parse-names":false,"suffix":""},{"dropping-particle":"","family":"Bourke","given":"Grainne","non-dropping-particle":"","parse-names":false,"suffix":""},{"dropping-particle":"","family":"Boyle","given":"Emily","non-dropping-particle":"","parse-names":false,"suffix":""},{"dropping-particle":"","family":"Brachini","given":"Gioia","non-dropping-particle":"","parse-names":false,"suffix":""},{"dropping-particle":"","family":"Brain","given":"Jessie","non-dropping-particle":"","parse-names":false,"suffix":""},{"dropping-particle":"","family":"Brar","given":"Amanpreet","non-dropping-particle":"","parse-names":false,"suffix":""},{"dropping-particle":"","family":"Breckles","given":"Lisa","non-dropping-particle":"","parse-names":false,"suffix":""},{"dropping-particle":"","family":"Bretagnol","given":"Frédéric","non-dropping-particle":"","parse-names":false,"suffix":""},{"dropping-particle":"","family":"Brixton","given":"Genevieve","non-dropping-particle":"","parse-names":false,"suffix":""},{"dropping-particle":"","family":"Bruzzaniti","given":"Placido","non-dropping-particle":"","parse-names":false,"suffix":""},{"dropping-particle":"","family":"Bueser","given":"Teofila","non-dropping-particle":"","parse-names":false,"suffix":""},{"dropping-particle":"","family":"Burnside","given":"Nathan","non-dropping-particle":"","parse-names":false,"suffix":""},{"dropping-particle":"","family":"Caballero","given":"Albert","non-dropping-particle":"","parse-names":false,"suffix":""},{"dropping-particle":"","family":"Calcerrada-Alises","given":"Enrique","non-dropping-particle":"","parse-names":false,"suffix":""},{"dropping-particle":"","family":"Callahan","given":"Miriam","non-dropping-particle":"","parse-names":false,"suffix":""},{"dropping-particle":"","family":"Camarero","given":"Enrique","non-dropping-particle":"","parse-names":false,"suffix":""},{"dropping-particle":"","family":"Campagnaro","given":"Tommaso","non-dropping-particle":"","parse-names":false,"suffix":""},{"dropping-particle":"","family":"Campanelli","given":"Michela","non-dropping-particle":"","parse-names":false,"suffix":""},{"dropping-particle":"","family":"Candiani","given":"Massimo","non-dropping-particle":"","parse-names":false,"suffix":""},{"dropping-particle":"","family":"Cannoletta","given":"Marina","non-dropping-particle":"","parse-names":false,"suffix":""},{"dropping-particle":"","family":"Cantalejo-Diaz","given":"Miguel","non-dropping-particle":"","parse-names":false,"suffix":""},{"dropping-particle":"","family":"Cao","given":"Han","non-dropping-particle":"","parse-names":false,"suffix":""},{"dropping-particle":"","family":"Capelli","given":"Patrizio","non-dropping-particle":"","parse-names":false,"suffix":""},{"dropping-particle":"","family":"Capizzi","given":"Vita","non-dropping-particle":"","parse-names":false,"suffix":""},{"dropping-particle":"","family":"Carcano","given":"Giulio","non-dropping-particle":"","parse-names":false,"suffix":""},{"dropping-particle":"","family":"Carissimi","given":"Francesca","non-dropping-particle":"","parse-names":false,"suffix":""},{"dropping-particle":"","family":"Carlini","given":"Massimo","non-dropping-particle":"","parse-names":false,"suffix":""},{"dropping-particle":"","family":"Carlucci","given":"Michele","non-dropping-particle":"","parse-names":false,"suffix":""},{"dropping-particle":"","family":"Carmichael","given":"Heather","non-dropping-particle":"","parse-names":false,"suffix":""},{"dropping-particle":"","family":"Carrasco","given":"Milagros","non-dropping-particle":"","parse-names":false,"suffix":""},{"dropping-particle":"","family":"Carrillo","given":"Mariana","non-dropping-particle":"","parse-names":false,"suffix":""},{"dropping-particle":"","family":"Carvello","given":"Michele","non-dropping-particle":"","parse-names":false,"suffix":""},{"dropping-particle":"","family":"Casati","given":"Massimiliano","non-dropping-particle":"","parse-names":false,"suffix":""},{"dropping-particle":"","family":"Castoro","given":"Carlo","non-dropping-particle":"","parse-names":false,"suffix":""},{"dropping-particle":"","family":"Catalan","given":"Vanesa","non-dropping-particle":"","parse-names":false,"suffix":""},{"dropping-particle":"","family":"Cavaleiro","given":"Salomé","non-dropping-particle":"","parse-names":false,"suffix":""},{"dropping-particle":"","family":"Cellerino","given":"Paola","non-dropping-particle":"","parse-names":false,"suffix":""},{"dropping-particle":"","family":"Centinaio","given":"Giovanna","non-dropping-particle":"","parse-names":false,"suffix":""},{"dropping-particle":"","family":"Cernei","given":"Cristina","non-dropping-particle":"","parse-names":false,"suffix":""},{"dropping-particle":"","family":"Cerro","given":"Cristina","non-dropping-particle":"","parse-names":false,"suffix":""},{"dropping-particle":"","family":"Cervellera","given":"Maurizio","non-dropping-particle":"","parse-names":false,"suffix":""},{"dropping-particle":"","family":"Chakrabortee","given":"Sohini","non-dropping-particle":"","parse-names":false,"suffix":""},{"dropping-particle":"","family":"Chamberlain","given":"Stephanie","non-dropping-particle":"","parse-names":false,"suffix":""},{"dropping-particle":"","family":"Chan","given":"Jeffrey","non-dropping-particle":"","parse-names":false,"suffix":""},{"dropping-particle":"","family":"Chang","given":"Grace","non-dropping-particle":"","parse-names":false,"suffix":""},{"dropping-particle":"","family":"Chaudhry","given":"Dauod","non-dropping-particle":"","parse-names":false,"suffix":""},{"dropping-particle":"","family":"Chebaro","given":"Alexandre","non-dropping-particle":"","parse-names":false,"suffix":""},{"dropping-particle":"","family":"Chen","given":"David","non-dropping-particle":"","parse-names":false,"suffix":""},{"dropping-particle":"","family":"Chetty","given":"Govind","non-dropping-particle":"","parse-names":false,"suffix":""},{"dropping-particle":"","family":"Chia","given":"Zoe","non-dropping-particle":"","parse-names":false,"suffix":""},{"dropping-particle":"","family":"Chiappini","given":"Ambra","non-dropping-particle":"","parse-names":false,"suffix":""},{"dropping-particle":"","family":"Chiarugi","given":"Massimo","non-dropping-particle":"","parse-names":false,"suffix":""},{"dropping-particle":"","family":"Chidambaram","given":"Swathikan","non-dropping-particle":"","parse-names":false,"suffix":""},{"dropping-particle":"","family":"Chiozza","given":"Matteo","non-dropping-particle":"","parse-names":false,"suffix":""},{"dropping-particle":"","family":"Cholewa","given":"Hanna","non-dropping-particle":"","parse-names":false,"suffix":""},{"dropping-particle":"","family":"Chong","given":"Clara","non-dropping-particle":"","parse-names":false,"suffix":""},{"dropping-particle":"","family":"Choolani-Bhojwani","given":"Ekta","non-dropping-particle":"","parse-names":false,"suffix":""},{"dropping-particle":"","family":"Christoforidis","given":"Dimitri","non-dropping-particle":"","parse-names":false,"suffix":""},{"dropping-particle":"","family":"Chui","given":"Karen","non-dropping-particle":"","parse-names":false,"suffix":""},{"dropping-particle":"","family":"Chung","given":"Choyin","non-dropping-particle":"","parse-names":false,"suffix":""},{"dropping-particle":"","family":"Cirillo","given":"Bruno","non-dropping-particle":"","parse-names":false,"suffix":""},{"dropping-particle":"","family":"Citterio","given":"Davide","non-dropping-particle":"","parse-names":false,"suffix":""},{"dropping-particle":"","family":"Clermidi","given":"Pauline","non-dropping-particle":"","parse-names":false,"suffix":""},{"dropping-particle":"","family":"Coccolini","given":"Federico","non-dropping-particle":"","parse-names":false,"suffix":""},{"dropping-particle":"","family":"Colletti","given":"Gaia","non-dropping-particle":"","parse-names":false,"suffix":""},{"dropping-particle":"","family":"Compagnoni","given":"Bruno","non-dropping-particle":"","parse-names":false,"suffix":""},{"dropping-particle":"","family":"Concepción-Martín","given":"Vanesa","non-dropping-particle":"","parse-names":false,"suffix":""},{"dropping-particle":"","family":"Confalonieri","given":"Marco","non-dropping-particle":"","parse-names":false,"suffix":""},{"dropping-particle":"","family":"Connolly","given":"Hannah","non-dropping-particle":"","parse-names":false,"suffix":""},{"dropping-particle":"","family":"Conso","given":"Christel","non-dropping-particle":"","parse-names":false,"suffix":""},{"dropping-particle":"","family":"Conti","given":"Luigi","non-dropping-particle":"","parse-names":false,"suffix":""},{"dropping-particle":"","family":"Cooper","given":"Zara","non-dropping-particle":"","parse-names":false,"suffix":""},{"dropping-particle":"","family":"Corbellin","given":"Carlo","non-dropping-particle":"","parse-names":false,"suffix":""},{"dropping-particle":"","family":"Cordera","given":"Fernando","non-dropping-particle":"","parse-names":false,"suffix":""},{"dropping-particle":"","family":"Corral","given":"Javier","non-dropping-particle":"","parse-names":false,"suffix":""},{"dropping-particle":"","family":"Costa","given":"Marta","non-dropping-particle":"","parse-names":false,"suffix":""},{"dropping-particle":"","family":"Costanzi","given":"Andrea","non-dropping-particle":"","parse-names":false,"suffix":""},{"dropping-particle":"","family":"Cotsoglou","given":"Christian","non-dropping-particle":"","parse-names":false,"suffix":""},{"dropping-particle":"","family":"Cozza","given":"Valerio","non-dropping-particle":"","parse-names":false,"suffix":""},{"dropping-particle":"","family":"Cuming","given":"Tamzin","non-dropping-particle":"","parse-names":false,"suffix":""},{"dropping-particle":"","family":"Curtis","given":"Miles","non-dropping-particle":"","parse-names":false,"suffix":""},{"dropping-particle":"","family":"Cuschieri","given":"Joseph","non-dropping-particle":"","parse-names":false,"suffix":""},{"dropping-particle":"","family":"D'Agruma","given":"Michele","non-dropping-particle":"","parse-names":false,"suffix":""},{"dropping-particle":"","family":"D'Andrea","given":"Giancarlo","non-dropping-particle":"","parse-names":false,"suffix":""},{"dropping-particle":"","family":"Daliya","given":"Prita","non-dropping-particle":"","parse-names":false,"suffix":""},{"dropping-particle":"","family":"Dare","given":"Oliver","non-dropping-particle":"","parse-names":false,"suffix":""},{"dropping-particle":"","family":"Darko","given":"Ebenezer","non-dropping-particle":"","parse-names":false,"suffix":""},{"dropping-particle":"","family":"Day","given":"Andrew","non-dropping-particle":"","parse-names":false,"suffix":""},{"dropping-particle":"","family":"Dehal","given":"Ahmed","non-dropping-particle":"","parse-names":false,"suffix":""},{"dropping-particle":"","family":"Dehart","given":"Dustin","non-dropping-particle":"","parse-names":false,"suffix":""},{"dropping-particle":"","family":"Delgado-Oliver","given":"Eduardo","non-dropping-particle":"","parse-names":false,"suffix":""},{"dropping-particle":"","family":"Denning","given":"Max","non-dropping-particle":"","parse-names":false,"suffix":""},{"dropping-particle":"","family":"Desai","given":"Anant","non-dropping-particle":"","parse-names":false,"suffix":""},{"dropping-particle":"","family":"Desender","given":"Liesbeth","non-dropping-particle":"","parse-names":false,"suffix":""},{"dropping-particle":"","family":"Dester","given":"Sara","non-dropping-particle":"","parse-names":false,"suffix":""},{"dropping-particle":"","family":"Díaz-García","given":"Alberto","non-dropping-particle":"","parse-names":false,"suffix":""},{"dropping-particle":"","family":"Diaz-Peña","given":"Patricia","non-dropping-particle":"","parse-names":false,"suffix":""},{"dropping-particle":"","family":"Dousset","given":"Bertrand","non-dropping-particle":"","parse-names":false,"suffix":""},{"dropping-particle":"","family":"Doussot","given":"Alexandre","non-dropping-particle":"","parse-names":false,"suffix":""},{"dropping-particle":"","family":"Duchateau","given":"Nicolas","non-dropping-particle":"","parse-names":false,"suffix":""},{"dropping-particle":"","family":"Duff","given":"Sarah","non-dropping-particle":"","parse-names":false,"suffix":""},{"dropping-particle":"","family":"Dunning","given":"Joel","non-dropping-particle":"","parse-names":false,"suffix":""},{"dropping-particle":"","family":"Duque-Mallen","given":"Victoria","non-dropping-particle":"","parse-names":false,"suffix":""},{"dropping-particle":"","family":"Dziakova","given":"Jana","non-dropping-particle":"","parse-names":false,"suffix":""},{"dropping-particle":"","family":"Egan","given":"Bridget","non-dropping-particle":"","parse-names":false,"suffix":""},{"dropping-particle":"","family":"Egan","given":"Richard","non-dropping-particle":"","parse-names":false,"suffix":""},{"dropping-particle":"","family":"El-Ali","given":"Abess","non-dropping-particle":"","parse-names":false,"suffix":""},{"dropping-particle":"","family":"Elfeki","given":"Hossam","non-dropping-particle":"","parse-names":false,"suffix":""},{"dropping-particle":"","family":"Elhadi","given":"Muhammed","non-dropping-particle":"","parse-names":false,"suffix":""},{"dropping-particle":"","family":"Eljareh","given":"Mohammed","non-dropping-particle":"","parse-names":false,"suffix":""},{"dropping-particle":"","family":"Elkadi","given":"Hannah","non-dropping-particle":"","parse-names":false,"suffix":""},{"dropping-particle":"","family":"Elkady","given":"Ramy","non-dropping-particle":"","parse-names":false,"suffix":""},{"dropping-particle":"","family":"Elkhafeefi","given":"Fatimah","non-dropping-particle":"","parse-names":false,"suffix":""},{"dropping-particle":"","family":"Elmore","given":"Ugo","non-dropping-particle":"","parse-names":false,"suffix":""},{"dropping-particle":"","family":"Elmoslemany","given":"Tarek","non-dropping-particle":"","parse-names":false,"suffix":""},{"dropping-particle":"","family":"Emmerson","given":"Oliver","non-dropping-particle":"","parse-names":false,"suffix":""},{"dropping-particle":"","family":"Enemosah","given":"Ibrahim","non-dropping-particle":"","parse-names":false,"suffix":""},{"dropping-particle":"","family":"English","given":"Camilla","non-dropping-particle":"","parse-names":false,"suffix":""},{"dropping-particle":"","family":"English","given":"William","non-dropping-particle":"","parse-names":false,"suffix":""},{"dropping-particle":"","family":"Ereidge","given":"Simon","non-dropping-particle":"","parse-names":false,"suffix":""},{"dropping-particle":"","family":"Escartin","given":"Jorge","non-dropping-particle":"","parse-names":false,"suffix":""},{"dropping-particle":"","family":"Estaire-Gomez","given":"Mercedes","non-dropping-particle":"","parse-names":false,"suffix":""},{"dropping-particle":"","family":"Evans","given":"Luke","non-dropping-particle":"","parse-names":false,"suffix":""},{"dropping-particle":"","family":"Evans","given":"Jessica","non-dropping-particle":"","parse-names":false,"suffix":""},{"dropping-particle":"","family":"Exley","given":"Rebecca","non-dropping-particle":"","parse-names":false,"suffix":""},{"dropping-particle":"","family":"Fabbri","given":"Nicoló","non-dropping-particle":"","parse-names":false,"suffix":""},{"dropping-particle":"","family":"Falco","given":"Giuseppe","non-dropping-particle":"","parse-names":false,"suffix":""},{"dropping-particle":"","family":"Familiari","given":"Pietro","non-dropping-particle":"","parse-names":false,"suffix":""},{"dropping-particle":"","family":"Fancellu","given":"Alessandro","non-dropping-particle":"","parse-names":false,"suffix":""},{"dropping-particle":"","family":"Farik","given":"Shebani","non-dropping-particle":"","parse-names":false,"suffix":""},{"dropping-particle":"","family":"Farrell","given":"Tony","non-dropping-particle":"","parse-names":false,"suffix":""},{"dropping-particle":"","family":"Fehervari","given":"Matyas","non-dropping-particle":"","parse-names":false,"suffix":""},{"dropping-particle":"","family":"Fell","given":"Adam","non-dropping-particle":"","parse-names":false,"suffix":""},{"dropping-particle":"","family":"Fernandez-Camuñas","given":"Angel","non-dropping-particle":"","parse-names":false,"suffix":""},{"dropping-particle":"","family":"Fernández-Marín","given":"Reyes","non-dropping-particle":"","parse-names":false,"suffix":""},{"dropping-particle":"","family":"Fernández-Martínez","given":"María","non-dropping-particle":"","parse-names":false,"suffix":""},{"dropping-particle":"","family":"Ferrara","given":"Francesco","non-dropping-particle":"","parse-names":false,"suffix":""},{"dropping-particle":"","family":"Ferrari","given":"Guglielmo","non-dropping-particle":"","parse-names":false,"suffix":""},{"dropping-particle":"","family":"Ferrero","given":"Simone","non-dropping-particle":"","parse-names":false,"suffix":""},{"dropping-particle":"","family":"Findlay","given":"Laura","non-dropping-particle":"","parse-names":false,"suffix":""},{"dropping-particle":"","family":"Fiore","given":"Marco","non-dropping-particle":"","parse-names":false,"suffix":""},{"dropping-particle":"","family":"Fiori","given":"Enrico","non-dropping-particle":"","parse-names":false,"suffix":""},{"dropping-particle":"","family":"Flatman","given":"Michael","non-dropping-particle":"","parse-names":false,"suffix":""},{"dropping-particle":"","family":"Flindall","given":"Ian","non-dropping-particle":"","parse-names":false,"suffix":""},{"dropping-particle":"","family":"Flor","given":"Blas","non-dropping-particle":"","parse-names":false,"suffix":""},{"dropping-particle":"","family":"Fontana","given":"Tommaso","non-dropping-particle":"","parse-names":false,"suffix":""},{"dropping-particle":"","family":"Ford","given":"Samuel","non-dropping-particle":"","parse-names":false,"suffix":""},{"dropping-particle":"","family":"Ford","given":"David","non-dropping-particle":"","parse-names":false,"suffix":""},{"dropping-particle":"","family":"Forlani","given":"Stefano","non-dropping-particle":"","parse-names":false,"suffix":""},{"dropping-particle":"","family":"Francone","given":"Elisa","non-dropping-particle":"","parse-names":false,"suffix":""},{"dropping-particle":"","family":"Frattaruolo","given":"Colomba","non-dropping-particle":"","parse-names":false,"suffix":""},{"dropping-particle":"","family":"Frio","given":"Federico","non-dropping-particle":"","parse-names":false,"suffix":""},{"dropping-particle":"","family":"Gagliano","given":"Annalisa","non-dropping-particle":"","parse-names":false,"suffix":""},{"dropping-particle":"","family":"Gagliardi","given":"Filippo","non-dropping-particle":"","parse-names":false,"suffix":""},{"dropping-particle":"","family":"Gahunia","given":"Sukhpreet","non-dropping-particle":"","parse-names":false,"suffix":""},{"dropping-particle":"","family":"Gaino","given":"Francesca","non-dropping-particle":"","parse-names":false,"suffix":""},{"dropping-particle":"","family":"Gala","given":"Tanzeela","non-dropping-particle":"","parse-names":false,"suffix":""},{"dropping-particle":"","family":"Galfrascoli","given":"Elisa","non-dropping-particle":"","parse-names":false,"suffix":""},{"dropping-particle":"","family":"Galimberti","given":"Luca","non-dropping-particle":"","parse-names":false,"suffix":""},{"dropping-particle":"","family":"Gallagher","given":"Phoebe","non-dropping-particle":"","parse-names":false,"suffix":""},{"dropping-particle":"","family":"Galleano","given":"Raffaele","non-dropping-particle":"","parse-names":false,"suffix":""},{"dropping-particle":"","family":"Galván-Pérez","given":"Armando","non-dropping-particle":"","parse-names":false,"suffix":""},{"dropping-particle":"","family":"Gammeri","given":"Emanuele","non-dropping-particle":"","parse-names":false,"suffix":""},{"dropping-particle":"","family":"Ganau","given":"Mario","non-dropping-particle":"","parse-names":false,"suffix":""},{"dropping-particle":"","family":"Garcés-García","given":"Raúl","non-dropping-particle":"","parse-names":false,"suffix":""},{"dropping-particle":"","family":"Garulli","given":"Gianluca","non-dropping-particle":"","parse-names":false,"suffix":""},{"dropping-particle":"","family":"Gascon-Ferrer","given":"Isabel","non-dropping-particle":"","parse-names":false,"suffix":""},{"dropping-particle":"","family":"Gattolin","given":"Andrea","non-dropping-particle":"","parse-names":false,"suffix":""},{"dropping-particle":"","family":"Gaujoux","given":"Sebastien","non-dropping-particle":"","parse-names":false,"suffix":""},{"dropping-particle":"","family":"Gentilli","given":"Sergio","non-dropping-particle":"","parse-names":false,"suffix":""},{"dropping-particle":"","family":"Georgiades","given":"Fanourios","non-dropping-particle":"","parse-names":false,"suffix":""},{"dropping-particle":"","family":"Ghanbari","given":"Amir","non-dropping-particle":"","parse-names":false,"suffix":""},{"dropping-particle":"","family":"Ghosh","given":"Dhruv","non-dropping-particle":"","parse-names":false,"suffix":""},{"dropping-particle":"","family":"Giacometti","given":"Marco","non-dropping-particle":"","parse-names":false,"suffix":""},{"dropping-particle":"","family":"Giblin","given":"Anna-Victoria","non-dropping-particle":"","parse-names":false,"suffix":""},{"dropping-particle":"","family":"Gilbert","given":"Catherine","non-dropping-particle":"","parse-names":false,"suffix":""},{"dropping-particle":"","family":"Giménez","given":"Clara","non-dropping-particle":"","parse-names":false,"suffix":""},{"dropping-particle":"","family":"Giorgakis","given":"Emmanouil","non-dropping-particle":"","parse-names":false,"suffix":""},{"dropping-particle":"","family":"Gipponi","given":"Manuel","non-dropping-particle":"","parse-names":false,"suffix":""},{"dropping-particle":"","family":"Glen","given":"Paul","non-dropping-particle":"","parse-names":false,"suffix":""},{"dropping-particle":"","family":"Goatly","given":"Giles","non-dropping-particle":"","parse-names":false,"suffix":""},{"dropping-particle":"","family":"Gobatti","given":"Davide","non-dropping-particle":"","parse-names":false,"suffix":""},{"dropping-particle":"","family":"Godbole","given":"Chintamani","non-dropping-particle":"","parse-names":false,"suffix":""},{"dropping-particle":"","family":"Gohil","given":"Kajal","non-dropping-particle":"","parse-names":false,"suffix":""},{"dropping-particle":"","family":"Gómez","given":"Marcos","non-dropping-particle":"","parse-names":false,"suffix":""},{"dropping-particle":"","family":"Gomez-Rosado","given":"Juan-Carlos","non-dropping-particle":"","parse-names":false,"suffix":""},{"dropping-particle":"","family":"Gonullu","given":"Emre","non-dropping-particle":"","parse-names":false,"suffix":""},{"dropping-particle":"","family":"Gonzalez-Gonzalez","given":"Enrique","non-dropping-particle":"","parse-names":false,"suffix":""},{"dropping-particle":"","family":"Gordini","given":"Luca","non-dropping-particle":"","parse-names":false,"suffix":""},{"dropping-particle":"","family":"Gracia","given":"Isabel","non-dropping-particle":"","parse-names":false,"suffix":""},{"dropping-particle":"","family":"Gracia-Roche","given":"Carlos","non-dropping-particle":"","parse-names":false,"suffix":""},{"dropping-particle":"","family":"Granieri","given":"Stefano","non-dropping-particle":"","parse-names":false,"suffix":""},{"dropping-particle":"","family":"Green","given":"Susanna","non-dropping-particle":"","parse-names":false,"suffix":""},{"dropping-particle":"","family":"Grivon","given":"Manuela","non-dropping-particle":"","parse-names":false,"suffix":""},{"dropping-particle":"","family":"Grove","given":"Thomas","non-dropping-particle":"","parse-names":false,"suffix":""},{"dropping-particle":"","family":"Guaglio","given":"Marcello","non-dropping-particle":"","parse-names":false,"suffix":""},{"dropping-particle":"","family":"Guaitoli","given":"Eleonora","non-dropping-particle":"","parse-names":false,"suffix":""},{"dropping-particle":"","family":"Guglielmi","given":"Alfredo","non-dropping-particle":"","parse-names":false,"suffix":""},{"dropping-particle":"","family":"Guha","given":"Soumya","non-dropping-particle":"","parse-names":false,"suffix":""},{"dropping-particle":"","family":"Gustavino","given":"Claudio","non-dropping-particle":"","parse-names":false,"suffix":""},{"dropping-particle":"","family":"Habeeb","given":"Amir","non-dropping-particle":"","parse-names":false,"suffix":""},{"dropping-particle":"","family":"Hagger","given":"Robert","non-dropping-particle":"","parse-names":false,"suffix":""},{"dropping-particle":"","family":"Hakmi","given":"Hazim","non-dropping-particle":"","parse-names":false,"suffix":""},{"dropping-particle":"","family":"Halkias","given":"Constantine","non-dropping-particle":"","parse-names":false,"suffix":""},{"dropping-particle":"","family":"Hall","given":"Claire","non-dropping-particle":"","parse-names":false,"suffix":""},{"dropping-particle":"","family":"Hampton","given":"Matthew","non-dropping-particle":"","parse-names":false,"suffix":""},{"dropping-particle":"","family":"Handa","given":"Siddhartha","non-dropping-particle":"","parse-names":false,"suffix":""},{"dropping-particle":"","family":"Hansen","given":"Laura","non-dropping-particle":"","parse-names":false,"suffix":""},{"dropping-particle":"","family":"Haq","given":"Iram","non-dropping-particle":"","parse-names":false,"suffix":""},{"dropping-particle":"","family":"Harky","given":"Amer","non-dropping-particle":"","parse-names":false,"suffix":""},{"dropping-particle":"","family":"Harries","given":"Rhiannon","non-dropping-particle":"","parse-names":false,"suffix":""},{"dropping-particle":"","family":"Harrison","given":"Joseph","non-dropping-particle":"","parse-names":false,"suffix":""},{"dropping-particle":"","family":"Hasan","given":"Raashad","non-dropping-particle":"","parse-names":false,"suffix":""},{"dropping-particle":"","family":"Hawari","given":"Mohammad","non-dropping-particle":"","parse-names":false,"suffix":""},{"dropping-particle":"","family":"Hawkin","given":"Paul","non-dropping-particle":"","parse-names":false,"suffix":""},{"dropping-particle":"","family":"Hebblethwaite","given":"Bethany","non-dropping-particle":"","parse-names":false,"suffix":""},{"dropping-particle":"","family":"Henriques","given":"Susana","non-dropping-particle":"","parse-names":false,"suffix":""},{"dropping-particle":"","family":"Heritage","given":"Emily","non-dropping-particle":"","parse-names":false,"suffix":""},{"dropping-particle":"","family":"Hernandez-Juara","given":"Pilar","non-dropping-particle":"","parse-names":false,"suffix":""},{"dropping-particle":"","family":"Herrero-Lopez","given":"Maria","non-dropping-particle":"","parse-names":false,"suffix":""},{"dropping-particle":"","family":"Hervieux","given":"Erik","non-dropping-particle":"","parse-names":false,"suffix":""},{"dropping-particle":"","family":"Heyd","given":"Bruno","non-dropping-particle":"","parse-names":false,"suffix":""},{"dropping-particle":"","family":"Higgs","given":"Simon","non-dropping-particle":"","parse-names":false,"suffix":""},{"dropping-particle":"","family":"Hitchman","given":"Louise","non-dropping-particle":"","parse-names":false,"suffix":""},{"dropping-particle":"","family":"Ho","given":"Beatrice","non-dropping-particle":"","parse-names":false,"suffix":""},{"dropping-particle":"","family":"Hogan","given":"Aisling","non-dropping-particle":"","parse-names":false,"suffix":""},{"dropping-particle":"","family":"Hölzle","given":"Frank","non-dropping-particle":"","parse-names":false,"suffix":""},{"dropping-particle":"","family":"Hossain","given":"Tanvir","non-dropping-particle":"","parse-names":false,"suffix":""},{"dropping-particle":"","family":"Houston","given":"Roy","non-dropping-particle":"","parse-names":false,"suffix":""},{"dropping-particle":"","family":"Hurt","given":"Libor","non-dropping-particle":"","parse-names":false,"suffix":""},{"dropping-particle":"","family":"Hutchinson","given":"Peter","non-dropping-particle":"","parse-names":false,"suffix":""},{"dropping-particle":"","family":"Iacob","given":"Giulio","non-dropping-particle":"","parse-names":false,"suffix":""},{"dropping-particle":"","family":"Iannone","given":"Immacolata","non-dropping-particle":"","parse-names":false,"suffix":""},{"dropping-particle":"","family":"Ibrahim","given":"Sherif","non-dropping-particle":"","parse-names":false,"suffix":""},{"dropping-particle":"","family":"Iovino","given":"Domenico","non-dropping-particle":"","parse-names":false,"suffix":""},{"dropping-particle":"","family":"Isik","given":"Arda","non-dropping-particle":"","parse-names":false,"suffix":""},{"dropping-particle":"","family":"Jafarova","given":"Sevda","non-dropping-particle":"","parse-names":false,"suffix":""},{"dropping-particle":"","family":"Jamil","given":"Tahir","non-dropping-particle":"","parse-names":false,"suffix":""},{"dropping-particle":"","family":"Jayaraju","given":"Ullas","non-dropping-particle":"","parse-names":false,"suffix":""},{"dropping-particle":"","family":"Jenner","given":"Edward","non-dropping-particle":"","parse-names":false,"suffix":""},{"dropping-particle":"","family":"Jimenez-Higuera","given":"Elisa","non-dropping-particle":"","parse-names":false,"suffix":""},{"dropping-particle":"","family":"Jimeno","given":"Jaime","non-dropping-particle":"","parse-names":false,"suffix":""},{"dropping-particle":"","family":"Johnstone","given":"Jack","non-dropping-particle":"","parse-names":false,"suffix":""},{"dropping-particle":"","family":"Jones","given":"Mark","non-dropping-particle":"","parse-names":false,"suffix":""},{"dropping-particle":"","family":"Judkins","given":"Nicholas","non-dropping-particle":"","parse-names":false,"suffix":""},{"dropping-particle":"","family":"Kalavrezos","given":"Nicholas","non-dropping-particle":"","parse-names":false,"suffix":""},{"dropping-particle":"","family":"Kalidindi","given":"Venugopala","non-dropping-particle":"","parse-names":false,"suffix":""},{"dropping-particle":"","family":"Kalkat","given":"Maninder","non-dropping-particle":"","parse-names":false,"suffix":""},{"dropping-particle":"","family":"Kamal","given":"Mona","non-dropping-particle":"","parse-names":false,"suffix":""},{"dropping-particle":"","family":"Kamphues","given":"Carsten","non-dropping-particle":"","parse-names":false,"suffix":""},{"dropping-particle":"","family":"Kang","given":"Chong","non-dropping-particle":"","parse-names":false,"suffix":""},{"dropping-particle":"","family":"Kara","given":"Yasin","non-dropping-particle":"","parse-names":false,"suffix":""},{"dropping-particle":"","family":"Karam","given":"Edward","non-dropping-particle":"","parse-names":false,"suffix":""},{"dropping-particle":"","family":"Karim","given":"Ahmed","non-dropping-particle":"","parse-names":false,"suffix":""},{"dropping-particle":"","family":"Kashora","given":"Florence","non-dropping-particle":"","parse-names":false,"suffix":""},{"dropping-particle":"","family":"Kearney","given":"David","non-dropping-particle":"","parse-names":false,"suffix":""},{"dropping-particle":"","family":"Khajuria","given":"Apoorva","non-dropping-particle":"","parse-names":false,"suffix":""},{"dropping-particle":"","family":"Khan","given":"Umul","non-dropping-particle":"","parse-names":false,"suffix":""},{"dropping-particle":"","family":"Khan","given":"Azam","non-dropping-particle":"","parse-names":false,"suffix":""},{"dropping-particle":"","family":"Khatri","given":"Chetan","non-dropping-particle":"","parse-names":false,"suffix":""},{"dropping-particle":"","family":"Kinnaman","given":"Gabriel","non-dropping-particle":"","parse-names":false,"suffix":""},{"dropping-particle":"","family":"Kinross","given":"James","non-dropping-particle":"","parse-names":false,"suffix":""},{"dropping-particle":"","family":"Kler","given":"Aaron","non-dropping-particle":"","parse-names":false,"suffix":""},{"dropping-particle":"","family":"Klimopoulos","given":"Serafeim","non-dropping-particle":"","parse-names":false,"suffix":""},{"dropping-particle":"","family":"Kocataş","given":"Ali","non-dropping-particle":"","parse-names":false,"suffix":""},{"dropping-particle":"","family":"Kolias","given":"Angelos","non-dropping-particle":"","parse-names":false,"suffix":""},{"dropping-particle":"","family":"Königsrainer","given":"Alfred","non-dropping-particle":"","parse-names":false,"suffix":""},{"dropping-particle":"","family":"Konsten","given":"Joop","non-dropping-particle":"","parse-names":false,"suffix":""},{"dropping-particle":"","family":"Kontovounisios","given":"Christos","non-dropping-particle":"","parse-names":false,"suffix":""},{"dropping-particle":"","family":"Kourdouli","given":"Amar","non-dropping-particle":"","parse-names":false,"suffix":""},{"dropping-particle":"","family":"Krishnan","given":"Emily","non-dropping-particle":"","parse-names":false,"suffix":""},{"dropping-particle":"","family":"Kristinsson","given":"Sverrir","non-dropping-particle":"","parse-names":false,"suffix":""},{"dropping-particle":"","family":"Kruijff","given":"Schelto","non-dropping-particle":"","parse-names":false,"suffix":""},{"dropping-particle":"","family":"Kudsk-Iversen","given":"Søren","non-dropping-particle":"","parse-names":false,"suffix":""},{"dropping-particle":"","family":"Kufeji","given":"Dorothy","non-dropping-particle":"","parse-names":false,"suffix":""},{"dropping-particle":"","family":"Kugler","given":"Nadav","non-dropping-particle":"","parse-names":false,"suffix":""},{"dropping-particle":"","family":"Kulkarni","given":"Rugved","non-dropping-particle":"","parse-names":false,"suffix":""},{"dropping-particle":"","family":"Kurihara","given":"Hayato","non-dropping-particle":"","parse-names":false,"suffix":""},{"dropping-particle":"","family":"Laface","given":"Letizia","non-dropping-particle":"","parse-names":false,"suffix":""},{"dropping-particle":"","family":"Lakkis","given":"Zaher","non-dropping-particle":"","parse-names":false,"suffix":""},{"dropping-particle":"","family":"Lami","given":"Mariam","non-dropping-particle":"","parse-names":false,"suffix":""},{"dropping-particle":"","family":"Landaluce-Olavarria","given":"Aitor","non-dropping-particle":"","parse-names":false,"suffix":""},{"dropping-particle":"","family":"Lapolla","given":"Pierfrancesco","non-dropping-particle":"","parse-names":false,"suffix":""},{"dropping-particle":"","family":"Lawani","given":"Ismail","non-dropping-particle":"","parse-names":false,"suffix":""},{"dropping-particle":"","family":"Lawday","given":"Samuel","non-dropping-particle":"","parse-names":false,"suffix":""},{"dropping-particle":"","family":"Lázaro","given":"André","non-dropping-particle":"","parse-names":false,"suffix":""},{"dropping-particle":"","family":"Lecolle","given":"Katia","non-dropping-particle":"","parse-names":false,"suffix":""},{"dropping-particle":"","family":"Leventoglu","given":"Sezai","non-dropping-particle":"","parse-names":false,"suffix":""},{"dropping-particle":"","family":"Li","given":"Zoe","non-dropping-particle":"","parse-names":false,"suffix":""},{"dropping-particle":"","family":"Liew","given":"Ignatius","non-dropping-particle":"","parse-names":false,"suffix":""},{"dropping-particle":"","family":"Lisi","given":"Giorgio","non-dropping-particle":"","parse-names":false,"suffix":""},{"dropping-particle":"","family":"Lizzi","given":"Vincenzo","non-dropping-particle":"","parse-names":false,"suffix":""},{"dropping-particle":"","family":"Lo","given":"Terence","non-dropping-particle":"","parse-names":false,"suffix":""},{"dropping-particle":"","family":"Lomiento","given":"Daniele","non-dropping-particle":"","parse-names":false,"suffix":""},{"dropping-particle":"","family":"Longhi","given":"Marco","non-dropping-particle":"","parse-names":false,"suffix":""},{"dropping-particle":"","family":"Lostis","given":"Emilie","non-dropping-particle":"","parse-names":false,"suffix":""},{"dropping-particle":"","family":"Lostoridis","given":"Eftychios","non-dropping-particle":"","parse-names":false,"suffix":""},{"dropping-particle":"","family":"Loubani","given":"Mahmoud","non-dropping-particle":"","parse-names":false,"suffix":""},{"dropping-particle":"","family":"Lowy-Benoliel","given":"Alejandro","non-dropping-particle":"","parse-names":false,"suffix":""},{"dropping-particle":"","family":"Lucianetti","given":"Alessandro","non-dropping-particle":"","parse-names":false,"suffix":""},{"dropping-particle":"","family":"Luke","given":"Louis","non-dropping-particle":"","parse-names":false,"suffix":""},{"dropping-particle":"","family":"Lunevicius","given":"Raimundas","non-dropping-particle":"","parse-names":false,"suffix":""},{"dropping-particle":"","family":"Luraghi","given":"Marco","non-dropping-particle":"","parse-names":false,"suffix":""},{"dropping-particle":"","family":"Lye","given":"George","non-dropping-particle":"","parse-names":false,"suffix":""},{"dropping-particle":"","family":"Mabrouk","given":"Islam","non-dropping-particle":"","parse-names":false,"suffix":""},{"dropping-particle":"","family":"Macchi","given":"Alberto","non-dropping-particle":"","parse-names":false,"suffix":""},{"dropping-particle":"","family":"MacDonald","given":"Luisa","non-dropping-particle":"","parse-names":false,"suffix":""},{"dropping-particle":"","family":"Machairas","given":"Nikolaos","non-dropping-particle":"","parse-names":false,"suffix":""},{"dropping-particle":"","family":"Madonini","given":"Marco","non-dropping-particle":"","parse-names":false,"suffix":""},{"dropping-particle":"","family":"Magowan","given":"Drew","non-dropping-particle":"","parse-names":false,"suffix":""},{"dropping-particle":"","family":"Maisonneuve","given":"Emeline","non-dropping-particle":"","parse-names":false,"suffix":""},{"dropping-particle":"","family":"Majkowska","given":"Agata","non-dropping-particle":"","parse-names":false,"suffix":""},{"dropping-particle":"","family":"Majkowski","given":"Lawrence","non-dropping-particle":"","parse-names":false,"suffix":""},{"dropping-particle":"","family":"Mak","given":"Jason","non-dropping-particle":"","parse-names":false,"suffix":""},{"dropping-particle":"","family":"Malabarba","given":"Stefano","non-dropping-particle":"","parse-names":false,"suffix":""},{"dropping-particle":"","family":"Malerba","given":"Michele","non-dropping-particle":"","parse-names":false,"suffix":""},{"dropping-particle":"","family":"Mannan","given":"Syed","non-dropping-particle":"","parse-names":false,"suffix":""},{"dropping-particle":"","family":"Manson","given":"Joanna","non-dropping-particle":"","parse-names":false,"suffix":""},{"dropping-particle":"","family":"Mansuri","given":"Ahmer","non-dropping-particle":"","parse-names":false,"suffix":""},{"dropping-particle":"","family":"Mantoglu","given":"Baris","non-dropping-particle":"","parse-names":false,"suffix":""},{"dropping-particle":"","family":"Manu","given":"Nichola","non-dropping-particle":"","parse-names":false,"suffix":""},{"dropping-particle":"","family":"Maqsood","given":"Afnan","non-dropping-particle":"","parse-names":false,"suffix":""},{"dropping-particle":"","family":"Marano","given":"Alessandra","non-dropping-particle":"","parse-names":false,"suffix":""},{"dropping-particle":"","family":"Marchbank","given":"Adrian","non-dropping-particle":"","parse-names":false,"suffix":""},{"dropping-particle":"","family":"Marcos-Santos","given":"Pablo","non-dropping-particle":"","parse-names":false,"suffix":""},{"dropping-particle":"","family":"Marrano","given":"Enrico","non-dropping-particle":"","parse-names":false,"suffix":""},{"dropping-particle":"","family":"Martin","given":"Janet","non-dropping-particle":"","parse-names":false,"suffix":""},{"dropping-particle":"","family":"Martin","given":"Emmeline","non-dropping-particle":"","parse-names":false,"suffix":""},{"dropping-particle":"","family":"Martin","given":"Guy","non-dropping-particle":"","parse-names":false,"suffix":""},{"dropping-particle":"","family":"Martin-Albo","given":"Lorena","non-dropping-particle":"","parse-names":false,"suffix":""},{"dropping-particle":"","family":"Martín-Román","given":"Lorena","non-dropping-particle":"","parse-names":false,"suffix":""},{"dropping-particle":"","family":"Martinelli","given":"Fabio","non-dropping-particle":"","parse-names":false,"suffix":""},{"dropping-particle":"","family":"Martínez-dePaz","given":"Fernando","non-dropping-particle":"","parse-names":false,"suffix":""},{"dropping-particle":"","family":"Martinez-German","given":"Antonio","non-dropping-particle":"","parse-names":false,"suffix":""},{"dropping-particle":"","family":"Martinez-Pinedo","given":"Carlos","non-dropping-particle":"","parse-names":false,"suffix":""},{"dropping-particle":"","family":"Martins","given":"Ricardo","non-dropping-particle":"","parse-names":false,"suffix":""},{"dropping-particle":"","family":"Marwan","given":"Hisham","non-dropping-particle":"","parse-names":false,"suffix":""},{"dropping-particle":"","family":"Marzi","given":"Federica","non-dropping-particle":"","parse-names":false,"suffix":""},{"dropping-particle":"","family":"Mateos-Sierra","given":"Olga","non-dropping-particle":"","parse-names":false,"suffix":""},{"dropping-particle":"","family":"Mathieu","given":"Pierre","non-dropping-particle":"","parse-names":false,"suffix":""},{"dropping-particle":"","family":"Matute-Najarro","given":"Maria-Soledad","non-dropping-particle":"","parse-names":false,"suffix":""},{"dropping-particle":"","family":"Maw","given":"Andrew","non-dropping-particle":"","parse-names":false,"suffix":""},{"dropping-particle":"","family":"Mazingi","given":"Dennis","non-dropping-particle":"","parse-names":false,"suffix":""},{"dropping-particle":"","family":"Mazzaferro","given":"Vincenzo","non-dropping-particle":"","parse-names":false,"suffix":""},{"dropping-particle":"","family":"McCanny","given":"Andrew","non-dropping-particle":"","parse-names":false,"suffix":""},{"dropping-particle":"","family":"McKenzie","given":"Katherine","non-dropping-particle":"","parse-names":false,"suffix":""},{"dropping-particle":"","family":"McLarty","given":"Nicola","non-dropping-particle":"","parse-names":false,"suffix":""},{"dropping-particle":"","family":"McPherson","given":"Iain","non-dropping-particle":"","parse-names":false,"suffix":""},{"dropping-particle":"","family":"Medina","given":"Esther","non-dropping-particle":"","parse-names":false,"suffix":""},{"dropping-particle":"","family":"Mediratta","given":"Saniya","non-dropping-particle":"","parse-names":false,"suffix":""},{"dropping-particle":"","family":"Medone","given":"Marzia","non-dropping-particle":"","parse-names":false,"suffix":""},{"dropping-particle":"","family":"Mehra","given":"Gautam","non-dropping-particle":"","parse-names":false,"suffix":""},{"dropping-particle":"","family":"Mele","given":"Simone","non-dropping-particle":"","parse-names":false,"suffix":""},{"dropping-particle":"","family":"Melero-Cortés","given":"Lidia","non-dropping-particle":"","parse-names":false,"suffix":""},{"dropping-particle":"","family":"Mendoza-Moreno","given":"Fernando","non-dropping-particle":"","parse-names":false,"suffix":""},{"dropping-particle":"","family":"Meneghini","given":"Simona","non-dropping-particle":"","parse-names":false,"suffix":""},{"dropping-particle":"","family":"Mercante","given":"Giuseppe","non-dropping-particle":"","parse-names":false,"suffix":""},{"dropping-particle":"","family":"Merdrignac","given":"Aude","non-dropping-particle":"","parse-names":false,"suffix":""},{"dropping-particle":"","family":"Merola","given":"Stephen","non-dropping-particle":"","parse-names":false,"suffix":""},{"dropping-particle":"","family":"Metallidis","given":"Symeon","non-dropping-particle":"","parse-names":false,"suffix":""},{"dropping-particle":"","family":"Michel","given":"Martin","non-dropping-particle":"","parse-names":false,"suffix":""},{"dropping-particle":"","family":"Migliore","given":"Marco","non-dropping-particle":"","parse-names":false,"suffix":""},{"dropping-particle":"","family":"Mihanovic","given":"Jakov","non-dropping-particle":"","parse-names":false,"suffix":""},{"dropping-particle":"","family":"Miller","given":"Douglas","non-dropping-particle":"","parse-names":false,"suffix":""},{"dropping-particle":"","family":"Mingoli","given":"Andrea","non-dropping-particle":"","parse-names":false,"suffix":""},{"dropping-particle":"","family":"Minto","given":"Gary","non-dropping-particle":"","parse-names":false,"suffix":""},{"dropping-particle":"","family":"Mirabella","given":"Antonello","non-dropping-particle":"","parse-names":false,"suffix":""},{"dropping-particle":"","family":"Misra","given":"Nikhil","non-dropping-particle":"","parse-names":false,"suffix":""},{"dropping-particle":"","family":"Mitrasinovic","given":"Stefan","non-dropping-particle":"","parse-names":false,"suffix":""},{"dropping-particle":"","family":"Miu","given":"Victor","non-dropping-particle":"","parse-names":false,"suffix":""},{"dropping-particle":"","family":"Moawad","given":"Nader","non-dropping-particle":"","parse-names":false,"suffix":""},{"dropping-particle":"","family":"Mochet","given":"Sylvie","non-dropping-particle":"","parse-names":false,"suffix":""},{"dropping-particle":"","family":"Modabber","given":"Ali","non-dropping-particle":"","parse-names":false,"suffix":""},{"dropping-particle":"","family":"Mohammad","given":"Adam","non-dropping-particle":"","parse-names":false,"suffix":""},{"dropping-particle":"","family":"Mohan","given":"Midhun","non-dropping-particle":"","parse-names":false,"suffix":""},{"dropping-particle":"","family":"Moliner-Sánchez","given":"Carmen","non-dropping-particle":"","parse-names":false,"suffix":""},{"dropping-particle":"","family":"Mongelli","given":"Francesco","non-dropping-particle":"","parse-names":false,"suffix":""},{"dropping-particle":"","family":"Monteleone","given":"Michela","non-dropping-particle":"","parse-names":false,"suffix":""},{"dropping-particle":"","family":"Montuori","given":"Mauro","non-dropping-particle":"","parse-names":false,"suffix":""},{"dropping-particle":"","family":"Moore","given":"Rachel","non-dropping-particle":"","parse-names":false,"suffix":""},{"dropping-particle":"","family":"Mora-Guzmán","given":"Ismael","non-dropping-particle":"","parse-names":false,"suffix":""},{"dropping-particle":"","family":"Morales","given":"Xavier","non-dropping-particle":"","parse-names":false,"suffix":""},{"dropping-particle":"","family":"Morales","given":"Dieter","non-dropping-particle":"","parse-names":false,"suffix":""},{"dropping-particle":"","family":"Morelli","given":"Luca","non-dropping-particle":"","parse-names":false,"suffix":""},{"dropping-particle":"","family":"Morelli","given":"Lucia","non-dropping-particle":"","parse-names":false,"suffix":""},{"dropping-particle":"","family":"Morgan","given":"Richard","non-dropping-particle":"","parse-names":false,"suffix":""},{"dropping-particle":"","family":"Morris","given":"Chris","non-dropping-particle":"","parse-names":false,"suffix":""},{"dropping-particle":"","family":"Mortini","given":"Pietro","non-dropping-particle":"","parse-names":false,"suffix":""},{"dropping-particle":"","family":"Mosca","given":"Angelo","non-dropping-particle":"","parse-names":false,"suffix":""},{"dropping-particle":"","family":"Motter","given":"Dema","non-dropping-particle":"","parse-names":false,"suffix":""},{"dropping-particle":"","family":"Moug","given":"Susan","non-dropping-particle":"","parse-names":false,"suffix":""},{"dropping-particle":"","family":"Mukherjee","given":"Samrat","non-dropping-particle":"","parse-names":false,"suffix":""},{"dropping-particle":"","family":"Najdy","given":"Manhal","non-dropping-particle":"","parse-names":false,"suffix":""},{"dropping-particle":"","family":"Nakas","given":"Apostolos","non-dropping-particle":"","parse-names":false,"suffix":""},{"dropping-particle":"","family":"Namazov","given":"Ilgar","non-dropping-particle":"","parse-names":false,"suffix":""},{"dropping-particle":"","family":"Naredla","given":"Pradyumna","non-dropping-particle":"","parse-names":false,"suffix":""},{"dropping-particle":"","family":"Nasef","given":"Emmhamed","non-dropping-particle":"","parse-names":false,"suffix":""},{"dropping-particle":"","family":"Nassa","given":"Heeam","non-dropping-particle":"","parse-names":false,"suffix":""},{"dropping-particle":"","family":"Nath","given":"Rahul","non-dropping-particle":"","parse-names":false,"suffix":""},{"dropping-particle":"","family":"Navarro-Sánchez","given":"Antonio","non-dropping-particle":"","parse-names":false,"suffix":""},{"dropping-particle":"","family":"Nazarian","given":"Scarlet","non-dropping-particle":"","parse-names":false,"suffix":""},{"dropping-particle":"","family":"Negri","given":"Giampiero","non-dropping-particle":"","parse-names":false,"suffix":""},{"dropping-particle":"","family":"Nehra","given":"Deepika","non-dropping-particle":"","parse-names":false,"suffix":""},{"dropping-particle":"","family":"Neil-Dwyer","given":"Jason","non-dropping-particle":"","parse-names":false,"suffix":""},{"dropping-particle":"","family":"Neri","given":"Jacopo","non-dropping-particle":"","parse-names":false,"suffix":""},{"dropping-particle":"","family":"Newton","given":"Katy","non-dropping-particle":"","parse-names":false,"suffix":""},{"dropping-particle":"","family":"Nikaj","given":"Herald","non-dropping-particle":"","parse-names":false,"suffix":""},{"dropping-particle":"","family":"Niquen","given":"Milagros","non-dropping-particle":"","parse-names":false,"suffix":""},{"dropping-particle":"","family":"Nobile","given":"Sara","non-dropping-particle":"","parse-names":false,"suffix":""},{"dropping-particle":"","family":"Nogueiro","given":"Jorge","non-dropping-particle":"","parse-names":false,"suffix":""},{"dropping-particle":"","family":"Ntirenganya","given":"Faustin","non-dropping-particle":"","parse-names":false,"suffix":""},{"dropping-particle":"","family":"Nugent","given":"Michael","non-dropping-particle":"","parse-names":false,"suffix":""},{"dropping-particle":"","family":"Núñez","given":"Jordi","non-dropping-particle":"","parse-names":false,"suffix":""},{"dropping-particle":"","family":"Ocaña","given":"Juan","non-dropping-particle":"","parse-names":false,"suffix":""},{"dropping-particle":"","family":"Okechukwu","given":"Valentine","non-dropping-particle":"","parse-names":false,"suffix":""},{"dropping-particle":"","family":"Oliva-Mompean","given":"Fernando","non-dropping-particle":"","parse-names":false,"suffix":""},{"dropping-particle":"","family":"Oliveira","given":"Ana","non-dropping-particle":"","parse-names":false,"suffix":""},{"dropping-particle":"","family":"Ollat","given":"Didier","non-dropping-particle":"","parse-names":false,"suffix":""},{"dropping-particle":"","family":"Onos","given":"Lavinia","non-dropping-particle":"","parse-names":false,"suffix":""},{"dropping-particle":"","family":"Osagie-Clouard","given":"Liza","non-dropping-particle":"","parse-names":false,"suffix":""},{"dropping-particle":"","family":"Osman","given":"Khabab","non-dropping-particle":"","parse-names":false,"suffix":""},{"dropping-particle":"","family":"Ottolina","given":"Jessica","non-dropping-particle":"","parse-names":false,"suffix":""},{"dropping-particle":"","family":"Ourieff","given":"Jared","non-dropping-particle":"","parse-names":false,"suffix":""},{"dropping-particle":"","family":"Outani","given":"Oumaima","non-dropping-particle":"","parse-names":false,"suffix":""},{"dropping-particle":"","family":"Oyewole","given":"Bankole","non-dropping-particle":"","parse-names":false,"suffix":""},{"dropping-particle":"","family":"Ozben","given":"Volkan","non-dropping-particle":"","parse-names":false,"suffix":""},{"dropping-particle":"","family":"Pacheco-Sanchez","given":"David","non-dropping-particle":"","parse-names":false,"suffix":""},{"dropping-particle":"","family":"Padilla-Valverde","given":"David","non-dropping-particle":"","parse-names":false,"suffix":""},{"dropping-particle":"","family":"Pai","given":"Madhava","non-dropping-particle":"","parse-names":false,"suffix":""},{"dropping-particle":"","family":"Paiella","given":"Salvatore","non-dropping-particle":"","parse-names":false,"suffix":""},{"dropping-particle":"","family":"Paisley","given":"Samuel","non-dropping-particle":"","parse-names":false,"suffix":""},{"dropping-particle":"","family":"Palini","given":"Gianmarco","non-dropping-particle":"","parse-names":false,"suffix":""},{"dropping-particle":"","family":"Palmeri","given":"Matteo","non-dropping-particle":"","parse-names":false,"suffix":""},{"dropping-particle":"","family":"Panahi","given":"Pedram","non-dropping-particle":"","parse-names":false,"suffix":""},{"dropping-particle":"","family":"Parente","given":"Alessandro","non-dropping-particle":"","parse-names":false,"suffix":""},{"dropping-particle":"","family":"Parlanti","given":"Daniele","non-dropping-particle":"","parse-names":false,"suffix":""},{"dropping-particle":"","family":"Parmar","given":"Chetan","non-dropping-particle":"","parse-names":false,"suffix":""},{"dropping-particle":"","family":"Pascual","given":"Angela","non-dropping-particle":"","parse-names":false,"suffix":""},{"dropping-particle":"","family":"Patel","given":"Mahul","non-dropping-particle":"","parse-names":false,"suffix":""},{"dropping-particle":"","family":"Pathak","given":"Abhijit","non-dropping-particle":"","parse-names":false,"suffix":""},{"dropping-particle":"","family":"Patil","given":"Sangram","non-dropping-particle":"","parse-names":false,"suffix":""},{"dropping-particle":"","family":"Pattyn","given":"Piet","non-dropping-particle":"","parse-names":false,"suffix":""},{"dropping-particle":"","family":"Peckham-Cooper","given":"Adam","non-dropping-particle":"","parse-names":false,"suffix":""},{"dropping-particle":"","family":"Pedrazzani","given":"Corrado","non-dropping-particle":"","parse-names":false,"suffix":""},{"dropping-particle":"","family":"Pellino","given":"Gianluca","non-dropping-particle":"","parse-names":false,"suffix":""},{"dropping-particle":"","family":"Peluso","given":"Chiara","non-dropping-particle":"","parse-names":false,"suffix":""},{"dropping-particle":"","family":"Pereira","given":"André","non-dropping-particle":"","parse-names":false,"suffix":""},{"dropping-particle":"","family":"Pereira-Neves","given":"António","non-dropping-particle":"","parse-names":false,"suffix":""},{"dropping-particle":"","family":"Perez-Diaz","given":"MD","non-dropping-particle":"","parse-names":false,"suffix":""},{"dropping-particle":"","family":"Pérez-González","given":"Marta","non-dropping-particle":"","parse-names":false,"suffix":""},{"dropping-particle":"","family":"Pérez-Saborido","given":"Baltasar","non-dropping-particle":"","parse-names":false,"suffix":""},{"dropping-particle":"","family":"Perivoliotis","given":"Konstantinos","non-dropping-particle":"","parse-names":false,"suffix":""},{"dropping-particle":"","family":"Perkins","given":"Clare","non-dropping-particle":"","parse-names":false,"suffix":""},{"dropping-particle":"","family":"Peros","given":"Georgios","non-dropping-particle":"","parse-names":false,"suffix":""},{"dropping-particle":"","family":"Perotto","given":"Ornella","non-dropping-particle":"","parse-names":false,"suffix":""},{"dropping-particle":"","family":"Perra","given":"Teresa","non-dropping-particle":"","parse-names":false,"suffix":""},{"dropping-particle":"","family":"Petrone","given":"Patrizio","non-dropping-particle":"","parse-names":false,"suffix":""},{"dropping-particle":"","family":"Phenix","given":"George","non-dropping-particle":"","parse-names":false,"suffix":""},{"dropping-particle":"","family":"Picazo","given":"Sara","non-dropping-particle":"","parse-names":false,"suffix":""},{"dropping-particle":"","family":"Picon-Rodriguez","given":"Rafael","non-dropping-particle":"","parse-names":false,"suffix":""},{"dropping-particle":"","family":"Piloni","given":"Martina","non-dropping-particle":"","parse-names":false,"suffix":""},{"dropping-particle":"","family":"Pingarrón-Martín","given":"Lorena","non-dropping-particle":"","parse-names":false,"suffix":""},{"dropping-particle":"","family":"Pinotti","given":"Enrico","non-dropping-particle":"","parse-names":false,"suffix":""},{"dropping-particle":"","family":"Pisanu","given":"Adolfo","non-dropping-particle":"","parse-names":false,"suffix":""},{"dropping-particle":"","family":"Pizzini","given":"Paolo","non-dropping-particle":"","parse-names":false,"suffix":""},{"dropping-particle":"","family":"Pockney","given":"Peter","non-dropping-particle":"","parse-names":false,"suffix":""},{"dropping-particle":"","family":"Podda","given":"Mauro","non-dropping-particle":"","parse-names":false,"suffix":""},{"dropping-particle":"","family":"Podolsky","given":"Dina","non-dropping-particle":"","parse-names":false,"suffix":""},{"dropping-particle":"","family":"Poggioli","given":"Gilberto","non-dropping-particle":"","parse-names":false,"suffix":""},{"dropping-particle":"","family":"Pompili","given":"Cecilia","non-dropping-particle":"","parse-names":false,"suffix":""},{"dropping-particle":"","family":"Pontari","given":"Michael","non-dropping-particle":"","parse-names":false,"suffix":""},{"dropping-particle":"","family":"Porcu","given":"Alberto","non-dropping-particle":"","parse-names":false,"suffix":""},{"dropping-particle":"","family":"Potter","given":"Ryan","non-dropping-particle":"","parse-names":false,"suffix":""},{"dropping-particle":"","family":"Price","given":"Claire","non-dropping-particle":"","parse-names":false,"suffix":""},{"dropping-particle":"","family":"Pruvot","given":"François-René","non-dropping-particle":"","parse-names":false,"suffix":""},{"dropping-particle":"","family":"Pujol-Muncunill","given":"Roger","non-dropping-particle":"","parse-names":false,"suffix":""},{"dropping-particle":"","family":"Puppo","given":"Andrea","non-dropping-particle":"","parse-names":false,"suffix":""},{"dropping-particle":"","family":"Quante","given":"Markus","non-dropping-particle":"","parse-names":false,"suffix":""},{"dropping-particle":"","family":"Quintana-Villamandos","given":"Begoña","non-dropping-particle":"","parse-names":false,"suffix":""},{"dropping-particle":"","family":"Qureshi","given":"Ali","non-dropping-particle":"","parse-names":false,"suffix":""},{"dropping-particle":"","family":"Radenkovic","given":"Dejan","non-dropping-particle":"","parse-names":false,"suffix":""},{"dropping-particle":"","family":"Rakvin","given":"Ivan","non-dropping-particle":"","parse-names":false,"suffix":""},{"dropping-particle":"","family":"Ramallo-Solís","given":"Irene","non-dropping-particle":"","parse-names":false,"suffix":""},{"dropping-particle":"","family":"Ramcharan","given":"Sean","non-dropping-particle":"","parse-names":false,"suffix":""},{"dropping-particle":"","family":"Ramos","given":"Diego","non-dropping-particle":"","parse-names":false,"suffix":""},{"dropping-particle":"","family":"Ramos-Bonilla","given":"Antonio","non-dropping-particle":"","parse-names":false,"suffix":""},{"dropping-particle":"","family":"Ramzi","given":"Joussi","non-dropping-particle":"","parse-names":false,"suffix":""},{"dropping-particle":"","family":"Rathinam","given":"Sridhar","non-dropping-particle":"","parse-names":false,"suffix":""},{"dropping-particle":"","family":"Rausa","given":"Emanuele","non-dropping-particle":"","parse-names":false,"suffix":""},{"dropping-particle":"","family":"Ravaioli","given":"Matteo","non-dropping-particle":"","parse-names":false,"suffix":""},{"dropping-particle":"","family":"Ravindran","given":"Sharanya","non-dropping-particle":"","parse-names":false,"suffix":""},{"dropping-particle":"","family":"Raymond","given":"Thomas","non-dropping-particle":"","parse-names":false,"suffix":""},{"dropping-particle":"","family":"Razik","given":"Aisha","non-dropping-particle":"","parse-names":false,"suffix":""},{"dropping-particle":"","family":"Redfern","given":"Jennifer","non-dropping-particle":"","parse-names":false,"suffix":""},{"dropping-particle":"","family":"Reguera-Rosal","given":"Julio","non-dropping-particle":"","parse-names":false,"suffix":""},{"dropping-particle":"","family":"Rela","given":"Mariam","non-dropping-particle":"","parse-names":false,"suffix":""},{"dropping-particle":"","family":"Rey-Biel","given":"Juan","non-dropping-particle":"","parse-names":false,"suffix":""},{"dropping-particle":"","family":"Rey-Valcarcel","given":"Cristina","non-dropping-particle":"","parse-names":false,"suffix":""},{"dropping-particle":"","family":"Ribolla","given":"Marta","non-dropping-particle":"","parse-names":false,"suffix":""},{"dropping-particle":"","family":"Richards","given":"Tomos","non-dropping-particle":"","parse-names":false,"suffix":""},{"dropping-particle":"","family":"Richmond","given":"Michael","non-dropping-particle":"","parse-names":false,"suffix":""},{"dropping-particle":"","family":"Righini","given":"Erminio","non-dropping-particle":"","parse-names":false,"suffix":""},{"dropping-particle":"","family":"Rio-Gomez","given":"Javier","non-dropping-particle":"","parse-names":false,"suffix":""},{"dropping-particle":"","family":"Riyat","given":"Harjoat","non-dropping-particle":"","parse-names":false,"suffix":""},{"dropping-particle":"","family":"Rizvi","given":"Sana","non-dropping-particle":"","parse-names":false,"suffix":""},{"dropping-particle":"","family":"Roberts","given":"Keith","non-dropping-particle":"","parse-names":false,"suffix":""},{"dropping-particle":"","family":"Roberts","given":"Matthew","non-dropping-particle":"","parse-names":false,"suffix":""},{"dropping-particle":"","family":"Robertson","given":"Stuart","non-dropping-particle":"","parse-names":false,"suffix":""},{"dropping-particle":"","family":"Robertson","given":"Ronald","non-dropping-particle":"","parse-names":false,"suffix":""},{"dropping-particle":"","family":"Robin-Valle","given":"Alvaro","non-dropping-particle":"","parse-names":false,"suffix":""},{"dropping-particle":"","family":"Rochon","given":"Melissa","non-dropping-particle":"","parse-names":false,"suffix":""},{"dropping-particle":"","family":"Rojo","given":"Mikel","non-dropping-particle":"","parse-names":false,"suffix":""},{"dropping-particle":"","family":"Rolli","given":"Luigi","non-dropping-particle":"","parse-names":false,"suffix":""},{"dropping-particle":"","family":"Romano","given":"Silvio","non-dropping-particle":"","parse-names":false,"suffix":""},{"dropping-particle":"","family":"Ross","given":"Elizabeth","non-dropping-particle":"","parse-names":false,"suffix":""},{"dropping-particle":"","family":"Ross","given":"Howard","non-dropping-particle":"","parse-names":false,"suffix":""},{"dropping-particle":"","family":"Rossborough","given":"Catherine","non-dropping-particle":"","parse-names":false,"suffix":""},{"dropping-particle":"","family":"Rottoli","given":"Matteo","non-dropping-particle":"","parse-names":false,"suffix":""},{"dropping-particle":"","family":"Ruiz","given":"Miguel","non-dropping-particle":"","parse-names":false,"suffix":""},{"dropping-particle":"","family":"Ruiz-Grande","given":"Fernando","non-dropping-particle":"","parse-names":false,"suffix":""},{"dropping-particle":"","family":"Ruiz-Martin","given":"Irene","non-dropping-particle":"","parse-names":false,"suffix":""},{"dropping-particle":"","family":"Ruiz-Soriano","given":"María","non-dropping-particle":"","parse-names":false,"suffix":""},{"dropping-particle":"","family":"Ruzzenente","given":"Andrea","non-dropping-particle":"","parse-names":false,"suffix":""},{"dropping-particle":"","family":"Ryska","given":"Ondrej","non-dropping-particle":"","parse-names":false,"suffix":""},{"dropping-particle":"","family":"Saez","given":"Carlos","non-dropping-particle":"","parse-names":false,"suffix":""},{"dropping-particle":"","family":"Sagnotta","given":"Andrea","non-dropping-particle":"","parse-names":false,"suffix":""},{"dropping-particle":"","family":"Sahnan","given":"Kapil","non-dropping-particle":"","parse-names":false,"suffix":""},{"dropping-particle":"","family":"Sahni","given":"Arun","non-dropping-particle":"","parse-names":false,"suffix":""},{"dropping-particle":"","family":"Salim","given":"Ali","non-dropping-particle":"","parse-names":false,"suffix":""},{"dropping-particle":"","family":"Sallam","given":"Ibrahim","non-dropping-particle":"","parse-names":false,"suffix":""},{"dropping-particle":"","family":"Salvia","given":"Roberto","non-dropping-particle":"","parse-names":false,"suffix":""},{"dropping-particle":"","family":"Samadov","given":"Elgun","non-dropping-particle":"","parse-names":false,"suffix":""},{"dropping-particle":"","family":"Sammarco","given":"Giuseppe","non-dropping-particle":"","parse-names":false,"suffix":""},{"dropping-particle":"","family":"Sampaio-Alves","given":"Mafalda","non-dropping-particle":"","parse-names":false,"suffix":""},{"dropping-particle":"","family":"Sánchez-Arteaga","given":"Alejandro","non-dropping-particle":"","parse-names":false,"suffix":""},{"dropping-particle":"","family":"Sanchez-Fuentes","given":"Maria-Nieves","non-dropping-particle":"","parse-names":false,"suffix":""},{"dropping-particle":"","family":"Sanchez-Pelaez","given":"Daniel","non-dropping-particle":"","parse-names":false,"suffix":""},{"dropping-particle":"","family":"Sanchez-Perez","given":"Coral","non-dropping-particle":"","parse-names":false,"suffix":""},{"dropping-particle":"","family":"Sanchez-Rubio","given":"Maria","non-dropping-particle":"","parse-names":false,"suffix":""},{"dropping-particle":"","family":"Sancho-Muriel","given":"Jorge","non-dropping-particle":"","parse-names":false,"suffix":""},{"dropping-particle":"","family":"Sanders","given":"Julie","non-dropping-particle":"","parse-names":false,"suffix":""},{"dropping-particle":"","family":"Santero-Ramirez","given":"Maria-Pilar","non-dropping-particle":"","parse-names":false,"suffix":""},{"dropping-particle":"","family":"Santora","given":"Thomas","non-dropping-particle":"","parse-names":false,"suffix":""},{"dropping-particle":"","family":"Santoro","given":"Antonio","non-dropping-particle":"","parse-names":false,"suffix":""},{"dropping-particle":"","family":"Santos","given":"Irene","non-dropping-particle":"","parse-names":false,"suffix":""},{"dropping-particle":"","family":"Santos-Sousa","given":"Hugo","non-dropping-particle":"","parse-names":false,"suffix":""},{"dropping-particle":"","family":"Sapienza","given":"Paolo","non-dropping-particle":"","parse-names":false,"suffix":""},{"dropping-particle":"","family":"Sartarelli","given":"Lodovico","non-dropping-particle":"","parse-names":false,"suffix":""},{"dropping-particle":"","family":"Sarveswaran","given":"Janahan","non-dropping-particle":"","parse-names":false,"suffix":""},{"dropping-particle":"","family":"Sasia","given":"Diego","non-dropping-particle":"","parse-names":false,"suffix":""},{"dropping-particle":"","family":"Saudemont","given":"Alain","non-dropping-particle":"","parse-names":false,"suffix":""},{"dropping-particle":"","family":"Saudi-Moro","given":"Sef","non-dropping-particle":"","parse-names":false,"suffix":""},{"dropping-particle":"","family":"Saxena","given":"Shobhit","non-dropping-particle":"","parse-names":false,"suffix":""},{"dropping-particle":"","family":"Saxena","given":"Dolly","non-dropping-particle":"","parse-names":false,"suffix":""},{"dropping-particle":"","family":"Sayasneh","given":"Ahmad","non-dropping-particle":"","parse-names":false,"suffix":""},{"dropping-particle":"","family":"Scalabre","given":"Aurelien","non-dropping-particle":"","parse-names":false,"suffix":""},{"dropping-particle":"","family":"Schache","given":"Andrew","non-dropping-particle":"","parse-names":false,"suffix":""},{"dropping-particle":"","family":"Schiavina","given":"Riccardo","non-dropping-particle":"","parse-names":false,"suffix":""},{"dropping-particle":"","family":"Schineis","given":"Christian","non-dropping-particle":"","parse-names":false,"suffix":""},{"dropping-particle":"","family":"Schreckenbach","given":"Teresa","non-dropping-particle":"","parse-names":false,"suffix":""},{"dropping-particle":"","family":"Scorza","given":"Antonella","non-dropping-particle":"","parse-names":false,"suffix":""},{"dropping-particle":"","family":"Scott","given":"Lucy","non-dropping-particle":"","parse-names":false,"suffix":""},{"dropping-particle":"","family":"Seegert","given":"Sara","non-dropping-particle":"","parse-names":false,"suffix":""},{"dropping-particle":"","family":"Seguin-Givelet","given":"Agathe","non-dropping-particle":"","parse-names":false,"suffix":""},{"dropping-particle":"","family":"Senent-Boza","given":"Ana","non-dropping-particle":"","parse-names":false,"suffix":""},{"dropping-particle":"","family":"Seymour","given":"Keith","non-dropping-particle":"","parse-names":false,"suffix":""},{"dropping-particle":"","family":"Shabana","given":"Amanda","non-dropping-particle":"","parse-names":false,"suffix":""},{"dropping-particle":"","family":"Shah","given":"Karishma","non-dropping-particle":"","parse-names":false,"suffix":""},{"dropping-particle":"","family":"Shah","given":"Jigar","non-dropping-particle":"","parse-names":false,"suffix":""},{"dropping-particle":"","family":"Shah","given":"Preena","non-dropping-particle":"","parse-names":false,"suffix":""},{"dropping-particle":"","family":"Shah","given":"Sujay","non-dropping-particle":"","parse-names":false,"suffix":""},{"dropping-particle":"","family":"Shakir","given":"Taner","non-dropping-particle":"","parse-names":false,"suffix":""},{"dropping-particle":"","family":"Shalaby","given":"Mostafa","non-dropping-particle":"","parse-names":false,"suffix":""},{"dropping-particle":"","family":"Shankar","given":"Sushma","non-dropping-particle":"","parse-names":false,"suffix":""},{"dropping-particle":"","family":"Shaw","given":"Richard","non-dropping-particle":"","parse-names":false,"suffix":""},{"dropping-particle":"","family":"Shehata","given":"Sameh","non-dropping-particle":"","parse-names":false,"suffix":""},{"dropping-particle":"","family":"Shenfine","given":"Amy","non-dropping-particle":"","parse-names":false,"suffix":""},{"dropping-particle":"","family":"Sheridan","given":"Kelda","non-dropping-particle":"","parse-names":false,"suffix":""},{"dropping-particle":"","family":"Sherief","given":"Ahmed","non-dropping-particle":"","parse-names":false,"suffix":""},{"dropping-particle":"","family":"Sherief","given":"Mohamed","non-dropping-particle":"","parse-names":false,"suffix":""},{"dropping-particle":"","family":"Sherif","given":"Mohamed","non-dropping-particle":"","parse-names":false,"suffix":""},{"dropping-particle":"","family":"Shinkwin","given":"Michael","non-dropping-particle":"","parse-names":false,"suffix":""},{"dropping-particle":"","family":"Shu","given":"Sebastian","non-dropping-particle":"","parse-names":false,"suffix":""},{"dropping-particle":"","family":"Siaw-Acheampong","given":"Kwabena","non-dropping-particle":"","parse-names":false,"suffix":""},{"dropping-particle":"","family":"Sileri","given":"Pierpaolo","non-dropping-particle":"","parse-names":false,"suffix":""},{"dropping-particle":"","family":"Singh","given":"Abhinav","non-dropping-particle":"","parse-names":false,"suffix":""},{"dropping-particle":"","family":"Singh","given":"Shailendra","non-dropping-particle":"","parse-names":false,"suffix":""},{"dropping-particle":"","family":"Sinha","given":"Sanjay","non-dropping-particle":"","parse-names":false,"suffix":""},{"dropping-particle":"","family":"Sinha","given":"Deepti","non-dropping-particle":"","parse-names":false,"suffix":""},{"dropping-particle":"","family":"Siragusa","given":"Leandro","non-dropping-particle":"","parse-names":false,"suffix":""},{"dropping-particle":"","family":"Sivaprakasam","given":"Rajesh","non-dropping-particle":"","parse-names":false,"suffix":""},{"dropping-particle":"","family":"Sivayoganathan","given":"Sriharan","non-dropping-particle":"","parse-names":false,"suffix":""},{"dropping-particle":"","family":"Smillie","given":"Robert","non-dropping-particle":"","parse-names":false,"suffix":""},{"dropping-particle":"","family":"Smith","given":"Claire","non-dropping-particle":"","parse-names":false,"suffix":""},{"dropping-particle":"","family":"Smith","given":"Andrew","non-dropping-particle":"","parse-names":false,"suffix":""},{"dropping-particle":"","family":"Smith","given":"Christopher","non-dropping-particle":"","parse-names":false,"suffix":""},{"dropping-particle":"","family":"Sochorova","given":"Dana","non-dropping-particle":"","parse-names":false,"suffix":""},{"dropping-particle":"","family":"Soggiu","given":"Fiammetta","non-dropping-particle":"","parse-names":false,"suffix":""},{"dropping-particle":"","family":"Sohrabi","given":"Catrin","non-dropping-particle":"","parse-names":false,"suffix":""},{"dropping-particle":"","family":"Sohrabi","given":"Catrin","non-dropping-particle":"","parse-names":false,"suffix":""},{"dropping-particle":"","family":"Sohrabi","given":"Catrin","non-dropping-particle":"","parse-names":false,"suffix":""},{"dropping-particle":"","family":"Solari","given":"Francesca","non-dropping-particle":"","parse-names":false,"suffix":""},{"dropping-particle":"","family":"Solli","given":"Piergiorgio","non-dropping-particle":"","parse-names":false,"suffix":""},{"dropping-particle":"","family":"Soreide","given":"Kjetil","non-dropping-particle":"","parse-names":false,"suffix":""},{"dropping-particle":"","family":"Spinelli","given":"Antonino","non-dropping-particle":"","parse-names":false,"suffix":""},{"dropping-particle":"","family":"Spoletini","given":"Domenico","non-dropping-particle":"","parse-names":false,"suffix":""},{"dropping-particle":"","family":"Spriano","given":"Giuseppe","non-dropping-particle":"","parse-names":false,"suffix":""},{"dropping-particle":"","family":"Sravanam","given":"Sanskrithi","non-dropping-particle":"","parse-names":false,"suffix":""},{"dropping-particle":"","family":"Ssentongo","given":"Paddy","non-dropping-particle":"","parse-names":false,"suffix":""},{"dropping-particle":"","family":"Stanger","given":"Sophie","non-dropping-particle":"","parse-names":false,"suffix":""},{"dropping-particle":"","family":"Stavroulias","given":"Dionisios","non-dropping-particle":"","parse-names":false,"suffix":""},{"dropping-particle":"","family":"Steel","given":"Ben","non-dropping-particle":"","parse-names":false,"suffix":""},{"dropping-particle":"","family":"Stella","given":"Marco","non-dropping-particle":"","parse-names":false,"suffix":""},{"dropping-particle":"","family":"Stewart","given":"Robbie","non-dropping-particle":"","parse-names":false,"suffix":""},{"dropping-particle":"","family":"Stringer","given":"Sally","non-dropping-particle":"","parse-names":false,"suffix":""},{"dropping-particle":"","family":"Sulen","given":"Nina","non-dropping-particle":"","parse-names":false,"suffix":""},{"dropping-particle":"","family":"Sundar","given":"Sudha","non-dropping-particle":"","parse-names":false,"suffix":""},{"dropping-particle":"","family":"Sundhu","given":"Matthew","non-dropping-particle":"","parse-names":false,"suffix":""},{"dropping-particle":"","family":"Suri","given":"Avni","non-dropping-particle":"","parse-names":false,"suffix":""},{"dropping-particle":"","family":"Syed","given":"Arooj","non-dropping-particle":"","parse-names":false,"suffix":""},{"dropping-particle":"","family":"Szatmary","given":"Peter","non-dropping-particle":"","parse-names":false,"suffix":""},{"dropping-particle":"","family":"Tabiri","given":"Stephen","non-dropping-particle":"","parse-names":false,"suffix":""},{"dropping-particle":"","family":"Tadross","given":"Daniel","non-dropping-particle":"","parse-names":false,"suffix":""},{"dropping-particle":"","family":"Taglietti","given":"Lucio","non-dropping-particle":"","parse-names":false,"suffix":""},{"dropping-particle":"","family":"Tansey","given":"Rosamond","non-dropping-particle":"","parse-names":false,"suffix":""},{"dropping-particle":"","family":"Tartaglia","given":"Dario","non-dropping-particle":"","parse-names":false,"suffix":""},{"dropping-particle":"","family":"Tawheed","given":"Ahmed","non-dropping-particle":"","parse-names":false,"suffix":""},{"dropping-particle":"","family":"Tayeh","given":"Salim","non-dropping-particle":"","parse-names":false,"suffix":""},{"dropping-particle":"","family":"Teles","given":"Tobias","non-dropping-particle":"","parse-names":false,"suffix":""},{"dropping-particle":"","family":"Testa","given":"Valentina","non-dropping-particle":"","parse-names":false,"suffix":""},{"dropping-particle":"","family":"Tewari","given":"Nilanjana","non-dropping-particle":"","parse-names":false,"suffix":""},{"dropping-particle":"","family":"Thoenissen","given":"Philipp","non-dropping-particle":"","parse-names":false,"suffix":""},{"dropping-particle":"","family":"Thomas","given":"Kane","non-dropping-particle":"","parse-names":false,"suffix":""},{"dropping-particle":"","family":"Thomin","given":"Anne","non-dropping-particle":"","parse-names":false,"suffix":""},{"dropping-particle":"","family":"Thrush","given":"Jessica","non-dropping-particle":"","parse-names":false,"suffix":""},{"dropping-particle":"","family":"Tierney","given":"Sean","non-dropping-particle":"","parse-names":false,"suffix":""},{"dropping-particle":"","family":"Tiwari","given":"Abhinav","non-dropping-particle":"","parse-names":false,"suffix":""},{"dropping-particle":"","family":"Toh","given":"Simon","non-dropping-particle":"","parse-names":false,"suffix":""},{"dropping-particle":"","family":"Toledo","given":"Enrique","non-dropping-particle":"","parse-names":false,"suffix":""},{"dropping-particle":"","family":"Tonini","given":"Valeria","non-dropping-particle":"","parse-names":false,"suffix":""},{"dropping-particle":"","family":"Torkington","given":"Jared","non-dropping-particle":"","parse-names":false,"suffix":""},{"dropping-particle":"","family":"Torquati","given":"Alfonso","non-dropping-particle":"","parse-names":false,"suffix":""},{"dropping-particle":"","family":"Torzilli","given":"Guido","non-dropping-particle":"","parse-names":false,"suffix":""},{"dropping-particle":"","family":"Totty","given":"Joshua","non-dropping-particle":"","parse-names":false,"suffix":""},{"dropping-particle":"","family":"Tourountzi","given":"Paraskevi","non-dropping-particle":"","parse-names":false,"suffix":""},{"dropping-particle":"","family":"Tousidonis","given":"Manuel","non-dropping-particle":"","parse-names":false,"suffix":""},{"dropping-particle":"","family":"Townend","given":"Philip","non-dropping-particle":"","parse-names":false,"suffix":""},{"dropping-particle":"","family":"Townsend","given":"Catherine","non-dropping-particle":"","parse-names":false,"suffix":""},{"dropping-particle":"","family":"Trompeter","given":"Alex","non-dropping-particle":"","parse-names":false,"suffix":""},{"dropping-particle":"","family":"Trotta","given":"Francesco","non-dropping-particle":"","parse-names":false,"suffix":""},{"dropping-particle":"","family":"Truant","given":"Stéphanie","non-dropping-particle":"","parse-names":false,"suffix":""},{"dropping-particle":"","family":"Trujillo-Díaz","given":"Jeancarlos","non-dropping-particle":"","parse-names":false,"suffix":""},{"dropping-particle":"","family":"Tsoulfas","given":"Georgios","non-dropping-particle":"","parse-names":false,"suffix":""},{"dropping-particle":"","family":"Turco","given":"Celia","non-dropping-particle":"","parse-names":false,"suffix":""},{"dropping-particle":"","family":"Turrado-Rodriguez","given":"Victor","non-dropping-particle":"","parse-names":false,"suffix":""},{"dropping-particle":"","family":"Turri","given":"Giulia","non-dropping-particle":"","parse-names":false,"suffix":""},{"dropping-particle":"","family":"Tustin","given":"Harry","non-dropping-particle":"","parse-names":false,"suffix":""},{"dropping-particle":"","family":"Tyler","given":"Jayne","non-dropping-particle":"","parse-names":false,"suffix":""},{"dropping-particle":"","family":"Tzedakis","given":"Stylianos","non-dropping-particle":"","parse-names":false,"suffix":""},{"dropping-particle":"","family":"Tzovaras","given":"George","non-dropping-particle":"","parse-names":false,"suffix":""},{"dropping-particle":"","family":"Uittenbogaart","given":"Martine","non-dropping-particle":"","parse-names":false,"suffix":""},{"dropping-particle":"","family":"Ullah","given":"Ramzan","non-dropping-particle":"","parse-names":false,"suffix":""},{"dropping-particle":"","family":"Urban","given":"Shane","non-dropping-particle":"","parse-names":false,"suffix":""},{"dropping-particle":"","family":"Urbani","given":"Alessia","non-dropping-particle":"","parse-names":false,"suffix":""},{"dropping-particle":"","family":"Usai","given":"Antonella","non-dropping-particle":"","parse-names":false,"suffix":""},{"dropping-particle":"","family":"Vaccarella","given":"Gianpaolo","non-dropping-particle":"","parse-names":false,"suffix":""},{"dropping-particle":"","family":"Valdes-Hernandez","given":"Javier","non-dropping-particle":"","parse-names":false,"suffix":""},{"dropping-particle":"","family":"Valsecchi","given":"Luca","non-dropping-particle":"","parse-names":false,"suffix":""},{"dropping-particle":"","family":"Vashisht","given":"Rajiv","non-dropping-particle":"","parse-names":false,"suffix":""},{"dropping-particle":"","family":"Vázquez-Fernández","given":"Andrea","non-dropping-particle":"","parse-names":false,"suffix":""},{"dropping-particle":"","family":"Venkatesan","given":"Gowtham","non-dropping-particle":"","parse-names":false,"suffix":""},{"dropping-particle":"","family":"Venn","given":"Mary","non-dropping-particle":"","parse-names":false,"suffix":""},{"dropping-particle":"","family":"Vera-Mansilla","given":"Cristina","non-dropping-particle":"","parse-names":false,"suffix":""},{"dropping-particle":"","family":"Vergari","given":"Roberto","non-dropping-particle":"","parse-names":false,"suffix":""},{"dropping-particle":"","family":"Vescio","given":"Giuseppina","non-dropping-particle":"","parse-names":false,"suffix":""},{"dropping-particle":"","family":"Vidya","given":"Raghavan","non-dropping-particle":"","parse-names":false,"suffix":""},{"dropping-particle":"","family":"Vieira","given":"Paula","non-dropping-particle":"","parse-names":false,"suffix":""},{"dropping-particle":"","family":"Vijay","given":"Vardhini","non-dropping-particle":"","parse-names":false,"suffix":""},{"dropping-particle":"","family":"Vimalachandran","given":"Dale","non-dropping-particle":"","parse-names":false,"suffix":""},{"dropping-particle":"","family":"Violante","given":"Tommaso","non-dropping-particle":"","parse-names":false,"suffix":""},{"dropping-particle":"","family":"Volpe","given":"Anita","non-dropping-particle":"","parse-names":false,"suffix":""},{"dropping-particle":"","family":"Vovola","given":"Fernanda","non-dropping-particle":"","parse-names":false,"suffix":""},{"dropping-particle":"","family":"Vulliamy","given":"Paul","non-dropping-particle":"","parse-names":false,"suffix":""},{"dropping-particle":"","family":"Wall","given":"Rosemary","non-dropping-particle":"","parse-names":false,"suffix":""},{"dropping-particle":"","family":"Wallwork","given":"Kate","non-dropping-particle":"","parse-names":false,"suffix":""},{"dropping-particle":"","family":"Ward","given":"Alex","non-dropping-particle":"","parse-names":false,"suffix":""},{"dropping-particle":"","family":"Warwick","given":"David","non-dropping-particle":"","parse-names":false,"suffix":""},{"dropping-particle":"","family":"Waseem","given":"Saima","non-dropping-particle":"","parse-names":false,"suffix":""},{"dropping-particle":"","family":"Weaver","given":"Helen","non-dropping-particle":"","parse-names":false,"suffix":""},{"dropping-particle":"","family":"Wells","given":"Fiona","non-dropping-particle":"","parse-names":false,"suffix":""},{"dropping-particle":"","family":"Wen","given":"Jiaxin","non-dropping-particle":"","parse-names":false,"suffix":""},{"dropping-particle":"","family":"West","given":"Raha","non-dropping-particle":"","parse-names":false,"suffix":""},{"dropping-particle":"","family":"Whitehall","given":"Emma","non-dropping-particle":"","parse-names":false,"suffix":""},{"dropping-particle":"","family":"Wild","given":"Laura","non-dropping-particle":"","parse-names":false,"suffix":""},{"dropping-particle":"","family":"Wilkins","given":"Alex","non-dropping-particle":"","parse-names":false,"suffix":""},{"dropping-particle":"","family":"Williams","given":"Gethin","non-dropping-particle":"","parse-names":false,"suffix":""},{"dropping-particle":"","family":"Williams","given":"Matthew","non-dropping-particle":"","parse-names":false,"suffix":""},{"dropping-particle":"","family":"Winnand","given":"Philipp","non-dropping-particle":"","parse-names":false,"suffix":""},{"dropping-particle":"","family":"Wong","given":"Ken","non-dropping-particle":"","parse-names":false,"suffix":""},{"dropping-particle":"","family":"Worku","given":"Dawit","non-dropping-particle":"","parse-names":false,"suffix":""},{"dropping-particle":"","family":"Wright","given":"Naomi","non-dropping-particle":"","parse-names":false,"suffix":""},{"dropping-particle":"","family":"Yalamanchili","given":"Seema","non-dropping-particle":"","parse-names":false,"suffix":""},{"dropping-particle":"","family":"Yershov","given":"Danylo","non-dropping-particle":"","parse-names":false,"suffix":""},{"dropping-particle":"","family":"Yildiz","given":"Alp","non-dropping-particle":"","parse-names":false,"suffix":""},{"dropping-particle":"","family":"Young","given":"Richard","non-dropping-particle":"","parse-names":false,"suffix":""},{"dropping-particle":"","family":"Yurttas","given":"Can","non-dropping-particle":"","parse-names":false,"suffix":""},{"dropping-particle":"","family":"Zadegan","given":"Frederic","non-dropping-particle":"","parse-names":false,"suffix":""},{"dropping-particle":"","family":"Zafar","given":"Noman","non-dropping-particle":"","parse-names":false,"suffix":""},{"dropping-particle":"","family":"Zakaria","given":"Rasheed","non-dropping-particle":"","parse-names":false,"suffix":""},{"dropping-particle":"","family":"Zambon","given":"Martina","non-dropping-particle":"","parse-names":false,"suffix":""},{"dropping-particle":"","family":"Zanini","given":"Nicola","non-dropping-particle":"","parse-names":false,"suffix":""},{"dropping-particle":"","family":"Zarate","given":"Alba","non-dropping-particle":"","parse-names":false,"suffix":""},{"dropping-particle":"","family":"Zerbib","given":"Philippe","non-dropping-particle":"","parse-names":false,"suffix":""},{"dropping-particle":"","family":"Zizzo","given":"Maurizio","non-dropping-particle":"","parse-names":false,"suffix":""},{"dropping-particle":"","family":"Zmora","given":"Oded","non-dropping-particle":"","parse-names":false,"suffix":""},{"dropping-particle":"","family":"Zonta","given":"Sandro","non-dropping-particle":"","parse-names":false,"suffix":""},{"dropping-particle":"","family":"Henegouwen","given":"Mark I van Berge","non-dropping-particle":"","parse-names":false,"suffix":""},{"dropping-particle":"van der","family":"Plas","given":"Willemijn Y","non-dropping-particle":"","parse-names":false,"suffix":""},{"dropping-particle":"","family":"Ali","given":"Inthekab Ali Mohamed","non-dropping-particle":"","parse-names":false,"suffix":""},{"dropping-particle":"","family":"Bakri","given":"Nur Amalina Che","non-dropping-particle":"","parse-names":false,"suffix":""},{"dropping-particle":"","family":"Bartolomé","given":"Miguel Ángel Hernández","non-dropping-particle":"","parse-names":false,"suffix":""},{"dropping-particle":"","family":"Bauset","given":"Juan Carlos Catalá","non-dropping-particle":"","parse-names":false,"suffix":""},{"dropping-particle":"","family":"Chaar","given":"Mohamad K Abou","non-dropping-particle":"","parse-names":false,"suffix":""},{"dropping-particle":"","family":"Cosentino","given":"Luigi MP Marino","non-dropping-particle":"","parse-names":false,"suffix":""},{"dropping-particle":"","family":"Díaz","given":"Carlos J Gómez","non-dropping-particle":"","parse-names":false,"suffix":""},{"dropping-particle":"","family":"Galocha","given":"Jose L Garcia","non-dropping-particle":"","parse-names":false,"suffix":""},{"dropping-particle":"de","family":"Gheldere","given":"Charles A","non-dropping-particle":"","parse-names":false,"suffix":""},{"dropping-particle":"","family":"Gomes","given":"Gustavo Mendonça Ataíde","non-dropping-particle":"","parse-names":false,"suffix":""},{"dropping-particle":"de","family":"Heredia","given":"Juan Beltrán","non-dropping-particle":"","parse-names":false,"suffix":""},{"dropping-particle":"","family":"Blazer","given":"Dan G","non-dropping-particle":"","parse-names":false,"suffix":""},{"dropping-particle":"","family":"Nugent","given":"William C","non-dropping-particle":"","parse-names":false,"suffix":""},{"dropping-particle":"","family":"Karar","given":"Ali A Ali","non-dropping-particle":"","parse-names":false,"suffix":""},{"dropping-particle":"De","family":"Lacy","given":"F Borja","non-dropping-particle":"","parse-names":false,"suffix":""},{"dropping-particle":"","family":"Laina","given":"Juan luis Blas","non-dropping-particle":"","parse-names":false,"suffix":""},{"dropping-particle":"","family":"Lester","given":"Madan Jha Shane","non-dropping-particle":"","parse-names":false,"suffix":""},{"dropping-particle":"","family":"Liyanage","given":"Aloka S D","non-dropping-particle":"","parse-names":false,"suffix":""},{"dropping-particle":"Al","family":"Maadany","given":"Faraj S","non-dropping-particle":"","parse-names":false,"suffix":""},{"dropping-particle":"De","family":"Marchi","given":"Joshua A","non-dropping-particle":"","parse-names":false,"suffix":""},{"dropping-particle":"la","family":"Medina","given":"Antonio Ramos-De","non-dropping-particle":"","parse-names":false,"suffix":""},{"dropping-particle":"","family":"Mithany","given":"Reda H M","non-dropping-particle":"","parse-names":false,"suffix":""},{"dropping-particle":"del","family":"Pueblo","given":"Cristina Sanchez","non-dropping-particle":"","parse-names":false,"suffix":""},{"dropping-particle":"van","family":"Ramshorst","given":"Gabrielle H","non-dropping-particle":"","parse-names":false,"suffix":""},{"dropping-particle":"De","family":"Salas","given":"Maria Marqueta","non-dropping-particle":"","parse-names":false,"suffix":""},{"dropping-particle":"De","family":"Souza","given":"Anthony C","non-dropping-particle":"","parse-names":false,"suffix":""},{"dropping-particle":"Del","family":"Toro","given":"M Dolores","non-dropping-particle":"","parse-names":false,"suffix":""}],"container-title":"The Lancet","id":"ITEM-1","issue":"0","issued":{"date-parts":[["2020"]]},"publisher":"Elsevier","title":"Mortality and pulmonary complications in patients undergoing surgery with perioperative SARS-CoV-2 infection: an international cohort study","type":"article-journal","volume":"0"},"uris":["http://www.mendeley.com/documents/?uuid=9d958fc6-df0b-35ca-8423-684ee5a7a075"]}],"mendeley":{"formattedCitation":"&lt;sup&gt;84&lt;/sup&gt;","plainTextFormattedCitation":"84","previouslyFormattedCitation":"&lt;sup&gt;84&lt;/sup&gt;"},"properties":{"noteIndex":0},"schema":"https://github.com/citation-style-language/schema/raw/master/csl-citation.json"}</w:instrText>
      </w:r>
      <w:r w:rsidR="00D54CA2">
        <w:rPr>
          <w:rFonts w:ascii="Calibri" w:hAnsi="Calibri" w:cs="Calibri"/>
        </w:rPr>
        <w:fldChar w:fldCharType="separate"/>
      </w:r>
      <w:r w:rsidR="007D6602" w:rsidRPr="007D6602">
        <w:rPr>
          <w:rFonts w:ascii="Calibri" w:hAnsi="Calibri" w:cs="Calibri"/>
          <w:noProof/>
          <w:vertAlign w:val="superscript"/>
        </w:rPr>
        <w:t>84</w:t>
      </w:r>
      <w:r w:rsidR="00D54CA2">
        <w:rPr>
          <w:rFonts w:ascii="Calibri" w:hAnsi="Calibri" w:cs="Calibri"/>
        </w:rPr>
        <w:fldChar w:fldCharType="end"/>
      </w:r>
      <w:r w:rsidR="00D54CA2">
        <w:rPr>
          <w:rFonts w:ascii="Calibri" w:hAnsi="Calibri" w:cs="Calibri"/>
        </w:rPr>
        <w:t>.</w:t>
      </w:r>
      <w:r w:rsidR="7C29E69F" w:rsidRPr="0092480E">
        <w:rPr>
          <w:rFonts w:ascii="Calibri" w:hAnsi="Calibri" w:cs="Calibri"/>
        </w:rPr>
        <w:t xml:space="preserve"> </w:t>
      </w:r>
      <w:r w:rsidR="00D54CA2">
        <w:rPr>
          <w:rFonts w:ascii="Calibri" w:hAnsi="Calibri" w:cs="Calibri"/>
        </w:rPr>
        <w:t>T</w:t>
      </w:r>
      <w:r w:rsidR="001F69FD" w:rsidRPr="0092480E">
        <w:rPr>
          <w:rFonts w:ascii="Calibri" w:hAnsi="Calibri" w:cs="Calibri"/>
        </w:rPr>
        <w:t xml:space="preserve">hese </w:t>
      </w:r>
      <w:r w:rsidR="00D54CA2">
        <w:rPr>
          <w:rFonts w:ascii="Calibri" w:hAnsi="Calibri" w:cs="Calibri"/>
        </w:rPr>
        <w:t xml:space="preserve">findings </w:t>
      </w:r>
      <w:r w:rsidR="001F69FD" w:rsidRPr="0092480E">
        <w:rPr>
          <w:rFonts w:ascii="Calibri" w:hAnsi="Calibri" w:cs="Calibri"/>
        </w:rPr>
        <w:t xml:space="preserve">might be </w:t>
      </w:r>
      <w:r w:rsidR="2314D40D" w:rsidRPr="0092480E">
        <w:rPr>
          <w:rFonts w:ascii="Calibri" w:hAnsi="Calibri" w:cs="Calibri"/>
        </w:rPr>
        <w:t xml:space="preserve">relevant to </w:t>
      </w:r>
      <w:r w:rsidR="002C1AFD">
        <w:rPr>
          <w:rFonts w:ascii="Calibri" w:hAnsi="Calibri" w:cs="Calibri"/>
        </w:rPr>
        <w:t>consider</w:t>
      </w:r>
      <w:r w:rsidR="001F69FD" w:rsidRPr="0092480E">
        <w:rPr>
          <w:rFonts w:ascii="Calibri" w:hAnsi="Calibri" w:cs="Calibri"/>
        </w:rPr>
        <w:t xml:space="preserve"> when prioritizing surgical procedures</w:t>
      </w:r>
      <w:r w:rsidR="006479D9" w:rsidRPr="0092480E">
        <w:rPr>
          <w:rFonts w:ascii="Calibri" w:hAnsi="Calibri" w:cs="Calibri"/>
        </w:rPr>
        <w:t xml:space="preserve"> during a pandemic.</w:t>
      </w:r>
    </w:p>
    <w:p w14:paraId="5B98ADB8" w14:textId="55AA95A7" w:rsidR="741EF303" w:rsidRPr="0092480E" w:rsidRDefault="2EC87C9A" w:rsidP="00CD04DB">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17845066" w:rsidR="741EF303" w:rsidRDefault="2EC87C9A" w:rsidP="00CD04DB">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92"/>
      <w:commentRangeStart w:id="93"/>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92"/>
      <w:r w:rsidR="00FE2640" w:rsidRPr="0092480E">
        <w:rPr>
          <w:rStyle w:val="CommentReference"/>
          <w:rFonts w:ascii="Calibri" w:hAnsi="Calibri" w:cs="Calibri"/>
        </w:rPr>
        <w:commentReference w:id="92"/>
      </w:r>
      <w:commentRangeEnd w:id="93"/>
      <w:r w:rsidR="00CD04DB">
        <w:rPr>
          <w:rStyle w:val="CommentReference"/>
          <w:rFonts w:asciiTheme="minorHAnsi" w:eastAsiaTheme="minorHAnsi" w:hAnsiTheme="minorHAnsi" w:cstheme="minorBidi"/>
          <w:lang w:val="en-GB"/>
        </w:rPr>
        <w:commentReference w:id="93"/>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B25DB0">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85&lt;/sup&gt;","plainTextFormattedCitation":"85","previouslyFormattedCitation":"&lt;sup&gt;85&lt;/sup&gt;"},"properties":{"noteIndex":0},"schema":"https://github.com/citation-style-language/schema/raw/master/csl-citation.json"}</w:instrText>
      </w:r>
      <w:r w:rsidR="00055008" w:rsidRPr="0092480E">
        <w:rPr>
          <w:rFonts w:ascii="Calibri" w:hAnsi="Calibri" w:cs="Calibri"/>
        </w:rPr>
        <w:fldChar w:fldCharType="separate"/>
      </w:r>
      <w:r w:rsidR="007D6602" w:rsidRPr="007D6602">
        <w:rPr>
          <w:rFonts w:ascii="Calibri" w:hAnsi="Calibri" w:cs="Calibri"/>
          <w:noProof/>
          <w:vertAlign w:val="superscript"/>
        </w:rPr>
        <w:t>85</w:t>
      </w:r>
      <w:r w:rsidR="00055008" w:rsidRPr="0092480E">
        <w:rPr>
          <w:rFonts w:ascii="Calibri" w:hAnsi="Calibri" w:cs="Calibri"/>
        </w:rPr>
        <w:fldChar w:fldCharType="end"/>
      </w:r>
    </w:p>
    <w:p w14:paraId="3551C310" w14:textId="27FC6BDE" w:rsidR="007C7AFC" w:rsidRPr="0092480E" w:rsidRDefault="007C7AFC" w:rsidP="00CD04DB">
      <w:pPr>
        <w:ind w:firstLine="720"/>
        <w:rPr>
          <w:rFonts w:ascii="Calibri" w:hAnsi="Calibri" w:cs="Calibri"/>
        </w:rPr>
      </w:pPr>
      <w:r>
        <w:rPr>
          <w:rFonts w:ascii="Calibri" w:hAnsi="Calibri" w:cs="Calibri"/>
        </w:rPr>
        <w:t xml:space="preserve">Fifth, we did not include the potential impact on QoL of delaying a semi-elective surgery. This impact might differ across procedures. It might be hypothesized that procedures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38CA534" w14:textId="77777777" w:rsidR="000F224F" w:rsidRDefault="000F224F" w:rsidP="636709EE">
      <w:pPr>
        <w:rPr>
          <w:rFonts w:ascii="Calibri" w:hAnsi="Calibri" w:cs="Calibri"/>
        </w:rPr>
      </w:pPr>
    </w:p>
    <w:p w14:paraId="4160D292" w14:textId="24AB7C02" w:rsidR="00787ED8" w:rsidRPr="00846768" w:rsidRDefault="00CD04DB" w:rsidP="636709EE">
      <w:pPr>
        <w:rPr>
          <w:rFonts w:ascii="Calibri" w:hAnsi="Calibri" w:cs="Calibri"/>
        </w:rPr>
      </w:pPr>
      <w:commentRangeStart w:id="94"/>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Dutch context by using the </w:t>
      </w:r>
      <w:commentRangeStart w:id="95"/>
      <w:r w:rsidR="6EE3B022" w:rsidRPr="0092480E">
        <w:rPr>
          <w:rFonts w:ascii="Calibri" w:hAnsi="Calibri" w:cs="Calibri"/>
        </w:rPr>
        <w:t>Dutch discount</w:t>
      </w:r>
      <w:commentRangeEnd w:id="95"/>
      <w:r w:rsidR="0076549D">
        <w:rPr>
          <w:rStyle w:val="CommentReference"/>
          <w:rFonts w:asciiTheme="minorHAnsi" w:eastAsiaTheme="minorHAnsi" w:hAnsiTheme="minorHAnsi" w:cstheme="minorBidi"/>
          <w:lang w:val="en-GB"/>
        </w:rPr>
        <w:commentReference w:id="95"/>
      </w:r>
      <w:r w:rsidR="6EE3B022" w:rsidRPr="0092480E">
        <w:rPr>
          <w:rFonts w:ascii="Calibri" w:hAnsi="Calibri" w:cs="Calibri"/>
        </w:rPr>
        <w:t xml:space="preserve"> rate, and Dutch registry data. </w:t>
      </w:r>
      <w:r w:rsidR="00CB2BA0" w:rsidRPr="0092480E">
        <w:rPr>
          <w:rFonts w:ascii="Calibri" w:hAnsi="Calibri" w:cs="Calibri"/>
        </w:rPr>
        <w:t>However, a</w:t>
      </w:r>
      <w:r w:rsidR="49092B44" w:rsidRPr="0092480E">
        <w:rPr>
          <w:rFonts w:ascii="Calibri" w:hAnsi="Calibri" w:cs="Calibri"/>
        </w:rPr>
        <w:t xml:space="preserve"> substantial amount of the evidence used in the model </w:t>
      </w:r>
      <w:r w:rsidR="00BA5C64">
        <w:rPr>
          <w:rFonts w:ascii="Calibri" w:hAnsi="Calibri" w:cs="Calibri"/>
        </w:rPr>
        <w:t xml:space="preserve">(most treatment effects, average age, time to no effect of surgery on survival/QoL) </w:t>
      </w:r>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5847E3" w:rsidRPr="0092480E">
        <w:rPr>
          <w:rFonts w:ascii="Calibri" w:hAnsi="Calibri" w:cs="Calibri"/>
        </w:rPr>
        <w:t>procedures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commentRangeEnd w:id="94"/>
      <w:r w:rsidR="00ED0948">
        <w:rPr>
          <w:rStyle w:val="CommentReference"/>
          <w:rFonts w:asciiTheme="minorHAnsi" w:eastAsiaTheme="minorHAnsi" w:hAnsiTheme="minorHAnsi" w:cstheme="minorBidi"/>
          <w:lang w:val="en-GB"/>
        </w:rPr>
        <w:commentReference w:id="94"/>
      </w:r>
    </w:p>
    <w:p w14:paraId="76EFFCBE" w14:textId="25EAF25E" w:rsidR="5C079743" w:rsidRPr="0092480E" w:rsidRDefault="5C079743" w:rsidP="00787ED8">
      <w:pPr>
        <w:pStyle w:val="Heading1"/>
      </w:pPr>
      <w:r w:rsidRPr="0092480E">
        <w:t>Conclusion</w:t>
      </w:r>
    </w:p>
    <w:p w14:paraId="7C0BF022" w14:textId="2B9F87BE"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(due to COVID-19) in surgical capacity from a utilitarian perspective. The expected health loss due to delay could be </w:t>
      </w:r>
      <w:r w:rsidRPr="00BB41C1">
        <w:rPr>
          <w:rFonts w:ascii="Calibri" w:eastAsia="Calibri" w:hAnsi="Calibri" w:cs="Calibr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636709EE">
      <w:pPr>
        <w:rPr>
          <w:rFonts w:ascii="Calibri" w:hAnsi="Calibri" w:cs="Calibri"/>
          <w:i/>
          <w:iCs/>
        </w:rPr>
      </w:pPr>
    </w:p>
    <w:p w14:paraId="70572FD8" w14:textId="77777777" w:rsidR="00737CE6" w:rsidRPr="0092480E" w:rsidRDefault="00737CE6" w:rsidP="39A4890C">
      <w:pPr>
        <w:keepNext/>
        <w:rPr>
          <w:rFonts w:ascii="Calibri" w:hAnsi="Calibri" w:cs="Calibri"/>
        </w:rPr>
      </w:pPr>
    </w:p>
    <w:p w14:paraId="5BD36754" w14:textId="77777777"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Pr="0092480E" w:rsidRDefault="00FE7393" w:rsidP="39A4890C">
      <w:pPr>
        <w:pStyle w:val="Caption"/>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14:paraId="722CAF7E" w14:textId="21AF58DD" w:rsidR="00705AAD" w:rsidRPr="0092480E" w:rsidRDefault="00705AAD" w:rsidP="39A4890C">
      <w:pPr>
        <w:keepNext/>
        <w:rPr>
          <w:rFonts w:ascii="Calibri" w:hAnsi="Calibri" w:cs="Calibri"/>
        </w:rPr>
      </w:pPr>
      <w:r>
        <w:rPr>
          <w:rFonts w:ascii="Calibri" w:hAnsi="Calibri" w:cs="Calibri"/>
          <w:noProof/>
          <w:lang w:val="nl-NL" w:eastAsia="nl-NL"/>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DFECCA" w:rsidR="00FE7393" w:rsidRPr="0092480E" w:rsidRDefault="004257EC" w:rsidP="39A4890C">
      <w:pPr>
        <w:pStyle w:val="Caption"/>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367FD8" w:rsidRPr="00367FD8">
        <w:rPr>
          <w:rFonts w:ascii="Calibri" w:hAnsi="Calibri" w:cs="Calibri"/>
          <w:b/>
          <w:lang w:val="en-US"/>
        </w:rPr>
        <w:t>Disease ab</w:t>
      </w:r>
      <w:r w:rsidR="00367FD8">
        <w:rPr>
          <w:rFonts w:ascii="Calibri" w:hAnsi="Calibri" w:cs="Calibri"/>
          <w:b/>
          <w:lang w:val="en-US"/>
        </w:rPr>
        <w:t>b</w:t>
      </w:r>
      <w:r w:rsidR="00367FD8" w:rsidRPr="00367FD8">
        <w:rPr>
          <w:rFonts w:ascii="Calibri" w:hAnsi="Calibri" w:cs="Calibri"/>
          <w:b/>
          <w:lang w:val="en-US"/>
        </w:rPr>
        <w:t>reviations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39A4890C">
      <w:pPr>
        <w:keepNext/>
        <w:rPr>
          <w:rFonts w:ascii="Calibri" w:hAnsi="Calibri" w:cs="Calibri"/>
        </w:rPr>
      </w:pPr>
      <w:r>
        <w:rPr>
          <w:rFonts w:ascii="Calibri" w:hAnsi="Calibri" w:cs="Calibri"/>
          <w:noProof/>
          <w:lang w:val="nl-NL" w:eastAsia="nl-NL"/>
        </w:rPr>
        <w:lastRenderedPageBreak/>
        <w:drawing>
          <wp:inline distT="0" distB="0" distL="0" distR="0" wp14:anchorId="1100D341" wp14:editId="480D8678">
            <wp:extent cx="5962651" cy="39751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5" cy="3975976"/>
                    </a:xfrm>
                    <a:prstGeom prst="rect">
                      <a:avLst/>
                    </a:prstGeom>
                  </pic:spPr>
                </pic:pic>
              </a:graphicData>
            </a:graphic>
          </wp:inline>
        </w:drawing>
      </w:r>
    </w:p>
    <w:p w14:paraId="15FF4786" w14:textId="7CBD5E59" w:rsidR="00FE7393" w:rsidRPr="00367FD8" w:rsidRDefault="00B308D5" w:rsidP="00367FD8">
      <w:pPr>
        <w:pStyle w:val="Caption"/>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367FD8"/>
    <w:p w14:paraId="7D678FA1" w14:textId="2A7DCF62"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lang w:val="nl-NL" w:eastAsia="nl-NL"/>
        </w:rPr>
        <w:lastRenderedPageBreak/>
        <w:drawing>
          <wp:inline distT="0" distB="0" distL="0" distR="0" wp14:anchorId="2B39783E" wp14:editId="7F5D9612">
            <wp:extent cx="5990699" cy="3993800"/>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800"/>
                    </a:xfrm>
                    <a:prstGeom prst="rect">
                      <a:avLst/>
                    </a:prstGeom>
                  </pic:spPr>
                </pic:pic>
              </a:graphicData>
            </a:graphic>
          </wp:inline>
        </w:drawing>
      </w:r>
    </w:p>
    <w:p w14:paraId="31B98CE2" w14:textId="5AC87A43" w:rsidR="00367FD8" w:rsidRPr="00367FD8" w:rsidRDefault="00FE4DFF" w:rsidP="00367FD8">
      <w:pPr>
        <w:pStyle w:val="Caption"/>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39A4890C">
      <w:pPr>
        <w:pStyle w:val="Caption"/>
        <w:rPr>
          <w:rFonts w:ascii="Calibri" w:hAnsi="Calibri" w:cs="Calibri"/>
        </w:rPr>
      </w:pPr>
      <w:r>
        <w:rPr>
          <w:rFonts w:ascii="Calibri" w:hAnsi="Calibri" w:cs="Calibri"/>
          <w:noProof/>
          <w:lang w:val="nl-NL" w:eastAsia="nl-NL"/>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7D80312" w:rsidR="00367FD8" w:rsidRPr="00367FD8" w:rsidRDefault="00EA5F14" w:rsidP="00367FD8">
      <w:pPr>
        <w:pStyle w:val="Caption"/>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an duration of the intervention 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was excluded, because it was an outlier in terms of duration of interv</w:t>
      </w:r>
      <w:r w:rsidR="006A6508" w:rsidRPr="00363A0B">
        <w:rPr>
          <w:rFonts w:ascii="Calibri" w:hAnsi="Calibri" w:cs="Calibri"/>
          <w:lang w:val="en-US"/>
        </w:rPr>
        <w:t>ention (</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92480E" w:rsidRDefault="3B29B903" w:rsidP="00367FD8">
      <w:pPr>
        <w:pStyle w:val="Caption"/>
        <w:rPr>
          <w:rFonts w:ascii="Calibri" w:hAnsi="Calibri" w:cs="Calibri"/>
          <w:lang w:val="en-US"/>
        </w:rPr>
      </w:pPr>
      <w:r w:rsidRPr="0092480E">
        <w:rPr>
          <w:rFonts w:ascii="Calibri" w:hAnsi="Calibri" w:cs="Calibri"/>
          <w:lang w:val="en-US"/>
        </w:rPr>
        <w:t>Disclosures</w:t>
      </w:r>
    </w:p>
    <w:p w14:paraId="04C3747D" w14:textId="5C68335F"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39A4890C">
      <w:pPr>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39A4890C">
      <w:pPr>
        <w:rPr>
          <w:rFonts w:ascii="Calibri" w:hAnsi="Calibri" w:cs="Calibri"/>
        </w:rPr>
      </w:pPr>
    </w:p>
    <w:p w14:paraId="5EE9C11D" w14:textId="33078825" w:rsidR="757024FD" w:rsidRPr="0092480E" w:rsidRDefault="003E7E19" w:rsidP="39A4890C">
      <w:pPr>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39A4890C">
      <w:pPr>
        <w:rPr>
          <w:rFonts w:ascii="Calibri" w:hAnsi="Calibri" w:cs="Calibri"/>
        </w:rPr>
      </w:pPr>
    </w:p>
    <w:p w14:paraId="5BB77800" w14:textId="631B1FCC" w:rsidR="004A2A67" w:rsidRPr="0092480E" w:rsidRDefault="004A2A67" w:rsidP="004A2A67">
      <w:pPr>
        <w:rPr>
          <w:rFonts w:ascii="Calibri" w:hAnsi="Calibri" w:cs="Calibri"/>
        </w:rPr>
      </w:pPr>
      <w:r w:rsidRPr="0092480E">
        <w:rPr>
          <w:rFonts w:ascii="Calibri" w:hAnsi="Calibri" w:cs="Calibri"/>
        </w:rPr>
        <w:t xml:space="preserve">We are grateful for H. Karreman and C. Van der Velden - van der Graaf for the work they have done for the quality of life data collection. Moreover, we want to thank Ruben Goedhart for extracting the data from the electronic patient registry. We like to thank the support of our research: Isabel </w:t>
      </w:r>
      <w:r w:rsidRPr="0092480E">
        <w:rPr>
          <w:rFonts w:ascii="Calibri" w:eastAsia="Calibri" w:hAnsi="Calibri" w:cs="Calibri"/>
        </w:rPr>
        <w:t>Retel Helmrich</w:t>
      </w:r>
      <w:r w:rsidR="00DE2FFB">
        <w:rPr>
          <w:rFonts w:ascii="Calibri" w:eastAsia="Calibri" w:hAnsi="Calibri" w:cs="Calibri"/>
        </w:rPr>
        <w:t xml:space="preserve"> and Ernest van Veen</w:t>
      </w:r>
      <w:r w:rsidRPr="0092480E">
        <w:rPr>
          <w:rFonts w:ascii="Calibri" w:eastAsia="Calibri" w:hAnsi="Calibri" w:cs="Calibri"/>
        </w:rPr>
        <w:t xml:space="preserve"> </w:t>
      </w:r>
      <w:r w:rsidR="00EC5B04">
        <w:rPr>
          <w:rFonts w:ascii="Calibri" w:eastAsia="Calibri" w:hAnsi="Calibri" w:cs="Calibri"/>
        </w:rPr>
        <w:t>are</w:t>
      </w:r>
      <w:r w:rsidRPr="0092480E">
        <w:rPr>
          <w:rFonts w:ascii="Calibri" w:eastAsia="Calibri" w:hAnsi="Calibri" w:cs="Calibri"/>
        </w:rPr>
        <w:t xml:space="preserve">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39A4890C">
      <w:pPr>
        <w:rPr>
          <w:rFonts w:ascii="Calibri" w:hAnsi="Calibri" w:cs="Calibri"/>
        </w:rPr>
      </w:pPr>
    </w:p>
    <w:p w14:paraId="5E902A66" w14:textId="77777777" w:rsidR="004A2A67" w:rsidRPr="0092480E" w:rsidRDefault="004A2A67" w:rsidP="39A4890C">
      <w:pPr>
        <w:rPr>
          <w:rFonts w:ascii="Calibri" w:hAnsi="Calibri" w:cs="Calibri"/>
        </w:rPr>
      </w:pPr>
    </w:p>
    <w:p w14:paraId="17AF95D8" w14:textId="07EBAD8E"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1E2CBCA0" w14:textId="2C49BDA0" w:rsidR="00552A94" w:rsidRPr="00552A94" w:rsidRDefault="0065107A" w:rsidP="00552A94">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2A94" w:rsidRPr="00552A94">
        <w:rPr>
          <w:rFonts w:ascii="Calibri" w:hAnsi="Calibri" w:cs="Calibri"/>
          <w:noProof/>
          <w:sz w:val="20"/>
        </w:rPr>
        <w:t xml:space="preserve">1. </w:t>
      </w:r>
      <w:r w:rsidR="00552A94" w:rsidRPr="00552A94">
        <w:rPr>
          <w:rFonts w:ascii="Calibri" w:hAnsi="Calibri" w:cs="Calibri"/>
          <w:noProof/>
          <w:sz w:val="20"/>
        </w:rPr>
        <w:tab/>
        <w:t xml:space="preserve">Office of the Assistant Secretary for Preparedness H. Pandemic Influenza Plan - Update IV (December 2017). 2017. </w:t>
      </w:r>
    </w:p>
    <w:p w14:paraId="354D164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 </w:t>
      </w:r>
      <w:r w:rsidRPr="00552A94">
        <w:rPr>
          <w:rFonts w:ascii="Calibri" w:hAnsi="Calibri" w:cs="Calibri"/>
          <w:noProof/>
          <w:sz w:val="20"/>
        </w:rPr>
        <w:tab/>
        <w:t xml:space="preserve">Emanuel EJ, Persad G, Upshur R, et al. Fair Allocation of Scarce Medical Resources in the Time of Covid-19. N Engl J Med 2020;1–7. </w:t>
      </w:r>
    </w:p>
    <w:p w14:paraId="695D491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 </w:t>
      </w:r>
      <w:r w:rsidRPr="00552A94">
        <w:rPr>
          <w:rFonts w:ascii="Calibri" w:hAnsi="Calibri" w:cs="Calibri"/>
          <w:noProof/>
          <w:sz w:val="20"/>
        </w:rPr>
        <w:tab/>
        <w:t xml:space="preserve">D’Agostino A, Demartini B, Cavallotti S, Gambini O. Mental health services in Italy during the COVID-19 outbreak. The Lancet Psychiatry. 2020;7(5):385–7. </w:t>
      </w:r>
    </w:p>
    <w:p w14:paraId="3AC9A4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 </w:t>
      </w:r>
      <w:r w:rsidRPr="00552A94">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64C8694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 </w:t>
      </w:r>
      <w:r w:rsidRPr="00552A94">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777B41B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6. </w:t>
      </w:r>
      <w:r w:rsidRPr="000A2E10">
        <w:rPr>
          <w:rFonts w:ascii="Calibri" w:hAnsi="Calibri" w:cs="Calibri"/>
          <w:noProof/>
          <w:sz w:val="20"/>
          <w:lang w:val="nl-NL"/>
        </w:rPr>
        <w:tab/>
        <w:t xml:space="preserve">NZA. Analyse van de gevolgen van de coronacrisis voor de reguliere zorg [Internet]. </w:t>
      </w:r>
      <w:r w:rsidRPr="00552A94">
        <w:rPr>
          <w:rFonts w:ascii="Calibri" w:hAnsi="Calibri" w:cs="Calibri"/>
          <w:noProof/>
          <w:sz w:val="20"/>
        </w:rPr>
        <w:t>2020 [cited 2020 May 17]. Available from: https://zorgdomein.com/media/documents/NZa-analyse_van_de_gevolgen_van_de_coronacrisis_voor_de_reguliere_zorg_-....pdf</w:t>
      </w:r>
    </w:p>
    <w:p w14:paraId="4E9639B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 </w:t>
      </w:r>
      <w:r w:rsidRPr="00552A94">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74320384"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8. </w:t>
      </w:r>
      <w:r w:rsidRPr="00552A94">
        <w:rPr>
          <w:rFonts w:ascii="Calibri" w:hAnsi="Calibri" w:cs="Calibri"/>
          <w:noProof/>
          <w:sz w:val="20"/>
        </w:rPr>
        <w:tab/>
        <w:t xml:space="preserve">Powell SN, Mullen T, Young L, Heald D, Iv ETP. SARS-CoV-2 Impact on Elective Orthopaedic Surgery: Implications for Post-Pandemic Recovery. </w:t>
      </w:r>
      <w:r w:rsidRPr="000A2E10">
        <w:rPr>
          <w:rFonts w:ascii="Calibri" w:hAnsi="Calibri" w:cs="Calibri"/>
          <w:noProof/>
          <w:sz w:val="20"/>
          <w:lang w:val="nl-NL"/>
        </w:rPr>
        <w:t>J Bone Jt Surg  2020;</w:t>
      </w:r>
    </w:p>
    <w:p w14:paraId="3DBDC27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9. </w:t>
      </w:r>
      <w:r w:rsidRPr="000A2E10">
        <w:rPr>
          <w:rFonts w:ascii="Calibri" w:hAnsi="Calibri" w:cs="Calibri"/>
          <w:noProof/>
          <w:sz w:val="20"/>
          <w:lang w:val="nl-NL"/>
        </w:rPr>
        <w:tab/>
        <w:t xml:space="preserve">Vergano M, Bertolini G, Giannini A, et al. </w:t>
      </w:r>
      <w:r w:rsidRPr="00552A94">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33D9E4B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10. </w:t>
      </w:r>
      <w:r w:rsidRPr="00552A94">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928DF2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11. </w:t>
      </w:r>
      <w:r w:rsidRPr="00552A94">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4005D9B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12. </w:t>
      </w:r>
      <w:r w:rsidRPr="00552A94">
        <w:rPr>
          <w:rFonts w:ascii="Calibri" w:hAnsi="Calibri" w:cs="Calibri"/>
          <w:noProof/>
          <w:sz w:val="20"/>
        </w:rPr>
        <w:tab/>
        <w:t xml:space="preserve">York State Department of Health N. VENTILATOR ALLOCATION GUIDELINES New York State Task Force on Life and the Law New York State Department of Health. 2015. </w:t>
      </w:r>
    </w:p>
    <w:p w14:paraId="3B7E600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13. </w:t>
      </w:r>
      <w:r w:rsidRPr="00552A94">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7A36D3D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14. </w:t>
      </w:r>
      <w:r w:rsidRPr="00552A94">
        <w:rPr>
          <w:rFonts w:ascii="Calibri" w:hAnsi="Calibri" w:cs="Calibri"/>
          <w:noProof/>
          <w:sz w:val="20"/>
        </w:rPr>
        <w:tab/>
        <w:t xml:space="preserve">Garner RT, Rosen B. Moral Philosophy: A Systematic Introduction to Normative Ethics and Meta-Ethics. New York: Macmillan; 1967. </w:t>
      </w:r>
    </w:p>
    <w:p w14:paraId="246AD7F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15. </w:t>
      </w:r>
      <w:r w:rsidRPr="00552A94">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31ED1E4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16. </w:t>
      </w:r>
      <w:r w:rsidRPr="00552A94">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0AFCFC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17. </w:t>
      </w:r>
      <w:r w:rsidRPr="000A2E10">
        <w:rPr>
          <w:rFonts w:ascii="Calibri" w:hAnsi="Calibri" w:cs="Calibri"/>
          <w:noProof/>
          <w:sz w:val="20"/>
          <w:lang w:val="nl-NL"/>
        </w:rPr>
        <w:tab/>
        <w:t xml:space="preserve">Husereau D, Drummond M, Petrou S, et al. </w:t>
      </w:r>
      <w:r w:rsidRPr="00552A94">
        <w:rPr>
          <w:rFonts w:ascii="Calibri" w:hAnsi="Calibri" w:cs="Calibri"/>
          <w:noProof/>
          <w:sz w:val="20"/>
        </w:rPr>
        <w:t xml:space="preserve">Consolidated Health Economic Evaluation Reporting Standards (CHEERS) statement. Eur J Heal Econ 2013;14:367–72. </w:t>
      </w:r>
    </w:p>
    <w:p w14:paraId="23C1F4E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18. </w:t>
      </w:r>
      <w:r w:rsidRPr="00552A94">
        <w:rPr>
          <w:rFonts w:ascii="Calibri" w:hAnsi="Calibri" w:cs="Calibri"/>
          <w:noProof/>
          <w:sz w:val="20"/>
        </w:rPr>
        <w:tab/>
        <w:t>R Core Team. R: A language and Environment for Statistical Computing [Internet]. 2013;Available from: https://www.r-project.org</w:t>
      </w:r>
    </w:p>
    <w:p w14:paraId="62DD415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19. </w:t>
      </w:r>
      <w:r w:rsidRPr="00552A94">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D21B23A"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20. </w:t>
      </w:r>
      <w:r w:rsidRPr="00552A94">
        <w:rPr>
          <w:rFonts w:ascii="Calibri" w:hAnsi="Calibri" w:cs="Calibri"/>
          <w:noProof/>
          <w:sz w:val="20"/>
        </w:rPr>
        <w:tab/>
        <w:t xml:space="preserve">Alarid-Escudero F, Krijkamp EM, Pechlivanoglou P, et al. A Need for Change! A Coding Framework for Improving Transparency in Decision Modeling. </w:t>
      </w:r>
      <w:r w:rsidRPr="000A2E10">
        <w:rPr>
          <w:rFonts w:ascii="Calibri" w:hAnsi="Calibri" w:cs="Calibri"/>
          <w:noProof/>
          <w:sz w:val="20"/>
          <w:lang w:val="nl-NL"/>
        </w:rPr>
        <w:t xml:space="preserve">Pharmacoeconomics 2019;37(11):1329–39. </w:t>
      </w:r>
    </w:p>
    <w:p w14:paraId="70BF374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21. </w:t>
      </w:r>
      <w:r w:rsidRPr="000A2E10">
        <w:rPr>
          <w:rFonts w:ascii="Calibri" w:hAnsi="Calibri" w:cs="Calibri"/>
          <w:noProof/>
          <w:sz w:val="20"/>
          <w:lang w:val="nl-NL"/>
        </w:rPr>
        <w:tab/>
        <w:t xml:space="preserve">Zorginstituut Nederland. Richtlijn voor het uitvoeren van economische evaluaties in de </w:t>
      </w:r>
      <w:r w:rsidRPr="000A2E10">
        <w:rPr>
          <w:rFonts w:ascii="Calibri" w:hAnsi="Calibri" w:cs="Calibri"/>
          <w:noProof/>
          <w:sz w:val="20"/>
          <w:lang w:val="nl-NL"/>
        </w:rPr>
        <w:lastRenderedPageBreak/>
        <w:t xml:space="preserve">gezondheidszorg. </w:t>
      </w:r>
      <w:r w:rsidRPr="00552A94">
        <w:rPr>
          <w:rFonts w:ascii="Calibri" w:hAnsi="Calibri" w:cs="Calibri"/>
          <w:noProof/>
          <w:sz w:val="20"/>
        </w:rPr>
        <w:t xml:space="preserve">2016. </w:t>
      </w:r>
    </w:p>
    <w:p w14:paraId="72B99C2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22. </w:t>
      </w:r>
      <w:r w:rsidRPr="00552A94">
        <w:rPr>
          <w:rFonts w:ascii="Calibri" w:hAnsi="Calibri" w:cs="Calibri"/>
          <w:noProof/>
          <w:sz w:val="20"/>
        </w:rPr>
        <w:tab/>
        <w:t>Torgerson DJ, Raftery J. Economic notes. Discounting. BMJ [Internet] 1999;319(7214):914–5. Available from: http://www.ncbi.nlm.nih.gov/pubmed/10506056</w:t>
      </w:r>
    </w:p>
    <w:p w14:paraId="55A9597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23. </w:t>
      </w:r>
      <w:r w:rsidRPr="000A2E10">
        <w:rPr>
          <w:rFonts w:ascii="Calibri" w:hAnsi="Calibri" w:cs="Calibri"/>
          <w:noProof/>
          <w:sz w:val="20"/>
          <w:lang w:val="nl-NL"/>
        </w:rPr>
        <w:tab/>
        <w:t xml:space="preserve">Siebert U, Alagoz O, Bayoumi AM, et al. </w:t>
      </w:r>
      <w:r w:rsidRPr="00552A94">
        <w:rPr>
          <w:rFonts w:ascii="Calibri" w:hAnsi="Calibri" w:cs="Calibri"/>
          <w:noProof/>
          <w:sz w:val="20"/>
        </w:rPr>
        <w:t>State-Transition Modeling: A Report of the ISPOR-SMDM Modeling Good Research Practices Task Force-3. Value Heal [Internet] 2012;15(6):812–20. Available from: http://eprints.gla.ac.uk/73437/</w:t>
      </w:r>
    </w:p>
    <w:p w14:paraId="5CDA127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24. </w:t>
      </w:r>
      <w:r w:rsidRPr="00552A94">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3502DF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25. </w:t>
      </w:r>
      <w:r w:rsidRPr="00552A94">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4A40740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26. </w:t>
      </w:r>
      <w:r w:rsidRPr="00552A94">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5AF86E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27. </w:t>
      </w:r>
      <w:r w:rsidRPr="00552A94">
        <w:rPr>
          <w:rFonts w:ascii="Calibri" w:hAnsi="Calibri" w:cs="Calibri"/>
          <w:noProof/>
          <w:sz w:val="20"/>
        </w:rPr>
        <w:tab/>
        <w:t>Kankersoorten - IKNL [Internet]. [cited 2020 May 19];Available from: https://iknl.nl/kankersoorten</w:t>
      </w:r>
    </w:p>
    <w:p w14:paraId="59D6663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28. </w:t>
      </w:r>
      <w:r w:rsidRPr="00552A94">
        <w:rPr>
          <w:rFonts w:ascii="Calibri" w:hAnsi="Calibri" w:cs="Calibri"/>
          <w:noProof/>
          <w:sz w:val="20"/>
        </w:rPr>
        <w:tab/>
        <w:t>NHR [Internet]. [cited 2020 May 19];Available from: https://nederlandsehartregistratie.nl/</w:t>
      </w:r>
    </w:p>
    <w:p w14:paraId="111D1FB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29. </w:t>
      </w:r>
      <w:r w:rsidRPr="000A2E10">
        <w:rPr>
          <w:rFonts w:ascii="Calibri" w:hAnsi="Calibri" w:cs="Calibri"/>
          <w:noProof/>
          <w:sz w:val="20"/>
          <w:lang w:val="nl-NL"/>
        </w:rPr>
        <w:tab/>
        <w:t xml:space="preserve">CBS. Sterftekansen naar leeftijd, geslacht, opleidingsniveau [Internet]. </w:t>
      </w:r>
      <w:r w:rsidRPr="00552A94">
        <w:rPr>
          <w:rFonts w:ascii="Calibri" w:hAnsi="Calibri" w:cs="Calibri"/>
          <w:noProof/>
          <w:sz w:val="20"/>
        </w:rPr>
        <w:t>[cited 2020 May 19];Available from: https://www.cbs.nl/nl-nl/maatwerk/2017/23/sterftekansen-naar-leeftijd-geslacht-opleidingsniveau</w:t>
      </w:r>
    </w:p>
    <w:p w14:paraId="25562BA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30. </w:t>
      </w:r>
      <w:r w:rsidRPr="00552A94">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75D5C21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31. </w:t>
      </w:r>
      <w:r w:rsidRPr="00552A94">
        <w:rPr>
          <w:rFonts w:ascii="Calibri" w:hAnsi="Calibri" w:cs="Calibri"/>
          <w:noProof/>
          <w:sz w:val="20"/>
        </w:rPr>
        <w:tab/>
        <w:t>General Guidance for DALYs calculation [Internet]. [cited 2020 May 19]. Available from: https://montagu.vaccineimpact.org/contribution/resources/c978e5a1acf6a502679c92200e78ef61.pdf</w:t>
      </w:r>
    </w:p>
    <w:p w14:paraId="2484DCE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32. </w:t>
      </w:r>
      <w:r w:rsidRPr="00552A94">
        <w:rPr>
          <w:rFonts w:ascii="Calibri" w:hAnsi="Calibri" w:cs="Calibri"/>
          <w:noProof/>
          <w:sz w:val="20"/>
        </w:rPr>
        <w:tab/>
        <w:t>Disability-adjusted life years (DALYs) [Internet]. [cited 2020 May 19];Available from: https://www.who.int/data/gho/indicator-metadata-registry/imr-details/158</w:t>
      </w:r>
    </w:p>
    <w:p w14:paraId="181C5CD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33. </w:t>
      </w:r>
      <w:r w:rsidRPr="00552A94">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1321AD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34. </w:t>
      </w:r>
      <w:r w:rsidRPr="00552A94">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E0106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35. </w:t>
      </w:r>
      <w:r w:rsidRPr="00552A94">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586D20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36. </w:t>
      </w:r>
      <w:r w:rsidRPr="00552A94">
        <w:rPr>
          <w:rFonts w:ascii="Calibri" w:hAnsi="Calibri" w:cs="Calibri"/>
          <w:noProof/>
          <w:sz w:val="20"/>
        </w:rPr>
        <w:tab/>
        <w:t xml:space="preserve">Konstantinides S, Geibel A, Olschewski M, et al. A comparison of surgical and medical therapy for atrial septal defect in adults. N Engl J Med 1995;333(8):469–73. </w:t>
      </w:r>
    </w:p>
    <w:p w14:paraId="6D803C9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37. </w:t>
      </w:r>
      <w:r w:rsidRPr="00552A94">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6BA2849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38. </w:t>
      </w:r>
      <w:r w:rsidRPr="00552A94">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54C667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39. </w:t>
      </w:r>
      <w:r w:rsidRPr="00552A94">
        <w:rPr>
          <w:rFonts w:ascii="Calibri" w:hAnsi="Calibri" w:cs="Calibri"/>
          <w:noProof/>
          <w:sz w:val="20"/>
        </w:rPr>
        <w:tab/>
        <w:t xml:space="preserve">Haruna A, Muro S, Nakano Y, et al. CT scan findings of emphysema predict mortality in COPD. Chest 2010;138(3):635–40. </w:t>
      </w:r>
    </w:p>
    <w:p w14:paraId="5A87468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40. </w:t>
      </w:r>
      <w:r w:rsidRPr="00552A94">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12A9AD1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41. </w:t>
      </w:r>
      <w:r w:rsidRPr="00552A94">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26140F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42. </w:t>
      </w:r>
      <w:r w:rsidRPr="00552A94">
        <w:rPr>
          <w:rFonts w:ascii="Calibri" w:hAnsi="Calibri" w:cs="Calibri"/>
          <w:noProof/>
          <w:sz w:val="20"/>
        </w:rPr>
        <w:tab/>
        <w:t xml:space="preserve">Salomon JA, Haagsma JA, Davis A, et al. Disability weights for the Global Burden of Disease 2013 study </w:t>
      </w:r>
      <w:r w:rsidRPr="00552A94">
        <w:rPr>
          <w:rFonts w:ascii="Calibri" w:hAnsi="Calibri" w:cs="Calibri"/>
          <w:noProof/>
          <w:sz w:val="20"/>
        </w:rPr>
        <w:lastRenderedPageBreak/>
        <w:t>[Internet]. 2015 [cited 2020 May 14]. Available from: www.thelancet.com/lancetgh</w:t>
      </w:r>
    </w:p>
    <w:p w14:paraId="38060A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43. </w:t>
      </w:r>
      <w:r w:rsidRPr="00552A94">
        <w:rPr>
          <w:rFonts w:ascii="Calibri" w:hAnsi="Calibri" w:cs="Calibri"/>
          <w:noProof/>
          <w:sz w:val="20"/>
        </w:rPr>
        <w:tab/>
        <w:t xml:space="preserve">Chen EY, Mayo SC, Sutton T, et al. Effect of Time to Surgery of Colorectal Liver Metastases on Survival. J Gastrointest Cancer 2020;Epub. </w:t>
      </w:r>
    </w:p>
    <w:p w14:paraId="5AD7BC2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44. </w:t>
      </w:r>
      <w:r w:rsidRPr="00552A94">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215ABBF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45. </w:t>
      </w:r>
      <w:r w:rsidRPr="00552A94">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0E93C8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46. </w:t>
      </w:r>
      <w:r w:rsidRPr="00552A94">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7EC507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47. </w:t>
      </w:r>
      <w:r w:rsidRPr="00552A94">
        <w:rPr>
          <w:rFonts w:ascii="Calibri" w:hAnsi="Calibri" w:cs="Calibri"/>
          <w:noProof/>
          <w:sz w:val="20"/>
        </w:rPr>
        <w:tab/>
        <w:t xml:space="preserve">Lee JN, Kwon SY, Choi GS, et al. Impact of surgical wait time on oncologic outcomes in upper urinary tract urothelial carcinoma. J Surg Oncol 2014;110(4):468–75. </w:t>
      </w:r>
    </w:p>
    <w:p w14:paraId="67B4F3A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48. </w:t>
      </w:r>
      <w:r w:rsidRPr="00552A94">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23F424D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49. </w:t>
      </w:r>
      <w:r w:rsidRPr="00552A94">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834FC8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50. </w:t>
      </w:r>
      <w:r w:rsidRPr="00552A94">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53C9A7E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51. </w:t>
      </w:r>
      <w:r w:rsidRPr="00552A94">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7A3A49D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52. </w:t>
      </w:r>
      <w:r w:rsidRPr="000A2E10">
        <w:rPr>
          <w:rFonts w:ascii="Calibri" w:hAnsi="Calibri" w:cs="Calibri"/>
          <w:noProof/>
          <w:sz w:val="20"/>
          <w:lang w:val="nl-NL"/>
        </w:rPr>
        <w:tab/>
        <w:t xml:space="preserve">Brewster DC, Jones JE, Chung TK, et al. </w:t>
      </w:r>
      <w:r w:rsidRPr="00552A94">
        <w:rPr>
          <w:rFonts w:ascii="Calibri" w:hAnsi="Calibri" w:cs="Calibri"/>
          <w:noProof/>
          <w:sz w:val="20"/>
        </w:rPr>
        <w:t xml:space="preserve">Long-term outcomes after endovascular abdominal aortic aneurysm repair: The First Decade. Ann. Surg. 2006;244(3):426–36. </w:t>
      </w:r>
    </w:p>
    <w:p w14:paraId="292F948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53. </w:t>
      </w:r>
      <w:r w:rsidRPr="00552A94">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216297CD"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54. </w:t>
      </w:r>
      <w:r w:rsidRPr="00552A94">
        <w:rPr>
          <w:rFonts w:ascii="Calibri" w:hAnsi="Calibri" w:cs="Calibri"/>
          <w:noProof/>
          <w:sz w:val="20"/>
        </w:rPr>
        <w:tab/>
        <w:t xml:space="preserve">Rose EA, Gelijns AC, Moskowitz AJ, et al. Long-term use of a left ventricular assist device for end-stage heart failure. </w:t>
      </w:r>
      <w:r w:rsidRPr="000A2E10">
        <w:rPr>
          <w:rFonts w:ascii="Calibri" w:hAnsi="Calibri" w:cs="Calibri"/>
          <w:noProof/>
          <w:sz w:val="20"/>
          <w:lang w:val="nl-NL"/>
        </w:rPr>
        <w:t xml:space="preserve">N Engl J Med 2001;345(20):1435–43. </w:t>
      </w:r>
    </w:p>
    <w:p w14:paraId="5E665E40"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0A2E10">
        <w:rPr>
          <w:rFonts w:ascii="Calibri" w:hAnsi="Calibri" w:cs="Calibri"/>
          <w:noProof/>
          <w:sz w:val="20"/>
          <w:lang w:val="nl-NL"/>
        </w:rPr>
        <w:t xml:space="preserve">55. </w:t>
      </w:r>
      <w:r w:rsidRPr="000A2E10">
        <w:rPr>
          <w:rFonts w:ascii="Calibri" w:hAnsi="Calibri" w:cs="Calibri"/>
          <w:noProof/>
          <w:sz w:val="20"/>
          <w:lang w:val="nl-NL"/>
        </w:rPr>
        <w:tab/>
        <w:t xml:space="preserve">Mazzone E, Preisser F, Nazzani S, et al. </w:t>
      </w:r>
      <w:r w:rsidRPr="00552A94">
        <w:rPr>
          <w:rFonts w:ascii="Calibri" w:hAnsi="Calibri" w:cs="Calibri"/>
          <w:noProof/>
          <w:sz w:val="20"/>
        </w:rPr>
        <w:t xml:space="preserve">More Extensive Lymph Node Dissection Improves Survival Benefit of Radical Cystectomy in Metastatic Urothelial Carcinoma of the Bladder. </w:t>
      </w:r>
      <w:r w:rsidRPr="000A2E10">
        <w:rPr>
          <w:rFonts w:ascii="Calibri" w:hAnsi="Calibri" w:cs="Calibri"/>
          <w:noProof/>
          <w:sz w:val="20"/>
          <w:lang w:val="nl-NL"/>
        </w:rPr>
        <w:t xml:space="preserve">Clin Genitourin Cancer 2019;17(2):105-113.e2. </w:t>
      </w:r>
    </w:p>
    <w:p w14:paraId="183AA1B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56. </w:t>
      </w:r>
      <w:r w:rsidRPr="000A2E10">
        <w:rPr>
          <w:rFonts w:ascii="Calibri" w:hAnsi="Calibri" w:cs="Calibri"/>
          <w:noProof/>
          <w:sz w:val="20"/>
          <w:lang w:val="nl-NL"/>
        </w:rPr>
        <w:tab/>
        <w:t xml:space="preserve">Kann BH, Verma V, Stahl JM, et al. </w:t>
      </w:r>
      <w:r w:rsidRPr="00552A94">
        <w:rPr>
          <w:rFonts w:ascii="Calibri" w:hAnsi="Calibri" w:cs="Calibri"/>
          <w:noProof/>
          <w:sz w:val="20"/>
        </w:rPr>
        <w:t xml:space="preserve">Multi-institutional analysis of stereotactic body radiation therapy for operable early-stage non-small cell lung carcinoma. Radiother Oncol 2019;134:44–9. </w:t>
      </w:r>
    </w:p>
    <w:p w14:paraId="1C5B4CA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57. </w:t>
      </w:r>
      <w:r w:rsidRPr="00552A94">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7598E56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58. </w:t>
      </w:r>
      <w:r w:rsidRPr="00552A94">
        <w:rPr>
          <w:rFonts w:ascii="Calibri" w:hAnsi="Calibri" w:cs="Calibri"/>
          <w:noProof/>
          <w:sz w:val="20"/>
        </w:rPr>
        <w:tab/>
        <w:t xml:space="preserve">Shalowitz DI, Epstein AJ, Ko EM, Giuntoli RL. Non-surgical management of ovarian cancer: Prevalence and implications. Gynecol Oncol 2016;142(1):30–7. </w:t>
      </w:r>
    </w:p>
    <w:p w14:paraId="05A5A3D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59. </w:t>
      </w:r>
      <w:r w:rsidRPr="00552A94">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3E8B6006"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60. </w:t>
      </w:r>
      <w:r w:rsidRPr="00552A94">
        <w:rPr>
          <w:rFonts w:ascii="Calibri" w:hAnsi="Calibri" w:cs="Calibri"/>
          <w:noProof/>
          <w:sz w:val="20"/>
        </w:rPr>
        <w:tab/>
        <w:t xml:space="preserve">Kim WR, Lake JR, Smith JM, et al. OPTN/SRTR 2016 Annual Data Report: Liver. </w:t>
      </w:r>
      <w:r w:rsidRPr="000A2E10">
        <w:rPr>
          <w:rFonts w:ascii="Calibri" w:hAnsi="Calibri" w:cs="Calibri"/>
          <w:noProof/>
          <w:sz w:val="20"/>
          <w:lang w:val="nl-NL"/>
        </w:rPr>
        <w:t xml:space="preserve">Am J Transplant 2018;18:172–253. </w:t>
      </w:r>
    </w:p>
    <w:p w14:paraId="03EF95C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61. </w:t>
      </w:r>
      <w:r w:rsidRPr="000A2E10">
        <w:rPr>
          <w:rFonts w:ascii="Calibri" w:hAnsi="Calibri" w:cs="Calibri"/>
          <w:noProof/>
          <w:sz w:val="20"/>
          <w:lang w:val="nl-NL"/>
        </w:rPr>
        <w:tab/>
        <w:t xml:space="preserve">Muluk SC, Muluk VS, Kelley ME, et al. </w:t>
      </w:r>
      <w:r w:rsidRPr="00552A94">
        <w:rPr>
          <w:rFonts w:ascii="Calibri" w:hAnsi="Calibri" w:cs="Calibri"/>
          <w:noProof/>
          <w:sz w:val="20"/>
        </w:rPr>
        <w:t xml:space="preserve">Outcome events in patients with claudication: A 15-year study in 2777 patients. J Vasc Surg 2001;33(2):251–8. </w:t>
      </w:r>
    </w:p>
    <w:p w14:paraId="1950E33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62. </w:t>
      </w:r>
      <w:r w:rsidRPr="00552A94">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4F2936C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63. </w:t>
      </w:r>
      <w:r w:rsidRPr="00552A94">
        <w:rPr>
          <w:rFonts w:ascii="Calibri" w:hAnsi="Calibri" w:cs="Calibri"/>
          <w:noProof/>
          <w:sz w:val="20"/>
        </w:rPr>
        <w:tab/>
        <w:t xml:space="preserve">Murphy MM, Simons JP, Hill JS, et al. Pancreatic resection: A key component to reducing racial disparities in pancreatic adenocarcinoma. Cancer 2009;115(17):3979–90. </w:t>
      </w:r>
    </w:p>
    <w:p w14:paraId="7B2757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64. </w:t>
      </w:r>
      <w:r w:rsidRPr="00552A94">
        <w:rPr>
          <w:rFonts w:ascii="Calibri" w:hAnsi="Calibri" w:cs="Calibri"/>
          <w:noProof/>
          <w:sz w:val="20"/>
        </w:rPr>
        <w:tab/>
        <w:t xml:space="preserve">Mikkola R, Kelahaara J, Heikkinen J, Lahtinen J, Biancari F. Poor late survival after surgical treatment of pleural empyema. World J Surg 2010;34(2):266–71. </w:t>
      </w:r>
    </w:p>
    <w:p w14:paraId="2F64B43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65. </w:t>
      </w:r>
      <w:r w:rsidRPr="00552A94">
        <w:rPr>
          <w:rFonts w:ascii="Calibri" w:hAnsi="Calibri" w:cs="Calibri"/>
          <w:noProof/>
          <w:sz w:val="20"/>
        </w:rPr>
        <w:tab/>
        <w:t xml:space="preserve">Keeley EC, Boura JA, Grines CL. Primary angioplasty versus intravenous thrombolytic therapy for acute myocardial infarction: a quantitative review of 23 randomised trials. Lancet [Internet] 2003 [cited 2020 </w:t>
      </w:r>
      <w:r w:rsidRPr="00552A94">
        <w:rPr>
          <w:rFonts w:ascii="Calibri" w:hAnsi="Calibri" w:cs="Calibri"/>
          <w:noProof/>
          <w:sz w:val="20"/>
        </w:rPr>
        <w:lastRenderedPageBreak/>
        <w:t>May 19];361(9351):13–20. Available from: https://linkinghub.elsevier.com/retrieve/pii/S0140673603121137</w:t>
      </w:r>
    </w:p>
    <w:p w14:paraId="4562F79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66. </w:t>
      </w:r>
      <w:r w:rsidRPr="00552A94">
        <w:rPr>
          <w:rFonts w:ascii="Calibri" w:hAnsi="Calibri" w:cs="Calibri"/>
          <w:noProof/>
          <w:sz w:val="20"/>
        </w:rPr>
        <w:tab/>
        <w:t xml:space="preserve">Piehler JM, Crichlow RW. Primary Carcinoma of the Gallbladder. Arch Surg 1977;112(1):26–30. </w:t>
      </w:r>
    </w:p>
    <w:p w14:paraId="00C1A35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67. </w:t>
      </w:r>
      <w:r w:rsidRPr="00552A94">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FA3222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68. </w:t>
      </w:r>
      <w:r w:rsidRPr="00552A94">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06145A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69. </w:t>
      </w:r>
      <w:r w:rsidRPr="00552A94">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EBABC3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70. </w:t>
      </w:r>
      <w:r w:rsidRPr="00552A94">
        <w:rPr>
          <w:rFonts w:ascii="Calibri" w:hAnsi="Calibri" w:cs="Calibri"/>
          <w:noProof/>
          <w:sz w:val="20"/>
        </w:rPr>
        <w:tab/>
        <w:t xml:space="preserve">Ginsberg RJ, Rubinstein L V. Randomized trial of lobectomy versus limited resection for T1 N0 non-small cell lung cancer. Ann Thorac Surg 1995;60(3):615–23. </w:t>
      </w:r>
    </w:p>
    <w:p w14:paraId="1CD3CC0C" w14:textId="77777777" w:rsidR="00552A94" w:rsidRPr="000A2E10"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71. </w:t>
      </w:r>
      <w:r w:rsidRPr="00552A94">
        <w:rPr>
          <w:rFonts w:ascii="Calibri" w:hAnsi="Calibri" w:cs="Calibri"/>
          <w:noProof/>
          <w:sz w:val="20"/>
        </w:rPr>
        <w:tab/>
        <w:t xml:space="preserve">Redden MD, Chin TY, van Driel ML. Surgical versus non-surgical management for pleural empyema. </w:t>
      </w:r>
      <w:r w:rsidRPr="000A2E10">
        <w:rPr>
          <w:rFonts w:ascii="Calibri" w:hAnsi="Calibri" w:cs="Calibri"/>
          <w:noProof/>
          <w:sz w:val="20"/>
          <w:lang w:val="nl-NL"/>
        </w:rPr>
        <w:t xml:space="preserve">Cochrane Database Syst. Rev. 2017;2017(3). </w:t>
      </w:r>
    </w:p>
    <w:p w14:paraId="0447AD1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72. </w:t>
      </w:r>
      <w:r w:rsidRPr="000A2E10">
        <w:rPr>
          <w:rFonts w:ascii="Calibri" w:hAnsi="Calibri" w:cs="Calibri"/>
          <w:noProof/>
          <w:sz w:val="20"/>
          <w:lang w:val="nl-NL"/>
        </w:rPr>
        <w:tab/>
        <w:t xml:space="preserve">Sørensen VR, Heaf J, Wehberg S, Sørensen SS. </w:t>
      </w:r>
      <w:r w:rsidRPr="00552A94">
        <w:rPr>
          <w:rFonts w:ascii="Calibri" w:hAnsi="Calibri" w:cs="Calibri"/>
          <w:noProof/>
          <w:sz w:val="20"/>
        </w:rPr>
        <w:t xml:space="preserve">Survival Benefit in Renal Transplantation Despite High Comorbidity. Transplantation 2016;100(10):2160–7. </w:t>
      </w:r>
    </w:p>
    <w:p w14:paraId="4CC754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73. </w:t>
      </w:r>
      <w:r w:rsidRPr="00552A94">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160808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74. </w:t>
      </w:r>
      <w:r w:rsidRPr="00552A94">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D44856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75. </w:t>
      </w:r>
      <w:r w:rsidRPr="000A2E10">
        <w:rPr>
          <w:rFonts w:ascii="Calibri" w:hAnsi="Calibri" w:cs="Calibri"/>
          <w:noProof/>
          <w:sz w:val="20"/>
          <w:lang w:val="nl-NL"/>
        </w:rPr>
        <w:tab/>
        <w:t xml:space="preserve">Stewart JM, Tone AA, Jiang H, et al. </w:t>
      </w:r>
      <w:r w:rsidRPr="00552A94">
        <w:rPr>
          <w:rFonts w:ascii="Calibri" w:hAnsi="Calibri" w:cs="Calibri"/>
          <w:noProof/>
          <w:sz w:val="20"/>
        </w:rPr>
        <w:t xml:space="preserve">The optimal time for surgery in women with serous ovarian cancer. Can J Surg 2016;59(4):223–32. </w:t>
      </w:r>
    </w:p>
    <w:p w14:paraId="58BF214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76. </w:t>
      </w:r>
      <w:r w:rsidRPr="00552A94">
        <w:rPr>
          <w:rFonts w:ascii="Calibri" w:hAnsi="Calibri" w:cs="Calibri"/>
          <w:noProof/>
          <w:sz w:val="20"/>
        </w:rPr>
        <w:tab/>
        <w:t xml:space="preserve">Davies L, Welch G. Thyroid cancer survival in the United States: Observational data from 1973 to 2005. Arch Otolaryngol - Head Neck Surg 2010;136(5):440–4. </w:t>
      </w:r>
    </w:p>
    <w:p w14:paraId="376C7E9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77. </w:t>
      </w:r>
      <w:r w:rsidRPr="00552A94">
        <w:rPr>
          <w:rFonts w:ascii="Calibri" w:hAnsi="Calibri" w:cs="Calibri"/>
          <w:noProof/>
          <w:sz w:val="20"/>
        </w:rPr>
        <w:tab/>
        <w:t xml:space="preserve">Bleicher RJ, Ruth K, Sigurdson ER, et al. Time to surgery and breast cancer survival in the United States. JAMA Oncol 2016;2(3):330–9. </w:t>
      </w:r>
    </w:p>
    <w:p w14:paraId="5841C3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78. </w:t>
      </w:r>
      <w:r w:rsidRPr="00552A94">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6DFC5C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79. </w:t>
      </w:r>
      <w:r w:rsidRPr="00552A94">
        <w:rPr>
          <w:rFonts w:ascii="Calibri" w:hAnsi="Calibri" w:cs="Calibri"/>
          <w:noProof/>
          <w:sz w:val="20"/>
        </w:rPr>
        <w:tab/>
        <w:t>USRDS [Internet]. [cited 2020 May 19];Available from: https://www.usrds.org/2015/view/</w:t>
      </w:r>
    </w:p>
    <w:p w14:paraId="056CCB8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80. </w:t>
      </w:r>
      <w:r w:rsidRPr="00552A94">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39C8319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81. </w:t>
      </w:r>
      <w:r w:rsidRPr="00552A94">
        <w:rPr>
          <w:rFonts w:ascii="Calibri" w:hAnsi="Calibri" w:cs="Calibri"/>
          <w:noProof/>
          <w:sz w:val="20"/>
        </w:rPr>
        <w:tab/>
        <w:t xml:space="preserve">Chung JH, Lee SH, Kim KT, Jung JS, Son HS, Sun K. Optimal Timing of Thoracoscopic Drainage and Decortication for Empyema. Ann Thorac Surg 2014;97(1):224–9. </w:t>
      </w:r>
    </w:p>
    <w:p w14:paraId="50232EE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82. </w:t>
      </w:r>
      <w:r w:rsidRPr="00552A94">
        <w:rPr>
          <w:rFonts w:ascii="Calibri" w:hAnsi="Calibri" w:cs="Calibri"/>
          <w:noProof/>
          <w:sz w:val="20"/>
        </w:rPr>
        <w:tab/>
        <w:t>Organ Procurement and Transplantation Network [Internet]. [cited 2020 May 19];Available from: https://optn.transplant.hrsa.gov/data/view-data-reports/national-data/</w:t>
      </w:r>
    </w:p>
    <w:p w14:paraId="70CAD42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0A2E10">
        <w:rPr>
          <w:rFonts w:ascii="Calibri" w:hAnsi="Calibri" w:cs="Calibri"/>
          <w:noProof/>
          <w:sz w:val="20"/>
          <w:lang w:val="nl-NL"/>
        </w:rPr>
        <w:t xml:space="preserve">83. </w:t>
      </w:r>
      <w:r w:rsidRPr="000A2E10">
        <w:rPr>
          <w:rFonts w:ascii="Calibri" w:hAnsi="Calibri" w:cs="Calibri"/>
          <w:noProof/>
          <w:sz w:val="20"/>
          <w:lang w:val="nl-NL"/>
        </w:rPr>
        <w:tab/>
        <w:t xml:space="preserve">Ae LXC, Reichman ME, Ae BAM, et al. </w:t>
      </w:r>
      <w:r w:rsidRPr="00552A94">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303957D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84. </w:t>
      </w:r>
      <w:r w:rsidRPr="00552A94">
        <w:rPr>
          <w:rFonts w:ascii="Calibri" w:hAnsi="Calibri" w:cs="Calibri"/>
          <w:noProof/>
          <w:sz w:val="20"/>
        </w:rPr>
        <w:tab/>
        <w:t xml:space="preserve">Nepogodiev D, Glasbey JC, Li E, et al. Mortality and pulmonary complications in patients undergoing surgery with perioperative SARS-CoV-2 infection: an international cohort study. Lancet 2020;0(0). </w:t>
      </w:r>
    </w:p>
    <w:p w14:paraId="22EAFF1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85. </w:t>
      </w:r>
      <w:r w:rsidRPr="00552A94">
        <w:rPr>
          <w:rFonts w:ascii="Calibri" w:hAnsi="Calibri" w:cs="Calibri"/>
          <w:noProof/>
          <w:sz w:val="20"/>
        </w:rPr>
        <w:tab/>
        <w:t xml:space="preserve">Pettitt D, Raza S, Naughton B, et al. The Limitations of QALY: A Literature Review. J Stem Cell Res Ther 2016;6(4). </w:t>
      </w:r>
    </w:p>
    <w:p w14:paraId="74BDBD2B" w14:textId="062A435D" w:rsidR="0065107A" w:rsidRPr="0092480E" w:rsidRDefault="0065107A" w:rsidP="00552A94">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lastRenderedPageBreak/>
        <w:t>Appendix B</w:t>
      </w:r>
    </w:p>
    <w:p w14:paraId="039968F3" w14:textId="34489290"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Pr="0092480E" w:rsidRDefault="59E86296" w:rsidP="39A4890C">
      <w:pPr>
        <w:pStyle w:val="Heading2"/>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4F59E2C">
      <w:pPr>
        <w:pStyle w:val="Heading2"/>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4432D2">
      <w:pPr>
        <w:spacing w:line="257"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4F59E2C">
      <w:pPr>
        <w:spacing w:line="257"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M. Krijkamp" w:date="2020-06-02T09:12:00Z" w:initials="EK">
    <w:p w14:paraId="076DCBF6" w14:textId="728B606D" w:rsidR="003C036D" w:rsidRDefault="003C036D">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3C036D" w:rsidRDefault="003C036D">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3C036D" w:rsidRDefault="003C036D">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3C036D" w:rsidRPr="00CD5FE9" w:rsidRDefault="003C036D"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3C036D" w:rsidRDefault="003C036D">
      <w:pPr>
        <w:pStyle w:val="CommentText"/>
      </w:pPr>
    </w:p>
  </w:comment>
  <w:comment w:id="4" w:author="E.M. Krijkamp" w:date="2020-05-19T16:42:00Z" w:initials="EK">
    <w:p w14:paraId="08490C63" w14:textId="76C1F512" w:rsidR="003C036D" w:rsidRPr="00CD5FE9" w:rsidRDefault="003C036D">
      <w:pPr>
        <w:pStyle w:val="CommentText"/>
        <w:rPr>
          <w:lang w:val="en-US"/>
        </w:rPr>
      </w:pPr>
      <w:r>
        <w:rPr>
          <w:rStyle w:val="CommentReference"/>
        </w:rPr>
        <w:annotationRef/>
      </w:r>
    </w:p>
    <w:p w14:paraId="4BD98347" w14:textId="77777777" w:rsidR="003C036D" w:rsidRDefault="003C036D"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3C036D" w:rsidRDefault="003C036D"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3C036D" w:rsidRDefault="003C036D"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3C036D" w:rsidRDefault="003C036D"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3C036D" w:rsidRPr="008902F1" w:rsidRDefault="003C036D"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A0AC17F" w:rsidR="003C036D" w:rsidRDefault="003C036D" w:rsidP="00A6511C">
      <w:pPr>
        <w:pStyle w:val="f-body"/>
        <w:spacing w:before="0" w:beforeAutospacing="0" w:after="0" w:afterAutospacing="0" w:line="420" w:lineRule="atLeast"/>
        <w:textAlignment w:val="baseline"/>
        <w:rPr>
          <w:color w:val="4D4D4D"/>
        </w:rPr>
      </w:pPr>
    </w:p>
    <w:p w14:paraId="49ADEC3E" w14:textId="304CEED3" w:rsidR="003C036D" w:rsidRDefault="003C036D" w:rsidP="00A6511C">
      <w:pPr>
        <w:pStyle w:val="f-body"/>
        <w:spacing w:before="0" w:beforeAutospacing="0" w:after="0" w:afterAutospacing="0" w:line="420" w:lineRule="atLeast"/>
        <w:textAlignment w:val="baseline"/>
        <w:rPr>
          <w:color w:val="4D4D4D"/>
        </w:rPr>
      </w:pPr>
    </w:p>
    <w:p w14:paraId="1272E880" w14:textId="1BD5118D" w:rsidR="003C036D" w:rsidRDefault="003C036D"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14:paraId="33DD9364" w14:textId="04D55C78" w:rsidR="003C036D" w:rsidRPr="00234D3C" w:rsidRDefault="003C036D">
      <w:pPr>
        <w:pStyle w:val="CommentText"/>
        <w:rPr>
          <w:lang w:val="en-US"/>
        </w:rPr>
      </w:pPr>
    </w:p>
  </w:comment>
  <w:comment w:id="5" w:author="E.M. Krijkamp" w:date="2020-06-01T19:21:00Z" w:initials="EK">
    <w:p w14:paraId="2DA90CFD" w14:textId="56DF7DC3" w:rsidR="003C036D" w:rsidRPr="00CD5FE9" w:rsidRDefault="003C036D">
      <w:pPr>
        <w:pStyle w:val="CommentText"/>
        <w:rPr>
          <w:lang w:val="nl-NL"/>
        </w:rPr>
      </w:pPr>
      <w:r>
        <w:rPr>
          <w:rStyle w:val="CommentReference"/>
        </w:rPr>
        <w:annotationRef/>
      </w:r>
      <w:r>
        <w:rPr>
          <w:highlight w:val="yellow"/>
          <w:lang w:val="nl-NL"/>
        </w:rPr>
        <w:t>Als we voor NEJM of LANCET gaan moeten we nog heel wat woorden uit het abstract. (van 375 – 250)</w:t>
      </w:r>
      <w:r>
        <w:rPr>
          <w:lang w:val="nl-NL"/>
        </w:rPr>
        <w:t xml:space="preserve"> </w:t>
      </w:r>
    </w:p>
  </w:comment>
  <w:comment w:id="6" w:author="G. Geleijnse" w:date="2020-06-03T09:41:00Z" w:initials="GG">
    <w:p w14:paraId="724EEEC4" w14:textId="592AD122" w:rsidR="003C036D" w:rsidRDefault="003C036D">
      <w:pPr>
        <w:pStyle w:val="CommentText"/>
      </w:pPr>
      <w:r>
        <w:rPr>
          <w:rStyle w:val="CommentReference"/>
        </w:rPr>
        <w:annotationRef/>
      </w:r>
    </w:p>
  </w:comment>
  <w:comment w:id="11" w:author="G. Geleijnse" w:date="2020-06-03T09:43:00Z" w:initials="GG">
    <w:p w14:paraId="313A1025" w14:textId="1CCE6197" w:rsidR="003C036D" w:rsidRPr="000A2E10" w:rsidRDefault="003C036D">
      <w:pPr>
        <w:pStyle w:val="CommentText"/>
        <w:rPr>
          <w:lang w:val="nl-NL"/>
        </w:rPr>
      </w:pPr>
      <w:r>
        <w:rPr>
          <w:rStyle w:val="CommentReference"/>
        </w:rPr>
        <w:annotationRef/>
      </w:r>
      <w:r w:rsidRPr="000A2E10">
        <w:rPr>
          <w:lang w:val="nl-NL"/>
        </w:rPr>
        <w:t xml:space="preserve">Ik mis hier de term discipline overstijgend. </w:t>
      </w:r>
      <w:r>
        <w:rPr>
          <w:lang w:val="nl-NL"/>
        </w:rPr>
        <w:t>Dat is toch ook een belangrijk aspect?</w:t>
      </w:r>
    </w:p>
  </w:comment>
  <w:comment w:id="12" w:author="E.M. Krijkamp" w:date="2020-05-25T17:26:00Z" w:initials="EK">
    <w:p w14:paraId="26D61613" w14:textId="495CE122" w:rsidR="003C036D" w:rsidRPr="00DE2007" w:rsidRDefault="003C036D" w:rsidP="00ED35E2">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w:t>
      </w:r>
    </w:p>
  </w:comment>
  <w:comment w:id="13" w:author="G. Geleijnse" w:date="2020-06-03T09:59:00Z" w:initials="GG">
    <w:p w14:paraId="7D72E9F6" w14:textId="77777777" w:rsidR="003C036D" w:rsidRDefault="003C036D" w:rsidP="00336F5D">
      <w:pPr>
        <w:pStyle w:val="CommentText"/>
        <w:rPr>
          <w:rFonts w:ascii="Calibri" w:eastAsia="Calibri" w:hAnsi="Calibri" w:cs="Calibri"/>
        </w:rPr>
      </w:pPr>
      <w:r>
        <w:rPr>
          <w:rStyle w:val="CommentReference"/>
        </w:rPr>
        <w:annotationRef/>
      </w:r>
      <w:r w:rsidRPr="0092480E">
        <w:rPr>
          <w:rFonts w:ascii="Calibri" w:eastAsia="Calibri" w:hAnsi="Calibri" w:cs="Calibri"/>
        </w:rPr>
        <w:t>Urgency was defined as expected health loss due to surgical delay, expressed in QALY loss per month (QALY/month).</w:t>
      </w:r>
    </w:p>
    <w:p w14:paraId="3C868365" w14:textId="77777777" w:rsidR="003C036D" w:rsidRDefault="003C036D" w:rsidP="00336F5D">
      <w:pPr>
        <w:pStyle w:val="CommentText"/>
        <w:rPr>
          <w:rFonts w:ascii="Calibri" w:eastAsia="Calibri" w:hAnsi="Calibri" w:cs="Calibri"/>
        </w:rPr>
      </w:pPr>
    </w:p>
    <w:p w14:paraId="0F6B8B71" w14:textId="77777777" w:rsidR="003C036D" w:rsidRPr="00336F5D" w:rsidRDefault="003C036D" w:rsidP="00336F5D">
      <w:pPr>
        <w:pStyle w:val="CommentText"/>
        <w:rPr>
          <w:lang w:val="nl-NL"/>
        </w:rPr>
      </w:pPr>
      <w:r w:rsidRPr="00336F5D">
        <w:rPr>
          <w:rFonts w:ascii="Calibri" w:eastAsia="Calibri" w:hAnsi="Calibri" w:cs="Calibri"/>
          <w:lang w:val="nl-NL"/>
        </w:rPr>
        <w:t>Strikt genomen moet je nu het minteken weglaten, anders zou een aandoening je beter maken.</w:t>
      </w:r>
    </w:p>
    <w:p w14:paraId="478DD33C" w14:textId="26ED9198" w:rsidR="003C036D" w:rsidRPr="00336F5D" w:rsidRDefault="003C036D">
      <w:pPr>
        <w:pStyle w:val="CommentText"/>
        <w:rPr>
          <w:lang w:val="nl-NL"/>
        </w:rPr>
      </w:pPr>
    </w:p>
  </w:comment>
  <w:comment w:id="14" w:author="G. Geleijnse" w:date="2020-06-03T10:00:00Z" w:initials="GG">
    <w:p w14:paraId="775B5BB8" w14:textId="14326065" w:rsidR="003C036D" w:rsidRPr="00A40D05" w:rsidRDefault="003C036D">
      <w:pPr>
        <w:pStyle w:val="CommentText"/>
        <w:rPr>
          <w:lang w:val="nl-NL"/>
        </w:rPr>
      </w:pPr>
      <w:r>
        <w:rPr>
          <w:rStyle w:val="CommentReference"/>
        </w:rPr>
        <w:annotationRef/>
      </w:r>
      <w:proofErr w:type="spellStart"/>
      <w:r w:rsidRPr="00A40D05">
        <w:rPr>
          <w:lang w:val="nl-NL"/>
        </w:rPr>
        <w:t>Usual</w:t>
      </w:r>
      <w:proofErr w:type="spellEnd"/>
      <w:r w:rsidRPr="00A40D05">
        <w:rPr>
          <w:lang w:val="nl-NL"/>
        </w:rPr>
        <w:t xml:space="preserve"> vind ik minder passend dan </w:t>
      </w:r>
      <w:proofErr w:type="spellStart"/>
      <w:r w:rsidRPr="00A40D05">
        <w:rPr>
          <w:lang w:val="nl-NL"/>
        </w:rPr>
        <w:t>regular</w:t>
      </w:r>
      <w:proofErr w:type="spellEnd"/>
      <w:r w:rsidRPr="00A40D05">
        <w:rPr>
          <w:lang w:val="nl-NL"/>
        </w:rPr>
        <w:t xml:space="preserve">. </w:t>
      </w:r>
      <w:r>
        <w:rPr>
          <w:lang w:val="nl-NL"/>
        </w:rPr>
        <w:t>Kies zelf maar.</w:t>
      </w:r>
    </w:p>
  </w:comment>
  <w:comment w:id="15" w:author="G. Geleijnse" w:date="2020-06-03T10:02:00Z" w:initials="GG">
    <w:p w14:paraId="14DFC49D" w14:textId="17D75740" w:rsidR="003C036D" w:rsidRPr="00A40D05" w:rsidRDefault="003C036D">
      <w:pPr>
        <w:pStyle w:val="CommentText"/>
        <w:rPr>
          <w:lang w:val="nl-NL"/>
        </w:rPr>
      </w:pPr>
      <w:r>
        <w:rPr>
          <w:rStyle w:val="CommentReference"/>
        </w:rPr>
        <w:annotationRef/>
      </w:r>
      <w:r w:rsidRPr="00A40D05">
        <w:rPr>
          <w:lang w:val="nl-NL"/>
        </w:rPr>
        <w:t>Vorige zin was tegenwoordige tijd, nu schakelen we over naar verleden tijd.</w:t>
      </w:r>
    </w:p>
  </w:comment>
  <w:comment w:id="16" w:author="G. Geleijnse" w:date="2020-06-03T10:04:00Z" w:initials="GG">
    <w:p w14:paraId="19E01B45" w14:textId="2356E646" w:rsidR="003C036D" w:rsidRPr="00A40D05" w:rsidRDefault="003C036D">
      <w:pPr>
        <w:pStyle w:val="CommentText"/>
        <w:rPr>
          <w:lang w:val="nl-NL"/>
        </w:rPr>
      </w:pPr>
      <w:r>
        <w:rPr>
          <w:rStyle w:val="CommentReference"/>
        </w:rPr>
        <w:annotationRef/>
      </w:r>
      <w:r w:rsidRPr="00A40D05">
        <w:rPr>
          <w:lang w:val="nl-NL"/>
        </w:rPr>
        <w:t>Vervangen met was?</w:t>
      </w:r>
    </w:p>
  </w:comment>
  <w:comment w:id="17" w:author="G. Geleijnse" w:date="2020-06-03T10:04:00Z" w:initials="GG">
    <w:p w14:paraId="549094BA" w14:textId="6FA86769" w:rsidR="003C036D" w:rsidRPr="00A40D05" w:rsidRDefault="003C036D">
      <w:pPr>
        <w:pStyle w:val="CommentText"/>
        <w:rPr>
          <w:lang w:val="nl-NL"/>
        </w:rPr>
      </w:pPr>
      <w:r>
        <w:rPr>
          <w:rStyle w:val="CommentReference"/>
        </w:rPr>
        <w:annotationRef/>
      </w:r>
      <w:r w:rsidRPr="00A40D05">
        <w:rPr>
          <w:lang w:val="nl-NL"/>
        </w:rPr>
        <w:t>Vervangen m</w:t>
      </w:r>
      <w:r>
        <w:rPr>
          <w:lang w:val="nl-NL"/>
        </w:rPr>
        <w:t>e</w:t>
      </w:r>
      <w:r w:rsidRPr="00A40D05">
        <w:rPr>
          <w:lang w:val="nl-NL"/>
        </w:rPr>
        <w:t xml:space="preserve">t </w:t>
      </w:r>
      <w:proofErr w:type="spellStart"/>
      <w:r w:rsidRPr="00A40D05">
        <w:rPr>
          <w:lang w:val="nl-NL"/>
        </w:rPr>
        <w:t>phase</w:t>
      </w:r>
      <w:proofErr w:type="spellEnd"/>
    </w:p>
  </w:comment>
  <w:comment w:id="18" w:author="G. Geleijnse" w:date="2020-06-03T10:06:00Z" w:initials="GG">
    <w:p w14:paraId="6B75443A" w14:textId="2DA5AECB" w:rsidR="003C036D" w:rsidRPr="00A40D05" w:rsidRDefault="003C036D">
      <w:pPr>
        <w:pStyle w:val="CommentText"/>
        <w:rPr>
          <w:lang w:val="nl-NL"/>
        </w:rPr>
      </w:pPr>
      <w:r>
        <w:rPr>
          <w:rStyle w:val="CommentReference"/>
        </w:rPr>
        <w:annotationRef/>
      </w:r>
      <w:r w:rsidRPr="00A40D05">
        <w:rPr>
          <w:lang w:val="nl-NL"/>
        </w:rPr>
        <w:t>Weglaten?</w:t>
      </w:r>
    </w:p>
  </w:comment>
  <w:comment w:id="19" w:author="G. Geleijnse" w:date="2020-06-03T10:07:00Z" w:initials="GG">
    <w:p w14:paraId="040E68A4" w14:textId="40DB4334" w:rsidR="003C036D" w:rsidRPr="00A40D05" w:rsidRDefault="003C036D">
      <w:pPr>
        <w:pStyle w:val="CommentText"/>
        <w:rPr>
          <w:lang w:val="nl-NL"/>
        </w:rPr>
      </w:pPr>
      <w:r>
        <w:rPr>
          <w:rStyle w:val="CommentReference"/>
        </w:rPr>
        <w:annotationRef/>
      </w:r>
      <w:r w:rsidRPr="00A40D05">
        <w:rPr>
          <w:lang w:val="nl-NL"/>
        </w:rPr>
        <w:t xml:space="preserve">Deze zin begrijp ik niet goed. </w:t>
      </w:r>
      <w:r>
        <w:rPr>
          <w:lang w:val="nl-NL"/>
        </w:rPr>
        <w:t xml:space="preserve">Bedoel je dat er 7-16 maanden nodig zijn om de wachtlijst weg te werken. In dat geval zou ik een term als ‘on </w:t>
      </w:r>
      <w:proofErr w:type="spellStart"/>
      <w:r>
        <w:rPr>
          <w:lang w:val="nl-NL"/>
        </w:rPr>
        <w:t>schedual</w:t>
      </w:r>
      <w:proofErr w:type="spellEnd"/>
      <w:r>
        <w:rPr>
          <w:lang w:val="nl-NL"/>
        </w:rPr>
        <w:t>’ gebruiken.</w:t>
      </w:r>
    </w:p>
  </w:comment>
  <w:comment w:id="20" w:author="G. Geleijnse" w:date="2020-06-03T10:09:00Z" w:initials="GG">
    <w:p w14:paraId="43F67A35" w14:textId="1B430443" w:rsidR="003C036D" w:rsidRPr="004B0C5D" w:rsidRDefault="003C036D">
      <w:pPr>
        <w:pStyle w:val="CommentText"/>
        <w:rPr>
          <w:lang w:val="en-US"/>
        </w:rPr>
      </w:pPr>
      <w:r>
        <w:rPr>
          <w:rStyle w:val="CommentReference"/>
        </w:rPr>
        <w:annotationRef/>
      </w:r>
      <w:r w:rsidRPr="004B0C5D">
        <w:rPr>
          <w:lang w:val="nl-NL"/>
        </w:rPr>
        <w:t>De stap van de vorige zin naar deze zin b</w:t>
      </w:r>
      <w:r>
        <w:rPr>
          <w:lang w:val="nl-NL"/>
        </w:rPr>
        <w:t xml:space="preserve">egrijp ik wel, maar kan netter. </w:t>
      </w:r>
      <w:proofErr w:type="spellStart"/>
      <w:r w:rsidRPr="004B0C5D">
        <w:rPr>
          <w:lang w:val="en-US"/>
        </w:rPr>
        <w:t>Misschien</w:t>
      </w:r>
      <w:proofErr w:type="spellEnd"/>
      <w:r w:rsidRPr="004B0C5D">
        <w:rPr>
          <w:lang w:val="en-US"/>
        </w:rPr>
        <w:t xml:space="preserve"> </w:t>
      </w:r>
      <w:proofErr w:type="spellStart"/>
      <w:r w:rsidRPr="004B0C5D">
        <w:rPr>
          <w:lang w:val="en-US"/>
        </w:rPr>
        <w:t>een</w:t>
      </w:r>
      <w:proofErr w:type="spellEnd"/>
      <w:r w:rsidRPr="004B0C5D">
        <w:rPr>
          <w:lang w:val="en-US"/>
        </w:rPr>
        <w:t xml:space="preserve"> </w:t>
      </w:r>
      <w:proofErr w:type="spellStart"/>
      <w:r w:rsidRPr="004B0C5D">
        <w:rPr>
          <w:lang w:val="en-US"/>
        </w:rPr>
        <w:t>overstap</w:t>
      </w:r>
      <w:proofErr w:type="spellEnd"/>
      <w:r w:rsidRPr="004B0C5D">
        <w:rPr>
          <w:lang w:val="en-US"/>
        </w:rPr>
        <w:t xml:space="preserve"> </w:t>
      </w:r>
      <w:proofErr w:type="spellStart"/>
      <w:r w:rsidRPr="004B0C5D">
        <w:rPr>
          <w:lang w:val="en-US"/>
        </w:rPr>
        <w:t>als</w:t>
      </w:r>
      <w:proofErr w:type="spellEnd"/>
      <w:r w:rsidRPr="004B0C5D">
        <w:rPr>
          <w:lang w:val="en-US"/>
        </w:rPr>
        <w:t>:</w:t>
      </w:r>
    </w:p>
    <w:p w14:paraId="75073542" w14:textId="5BA64916" w:rsidR="003C036D" w:rsidRPr="004B0C5D" w:rsidRDefault="003C036D">
      <w:pPr>
        <w:pStyle w:val="CommentText"/>
        <w:rPr>
          <w:lang w:val="en-US"/>
        </w:rPr>
      </w:pPr>
      <w:r w:rsidRPr="004B0C5D">
        <w:rPr>
          <w:lang w:val="en-US"/>
        </w:rPr>
        <w:t xml:space="preserve">Our society is facing </w:t>
      </w:r>
      <w:r>
        <w:rPr>
          <w:lang w:val="en-US"/>
        </w:rPr>
        <w:t xml:space="preserve">the dilemma of </w:t>
      </w:r>
      <w:r w:rsidRPr="004B0C5D">
        <w:rPr>
          <w:lang w:val="en-US"/>
        </w:rPr>
        <w:t>a</w:t>
      </w:r>
      <w:r>
        <w:rPr>
          <w:lang w:val="en-US"/>
        </w:rPr>
        <w:t>n</w:t>
      </w:r>
      <w:r w:rsidRPr="004B0C5D">
        <w:rPr>
          <w:lang w:val="en-US"/>
        </w:rPr>
        <w:t xml:space="preserve"> accumulating group of patients</w:t>
      </w:r>
      <w:r>
        <w:rPr>
          <w:lang w:val="en-US"/>
        </w:rPr>
        <w:t xml:space="preserve">, including but not limited to orthopedic patients, </w:t>
      </w:r>
      <w:r w:rsidRPr="004B0C5D">
        <w:rPr>
          <w:lang w:val="en-US"/>
        </w:rPr>
        <w:t>that are waiting for surgery</w:t>
      </w:r>
      <w:r>
        <w:rPr>
          <w:lang w:val="en-US"/>
        </w:rPr>
        <w:t xml:space="preserve"> and have to be prioritized.</w:t>
      </w:r>
    </w:p>
  </w:comment>
  <w:comment w:id="22" w:author="E.M. Krijkamp" w:date="2020-06-01T22:40:00Z" w:initials="EK">
    <w:p w14:paraId="4D365FF7" w14:textId="01175C6B" w:rsidR="003C036D" w:rsidRPr="00DC66CB" w:rsidRDefault="003C036D" w:rsidP="00B80056">
      <w:pPr>
        <w:pStyle w:val="CommentText"/>
        <w:rPr>
          <w:b/>
          <w:lang w:val="en-US"/>
        </w:rPr>
      </w:pPr>
      <w:r>
        <w:rPr>
          <w:rStyle w:val="CommentReference"/>
        </w:rPr>
        <w:annotationRef/>
      </w:r>
      <w:r w:rsidRPr="00B80056">
        <w:rPr>
          <w:lang w:val="nl-NL"/>
        </w:rPr>
        <w:t xml:space="preserve">Tot op heden heb ik </w:t>
      </w:r>
      <w:r>
        <w:rPr>
          <w:lang w:val="nl-NL"/>
        </w:rPr>
        <w:t xml:space="preserve">slechts wat studies die lijsten voorstellen gevonden. Maar ik moet heel eerlijk zeggen dat we vooral enthousiast een model zijn gaan bouwen, zonder heel veel voor werk. </w:t>
      </w:r>
      <w:r w:rsidRPr="00DC66CB">
        <w:rPr>
          <w:lang w:val="en-US"/>
        </w:rPr>
        <w:t xml:space="preserve">Nog </w:t>
      </w:r>
      <w:proofErr w:type="spellStart"/>
      <w:r w:rsidRPr="00DC66CB">
        <w:rPr>
          <w:lang w:val="en-US"/>
        </w:rPr>
        <w:t>een</w:t>
      </w:r>
      <w:proofErr w:type="spellEnd"/>
      <w:r w:rsidRPr="00DC66CB">
        <w:rPr>
          <w:lang w:val="en-US"/>
        </w:rPr>
        <w:t xml:space="preserve"> punt van extra </w:t>
      </w:r>
      <w:proofErr w:type="spellStart"/>
      <w:r w:rsidRPr="00DC66CB">
        <w:rPr>
          <w:lang w:val="en-US"/>
        </w:rPr>
        <w:t>aandacht</w:t>
      </w:r>
      <w:proofErr w:type="spellEnd"/>
      <w:r w:rsidRPr="00DC66CB">
        <w:rPr>
          <w:lang w:val="en-US"/>
        </w:rPr>
        <w:t xml:space="preserve">. </w:t>
      </w:r>
    </w:p>
  </w:comment>
  <w:comment w:id="23" w:author="G. Geleijnse" w:date="2020-06-03T10:17:00Z" w:initials="GG">
    <w:p w14:paraId="7804F322" w14:textId="5F744640" w:rsidR="003C036D" w:rsidRPr="0053323B" w:rsidRDefault="003C036D">
      <w:pPr>
        <w:pStyle w:val="CommentText"/>
        <w:rPr>
          <w:lang w:val="nl-NL"/>
        </w:rPr>
      </w:pPr>
      <w:r>
        <w:rPr>
          <w:rStyle w:val="CommentReference"/>
        </w:rPr>
        <w:annotationRef/>
      </w:r>
      <w:r w:rsidRPr="0053323B">
        <w:rPr>
          <w:lang w:val="nl-NL"/>
        </w:rPr>
        <w:t xml:space="preserve">Hier mis ik de term </w:t>
      </w:r>
      <w:proofErr w:type="spellStart"/>
      <w:r w:rsidRPr="0053323B">
        <w:rPr>
          <w:lang w:val="nl-NL"/>
        </w:rPr>
        <w:t>multi-disciplinary</w:t>
      </w:r>
      <w:proofErr w:type="spellEnd"/>
      <w:r w:rsidRPr="0053323B">
        <w:rPr>
          <w:lang w:val="nl-NL"/>
        </w:rPr>
        <w:t xml:space="preserve">. </w:t>
      </w:r>
      <w:r>
        <w:rPr>
          <w:lang w:val="nl-NL"/>
        </w:rPr>
        <w:t>Dat is toch juist waar we naar toe werken in deze alinea?</w:t>
      </w:r>
    </w:p>
  </w:comment>
  <w:comment w:id="29" w:author="G. Geleijnse" w:date="2020-06-03T10:20:00Z" w:initials="GG">
    <w:p w14:paraId="5BFD3C06" w14:textId="02430CA1" w:rsidR="003C036D" w:rsidRPr="00E55EA6" w:rsidRDefault="003C036D">
      <w:pPr>
        <w:pStyle w:val="CommentText"/>
        <w:rPr>
          <w:lang w:val="en-US"/>
        </w:rPr>
      </w:pPr>
      <w:r>
        <w:rPr>
          <w:rStyle w:val="CommentReference"/>
        </w:rPr>
        <w:annotationRef/>
      </w:r>
      <w:proofErr w:type="spellStart"/>
      <w:r w:rsidRPr="00E55EA6">
        <w:rPr>
          <w:lang w:val="nl-NL"/>
        </w:rPr>
        <w:t>Regular</w:t>
      </w:r>
      <w:proofErr w:type="spellEnd"/>
      <w:r w:rsidRPr="00E55EA6">
        <w:rPr>
          <w:lang w:val="nl-NL"/>
        </w:rPr>
        <w:t xml:space="preserve">? </w:t>
      </w:r>
      <w:proofErr w:type="spellStart"/>
      <w:r w:rsidRPr="00E55EA6">
        <w:rPr>
          <w:lang w:val="en-US"/>
        </w:rPr>
        <w:t>Als</w:t>
      </w:r>
      <w:proofErr w:type="spellEnd"/>
      <w:r w:rsidRPr="00E55EA6">
        <w:rPr>
          <w:lang w:val="en-US"/>
        </w:rPr>
        <w:t xml:space="preserve"> regular </w:t>
      </w:r>
      <w:proofErr w:type="spellStart"/>
      <w:r w:rsidRPr="00E55EA6">
        <w:rPr>
          <w:lang w:val="en-US"/>
        </w:rPr>
        <w:t>beter</w:t>
      </w:r>
      <w:proofErr w:type="spellEnd"/>
      <w:r w:rsidRPr="00E55EA6">
        <w:rPr>
          <w:lang w:val="en-US"/>
        </w:rPr>
        <w:t xml:space="preserve"> is, </w:t>
      </w:r>
      <w:proofErr w:type="spellStart"/>
      <w:r w:rsidRPr="00E55EA6">
        <w:rPr>
          <w:lang w:val="en-US"/>
        </w:rPr>
        <w:t>dan</w:t>
      </w:r>
      <w:proofErr w:type="spellEnd"/>
      <w:r w:rsidRPr="00E55EA6">
        <w:rPr>
          <w:lang w:val="en-US"/>
        </w:rPr>
        <w:t xml:space="preserve"> </w:t>
      </w:r>
      <w:proofErr w:type="spellStart"/>
      <w:r w:rsidRPr="00E55EA6">
        <w:rPr>
          <w:lang w:val="en-US"/>
        </w:rPr>
        <w:t>graag</w:t>
      </w:r>
      <w:proofErr w:type="spellEnd"/>
      <w:r w:rsidRPr="00E55EA6">
        <w:rPr>
          <w:lang w:val="en-US"/>
        </w:rPr>
        <w:t xml:space="preserve"> ‘find and replace all</w:t>
      </w:r>
      <w:r>
        <w:rPr>
          <w:lang w:val="en-US"/>
        </w:rPr>
        <w:t>’.</w:t>
      </w:r>
    </w:p>
  </w:comment>
  <w:comment w:id="30" w:author="E.M. Krijkamp" w:date="2020-05-15T11:32:00Z" w:initials="EK">
    <w:p w14:paraId="66896093" w14:textId="4A18917F" w:rsidR="003C036D" w:rsidRPr="00633DE9" w:rsidRDefault="003C036D">
      <w:r w:rsidRPr="00633DE9">
        <w:t>Check with the journal if they are ok with this.</w:t>
      </w:r>
      <w:r>
        <w:annotationRef/>
      </w:r>
      <w:r>
        <w:annotationRef/>
      </w:r>
      <w:r>
        <w:annotationRef/>
      </w:r>
    </w:p>
  </w:comment>
  <w:comment w:id="34" w:author="G. Geleijnse" w:date="2020-06-03T14:01:00Z" w:initials="GG">
    <w:p w14:paraId="7B9CB77B" w14:textId="4941AFF9" w:rsidR="003C036D" w:rsidRDefault="003C036D">
      <w:pPr>
        <w:pStyle w:val="CommentText"/>
      </w:pPr>
      <w:r>
        <w:rPr>
          <w:rStyle w:val="CommentReference"/>
        </w:rPr>
        <w:annotationRef/>
      </w:r>
      <w:proofErr w:type="spellStart"/>
      <w:r>
        <w:t>Uit</w:t>
      </w:r>
      <w:proofErr w:type="spellEnd"/>
      <w:r>
        <w:t xml:space="preserve"> het abstract:</w:t>
      </w:r>
    </w:p>
    <w:p w14:paraId="7808C3A9" w14:textId="69F40C02" w:rsidR="003C036D" w:rsidRDefault="003C036D">
      <w:pPr>
        <w:pStyle w:val="CommentText"/>
        <w:rPr>
          <w:rFonts w:ascii="Calibri" w:eastAsia="Calibri" w:hAnsi="Calibri" w:cs="Calibri"/>
        </w:rPr>
      </w:pPr>
      <w:r w:rsidRPr="008225F6">
        <w:rPr>
          <w:rFonts w:ascii="Calibri" w:eastAsia="Calibri" w:hAnsi="Calibri" w:cs="Calibri"/>
        </w:rPr>
        <w:t>not necessarily performed within 3 days, but ideally performed within 3 weeks</w:t>
      </w:r>
    </w:p>
    <w:p w14:paraId="527DA781" w14:textId="6B878405" w:rsidR="003C036D" w:rsidRPr="00B67DFD" w:rsidRDefault="003C036D">
      <w:pPr>
        <w:pStyle w:val="CommentText"/>
        <w:rPr>
          <w:lang w:val="nl-NL"/>
        </w:rPr>
      </w:pPr>
      <w:r w:rsidRPr="00B67DFD">
        <w:rPr>
          <w:rFonts w:ascii="Calibri" w:eastAsia="Calibri" w:hAnsi="Calibri" w:cs="Calibri"/>
          <w:lang w:val="nl-NL"/>
        </w:rPr>
        <w:t xml:space="preserve">Dit zou ik hier ook consequent </w:t>
      </w:r>
      <w:r>
        <w:rPr>
          <w:rFonts w:ascii="Calibri" w:eastAsia="Calibri" w:hAnsi="Calibri" w:cs="Calibri"/>
          <w:lang w:val="nl-NL"/>
        </w:rPr>
        <w:t>aanhouden</w:t>
      </w:r>
    </w:p>
  </w:comment>
  <w:comment w:id="37" w:author="G. Geleijnse" w:date="2020-06-05T09:08:00Z" w:initials="GG">
    <w:p w14:paraId="7713008F" w14:textId="6F61C2A7" w:rsidR="003C036D" w:rsidRDefault="003C036D">
      <w:pPr>
        <w:pStyle w:val="CommentText"/>
      </w:pPr>
      <w:r>
        <w:rPr>
          <w:rStyle w:val="CommentReference"/>
        </w:rPr>
        <w:annotationRef/>
      </w:r>
      <w:proofErr w:type="spellStart"/>
      <w:r>
        <w:t>suggestie</w:t>
      </w:r>
      <w:proofErr w:type="spellEnd"/>
      <w:r>
        <w:t>: The semi-elective procedures for this modelling study were retrieved from the electronic patient registry (</w:t>
      </w:r>
      <w:proofErr w:type="spellStart"/>
      <w:r>
        <w:t>ChipSoft</w:t>
      </w:r>
      <w:proofErr w:type="spellEnd"/>
      <w:r>
        <w:t xml:space="preserve">, </w:t>
      </w:r>
      <w:proofErr w:type="spellStart"/>
      <w:r>
        <w:t>Hix</w:t>
      </w:r>
      <w:proofErr w:type="spellEnd"/>
      <w:r>
        <w:t>).</w:t>
      </w:r>
    </w:p>
  </w:comment>
  <w:comment w:id="41" w:author="G. Geleijnse" w:date="2020-06-05T09:15:00Z" w:initials="GG">
    <w:p w14:paraId="524912B6" w14:textId="6E474224" w:rsidR="003C036D" w:rsidRPr="003C036D" w:rsidRDefault="003C036D">
      <w:pPr>
        <w:pStyle w:val="CommentText"/>
        <w:rPr>
          <w:lang w:val="nl-NL"/>
        </w:rPr>
      </w:pPr>
      <w:r>
        <w:rPr>
          <w:rStyle w:val="CommentReference"/>
        </w:rPr>
        <w:annotationRef/>
      </w:r>
      <w:r w:rsidRPr="003C036D">
        <w:rPr>
          <w:lang w:val="nl-NL"/>
        </w:rPr>
        <w:t xml:space="preserve">For these procedures, we </w:t>
      </w:r>
      <w:proofErr w:type="spellStart"/>
      <w:r w:rsidRPr="003C036D">
        <w:rPr>
          <w:lang w:val="nl-NL"/>
        </w:rPr>
        <w:t>obtained</w:t>
      </w:r>
      <w:proofErr w:type="spellEnd"/>
      <w:r w:rsidRPr="003C036D">
        <w:rPr>
          <w:lang w:val="nl-NL"/>
        </w:rPr>
        <w:t xml:space="preserve"> </w:t>
      </w:r>
    </w:p>
  </w:comment>
  <w:comment w:id="50" w:author="G. Geleijnse" w:date="2020-06-05T09:19:00Z" w:initials="GG">
    <w:p w14:paraId="2AEBF417" w14:textId="77777777" w:rsidR="00DF680B" w:rsidRDefault="003C036D">
      <w:pPr>
        <w:pStyle w:val="CommentText"/>
        <w:rPr>
          <w:lang w:val="nl-NL"/>
        </w:rPr>
      </w:pPr>
      <w:r>
        <w:rPr>
          <w:rStyle w:val="CommentReference"/>
        </w:rPr>
        <w:annotationRef/>
      </w:r>
      <w:r w:rsidRPr="003C036D">
        <w:rPr>
          <w:lang w:val="nl-NL"/>
        </w:rPr>
        <w:t xml:space="preserve">Dit hebben we nog niet gedaan. </w:t>
      </w:r>
      <w:r w:rsidR="00DF680B">
        <w:rPr>
          <w:lang w:val="nl-NL"/>
        </w:rPr>
        <w:t xml:space="preserve">Onder het kopje </w:t>
      </w:r>
      <w:proofErr w:type="spellStart"/>
      <w:r w:rsidR="00DF680B">
        <w:rPr>
          <w:lang w:val="nl-NL"/>
        </w:rPr>
        <w:t>assumptions</w:t>
      </w:r>
      <w:proofErr w:type="spellEnd"/>
      <w:r w:rsidR="00DF680B">
        <w:rPr>
          <w:lang w:val="nl-NL"/>
        </w:rPr>
        <w:t>, staat ook dat we geen rekening houden met complicaties dat we ervan uit gaan dat de OK succesvol is.</w:t>
      </w:r>
    </w:p>
    <w:p w14:paraId="538EEB40" w14:textId="4AB55E35" w:rsidR="003C036D" w:rsidRPr="003C036D" w:rsidRDefault="003C036D">
      <w:pPr>
        <w:pStyle w:val="CommentText"/>
        <w:rPr>
          <w:lang w:val="nl-NL"/>
        </w:rPr>
      </w:pPr>
      <w:r>
        <w:rPr>
          <w:lang w:val="nl-NL"/>
        </w:rPr>
        <w:t xml:space="preserve">De data is beschikbaar, maar hier moet nog een rekenslag gemaakt worden. </w:t>
      </w:r>
    </w:p>
  </w:comment>
  <w:comment w:id="62" w:author="G. Geleijnse" w:date="2020-06-05T09:30:00Z" w:initials="GG">
    <w:p w14:paraId="17E5C5CE" w14:textId="75BDD71C" w:rsidR="001336C1" w:rsidRPr="001336C1" w:rsidRDefault="001336C1">
      <w:pPr>
        <w:pStyle w:val="CommentText"/>
        <w:rPr>
          <w:lang w:val="nl-NL"/>
        </w:rPr>
      </w:pPr>
      <w:r>
        <w:rPr>
          <w:rStyle w:val="CommentReference"/>
        </w:rPr>
        <w:annotationRef/>
      </w:r>
      <w:r w:rsidRPr="001336C1">
        <w:rPr>
          <w:lang w:val="nl-NL"/>
        </w:rPr>
        <w:t xml:space="preserve">Waar komt deze 61 nu vandaan? </w:t>
      </w:r>
      <w:r>
        <w:rPr>
          <w:lang w:val="nl-NL"/>
        </w:rPr>
        <w:t>Er is een top 49 met 80 of meer procedures</w:t>
      </w:r>
    </w:p>
  </w:comment>
  <w:comment w:id="70" w:author="G. Geleijnse" w:date="2020-06-05T09:50:00Z" w:initials="GG">
    <w:p w14:paraId="7B00FC6B" w14:textId="72FE793F" w:rsidR="00DF680B" w:rsidRPr="00DF680B" w:rsidRDefault="00DF680B">
      <w:pPr>
        <w:pStyle w:val="CommentText"/>
        <w:rPr>
          <w:lang w:val="nl-NL"/>
        </w:rPr>
      </w:pPr>
      <w:r>
        <w:rPr>
          <w:rStyle w:val="CommentReference"/>
        </w:rPr>
        <w:annotationRef/>
      </w:r>
      <w:r w:rsidRPr="00DF680B">
        <w:rPr>
          <w:lang w:val="nl-NL"/>
        </w:rPr>
        <w:t xml:space="preserve">Kleinere </w:t>
      </w:r>
      <w:proofErr w:type="spellStart"/>
      <w:r w:rsidRPr="00DF680B">
        <w:rPr>
          <w:lang w:val="nl-NL"/>
        </w:rPr>
        <w:t>heading</w:t>
      </w:r>
      <w:proofErr w:type="spellEnd"/>
      <w:r w:rsidRPr="00DF680B">
        <w:rPr>
          <w:lang w:val="nl-NL"/>
        </w:rPr>
        <w:t>?</w:t>
      </w:r>
    </w:p>
  </w:comment>
  <w:comment w:id="71" w:author="G. Geleijnse" w:date="2020-06-05T09:57:00Z" w:initials="GG">
    <w:p w14:paraId="596FA31C" w14:textId="2B82480B" w:rsidR="00DF680B" w:rsidRPr="00DF680B" w:rsidRDefault="00DF680B">
      <w:pPr>
        <w:pStyle w:val="CommentText"/>
        <w:rPr>
          <w:lang w:val="en-US"/>
        </w:rPr>
      </w:pPr>
      <w:r>
        <w:rPr>
          <w:rStyle w:val="CommentReference"/>
        </w:rPr>
        <w:annotationRef/>
      </w:r>
      <w:r w:rsidRPr="00DF680B">
        <w:rPr>
          <w:lang w:val="nl-NL"/>
        </w:rPr>
        <w:t xml:space="preserve">Waarom moet dit er in? </w:t>
      </w:r>
      <w:proofErr w:type="spellStart"/>
      <w:r w:rsidRPr="00DF680B">
        <w:rPr>
          <w:lang w:val="en-US"/>
        </w:rPr>
        <w:t>Lijkt</w:t>
      </w:r>
      <w:proofErr w:type="spellEnd"/>
      <w:r w:rsidRPr="00DF680B">
        <w:rPr>
          <w:lang w:val="en-US"/>
        </w:rPr>
        <w:t xml:space="preserve"> </w:t>
      </w:r>
      <w:proofErr w:type="spellStart"/>
      <w:r w:rsidRPr="00DF680B">
        <w:rPr>
          <w:lang w:val="en-US"/>
        </w:rPr>
        <w:t>tegenstrijdig</w:t>
      </w:r>
      <w:proofErr w:type="spellEnd"/>
      <w:r w:rsidRPr="00DF680B">
        <w:rPr>
          <w:lang w:val="en-US"/>
        </w:rPr>
        <w:t xml:space="preserve"> met het </w:t>
      </w:r>
      <w:proofErr w:type="spellStart"/>
      <w:r w:rsidRPr="00DF680B">
        <w:rPr>
          <w:lang w:val="en-US"/>
        </w:rPr>
        <w:t>laatste</w:t>
      </w:r>
      <w:proofErr w:type="spellEnd"/>
      <w:r w:rsidRPr="00DF680B">
        <w:rPr>
          <w:lang w:val="en-US"/>
        </w:rPr>
        <w:t xml:space="preserve"> punt: </w:t>
      </w:r>
      <w:r w:rsidRPr="00282BDB">
        <w:rPr>
          <w:rFonts w:ascii="Calibri" w:hAnsi="Calibri" w:cs="Calibri"/>
          <w:sz w:val="24"/>
          <w:szCs w:val="24"/>
          <w:lang w:val="en-US"/>
        </w:rPr>
        <w:t>The COVID-19 context does not impact the performance of the surgical procedures</w:t>
      </w:r>
    </w:p>
  </w:comment>
  <w:comment w:id="75" w:author="G. Geleijnse" w:date="2020-06-05T10:00:00Z" w:initials="GG">
    <w:p w14:paraId="01C648BB" w14:textId="2C797B6B" w:rsidR="000075EB" w:rsidRDefault="000075EB">
      <w:pPr>
        <w:pStyle w:val="CommentText"/>
        <w:rPr>
          <w:lang w:val="nl-NL"/>
        </w:rPr>
      </w:pPr>
      <w:r>
        <w:rPr>
          <w:rStyle w:val="CommentReference"/>
        </w:rPr>
        <w:annotationRef/>
      </w:r>
      <w:r w:rsidRPr="000075EB">
        <w:rPr>
          <w:lang w:val="nl-NL"/>
        </w:rPr>
        <w:t xml:space="preserve">Semi electief volgens </w:t>
      </w:r>
      <w:proofErr w:type="spellStart"/>
      <w:r w:rsidRPr="000075EB">
        <w:rPr>
          <w:lang w:val="nl-NL"/>
        </w:rPr>
        <w:t>JvS</w:t>
      </w:r>
      <w:proofErr w:type="spellEnd"/>
      <w:r w:rsidRPr="000075EB">
        <w:rPr>
          <w:lang w:val="nl-NL"/>
        </w:rPr>
        <w:t xml:space="preserve"> en </w:t>
      </w:r>
      <w:proofErr w:type="spellStart"/>
      <w:r w:rsidRPr="000075EB">
        <w:rPr>
          <w:lang w:val="nl-NL"/>
        </w:rPr>
        <w:t>RBdJ</w:t>
      </w:r>
      <w:proofErr w:type="spellEnd"/>
      <w:r w:rsidRPr="000075EB">
        <w:rPr>
          <w:lang w:val="nl-NL"/>
        </w:rPr>
        <w:t xml:space="preserve">: 161 verschillende diagnoses. </w:t>
      </w:r>
      <w:r>
        <w:rPr>
          <w:lang w:val="nl-NL"/>
        </w:rPr>
        <w:t>De top 49 heeft 80 of meer ingrepen tussen jul 2017 en dec 2019.</w:t>
      </w:r>
    </w:p>
    <w:p w14:paraId="4B8092E9" w14:textId="5188C3F6" w:rsidR="000075EB" w:rsidRDefault="000075EB">
      <w:pPr>
        <w:pStyle w:val="CommentText"/>
        <w:rPr>
          <w:lang w:val="nl-NL"/>
        </w:rPr>
      </w:pPr>
      <w:r>
        <w:rPr>
          <w:lang w:val="nl-NL"/>
        </w:rPr>
        <w:t xml:space="preserve">De 34 behandelde ingrepen vertegenwoordigd 49% </w:t>
      </w:r>
    </w:p>
    <w:p w14:paraId="06D2987A" w14:textId="4059C7A1" w:rsidR="000075EB" w:rsidRDefault="000075EB">
      <w:pPr>
        <w:pStyle w:val="CommentText"/>
        <w:rPr>
          <w:lang w:val="nl-NL"/>
        </w:rPr>
      </w:pPr>
      <w:r>
        <w:rPr>
          <w:lang w:val="nl-NL"/>
        </w:rPr>
        <w:t>De top 49 vertegenwoordigd 81%</w:t>
      </w:r>
    </w:p>
    <w:p w14:paraId="4F4C549D" w14:textId="54D9C466" w:rsidR="000075EB" w:rsidRPr="000075EB" w:rsidRDefault="000075EB">
      <w:pPr>
        <w:pStyle w:val="CommentText"/>
        <w:rPr>
          <w:lang w:val="nl-NL"/>
        </w:rPr>
      </w:pPr>
      <w:r>
        <w:rPr>
          <w:lang w:val="nl-NL"/>
        </w:rPr>
        <w:t>De rest (21%) is een staart van 112 ingrepen met kleine aantallen.</w:t>
      </w:r>
    </w:p>
  </w:comment>
  <w:comment w:id="82" w:author="G. Geleijnse" w:date="2020-06-05T10:11:00Z" w:initials="GG">
    <w:p w14:paraId="689E1F7B" w14:textId="46993D5C" w:rsidR="006D0649" w:rsidRPr="006D0649" w:rsidRDefault="006D0649">
      <w:pPr>
        <w:pStyle w:val="CommentText"/>
        <w:rPr>
          <w:lang w:val="nl-NL"/>
        </w:rPr>
      </w:pPr>
      <w:r>
        <w:rPr>
          <w:rStyle w:val="CommentReference"/>
        </w:rPr>
        <w:annotationRef/>
      </w:r>
      <w:r w:rsidRPr="006D0649">
        <w:rPr>
          <w:lang w:val="nl-NL"/>
        </w:rPr>
        <w:t xml:space="preserve">De percentages zou ik hier weglaten. </w:t>
      </w:r>
      <w:r>
        <w:rPr>
          <w:lang w:val="nl-NL"/>
        </w:rPr>
        <w:t xml:space="preserve">Het is niet duidelijk of dit x/34 is of dat het gaat om het percentage van het aantal ingrepen. Het lijkt me ook niet zo zinvol om een percentage t.o.v. een totaal van 34 op te geven. </w:t>
      </w:r>
    </w:p>
  </w:comment>
  <w:comment w:id="83" w:author="G. Geleijnse" w:date="2020-06-05T10:15:00Z" w:initials="GG">
    <w:p w14:paraId="74C10ED5" w14:textId="7A804A83" w:rsidR="006D0649" w:rsidRPr="006D0649" w:rsidRDefault="006D0649">
      <w:pPr>
        <w:pStyle w:val="CommentText"/>
        <w:rPr>
          <w:lang w:val="nl-NL"/>
        </w:rPr>
      </w:pPr>
      <w:r>
        <w:rPr>
          <w:rStyle w:val="CommentReference"/>
        </w:rPr>
        <w:annotationRef/>
      </w:r>
      <w:r w:rsidRPr="006D0649">
        <w:rPr>
          <w:lang w:val="nl-NL"/>
        </w:rPr>
        <w:t>Ook hier lijken mij de percentages niet zo zinvol.</w:t>
      </w:r>
    </w:p>
  </w:comment>
  <w:comment w:id="88" w:author="G. Geleijnse" w:date="2020-06-05T10:36:00Z" w:initials="GG">
    <w:p w14:paraId="0340BC61" w14:textId="55CE2628" w:rsidR="00241886" w:rsidRDefault="00241886">
      <w:pPr>
        <w:pStyle w:val="CommentText"/>
        <w:rPr>
          <w:rFonts w:ascii="Calibri" w:eastAsia="Calibri" w:hAnsi="Calibri" w:cs="Calibri"/>
        </w:rPr>
      </w:pPr>
      <w:r>
        <w:rPr>
          <w:rStyle w:val="CommentReference"/>
        </w:rPr>
        <w:annotationRef/>
      </w:r>
      <w:r>
        <w:rPr>
          <w:rFonts w:ascii="Calibri" w:eastAsia="Calibri" w:hAnsi="Calibri" w:cs="Calibri"/>
        </w:rPr>
        <w:t>We propose to use the loss of QALY per unit time delay of surgery as a measure of urgency.</w:t>
      </w:r>
      <w:r>
        <w:rPr>
          <w:rFonts w:ascii="Calibri" w:eastAsia="Calibri" w:hAnsi="Calibri" w:cs="Calibri"/>
        </w:rPr>
        <w:t xml:space="preserve"> </w:t>
      </w:r>
    </w:p>
    <w:p w14:paraId="609A9E0D" w14:textId="56D2D02F" w:rsidR="00241886" w:rsidRPr="00241886" w:rsidRDefault="00241886">
      <w:pPr>
        <w:pStyle w:val="CommentText"/>
        <w:rPr>
          <w:lang w:val="nl-NL"/>
        </w:rPr>
      </w:pPr>
      <w:r w:rsidRPr="00241886">
        <w:rPr>
          <w:rFonts w:ascii="Calibri" w:eastAsia="Calibri" w:hAnsi="Calibri" w:cs="Calibri"/>
          <w:lang w:val="nl-NL"/>
        </w:rPr>
        <w:t xml:space="preserve">Per </w:t>
      </w:r>
      <w:proofErr w:type="spellStart"/>
      <w:r w:rsidRPr="00241886">
        <w:rPr>
          <w:rFonts w:ascii="Calibri" w:eastAsia="Calibri" w:hAnsi="Calibri" w:cs="Calibri"/>
          <w:lang w:val="nl-NL"/>
        </w:rPr>
        <w:t>month</w:t>
      </w:r>
      <w:proofErr w:type="spellEnd"/>
      <w:r w:rsidRPr="00241886">
        <w:rPr>
          <w:rFonts w:ascii="Calibri" w:eastAsia="Calibri" w:hAnsi="Calibri" w:cs="Calibri"/>
          <w:lang w:val="nl-NL"/>
        </w:rPr>
        <w:t xml:space="preserve"> is de eenheid die we om pragmatische redenen hebben gekozen.</w:t>
      </w:r>
    </w:p>
  </w:comment>
  <w:comment w:id="91" w:author="G. Geleijnse" w:date="2020-06-05T11:01:00Z" w:initials="GG">
    <w:p w14:paraId="25CB39D4" w14:textId="68D2B4D4" w:rsidR="00ED0948" w:rsidRDefault="00ED0948">
      <w:pPr>
        <w:pStyle w:val="CommentText"/>
      </w:pPr>
      <w:r>
        <w:rPr>
          <w:rStyle w:val="CommentReference"/>
        </w:rPr>
        <w:annotationRef/>
      </w:r>
      <w:proofErr w:type="spellStart"/>
      <w:r>
        <w:t>Niet</w:t>
      </w:r>
      <w:proofErr w:type="spellEnd"/>
      <w:r>
        <w:t xml:space="preserve"> </w:t>
      </w:r>
      <w:proofErr w:type="spellStart"/>
      <w:r>
        <w:t>dat</w:t>
      </w:r>
      <w:proofErr w:type="spellEnd"/>
      <w:r>
        <w:t xml:space="preserve"> </w:t>
      </w:r>
      <w:proofErr w:type="spellStart"/>
      <w:r>
        <w:t>ik</w:t>
      </w:r>
      <w:proofErr w:type="spellEnd"/>
      <w:r>
        <w:t xml:space="preserve"> </w:t>
      </w:r>
      <w:proofErr w:type="spellStart"/>
      <w:r>
        <w:t>weet</w:t>
      </w:r>
      <w:proofErr w:type="spellEnd"/>
      <w:r>
        <w:t>.</w:t>
      </w:r>
    </w:p>
  </w:comment>
  <w:comment w:id="92" w:author="E.M. Krijkamp" w:date="2020-05-19T22:22:00Z" w:initials="EK">
    <w:p w14:paraId="08EEC46E" w14:textId="39D75491" w:rsidR="003C036D" w:rsidRPr="00FE2640" w:rsidRDefault="003C036D">
      <w:pPr>
        <w:pStyle w:val="CommentText"/>
        <w:rPr>
          <w:lang w:val="nl-NL"/>
        </w:rPr>
      </w:pPr>
      <w:r>
        <w:rPr>
          <w:rStyle w:val="CommentReference"/>
        </w:rPr>
        <w:annotationRef/>
      </w:r>
      <w:r w:rsidRPr="00FE2640">
        <w:rPr>
          <w:lang w:val="nl-NL"/>
        </w:rPr>
        <w:t>Jan van Busschbach,</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93" w:author="E.M. Krijkamp" w:date="2020-06-01T22:13:00Z" w:initials="EK">
    <w:p w14:paraId="05DF933D" w14:textId="7A1EB1E6" w:rsidR="003C036D" w:rsidRPr="00CD04DB" w:rsidRDefault="003C036D">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95" w:author="G. Geleijnse" w:date="2020-06-05T11:14:00Z" w:initials="GG">
    <w:p w14:paraId="6EB3CB7B" w14:textId="7CCD9884" w:rsidR="0076549D" w:rsidRPr="0076549D" w:rsidRDefault="0076549D">
      <w:pPr>
        <w:pStyle w:val="CommentText"/>
        <w:rPr>
          <w:lang w:val="nl-NL"/>
        </w:rPr>
      </w:pPr>
      <w:r>
        <w:rPr>
          <w:rStyle w:val="CommentReference"/>
        </w:rPr>
        <w:annotationRef/>
      </w:r>
      <w:r w:rsidRPr="0076549D">
        <w:rPr>
          <w:lang w:val="nl-NL"/>
        </w:rPr>
        <w:t xml:space="preserve">We staan bekend als gierig. </w:t>
      </w:r>
      <w:r>
        <w:rPr>
          <w:lang w:val="nl-NL"/>
        </w:rPr>
        <w:t xml:space="preserve">Dutch discount wekt denk ik argwaan. Verder is het een term in de </w:t>
      </w:r>
      <w:r>
        <w:rPr>
          <w:lang w:val="nl-NL"/>
        </w:rPr>
        <w:t>beleggingswereld.</w:t>
      </w:r>
      <w:bookmarkStart w:id="96" w:name="_GoBack"/>
      <w:bookmarkEnd w:id="96"/>
    </w:p>
  </w:comment>
  <w:comment w:id="94" w:author="G. Geleijnse" w:date="2020-06-05T11:07:00Z" w:initials="GG">
    <w:p w14:paraId="51283B68" w14:textId="0E9EF17D" w:rsidR="00ED0948" w:rsidRDefault="00ED0948">
      <w:pPr>
        <w:pStyle w:val="CommentText"/>
        <w:rPr>
          <w:lang w:val="nl-NL"/>
        </w:rPr>
      </w:pPr>
      <w:r>
        <w:rPr>
          <w:rStyle w:val="CommentReference"/>
        </w:rPr>
        <w:annotationRef/>
      </w:r>
      <w:r w:rsidRPr="0076549D">
        <w:rPr>
          <w:lang w:val="nl-NL"/>
        </w:rPr>
        <w:t xml:space="preserve">Dutch heeft </w:t>
      </w:r>
      <w:r w:rsidR="0076549D">
        <w:rPr>
          <w:lang w:val="nl-NL"/>
        </w:rPr>
        <w:t>niet altijd een</w:t>
      </w:r>
      <w:r w:rsidRPr="0076549D">
        <w:rPr>
          <w:lang w:val="nl-NL"/>
        </w:rPr>
        <w:t xml:space="preserve"> positieve </w:t>
      </w:r>
      <w:r w:rsidR="0076549D">
        <w:rPr>
          <w:lang w:val="nl-NL"/>
        </w:rPr>
        <w:t>connotatie, misschien moeten we dat niet zo vaak gebruiken?:</w:t>
      </w:r>
    </w:p>
    <w:p w14:paraId="5247738F" w14:textId="6D7BE55D" w:rsidR="0076549D" w:rsidRDefault="0076549D">
      <w:pPr>
        <w:pStyle w:val="CommentText"/>
        <w:rPr>
          <w:lang w:val="nl-NL"/>
        </w:rPr>
      </w:pPr>
    </w:p>
    <w:p w14:paraId="7813594C"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Double Dutch</w:t>
      </w:r>
      <w:r>
        <w:rPr>
          <w:rFonts w:ascii="Helvetica Neue" w:hAnsi="Helvetica Neue"/>
          <w:color w:val="131D6E"/>
        </w:rPr>
        <w:t>: wartaal; een verhaal waar geen touw aan vast te knopen is</w:t>
      </w:r>
    </w:p>
    <w:p w14:paraId="1955B37F" w14:textId="2CFA7555"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Dutch agreement: </w:t>
      </w:r>
      <w:r>
        <w:rPr>
          <w:rFonts w:ascii="Helvetica Neue" w:hAnsi="Helvetica Neue"/>
          <w:color w:val="131D6E"/>
        </w:rPr>
        <w:t>een afspraak tussen twee mensen die tot stand komt als beide</w:t>
      </w:r>
      <w:r>
        <w:rPr>
          <w:rFonts w:ascii="Helvetica Neue" w:hAnsi="Helvetica Neue"/>
          <w:color w:val="131D6E"/>
        </w:rPr>
        <w:t>n</w:t>
      </w:r>
      <w:r>
        <w:rPr>
          <w:rFonts w:ascii="Helvetica Neue" w:hAnsi="Helvetica Neue"/>
          <w:color w:val="131D6E"/>
        </w:rPr>
        <w:t xml:space="preserve"> dronken zijn en waar zij zich achteraf niets meer van kunnen herinneren.</w:t>
      </w:r>
    </w:p>
    <w:p w14:paraId="07D3BE6C"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auction</w:t>
      </w:r>
      <w:proofErr w:type="spellEnd"/>
      <w:r>
        <w:rPr>
          <w:rFonts w:ascii="Helvetica Neue" w:hAnsi="Helvetica Neue"/>
          <w:color w:val="131D6E"/>
        </w:rPr>
        <w:t>: een veiling waarin de geveilde spullen aangeboden worden tegen een steeds lagere prijs. Hierbij kan de eerste bieder het object kopen.</w:t>
      </w:r>
    </w:p>
    <w:p w14:paraId="613CD9F3"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Dutch concert:</w:t>
      </w:r>
      <w:r>
        <w:rPr>
          <w:rFonts w:ascii="Helvetica Neue" w:hAnsi="Helvetica Neue"/>
          <w:color w:val="131D6E"/>
        </w:rPr>
        <w:t> deze uitdrukking wordt gebruikt als er sprake is van een opstootje of geluidsoverlast</w:t>
      </w:r>
    </w:p>
    <w:p w14:paraId="76821943"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Dutch courage</w:t>
      </w:r>
      <w:r>
        <w:rPr>
          <w:rFonts w:ascii="Helvetica Neue" w:hAnsi="Helvetica Neue"/>
          <w:color w:val="131D6E"/>
        </w:rPr>
        <w:t>: de uitdrukking voor iemand die pas de moed heeft om ergens over te beginnen na het drinken van veel alcohol.</w:t>
      </w:r>
    </w:p>
    <w:p w14:paraId="7810254F"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defence</w:t>
      </w:r>
      <w:proofErr w:type="spellEnd"/>
      <w:r>
        <w:rPr>
          <w:rFonts w:ascii="Helvetica Neue" w:hAnsi="Helvetica Neue"/>
          <w:color w:val="131D6E"/>
        </w:rPr>
        <w:t>: een zwakke verdediging</w:t>
      </w:r>
    </w:p>
    <w:p w14:paraId="1E743F36"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generosity</w:t>
      </w:r>
      <w:proofErr w:type="spellEnd"/>
      <w:r>
        <w:rPr>
          <w:rFonts w:ascii="Helvetica Neue" w:hAnsi="Helvetica Neue"/>
          <w:color w:val="131D6E"/>
        </w:rPr>
        <w:t>: als iemand erg gierig is wordt er gesproken over ‘Nederlandse gulheid’</w:t>
      </w:r>
    </w:p>
    <w:p w14:paraId="6CA9C9AA"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Dutch gold</w:t>
      </w:r>
      <w:r>
        <w:rPr>
          <w:rFonts w:ascii="Helvetica Neue" w:hAnsi="Helvetica Neue"/>
          <w:color w:val="131D6E"/>
        </w:rPr>
        <w:t>: namaakgoud</w:t>
      </w:r>
    </w:p>
    <w:p w14:paraId="48AA70CC"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roll</w:t>
      </w:r>
      <w:proofErr w:type="spellEnd"/>
      <w:r>
        <w:rPr>
          <w:rFonts w:ascii="Helvetica Neue" w:hAnsi="Helvetica Neue"/>
          <w:color w:val="131D6E"/>
        </w:rPr>
        <w:t>: het zijdelings op en neer bewegen van een vliegtuig. Een theorie beweert dat deze uitdrukking te danken is aan de beweging die met schaatsen wordt gemaakt.</w:t>
      </w:r>
    </w:p>
    <w:p w14:paraId="4DB62DA2"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Dutch sandwich</w:t>
      </w:r>
      <w:r>
        <w:rPr>
          <w:rFonts w:ascii="Helvetica Neue" w:hAnsi="Helvetica Neue"/>
          <w:color w:val="131D6E"/>
        </w:rPr>
        <w:t>: manieren om de belasting te ontduiken</w:t>
      </w:r>
    </w:p>
    <w:p w14:paraId="61016C6D"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treat</w:t>
      </w:r>
      <w:proofErr w:type="spellEnd"/>
      <w:r>
        <w:rPr>
          <w:rFonts w:ascii="Helvetica Neue" w:hAnsi="Helvetica Neue"/>
          <w:color w:val="131D6E"/>
        </w:rPr>
        <w:t>: als je wordt uitgenodigd voor een diner waarbij je ervan uitgaat dat je er niets voor hoeft te betalen, maar dan toch een rekening voor ogen krijgt</w:t>
      </w:r>
    </w:p>
    <w:p w14:paraId="0EA983DE"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r>
        <w:rPr>
          <w:rStyle w:val="Strong"/>
          <w:rFonts w:ascii="Helvetica Neue" w:hAnsi="Helvetica Neue"/>
          <w:color w:val="131D6E"/>
        </w:rPr>
        <w:t xml:space="preserve">Dutch </w:t>
      </w:r>
      <w:proofErr w:type="spellStart"/>
      <w:r>
        <w:rPr>
          <w:rStyle w:val="Strong"/>
          <w:rFonts w:ascii="Helvetica Neue" w:hAnsi="Helvetica Neue"/>
          <w:color w:val="131D6E"/>
        </w:rPr>
        <w:t>uncle</w:t>
      </w:r>
      <w:proofErr w:type="spellEnd"/>
      <w:r>
        <w:rPr>
          <w:rStyle w:val="Strong"/>
          <w:rFonts w:ascii="Helvetica Neue" w:hAnsi="Helvetica Neue"/>
          <w:color w:val="131D6E"/>
        </w:rPr>
        <w:t>:</w:t>
      </w:r>
      <w:r>
        <w:rPr>
          <w:rFonts w:ascii="Helvetica Neue" w:hAnsi="Helvetica Neue"/>
          <w:color w:val="131D6E"/>
        </w:rPr>
        <w:t> een persoon die je liever vermijdt omdat diegene je neerbuigend of vermanend toespreekt</w:t>
      </w:r>
    </w:p>
    <w:p w14:paraId="18348F34" w14:textId="77777777" w:rsidR="0076549D" w:rsidRDefault="0076549D" w:rsidP="0076549D">
      <w:pPr>
        <w:pStyle w:val="NormalWeb"/>
        <w:shd w:val="clear" w:color="auto" w:fill="FFFFFF"/>
        <w:spacing w:before="0" w:beforeAutospacing="0" w:after="360" w:afterAutospacing="0"/>
        <w:rPr>
          <w:rFonts w:ascii="Helvetica Neue" w:hAnsi="Helvetica Neue"/>
          <w:color w:val="131D6E"/>
        </w:rPr>
      </w:pPr>
      <w:proofErr w:type="spellStart"/>
      <w:r>
        <w:rPr>
          <w:rStyle w:val="Strong"/>
          <w:rFonts w:ascii="Helvetica Neue" w:hAnsi="Helvetica Neue"/>
          <w:color w:val="131D6E"/>
        </w:rPr>
        <w:t>Going</w:t>
      </w:r>
      <w:proofErr w:type="spellEnd"/>
      <w:r>
        <w:rPr>
          <w:rStyle w:val="Strong"/>
          <w:rFonts w:ascii="Helvetica Neue" w:hAnsi="Helvetica Neue"/>
          <w:color w:val="131D6E"/>
        </w:rPr>
        <w:t xml:space="preserve"> Dutch: </w:t>
      </w:r>
      <w:r>
        <w:rPr>
          <w:rFonts w:ascii="Helvetica Neue" w:hAnsi="Helvetica Neue"/>
          <w:color w:val="131D6E"/>
        </w:rPr>
        <w:t>als je met vrienden uitgaat en de rekening verdeeld wordt, zodat iedereen zijn eigen diner of drankjes betaalt.</w:t>
      </w:r>
    </w:p>
    <w:p w14:paraId="451B1C91" w14:textId="77777777" w:rsidR="0076549D" w:rsidRDefault="0076549D">
      <w:pPr>
        <w:pStyle w:val="CommentText"/>
        <w:rPr>
          <w:lang w:val="nl-NL"/>
        </w:rPr>
      </w:pPr>
    </w:p>
    <w:p w14:paraId="5677D11D" w14:textId="616DF471" w:rsidR="0076549D" w:rsidRPr="0076549D" w:rsidRDefault="0076549D">
      <w:pPr>
        <w:pStyle w:val="CommentText"/>
        <w:rPr>
          <w:lang w:val="nl-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DCBF6" w15:done="0"/>
  <w15:commentEx w15:paraId="68D75E67" w15:done="0"/>
  <w15:commentEx w15:paraId="103B26AF" w15:done="0"/>
  <w15:commentEx w15:paraId="3AC6469A" w15:done="0"/>
  <w15:commentEx w15:paraId="33DD9364" w15:done="0"/>
  <w15:commentEx w15:paraId="2DA90CFD" w15:done="0"/>
  <w15:commentEx w15:paraId="724EEEC4" w15:done="0"/>
  <w15:commentEx w15:paraId="313A1025" w15:done="0"/>
  <w15:commentEx w15:paraId="26D61613" w15:done="0"/>
  <w15:commentEx w15:paraId="478DD33C" w15:done="0"/>
  <w15:commentEx w15:paraId="775B5BB8" w15:done="0"/>
  <w15:commentEx w15:paraId="14DFC49D" w15:done="0"/>
  <w15:commentEx w15:paraId="19E01B45" w15:done="0"/>
  <w15:commentEx w15:paraId="549094BA" w15:done="0"/>
  <w15:commentEx w15:paraId="6B75443A" w15:done="0"/>
  <w15:commentEx w15:paraId="040E68A4" w15:done="0"/>
  <w15:commentEx w15:paraId="75073542" w15:done="0"/>
  <w15:commentEx w15:paraId="4D365FF7" w15:done="0"/>
  <w15:commentEx w15:paraId="7804F322" w15:done="0"/>
  <w15:commentEx w15:paraId="5BFD3C06" w15:done="0"/>
  <w15:commentEx w15:paraId="66896093" w15:done="0"/>
  <w15:commentEx w15:paraId="527DA781" w15:done="0"/>
  <w15:commentEx w15:paraId="7713008F" w15:done="0"/>
  <w15:commentEx w15:paraId="524912B6" w15:done="0"/>
  <w15:commentEx w15:paraId="538EEB40" w15:done="0"/>
  <w15:commentEx w15:paraId="17E5C5CE" w15:done="0"/>
  <w15:commentEx w15:paraId="7B00FC6B" w15:done="0"/>
  <w15:commentEx w15:paraId="596FA31C" w15:done="0"/>
  <w15:commentEx w15:paraId="4F4C549D" w15:done="0"/>
  <w15:commentEx w15:paraId="689E1F7B" w15:done="0"/>
  <w15:commentEx w15:paraId="74C10ED5" w15:done="0"/>
  <w15:commentEx w15:paraId="609A9E0D" w15:done="0"/>
  <w15:commentEx w15:paraId="25CB39D4" w15:done="0"/>
  <w15:commentEx w15:paraId="08EEC46E" w15:done="0"/>
  <w15:commentEx w15:paraId="05DF933D" w15:paraIdParent="08EEC46E" w15:done="0"/>
  <w15:commentEx w15:paraId="6EB3CB7B" w15:done="0"/>
  <w15:commentEx w15:paraId="5677D1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33DD9364" w16cid:durableId="226E8AFE"/>
  <w16cid:commentId w16cid:paraId="2DA90CFD" w16cid:durableId="227FD3B5"/>
  <w16cid:commentId w16cid:paraId="26D61613" w16cid:durableId="22767E63"/>
  <w16cid:commentId w16cid:paraId="4D365FF7" w16cid:durableId="2280024E"/>
  <w16cid:commentId w16cid:paraId="66896093" w16cid:durableId="750E21B7"/>
  <w16cid:commentId w16cid:paraId="08EEC46E" w16cid:durableId="226EDABD"/>
  <w16cid:commentId w16cid:paraId="05DF933D" w16cid:durableId="227FFB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125D3" w14:textId="77777777" w:rsidR="003C036D" w:rsidRDefault="003C036D" w:rsidP="00FE7393">
      <w:r>
        <w:separator/>
      </w:r>
    </w:p>
  </w:endnote>
  <w:endnote w:type="continuationSeparator" w:id="0">
    <w:p w14:paraId="55DF8B71" w14:textId="77777777" w:rsidR="003C036D" w:rsidRDefault="003C036D"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86109262"/>
      <w:docPartObj>
        <w:docPartGallery w:val="Page Numbers (Bottom of Page)"/>
        <w:docPartUnique/>
      </w:docPartObj>
    </w:sdtPr>
    <w:sdtContent>
      <w:p w14:paraId="64752CE8" w14:textId="46F37364" w:rsidR="003C036D" w:rsidRDefault="003C036D" w:rsidP="003C03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3C036D" w:rsidRDefault="003C036D"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48200398"/>
      <w:docPartObj>
        <w:docPartGallery w:val="Page Numbers (Bottom of Page)"/>
        <w:docPartUnique/>
      </w:docPartObj>
    </w:sdtPr>
    <w:sdtContent>
      <w:p w14:paraId="00329293" w14:textId="4DDE433D" w:rsidR="003C036D" w:rsidRDefault="003C036D" w:rsidP="003C03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6549D">
          <w:rPr>
            <w:rStyle w:val="PageNumber"/>
            <w:noProof/>
          </w:rPr>
          <w:t>20</w:t>
        </w:r>
        <w:r>
          <w:rPr>
            <w:rStyle w:val="PageNumber"/>
          </w:rPr>
          <w:fldChar w:fldCharType="end"/>
        </w:r>
      </w:p>
    </w:sdtContent>
  </w:sdt>
  <w:p w14:paraId="4CEB769F" w14:textId="77777777" w:rsidR="003C036D" w:rsidRDefault="003C036D"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F15AD1" w14:textId="77777777" w:rsidR="003C036D" w:rsidRDefault="003C036D" w:rsidP="00FE7393">
      <w:r>
        <w:separator/>
      </w:r>
    </w:p>
  </w:footnote>
  <w:footnote w:type="continuationSeparator" w:id="0">
    <w:p w14:paraId="5E4ABF40" w14:textId="77777777" w:rsidR="003C036D" w:rsidRDefault="003C036D"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 Krijkamp">
    <w15:presenceInfo w15:providerId="AD" w15:userId="S::e.krijkamp@erasmusmc.nl::6b549f4a-e21e-4342-9116-7452856f1b15"/>
  </w15:person>
  <w15:person w15:author="G. Geleijnse">
    <w15:presenceInfo w15:providerId="AD" w15:userId="S-1-5-21-932686498-1610486119-1155464205-25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5EB"/>
    <w:rsid w:val="00007659"/>
    <w:rsid w:val="000078C0"/>
    <w:rsid w:val="000130A2"/>
    <w:rsid w:val="00013137"/>
    <w:rsid w:val="00024EE6"/>
    <w:rsid w:val="00027475"/>
    <w:rsid w:val="000429EA"/>
    <w:rsid w:val="00045505"/>
    <w:rsid w:val="000540A2"/>
    <w:rsid w:val="00055008"/>
    <w:rsid w:val="000611E7"/>
    <w:rsid w:val="00061D66"/>
    <w:rsid w:val="00063929"/>
    <w:rsid w:val="00083EFD"/>
    <w:rsid w:val="0008B50C"/>
    <w:rsid w:val="000960D9"/>
    <w:rsid w:val="000A1DDC"/>
    <w:rsid w:val="000A2011"/>
    <w:rsid w:val="000A2E10"/>
    <w:rsid w:val="000B024F"/>
    <w:rsid w:val="000B6FDB"/>
    <w:rsid w:val="000C2C4F"/>
    <w:rsid w:val="000C32EF"/>
    <w:rsid w:val="000C7112"/>
    <w:rsid w:val="000D187D"/>
    <w:rsid w:val="000D7728"/>
    <w:rsid w:val="000D79FE"/>
    <w:rsid w:val="000E4643"/>
    <w:rsid w:val="000EA3A3"/>
    <w:rsid w:val="000F1AFD"/>
    <w:rsid w:val="000F21BC"/>
    <w:rsid w:val="000F224F"/>
    <w:rsid w:val="00100057"/>
    <w:rsid w:val="00110D40"/>
    <w:rsid w:val="00111C46"/>
    <w:rsid w:val="00114092"/>
    <w:rsid w:val="0011909D"/>
    <w:rsid w:val="00121FE0"/>
    <w:rsid w:val="00122272"/>
    <w:rsid w:val="00132981"/>
    <w:rsid w:val="001336C1"/>
    <w:rsid w:val="00135BA6"/>
    <w:rsid w:val="00141C7D"/>
    <w:rsid w:val="00145258"/>
    <w:rsid w:val="00150F00"/>
    <w:rsid w:val="00163436"/>
    <w:rsid w:val="00163AE5"/>
    <w:rsid w:val="00167841"/>
    <w:rsid w:val="00172734"/>
    <w:rsid w:val="0017F927"/>
    <w:rsid w:val="00182E81"/>
    <w:rsid w:val="00186ECC"/>
    <w:rsid w:val="00194496"/>
    <w:rsid w:val="001A7B3E"/>
    <w:rsid w:val="001B27F8"/>
    <w:rsid w:val="001B3615"/>
    <w:rsid w:val="001C638F"/>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12C81"/>
    <w:rsid w:val="0021737E"/>
    <w:rsid w:val="002208A9"/>
    <w:rsid w:val="00226F78"/>
    <w:rsid w:val="00234D3C"/>
    <w:rsid w:val="002409F6"/>
    <w:rsid w:val="00241886"/>
    <w:rsid w:val="002616F5"/>
    <w:rsid w:val="00264033"/>
    <w:rsid w:val="00264F45"/>
    <w:rsid w:val="00270429"/>
    <w:rsid w:val="00270992"/>
    <w:rsid w:val="0027277E"/>
    <w:rsid w:val="00272DEE"/>
    <w:rsid w:val="00273DE5"/>
    <w:rsid w:val="00282BDB"/>
    <w:rsid w:val="002853BC"/>
    <w:rsid w:val="002A1915"/>
    <w:rsid w:val="002A1A07"/>
    <w:rsid w:val="002A5B41"/>
    <w:rsid w:val="002B628B"/>
    <w:rsid w:val="002BFCA2"/>
    <w:rsid w:val="002C1AFD"/>
    <w:rsid w:val="002C36B7"/>
    <w:rsid w:val="002C51AB"/>
    <w:rsid w:val="002D33ED"/>
    <w:rsid w:val="002E38CB"/>
    <w:rsid w:val="002E445A"/>
    <w:rsid w:val="002E69C4"/>
    <w:rsid w:val="002F129C"/>
    <w:rsid w:val="002F3C82"/>
    <w:rsid w:val="002F706E"/>
    <w:rsid w:val="002FF898"/>
    <w:rsid w:val="00301FCB"/>
    <w:rsid w:val="00306820"/>
    <w:rsid w:val="0030D55C"/>
    <w:rsid w:val="00320D1E"/>
    <w:rsid w:val="00325509"/>
    <w:rsid w:val="00330D41"/>
    <w:rsid w:val="00336F5D"/>
    <w:rsid w:val="00349842"/>
    <w:rsid w:val="003522E9"/>
    <w:rsid w:val="00354D49"/>
    <w:rsid w:val="00363A0B"/>
    <w:rsid w:val="003655B2"/>
    <w:rsid w:val="003657B7"/>
    <w:rsid w:val="00367FD8"/>
    <w:rsid w:val="00382F62"/>
    <w:rsid w:val="00384F89"/>
    <w:rsid w:val="00387662"/>
    <w:rsid w:val="003A3C68"/>
    <w:rsid w:val="003B0009"/>
    <w:rsid w:val="003B106D"/>
    <w:rsid w:val="003B2FCA"/>
    <w:rsid w:val="003BDB2E"/>
    <w:rsid w:val="003C036D"/>
    <w:rsid w:val="003D1200"/>
    <w:rsid w:val="003D21E0"/>
    <w:rsid w:val="003D303F"/>
    <w:rsid w:val="003D7C36"/>
    <w:rsid w:val="003E5752"/>
    <w:rsid w:val="003E6411"/>
    <w:rsid w:val="003E7E19"/>
    <w:rsid w:val="003F358C"/>
    <w:rsid w:val="003F791B"/>
    <w:rsid w:val="0040314D"/>
    <w:rsid w:val="00404623"/>
    <w:rsid w:val="00404879"/>
    <w:rsid w:val="004057AB"/>
    <w:rsid w:val="00407C57"/>
    <w:rsid w:val="004163EC"/>
    <w:rsid w:val="0042311D"/>
    <w:rsid w:val="00424F66"/>
    <w:rsid w:val="004257EC"/>
    <w:rsid w:val="00436E4B"/>
    <w:rsid w:val="004417D8"/>
    <w:rsid w:val="004432D2"/>
    <w:rsid w:val="0044C3EB"/>
    <w:rsid w:val="00450D5F"/>
    <w:rsid w:val="00453343"/>
    <w:rsid w:val="00453CF4"/>
    <w:rsid w:val="00455D31"/>
    <w:rsid w:val="004602FE"/>
    <w:rsid w:val="0046269E"/>
    <w:rsid w:val="0046477A"/>
    <w:rsid w:val="00466DB7"/>
    <w:rsid w:val="00473490"/>
    <w:rsid w:val="004927B3"/>
    <w:rsid w:val="004A2A67"/>
    <w:rsid w:val="004A341F"/>
    <w:rsid w:val="004A503D"/>
    <w:rsid w:val="004AD833"/>
    <w:rsid w:val="004B0C5D"/>
    <w:rsid w:val="004B240F"/>
    <w:rsid w:val="004C31A4"/>
    <w:rsid w:val="004C5675"/>
    <w:rsid w:val="004D7E65"/>
    <w:rsid w:val="004E1046"/>
    <w:rsid w:val="004F1948"/>
    <w:rsid w:val="00514AC6"/>
    <w:rsid w:val="00514E05"/>
    <w:rsid w:val="00516760"/>
    <w:rsid w:val="005305F4"/>
    <w:rsid w:val="0053323B"/>
    <w:rsid w:val="005337D5"/>
    <w:rsid w:val="00552A94"/>
    <w:rsid w:val="00553247"/>
    <w:rsid w:val="005574D3"/>
    <w:rsid w:val="00557AD1"/>
    <w:rsid w:val="0056187D"/>
    <w:rsid w:val="00562706"/>
    <w:rsid w:val="00562E1F"/>
    <w:rsid w:val="00563E06"/>
    <w:rsid w:val="005655B5"/>
    <w:rsid w:val="00572679"/>
    <w:rsid w:val="005847E3"/>
    <w:rsid w:val="00584B7F"/>
    <w:rsid w:val="00591667"/>
    <w:rsid w:val="0059361F"/>
    <w:rsid w:val="005966E7"/>
    <w:rsid w:val="005B7BEB"/>
    <w:rsid w:val="005C112A"/>
    <w:rsid w:val="005C3DBA"/>
    <w:rsid w:val="005C6DC4"/>
    <w:rsid w:val="005D3ED7"/>
    <w:rsid w:val="005D4DFA"/>
    <w:rsid w:val="005D519A"/>
    <w:rsid w:val="005D65F7"/>
    <w:rsid w:val="005E6CB9"/>
    <w:rsid w:val="006044A7"/>
    <w:rsid w:val="00613927"/>
    <w:rsid w:val="00613DD2"/>
    <w:rsid w:val="00621B9E"/>
    <w:rsid w:val="00621EAC"/>
    <w:rsid w:val="006308FD"/>
    <w:rsid w:val="00633DE9"/>
    <w:rsid w:val="00641034"/>
    <w:rsid w:val="006479D9"/>
    <w:rsid w:val="0065107A"/>
    <w:rsid w:val="00654393"/>
    <w:rsid w:val="0065685F"/>
    <w:rsid w:val="00657E5E"/>
    <w:rsid w:val="00666D88"/>
    <w:rsid w:val="00673F3F"/>
    <w:rsid w:val="00674DF9"/>
    <w:rsid w:val="0067704D"/>
    <w:rsid w:val="00691552"/>
    <w:rsid w:val="00697FA6"/>
    <w:rsid w:val="006A3DE9"/>
    <w:rsid w:val="006A6508"/>
    <w:rsid w:val="006B4CF0"/>
    <w:rsid w:val="006B5580"/>
    <w:rsid w:val="006B6D0B"/>
    <w:rsid w:val="006C1239"/>
    <w:rsid w:val="006C17F7"/>
    <w:rsid w:val="006C491F"/>
    <w:rsid w:val="006C5B68"/>
    <w:rsid w:val="006D0649"/>
    <w:rsid w:val="006D27F5"/>
    <w:rsid w:val="006D5C27"/>
    <w:rsid w:val="006D76AB"/>
    <w:rsid w:val="006E045E"/>
    <w:rsid w:val="006E1AF4"/>
    <w:rsid w:val="006E5AC7"/>
    <w:rsid w:val="006F2F1B"/>
    <w:rsid w:val="00700C21"/>
    <w:rsid w:val="00705AAD"/>
    <w:rsid w:val="00707E63"/>
    <w:rsid w:val="00714DA1"/>
    <w:rsid w:val="00722EFA"/>
    <w:rsid w:val="0072588B"/>
    <w:rsid w:val="00730ADB"/>
    <w:rsid w:val="00731953"/>
    <w:rsid w:val="00737CE6"/>
    <w:rsid w:val="00740C80"/>
    <w:rsid w:val="0074641A"/>
    <w:rsid w:val="007503B9"/>
    <w:rsid w:val="00753E4B"/>
    <w:rsid w:val="0076066B"/>
    <w:rsid w:val="0076549D"/>
    <w:rsid w:val="007711B2"/>
    <w:rsid w:val="00784C81"/>
    <w:rsid w:val="00787ED8"/>
    <w:rsid w:val="00790DBC"/>
    <w:rsid w:val="0079587E"/>
    <w:rsid w:val="0079D49A"/>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25F6"/>
    <w:rsid w:val="008259F9"/>
    <w:rsid w:val="00825CE2"/>
    <w:rsid w:val="008356C3"/>
    <w:rsid w:val="00835D5A"/>
    <w:rsid w:val="0084022E"/>
    <w:rsid w:val="0084601D"/>
    <w:rsid w:val="00846768"/>
    <w:rsid w:val="00846F5B"/>
    <w:rsid w:val="00850014"/>
    <w:rsid w:val="00856579"/>
    <w:rsid w:val="008668E7"/>
    <w:rsid w:val="0088684D"/>
    <w:rsid w:val="008902F1"/>
    <w:rsid w:val="00894BA6"/>
    <w:rsid w:val="008B1B38"/>
    <w:rsid w:val="008B1D07"/>
    <w:rsid w:val="008C4069"/>
    <w:rsid w:val="008C69CA"/>
    <w:rsid w:val="008D25CB"/>
    <w:rsid w:val="008D6471"/>
    <w:rsid w:val="008E4F7F"/>
    <w:rsid w:val="008F0D9E"/>
    <w:rsid w:val="008F19F8"/>
    <w:rsid w:val="00900DFE"/>
    <w:rsid w:val="0091097D"/>
    <w:rsid w:val="00921E11"/>
    <w:rsid w:val="0092480E"/>
    <w:rsid w:val="0092623E"/>
    <w:rsid w:val="009262F5"/>
    <w:rsid w:val="00935F63"/>
    <w:rsid w:val="009400C4"/>
    <w:rsid w:val="0094384D"/>
    <w:rsid w:val="00946B0C"/>
    <w:rsid w:val="00947740"/>
    <w:rsid w:val="00952B7B"/>
    <w:rsid w:val="00955A8C"/>
    <w:rsid w:val="00970A14"/>
    <w:rsid w:val="009718DF"/>
    <w:rsid w:val="0097278A"/>
    <w:rsid w:val="00985DBF"/>
    <w:rsid w:val="0099203E"/>
    <w:rsid w:val="00993323"/>
    <w:rsid w:val="00995228"/>
    <w:rsid w:val="00995896"/>
    <w:rsid w:val="009A4495"/>
    <w:rsid w:val="009D5E88"/>
    <w:rsid w:val="009D6D25"/>
    <w:rsid w:val="009D7F52"/>
    <w:rsid w:val="009E62A4"/>
    <w:rsid w:val="009E7D3A"/>
    <w:rsid w:val="009F13BC"/>
    <w:rsid w:val="009F62A4"/>
    <w:rsid w:val="00A00A32"/>
    <w:rsid w:val="00A20331"/>
    <w:rsid w:val="00A25DF7"/>
    <w:rsid w:val="00A27255"/>
    <w:rsid w:val="00A40D05"/>
    <w:rsid w:val="00A43A3C"/>
    <w:rsid w:val="00A43F26"/>
    <w:rsid w:val="00A505EA"/>
    <w:rsid w:val="00A51144"/>
    <w:rsid w:val="00A6511C"/>
    <w:rsid w:val="00A71485"/>
    <w:rsid w:val="00A841EB"/>
    <w:rsid w:val="00AA5D26"/>
    <w:rsid w:val="00AB781F"/>
    <w:rsid w:val="00AC257A"/>
    <w:rsid w:val="00AC2803"/>
    <w:rsid w:val="00AC2F29"/>
    <w:rsid w:val="00AC6F5A"/>
    <w:rsid w:val="00AD37E0"/>
    <w:rsid w:val="00AD53CD"/>
    <w:rsid w:val="00AE7483"/>
    <w:rsid w:val="00AF0E0B"/>
    <w:rsid w:val="00AF6E67"/>
    <w:rsid w:val="00B0055D"/>
    <w:rsid w:val="00B05DB4"/>
    <w:rsid w:val="00B07AF2"/>
    <w:rsid w:val="00B1007B"/>
    <w:rsid w:val="00B10237"/>
    <w:rsid w:val="00B12A7F"/>
    <w:rsid w:val="00B2275C"/>
    <w:rsid w:val="00B243F4"/>
    <w:rsid w:val="00B25DB0"/>
    <w:rsid w:val="00B271FB"/>
    <w:rsid w:val="00B308D5"/>
    <w:rsid w:val="00B33A0A"/>
    <w:rsid w:val="00B36A8C"/>
    <w:rsid w:val="00B433A0"/>
    <w:rsid w:val="00B478AE"/>
    <w:rsid w:val="00B51005"/>
    <w:rsid w:val="00B53AF3"/>
    <w:rsid w:val="00B5450E"/>
    <w:rsid w:val="00B6060C"/>
    <w:rsid w:val="00B6789B"/>
    <w:rsid w:val="00B67DFD"/>
    <w:rsid w:val="00B718C3"/>
    <w:rsid w:val="00B80056"/>
    <w:rsid w:val="00B80DE7"/>
    <w:rsid w:val="00B8641D"/>
    <w:rsid w:val="00B92D2F"/>
    <w:rsid w:val="00BA1945"/>
    <w:rsid w:val="00BA2617"/>
    <w:rsid w:val="00BA2ECA"/>
    <w:rsid w:val="00BA3F4F"/>
    <w:rsid w:val="00BA5C64"/>
    <w:rsid w:val="00BB41C1"/>
    <w:rsid w:val="00BB515C"/>
    <w:rsid w:val="00BB6E7D"/>
    <w:rsid w:val="00BC7381"/>
    <w:rsid w:val="00BD50BF"/>
    <w:rsid w:val="00BD5E97"/>
    <w:rsid w:val="00BE12DA"/>
    <w:rsid w:val="00BE6480"/>
    <w:rsid w:val="00BED763"/>
    <w:rsid w:val="00BF031F"/>
    <w:rsid w:val="00C0418C"/>
    <w:rsid w:val="00C047C6"/>
    <w:rsid w:val="00C24ED4"/>
    <w:rsid w:val="00C2764C"/>
    <w:rsid w:val="00C34858"/>
    <w:rsid w:val="00C43C4F"/>
    <w:rsid w:val="00C758B4"/>
    <w:rsid w:val="00C76E45"/>
    <w:rsid w:val="00C84BA3"/>
    <w:rsid w:val="00C8778C"/>
    <w:rsid w:val="00C903AF"/>
    <w:rsid w:val="00C927DD"/>
    <w:rsid w:val="00CA1D47"/>
    <w:rsid w:val="00CA5F8E"/>
    <w:rsid w:val="00CB075A"/>
    <w:rsid w:val="00CB2328"/>
    <w:rsid w:val="00CB2BA0"/>
    <w:rsid w:val="00CB396B"/>
    <w:rsid w:val="00CB5091"/>
    <w:rsid w:val="00CB723E"/>
    <w:rsid w:val="00CC041C"/>
    <w:rsid w:val="00CC09A7"/>
    <w:rsid w:val="00CC2B30"/>
    <w:rsid w:val="00CD04DB"/>
    <w:rsid w:val="00CD22EF"/>
    <w:rsid w:val="00CD33A7"/>
    <w:rsid w:val="00CD5FE9"/>
    <w:rsid w:val="00CE22D4"/>
    <w:rsid w:val="00CE570A"/>
    <w:rsid w:val="00CE5CD2"/>
    <w:rsid w:val="00CE7F86"/>
    <w:rsid w:val="00CF0B90"/>
    <w:rsid w:val="00CF102E"/>
    <w:rsid w:val="00CF509E"/>
    <w:rsid w:val="00CF728A"/>
    <w:rsid w:val="00D00CC3"/>
    <w:rsid w:val="00D0423A"/>
    <w:rsid w:val="00D13540"/>
    <w:rsid w:val="00D236A1"/>
    <w:rsid w:val="00D33DD4"/>
    <w:rsid w:val="00D34809"/>
    <w:rsid w:val="00D369EC"/>
    <w:rsid w:val="00D40543"/>
    <w:rsid w:val="00D4128D"/>
    <w:rsid w:val="00D4366E"/>
    <w:rsid w:val="00D50C21"/>
    <w:rsid w:val="00D516BF"/>
    <w:rsid w:val="00D54CA2"/>
    <w:rsid w:val="00D56266"/>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4B44"/>
    <w:rsid w:val="00DC66CB"/>
    <w:rsid w:val="00DD0AE3"/>
    <w:rsid w:val="00DD3325"/>
    <w:rsid w:val="00DD396F"/>
    <w:rsid w:val="00DD4B8A"/>
    <w:rsid w:val="00DD62AA"/>
    <w:rsid w:val="00DE0036"/>
    <w:rsid w:val="00DE14AF"/>
    <w:rsid w:val="00DE2007"/>
    <w:rsid w:val="00DE2A7F"/>
    <w:rsid w:val="00DE2FFB"/>
    <w:rsid w:val="00DE3710"/>
    <w:rsid w:val="00DF2531"/>
    <w:rsid w:val="00DF53DB"/>
    <w:rsid w:val="00DF680B"/>
    <w:rsid w:val="00DF79C4"/>
    <w:rsid w:val="00E023D0"/>
    <w:rsid w:val="00E07D53"/>
    <w:rsid w:val="00E11164"/>
    <w:rsid w:val="00E14852"/>
    <w:rsid w:val="00E1769B"/>
    <w:rsid w:val="00E20269"/>
    <w:rsid w:val="00E25C4D"/>
    <w:rsid w:val="00E3229F"/>
    <w:rsid w:val="00E4132A"/>
    <w:rsid w:val="00E55EA6"/>
    <w:rsid w:val="00E63B2C"/>
    <w:rsid w:val="00E65A86"/>
    <w:rsid w:val="00E678CD"/>
    <w:rsid w:val="00E70F2E"/>
    <w:rsid w:val="00E90A34"/>
    <w:rsid w:val="00E9EE46"/>
    <w:rsid w:val="00EA5F14"/>
    <w:rsid w:val="00EB10CE"/>
    <w:rsid w:val="00EC12A5"/>
    <w:rsid w:val="00EC198C"/>
    <w:rsid w:val="00EC5B04"/>
    <w:rsid w:val="00ED0948"/>
    <w:rsid w:val="00ED35E2"/>
    <w:rsid w:val="00ED3925"/>
    <w:rsid w:val="00EE3565"/>
    <w:rsid w:val="00EE5682"/>
    <w:rsid w:val="00EF2FED"/>
    <w:rsid w:val="00EF4A02"/>
    <w:rsid w:val="00EF5030"/>
    <w:rsid w:val="00F004B3"/>
    <w:rsid w:val="00F02139"/>
    <w:rsid w:val="00F1403D"/>
    <w:rsid w:val="00F16806"/>
    <w:rsid w:val="00F17231"/>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80713"/>
    <w:rsid w:val="00F81350"/>
    <w:rsid w:val="00F83B1C"/>
    <w:rsid w:val="00F93C68"/>
    <w:rsid w:val="00F9423C"/>
    <w:rsid w:val="00F94B06"/>
    <w:rsid w:val="00F963E0"/>
    <w:rsid w:val="00FB1FE8"/>
    <w:rsid w:val="00FB709A"/>
    <w:rsid w:val="00FC2F85"/>
    <w:rsid w:val="00FD0B25"/>
    <w:rsid w:val="00FD0B84"/>
    <w:rsid w:val="00FD2D3A"/>
    <w:rsid w:val="00FD6014"/>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
    <w:name w:val="Unresolved Mention"/>
    <w:basedOn w:val="DefaultParagraphFont"/>
    <w:uiPriority w:val="99"/>
    <w:semiHidden/>
    <w:unhideWhenUsed/>
    <w:rsid w:val="00B80056"/>
    <w:rPr>
      <w:color w:val="605E5C"/>
      <w:shd w:val="clear" w:color="auto" w:fill="E1DFDD"/>
    </w:rPr>
  </w:style>
  <w:style w:type="paragraph" w:styleId="NormalWeb">
    <w:name w:val="Normal (Web)"/>
    <w:basedOn w:val="Normal"/>
    <w:uiPriority w:val="99"/>
    <w:semiHidden/>
    <w:unhideWhenUsed/>
    <w:rsid w:val="0076549D"/>
    <w:pPr>
      <w:spacing w:before="100" w:beforeAutospacing="1" w:after="100" w:afterAutospacing="1"/>
    </w:pPr>
    <w:rPr>
      <w:lang w:val="nl-NL" w:eastAsia="nl-NL"/>
    </w:rPr>
  </w:style>
  <w:style w:type="character" w:styleId="Strong">
    <w:name w:val="Strong"/>
    <w:basedOn w:val="DefaultParagraphFont"/>
    <w:uiPriority w:val="22"/>
    <w:qFormat/>
    <w:rsid w:val="007654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72822169">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34" Type="http://schemas.microsoft.com/office/2016/09/relationships/commentsIds" Target="commentsIds.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rasmusmc-mgz/VB_OR_triage"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34341ba9-d7b5-4d76-8d27-81dc39018ef7"/>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E78B77FF-A48E-41B5-9436-7B0F66547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20</Pages>
  <Words>67522</Words>
  <Characters>371377</Characters>
  <Application>Microsoft Office Word</Application>
  <DocSecurity>0</DocSecurity>
  <Lines>3094</Lines>
  <Paragraphs>876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 Geleijnse</cp:lastModifiedBy>
  <cp:revision>9</cp:revision>
  <dcterms:created xsi:type="dcterms:W3CDTF">2020-06-03T08:15:00Z</dcterms:created>
  <dcterms:modified xsi:type="dcterms:W3CDTF">2020-06-05T09:16:00Z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